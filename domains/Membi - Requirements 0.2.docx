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1BC2E0" w14:textId="77777777" w:rsidR="00690BE5" w:rsidRDefault="00690BE5">
      <w:pPr>
        <w:rPr>
          <w:lang w:val="en-US"/>
        </w:rPr>
      </w:pPr>
    </w:p>
    <w:p w14:paraId="2B8FD112" w14:textId="77777777" w:rsidR="002919DC" w:rsidRDefault="002919DC">
      <w:pPr>
        <w:rPr>
          <w:rFonts w:ascii="Arial" w:hAnsi="Arial" w:cs="Arial"/>
          <w:b/>
          <w:bCs/>
          <w:sz w:val="40"/>
          <w:szCs w:val="40"/>
        </w:rPr>
      </w:pPr>
    </w:p>
    <w:p w14:paraId="0DD2BAA6" w14:textId="77777777" w:rsidR="002919DC" w:rsidRDefault="002919DC">
      <w:pPr>
        <w:rPr>
          <w:rFonts w:ascii="Arial" w:hAnsi="Arial" w:cs="Arial"/>
          <w:b/>
          <w:bCs/>
          <w:sz w:val="40"/>
          <w:szCs w:val="40"/>
        </w:rPr>
      </w:pPr>
    </w:p>
    <w:p w14:paraId="576B1FE4" w14:textId="47547329" w:rsidR="002919DC" w:rsidRDefault="002919DC">
      <w:pPr>
        <w:rPr>
          <w:lang w:val="en-US"/>
        </w:rPr>
      </w:pPr>
      <w:r w:rsidRPr="006433BE">
        <w:rPr>
          <w:rFonts w:ascii="Arial" w:hAnsi="Arial" w:cs="Arial"/>
          <w:b/>
          <w:bCs/>
          <w:sz w:val="40"/>
          <w:szCs w:val="40"/>
        </w:rPr>
        <w:t>MEMBI BRD - FEATURES</w:t>
      </w:r>
    </w:p>
    <w:p w14:paraId="20819807" w14:textId="14850DF5" w:rsidR="002919DC" w:rsidRPr="006433BE" w:rsidRDefault="002919DC" w:rsidP="002919DC">
      <w:pPr>
        <w:pStyle w:val="Title"/>
        <w:rPr>
          <w:rFonts w:ascii="Arial" w:hAnsi="Arial" w:cs="Arial"/>
          <w:b/>
          <w:bCs/>
          <w:sz w:val="40"/>
          <w:szCs w:val="40"/>
        </w:rPr>
      </w:pPr>
    </w:p>
    <w:tbl>
      <w:tblPr>
        <w:tblpPr w:leftFromText="180" w:rightFromText="180" w:vertAnchor="text" w:horzAnchor="margin" w:tblpY="-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1896"/>
        <w:gridCol w:w="4963"/>
      </w:tblGrid>
      <w:tr w:rsidR="002919DC" w:rsidRPr="006433BE" w14:paraId="5156A293" w14:textId="77777777" w:rsidTr="00081DB8">
        <w:trPr>
          <w:trHeight w:val="1118"/>
        </w:trPr>
        <w:tc>
          <w:tcPr>
            <w:tcW w:w="2409" w:type="dxa"/>
            <w:tcBorders>
              <w:top w:val="single" w:sz="4" w:space="0" w:color="auto"/>
              <w:left w:val="single" w:sz="4" w:space="0" w:color="auto"/>
              <w:bottom w:val="single" w:sz="4" w:space="0" w:color="auto"/>
              <w:right w:val="single" w:sz="12" w:space="0" w:color="FFFFFF" w:themeColor="background1"/>
            </w:tcBorders>
            <w:shd w:val="clear" w:color="auto" w:fill="002060"/>
            <w:vAlign w:val="center"/>
            <w:hideMark/>
          </w:tcPr>
          <w:p w14:paraId="2ACDD021" w14:textId="28BE00BF" w:rsidR="002919DC" w:rsidRPr="006433BE" w:rsidRDefault="002919DC" w:rsidP="002919DC">
            <w:pPr>
              <w:jc w:val="center"/>
              <w:rPr>
                <w:rFonts w:cs="Arial"/>
                <w:b/>
                <w:color w:val="FFFFFF"/>
                <w:sz w:val="24"/>
                <w:lang w:eastAsia="en-GB"/>
              </w:rPr>
            </w:pPr>
            <w:r w:rsidRPr="006433BE">
              <w:rPr>
                <w:rFonts w:cs="Arial"/>
                <w:b/>
                <w:color w:val="FFFFFF"/>
                <w:sz w:val="24"/>
                <w:lang w:eastAsia="en-GB"/>
              </w:rPr>
              <w:t>EFFECTIVE DATE</w:t>
            </w:r>
          </w:p>
        </w:tc>
        <w:tc>
          <w:tcPr>
            <w:tcW w:w="2113" w:type="dxa"/>
            <w:tcBorders>
              <w:top w:val="single" w:sz="4" w:space="0" w:color="auto"/>
              <w:left w:val="single" w:sz="12" w:space="0" w:color="FFFFFF" w:themeColor="background1"/>
              <w:bottom w:val="single" w:sz="4" w:space="0" w:color="auto"/>
              <w:right w:val="single" w:sz="12" w:space="0" w:color="FFFFFF" w:themeColor="background1"/>
            </w:tcBorders>
            <w:shd w:val="clear" w:color="auto" w:fill="002060"/>
            <w:vAlign w:val="center"/>
            <w:hideMark/>
          </w:tcPr>
          <w:p w14:paraId="34B65862" w14:textId="77777777" w:rsidR="002919DC" w:rsidRPr="006433BE" w:rsidRDefault="002919DC" w:rsidP="00081DB8">
            <w:pPr>
              <w:jc w:val="center"/>
              <w:rPr>
                <w:rFonts w:cs="Arial"/>
                <w:b/>
                <w:color w:val="FFFFFF"/>
                <w:sz w:val="24"/>
                <w:lang w:eastAsia="en-GB"/>
              </w:rPr>
            </w:pPr>
          </w:p>
          <w:p w14:paraId="52696BA3" w14:textId="77777777" w:rsidR="002919DC" w:rsidRPr="006433BE" w:rsidRDefault="002919DC" w:rsidP="00081DB8">
            <w:pPr>
              <w:jc w:val="center"/>
              <w:rPr>
                <w:rFonts w:cs="Arial"/>
                <w:b/>
                <w:color w:val="FFFFFF"/>
                <w:sz w:val="24"/>
                <w:lang w:eastAsia="en-GB"/>
              </w:rPr>
            </w:pPr>
            <w:r w:rsidRPr="006433BE">
              <w:rPr>
                <w:rFonts w:cs="Arial"/>
                <w:b/>
                <w:color w:val="FFFFFF"/>
                <w:sz w:val="24"/>
                <w:lang w:eastAsia="en-GB"/>
              </w:rPr>
              <w:t>VERSION</w:t>
            </w:r>
          </w:p>
          <w:p w14:paraId="3153235C" w14:textId="77777777" w:rsidR="002919DC" w:rsidRPr="006433BE" w:rsidRDefault="002919DC" w:rsidP="00081DB8">
            <w:pPr>
              <w:jc w:val="center"/>
              <w:rPr>
                <w:rFonts w:cs="Arial"/>
                <w:b/>
                <w:color w:val="FFFFFF"/>
                <w:sz w:val="24"/>
                <w:lang w:eastAsia="en-GB"/>
              </w:rPr>
            </w:pPr>
          </w:p>
          <w:p w14:paraId="5D803D69" w14:textId="77777777" w:rsidR="002919DC" w:rsidRPr="006433BE" w:rsidRDefault="002919DC" w:rsidP="00081DB8">
            <w:pPr>
              <w:jc w:val="center"/>
              <w:rPr>
                <w:rFonts w:cs="Arial"/>
                <w:b/>
                <w:color w:val="FFFFFF"/>
                <w:sz w:val="24"/>
                <w:lang w:eastAsia="en-GB"/>
              </w:rPr>
            </w:pPr>
          </w:p>
        </w:tc>
        <w:tc>
          <w:tcPr>
            <w:tcW w:w="5899" w:type="dxa"/>
            <w:tcBorders>
              <w:top w:val="single" w:sz="4" w:space="0" w:color="auto"/>
              <w:left w:val="single" w:sz="12" w:space="0" w:color="FFFFFF" w:themeColor="background1"/>
              <w:bottom w:val="single" w:sz="4" w:space="0" w:color="auto"/>
              <w:right w:val="single" w:sz="4" w:space="0" w:color="auto"/>
            </w:tcBorders>
            <w:shd w:val="clear" w:color="auto" w:fill="002060"/>
            <w:vAlign w:val="center"/>
            <w:hideMark/>
          </w:tcPr>
          <w:p w14:paraId="1BC0DFCE" w14:textId="77777777" w:rsidR="002919DC" w:rsidRPr="006433BE" w:rsidRDefault="002919DC" w:rsidP="00081DB8">
            <w:pPr>
              <w:jc w:val="center"/>
              <w:rPr>
                <w:rFonts w:cs="Arial"/>
                <w:b/>
                <w:color w:val="FFFFFF"/>
                <w:sz w:val="24"/>
                <w:lang w:eastAsia="en-GB"/>
              </w:rPr>
            </w:pPr>
            <w:r w:rsidRPr="006433BE">
              <w:rPr>
                <w:rFonts w:cs="Arial"/>
                <w:b/>
                <w:color w:val="FFFFFF"/>
                <w:sz w:val="24"/>
                <w:lang w:eastAsia="en-GB"/>
              </w:rPr>
              <w:t>DESCRIPTION</w:t>
            </w:r>
          </w:p>
        </w:tc>
      </w:tr>
      <w:tr w:rsidR="002919DC" w:rsidRPr="006433BE" w14:paraId="454C4D53" w14:textId="77777777" w:rsidTr="00081DB8">
        <w:trPr>
          <w:trHeight w:val="1276"/>
        </w:trPr>
        <w:tc>
          <w:tcPr>
            <w:tcW w:w="2409" w:type="dxa"/>
            <w:tcBorders>
              <w:top w:val="single" w:sz="4" w:space="0" w:color="auto"/>
              <w:left w:val="single" w:sz="4" w:space="0" w:color="auto"/>
              <w:bottom w:val="single" w:sz="4" w:space="0" w:color="auto"/>
              <w:right w:val="single" w:sz="4" w:space="0" w:color="auto"/>
            </w:tcBorders>
            <w:vAlign w:val="center"/>
          </w:tcPr>
          <w:p w14:paraId="03A7B8D9" w14:textId="77777777" w:rsidR="002919DC" w:rsidRPr="006433BE" w:rsidRDefault="002919DC" w:rsidP="00081DB8">
            <w:pPr>
              <w:spacing w:line="360" w:lineRule="auto"/>
              <w:jc w:val="center"/>
              <w:rPr>
                <w:rFonts w:cs="Arial"/>
                <w:sz w:val="24"/>
                <w:lang w:eastAsia="en-GB"/>
              </w:rPr>
            </w:pPr>
          </w:p>
        </w:tc>
        <w:tc>
          <w:tcPr>
            <w:tcW w:w="2113" w:type="dxa"/>
            <w:tcBorders>
              <w:top w:val="single" w:sz="4" w:space="0" w:color="auto"/>
              <w:left w:val="single" w:sz="4" w:space="0" w:color="auto"/>
              <w:bottom w:val="single" w:sz="4" w:space="0" w:color="auto"/>
              <w:right w:val="single" w:sz="4" w:space="0" w:color="auto"/>
            </w:tcBorders>
            <w:vAlign w:val="center"/>
            <w:hideMark/>
          </w:tcPr>
          <w:p w14:paraId="546B0F55" w14:textId="77777777" w:rsidR="002919DC" w:rsidRPr="006433BE" w:rsidRDefault="002919DC" w:rsidP="00081DB8">
            <w:pPr>
              <w:spacing w:line="360" w:lineRule="auto"/>
              <w:jc w:val="center"/>
              <w:rPr>
                <w:rFonts w:cs="Arial"/>
                <w:sz w:val="24"/>
                <w:lang w:eastAsia="en-GB"/>
              </w:rPr>
            </w:pPr>
          </w:p>
        </w:tc>
        <w:tc>
          <w:tcPr>
            <w:tcW w:w="5899" w:type="dxa"/>
            <w:tcBorders>
              <w:top w:val="single" w:sz="4" w:space="0" w:color="auto"/>
              <w:left w:val="single" w:sz="4" w:space="0" w:color="auto"/>
              <w:bottom w:val="single" w:sz="4" w:space="0" w:color="auto"/>
              <w:right w:val="single" w:sz="4" w:space="0" w:color="auto"/>
            </w:tcBorders>
            <w:vAlign w:val="center"/>
            <w:hideMark/>
          </w:tcPr>
          <w:p w14:paraId="2A381A0E" w14:textId="77777777" w:rsidR="002919DC" w:rsidRPr="006433BE" w:rsidRDefault="002919DC" w:rsidP="00081DB8">
            <w:pPr>
              <w:spacing w:line="360" w:lineRule="auto"/>
              <w:jc w:val="center"/>
              <w:rPr>
                <w:rFonts w:cs="Arial"/>
                <w:b/>
                <w:bCs/>
                <w:sz w:val="24"/>
                <w:lang w:eastAsia="en-GB"/>
              </w:rPr>
            </w:pPr>
          </w:p>
        </w:tc>
      </w:tr>
    </w:tbl>
    <w:p w14:paraId="540A0C2A" w14:textId="77777777" w:rsidR="002919DC" w:rsidRDefault="002919DC">
      <w:pPr>
        <w:rPr>
          <w:lang w:val="en-US"/>
        </w:rPr>
      </w:pPr>
    </w:p>
    <w:p w14:paraId="6316E594" w14:textId="77777777" w:rsidR="002919DC" w:rsidRDefault="002919DC">
      <w:pPr>
        <w:rPr>
          <w:lang w:val="en-US"/>
        </w:rPr>
      </w:pPr>
    </w:p>
    <w:p w14:paraId="3BB8640A" w14:textId="77777777" w:rsidR="002919DC" w:rsidRDefault="002919DC">
      <w:pPr>
        <w:rPr>
          <w:lang w:val="en-US"/>
        </w:rPr>
      </w:pPr>
    </w:p>
    <w:p w14:paraId="2F03DC2D" w14:textId="77777777" w:rsidR="002919DC" w:rsidRDefault="002919DC">
      <w:pPr>
        <w:rPr>
          <w:lang w:val="en-US"/>
        </w:rPr>
      </w:pPr>
    </w:p>
    <w:p w14:paraId="3FC607AA" w14:textId="77777777" w:rsidR="002919DC" w:rsidRDefault="002919DC">
      <w:pPr>
        <w:rPr>
          <w:lang w:val="en-US"/>
        </w:rPr>
      </w:pPr>
    </w:p>
    <w:p w14:paraId="4D7EC7FD" w14:textId="77777777" w:rsidR="002919DC" w:rsidRDefault="002919DC">
      <w:pPr>
        <w:rPr>
          <w:lang w:val="en-US"/>
        </w:rPr>
      </w:pPr>
    </w:p>
    <w:p w14:paraId="70BF64E2" w14:textId="77777777" w:rsidR="002919DC" w:rsidRDefault="002919DC">
      <w:pPr>
        <w:rPr>
          <w:lang w:val="en-US"/>
        </w:rPr>
      </w:pPr>
    </w:p>
    <w:p w14:paraId="5E9732CE" w14:textId="77777777" w:rsidR="002919DC" w:rsidRDefault="002919DC">
      <w:pPr>
        <w:rPr>
          <w:lang w:val="en-US"/>
        </w:rPr>
      </w:pPr>
    </w:p>
    <w:p w14:paraId="2E542658" w14:textId="77777777" w:rsidR="002919DC" w:rsidRDefault="002919DC">
      <w:pPr>
        <w:rPr>
          <w:lang w:val="en-US"/>
        </w:rPr>
      </w:pPr>
    </w:p>
    <w:p w14:paraId="271D5FA7" w14:textId="77777777" w:rsidR="002919DC" w:rsidRDefault="002919DC">
      <w:pPr>
        <w:rPr>
          <w:lang w:val="en-US"/>
        </w:rPr>
      </w:pPr>
    </w:p>
    <w:p w14:paraId="5D6C42DD" w14:textId="77777777" w:rsidR="002919DC" w:rsidRDefault="002919DC">
      <w:pPr>
        <w:rPr>
          <w:lang w:val="en-US"/>
        </w:rPr>
      </w:pPr>
    </w:p>
    <w:p w14:paraId="530C3EC3" w14:textId="77777777" w:rsidR="002919DC" w:rsidRDefault="002919DC">
      <w:pPr>
        <w:rPr>
          <w:lang w:val="en-US"/>
        </w:rPr>
      </w:pPr>
    </w:p>
    <w:p w14:paraId="37E8A39C" w14:textId="77777777" w:rsidR="002919DC" w:rsidRDefault="002919DC">
      <w:pPr>
        <w:rPr>
          <w:lang w:val="en-US"/>
        </w:rPr>
      </w:pPr>
    </w:p>
    <w:p w14:paraId="1871DC75" w14:textId="77777777" w:rsidR="002919DC" w:rsidRDefault="002919DC">
      <w:pPr>
        <w:rPr>
          <w:lang w:val="en-US"/>
        </w:rPr>
      </w:pPr>
    </w:p>
    <w:p w14:paraId="59177EF4" w14:textId="77777777" w:rsidR="002919DC" w:rsidRDefault="002919DC">
      <w:pPr>
        <w:rPr>
          <w:lang w:val="en-US"/>
        </w:rPr>
      </w:pPr>
    </w:p>
    <w:sdt>
      <w:sdtPr>
        <w:rPr>
          <w:rFonts w:asciiTheme="minorHAnsi" w:eastAsiaTheme="minorEastAsia" w:hAnsiTheme="minorHAnsi" w:cstheme="minorBidi"/>
          <w:color w:val="auto"/>
          <w:kern w:val="2"/>
          <w:sz w:val="22"/>
          <w:szCs w:val="22"/>
          <w:lang w:val="en-ZA"/>
          <w14:ligatures w14:val="standardContextual"/>
        </w:rPr>
        <w:id w:val="247862299"/>
        <w:docPartObj>
          <w:docPartGallery w:val="Table of Contents"/>
          <w:docPartUnique/>
        </w:docPartObj>
      </w:sdtPr>
      <w:sdtEndPr>
        <w:rPr>
          <w:b/>
        </w:rPr>
      </w:sdtEndPr>
      <w:sdtContent>
        <w:p w14:paraId="6A52D850" w14:textId="283038D2" w:rsidR="004A66C4" w:rsidRDefault="004A66C4">
          <w:pPr>
            <w:pStyle w:val="TOCHeading"/>
          </w:pPr>
          <w:r>
            <w:t>Table of Contents</w:t>
          </w:r>
        </w:p>
        <w:p w14:paraId="62FA4788" w14:textId="340329E5" w:rsidR="00A0058E" w:rsidRDefault="004A66C4">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170780759" w:history="1">
            <w:r w:rsidR="00A0058E" w:rsidRPr="00841A47">
              <w:rPr>
                <w:rStyle w:val="Hyperlink"/>
                <w:rFonts w:ascii="Arial" w:hAnsi="Arial"/>
                <w:b/>
                <w:noProof/>
                <w:kern w:val="0"/>
                <w:lang w:val="en-GB"/>
                <w14:ligatures w14:val="none"/>
              </w:rPr>
              <w:t>Introduction</w:t>
            </w:r>
            <w:r w:rsidR="00A0058E">
              <w:rPr>
                <w:noProof/>
                <w:webHidden/>
              </w:rPr>
              <w:tab/>
            </w:r>
            <w:r w:rsidR="00A0058E">
              <w:rPr>
                <w:noProof/>
                <w:webHidden/>
              </w:rPr>
              <w:fldChar w:fldCharType="begin"/>
            </w:r>
            <w:r w:rsidR="00A0058E">
              <w:rPr>
                <w:noProof/>
                <w:webHidden/>
              </w:rPr>
              <w:instrText xml:space="preserve"> PAGEREF _Toc170780759 \h </w:instrText>
            </w:r>
            <w:r w:rsidR="00A0058E">
              <w:rPr>
                <w:noProof/>
                <w:webHidden/>
              </w:rPr>
            </w:r>
            <w:r w:rsidR="00A0058E">
              <w:rPr>
                <w:noProof/>
                <w:webHidden/>
              </w:rPr>
              <w:fldChar w:fldCharType="separate"/>
            </w:r>
            <w:r w:rsidR="00A0058E">
              <w:rPr>
                <w:noProof/>
                <w:webHidden/>
              </w:rPr>
              <w:t>4</w:t>
            </w:r>
            <w:r w:rsidR="00A0058E">
              <w:rPr>
                <w:noProof/>
                <w:webHidden/>
              </w:rPr>
              <w:fldChar w:fldCharType="end"/>
            </w:r>
          </w:hyperlink>
        </w:p>
        <w:p w14:paraId="36972544" w14:textId="4C02D495" w:rsidR="00A0058E" w:rsidRDefault="00E07BFC">
          <w:pPr>
            <w:pStyle w:val="TOC2"/>
            <w:tabs>
              <w:tab w:val="right" w:leader="dot" w:pos="9016"/>
            </w:tabs>
            <w:rPr>
              <w:rFonts w:eastAsiaTheme="minorEastAsia"/>
              <w:noProof/>
              <w:sz w:val="24"/>
              <w:szCs w:val="24"/>
              <w:lang w:eastAsia="en-ZA"/>
            </w:rPr>
          </w:pPr>
          <w:hyperlink w:anchor="_Toc170780760" w:history="1">
            <w:r w:rsidR="00A0058E" w:rsidRPr="00841A47">
              <w:rPr>
                <w:rStyle w:val="Hyperlink"/>
                <w:rFonts w:ascii="Arial" w:hAnsi="Arial"/>
                <w:noProof/>
                <w:kern w:val="0"/>
                <w:lang w:val="en-GB"/>
                <w14:ligatures w14:val="none"/>
              </w:rPr>
              <w:t>Background</w:t>
            </w:r>
            <w:r w:rsidR="00A0058E">
              <w:rPr>
                <w:noProof/>
                <w:webHidden/>
              </w:rPr>
              <w:tab/>
            </w:r>
            <w:r w:rsidR="00A0058E">
              <w:rPr>
                <w:noProof/>
                <w:webHidden/>
              </w:rPr>
              <w:fldChar w:fldCharType="begin"/>
            </w:r>
            <w:r w:rsidR="00A0058E">
              <w:rPr>
                <w:noProof/>
                <w:webHidden/>
              </w:rPr>
              <w:instrText xml:space="preserve"> PAGEREF _Toc170780760 \h </w:instrText>
            </w:r>
            <w:r w:rsidR="00A0058E">
              <w:rPr>
                <w:noProof/>
                <w:webHidden/>
              </w:rPr>
            </w:r>
            <w:r w:rsidR="00A0058E">
              <w:rPr>
                <w:noProof/>
                <w:webHidden/>
              </w:rPr>
              <w:fldChar w:fldCharType="separate"/>
            </w:r>
            <w:r w:rsidR="00A0058E">
              <w:rPr>
                <w:noProof/>
                <w:webHidden/>
              </w:rPr>
              <w:t>4</w:t>
            </w:r>
            <w:r w:rsidR="00A0058E">
              <w:rPr>
                <w:noProof/>
                <w:webHidden/>
              </w:rPr>
              <w:fldChar w:fldCharType="end"/>
            </w:r>
          </w:hyperlink>
        </w:p>
        <w:p w14:paraId="5F7D7B04" w14:textId="5A47BA2C" w:rsidR="00A0058E" w:rsidRDefault="00E07BFC">
          <w:pPr>
            <w:pStyle w:val="TOC2"/>
            <w:tabs>
              <w:tab w:val="right" w:leader="dot" w:pos="9016"/>
            </w:tabs>
            <w:rPr>
              <w:rFonts w:eastAsiaTheme="minorEastAsia"/>
              <w:noProof/>
              <w:sz w:val="24"/>
              <w:szCs w:val="24"/>
              <w:lang w:eastAsia="en-ZA"/>
            </w:rPr>
          </w:pPr>
          <w:hyperlink w:anchor="_Toc170780761" w:history="1">
            <w:r w:rsidR="00A0058E" w:rsidRPr="00841A47">
              <w:rPr>
                <w:rStyle w:val="Hyperlink"/>
                <w:rFonts w:ascii="Arial" w:hAnsi="Arial"/>
                <w:noProof/>
                <w:kern w:val="0"/>
                <w:lang w:val="en-GB"/>
                <w14:ligatures w14:val="none"/>
              </w:rPr>
              <w:t>Purpose and Goal</w:t>
            </w:r>
            <w:r w:rsidR="00A0058E">
              <w:rPr>
                <w:noProof/>
                <w:webHidden/>
              </w:rPr>
              <w:tab/>
            </w:r>
            <w:r w:rsidR="00A0058E">
              <w:rPr>
                <w:noProof/>
                <w:webHidden/>
              </w:rPr>
              <w:fldChar w:fldCharType="begin"/>
            </w:r>
            <w:r w:rsidR="00A0058E">
              <w:rPr>
                <w:noProof/>
                <w:webHidden/>
              </w:rPr>
              <w:instrText xml:space="preserve"> PAGEREF _Toc170780761 \h </w:instrText>
            </w:r>
            <w:r w:rsidR="00A0058E">
              <w:rPr>
                <w:noProof/>
                <w:webHidden/>
              </w:rPr>
            </w:r>
            <w:r w:rsidR="00A0058E">
              <w:rPr>
                <w:noProof/>
                <w:webHidden/>
              </w:rPr>
              <w:fldChar w:fldCharType="separate"/>
            </w:r>
            <w:r w:rsidR="00A0058E">
              <w:rPr>
                <w:noProof/>
                <w:webHidden/>
              </w:rPr>
              <w:t>4</w:t>
            </w:r>
            <w:r w:rsidR="00A0058E">
              <w:rPr>
                <w:noProof/>
                <w:webHidden/>
              </w:rPr>
              <w:fldChar w:fldCharType="end"/>
            </w:r>
          </w:hyperlink>
        </w:p>
        <w:p w14:paraId="6BE53612" w14:textId="2C887765" w:rsidR="00A0058E" w:rsidRDefault="00E07BFC">
          <w:pPr>
            <w:pStyle w:val="TOC2"/>
            <w:tabs>
              <w:tab w:val="right" w:leader="dot" w:pos="9016"/>
            </w:tabs>
            <w:rPr>
              <w:rFonts w:eastAsiaTheme="minorEastAsia"/>
              <w:noProof/>
              <w:sz w:val="24"/>
              <w:szCs w:val="24"/>
              <w:lang w:eastAsia="en-ZA"/>
            </w:rPr>
          </w:pPr>
          <w:hyperlink w:anchor="_Toc170780762" w:history="1">
            <w:r w:rsidR="00A0058E" w:rsidRPr="00841A47">
              <w:rPr>
                <w:rStyle w:val="Hyperlink"/>
                <w:rFonts w:ascii="Arial" w:hAnsi="Arial"/>
                <w:noProof/>
                <w:kern w:val="0"/>
                <w:lang w:val="en-GB"/>
                <w14:ligatures w14:val="none"/>
              </w:rPr>
              <w:t>Value Proposition</w:t>
            </w:r>
            <w:r w:rsidR="00A0058E">
              <w:rPr>
                <w:noProof/>
                <w:webHidden/>
              </w:rPr>
              <w:tab/>
            </w:r>
            <w:r w:rsidR="00A0058E">
              <w:rPr>
                <w:noProof/>
                <w:webHidden/>
              </w:rPr>
              <w:fldChar w:fldCharType="begin"/>
            </w:r>
            <w:r w:rsidR="00A0058E">
              <w:rPr>
                <w:noProof/>
                <w:webHidden/>
              </w:rPr>
              <w:instrText xml:space="preserve"> PAGEREF _Toc170780762 \h </w:instrText>
            </w:r>
            <w:r w:rsidR="00A0058E">
              <w:rPr>
                <w:noProof/>
                <w:webHidden/>
              </w:rPr>
            </w:r>
            <w:r w:rsidR="00A0058E">
              <w:rPr>
                <w:noProof/>
                <w:webHidden/>
              </w:rPr>
              <w:fldChar w:fldCharType="separate"/>
            </w:r>
            <w:r w:rsidR="00A0058E">
              <w:rPr>
                <w:noProof/>
                <w:webHidden/>
              </w:rPr>
              <w:t>4</w:t>
            </w:r>
            <w:r w:rsidR="00A0058E">
              <w:rPr>
                <w:noProof/>
                <w:webHidden/>
              </w:rPr>
              <w:fldChar w:fldCharType="end"/>
            </w:r>
          </w:hyperlink>
        </w:p>
        <w:p w14:paraId="535846C6" w14:textId="5AA4F9B7" w:rsidR="00A0058E" w:rsidRDefault="00E07BFC">
          <w:pPr>
            <w:pStyle w:val="TOC2"/>
            <w:tabs>
              <w:tab w:val="right" w:leader="dot" w:pos="9016"/>
            </w:tabs>
            <w:rPr>
              <w:rFonts w:eastAsiaTheme="minorEastAsia"/>
              <w:noProof/>
              <w:sz w:val="24"/>
              <w:szCs w:val="24"/>
              <w:lang w:eastAsia="en-ZA"/>
            </w:rPr>
          </w:pPr>
          <w:hyperlink w:anchor="_Toc170780763" w:history="1">
            <w:r w:rsidR="00A0058E" w:rsidRPr="00841A47">
              <w:rPr>
                <w:rStyle w:val="Hyperlink"/>
                <w:rFonts w:ascii="Arial" w:hAnsi="Arial"/>
                <w:noProof/>
                <w:kern w:val="0"/>
                <w:lang w:val="en-GB"/>
                <w14:ligatures w14:val="none"/>
              </w:rPr>
              <w:t>Audience and User Groups</w:t>
            </w:r>
            <w:r w:rsidR="00A0058E">
              <w:rPr>
                <w:noProof/>
                <w:webHidden/>
              </w:rPr>
              <w:tab/>
            </w:r>
            <w:r w:rsidR="00A0058E">
              <w:rPr>
                <w:noProof/>
                <w:webHidden/>
              </w:rPr>
              <w:fldChar w:fldCharType="begin"/>
            </w:r>
            <w:r w:rsidR="00A0058E">
              <w:rPr>
                <w:noProof/>
                <w:webHidden/>
              </w:rPr>
              <w:instrText xml:space="preserve"> PAGEREF _Toc170780763 \h </w:instrText>
            </w:r>
            <w:r w:rsidR="00A0058E">
              <w:rPr>
                <w:noProof/>
                <w:webHidden/>
              </w:rPr>
            </w:r>
            <w:r w:rsidR="00A0058E">
              <w:rPr>
                <w:noProof/>
                <w:webHidden/>
              </w:rPr>
              <w:fldChar w:fldCharType="separate"/>
            </w:r>
            <w:r w:rsidR="00A0058E">
              <w:rPr>
                <w:noProof/>
                <w:webHidden/>
              </w:rPr>
              <w:t>4</w:t>
            </w:r>
            <w:r w:rsidR="00A0058E">
              <w:rPr>
                <w:noProof/>
                <w:webHidden/>
              </w:rPr>
              <w:fldChar w:fldCharType="end"/>
            </w:r>
          </w:hyperlink>
        </w:p>
        <w:p w14:paraId="7CA00C0B" w14:textId="51FCEC88" w:rsidR="00A0058E" w:rsidRDefault="00E07BFC">
          <w:pPr>
            <w:pStyle w:val="TOC2"/>
            <w:tabs>
              <w:tab w:val="right" w:leader="dot" w:pos="9016"/>
            </w:tabs>
            <w:rPr>
              <w:rFonts w:eastAsiaTheme="minorEastAsia"/>
              <w:noProof/>
              <w:sz w:val="24"/>
              <w:szCs w:val="24"/>
              <w:lang w:eastAsia="en-ZA"/>
            </w:rPr>
          </w:pPr>
          <w:hyperlink w:anchor="_Toc170780764" w:history="1">
            <w:r w:rsidR="00A0058E" w:rsidRPr="00841A47">
              <w:rPr>
                <w:rStyle w:val="Hyperlink"/>
                <w:rFonts w:ascii="Arial" w:hAnsi="Arial"/>
                <w:noProof/>
                <w:kern w:val="0"/>
                <w:lang w:val="en-GB"/>
                <w14:ligatures w14:val="none"/>
              </w:rPr>
              <w:t>Out of Scope</w:t>
            </w:r>
            <w:r w:rsidR="00A0058E">
              <w:rPr>
                <w:noProof/>
                <w:webHidden/>
              </w:rPr>
              <w:tab/>
            </w:r>
            <w:r w:rsidR="00A0058E">
              <w:rPr>
                <w:noProof/>
                <w:webHidden/>
              </w:rPr>
              <w:fldChar w:fldCharType="begin"/>
            </w:r>
            <w:r w:rsidR="00A0058E">
              <w:rPr>
                <w:noProof/>
                <w:webHidden/>
              </w:rPr>
              <w:instrText xml:space="preserve"> PAGEREF _Toc170780764 \h </w:instrText>
            </w:r>
            <w:r w:rsidR="00A0058E">
              <w:rPr>
                <w:noProof/>
                <w:webHidden/>
              </w:rPr>
            </w:r>
            <w:r w:rsidR="00A0058E">
              <w:rPr>
                <w:noProof/>
                <w:webHidden/>
              </w:rPr>
              <w:fldChar w:fldCharType="separate"/>
            </w:r>
            <w:r w:rsidR="00A0058E">
              <w:rPr>
                <w:noProof/>
                <w:webHidden/>
              </w:rPr>
              <w:t>5</w:t>
            </w:r>
            <w:r w:rsidR="00A0058E">
              <w:rPr>
                <w:noProof/>
                <w:webHidden/>
              </w:rPr>
              <w:fldChar w:fldCharType="end"/>
            </w:r>
          </w:hyperlink>
        </w:p>
        <w:p w14:paraId="22FAF457" w14:textId="53204E9E" w:rsidR="00A0058E" w:rsidRDefault="00E07BFC">
          <w:pPr>
            <w:pStyle w:val="TOC1"/>
            <w:tabs>
              <w:tab w:val="right" w:leader="dot" w:pos="9016"/>
            </w:tabs>
            <w:rPr>
              <w:rFonts w:eastAsiaTheme="minorEastAsia"/>
              <w:noProof/>
              <w:sz w:val="24"/>
              <w:szCs w:val="24"/>
              <w:lang w:eastAsia="en-ZA"/>
            </w:rPr>
          </w:pPr>
          <w:hyperlink w:anchor="_Toc170780765" w:history="1">
            <w:r w:rsidR="00A0058E" w:rsidRPr="00841A47">
              <w:rPr>
                <w:rStyle w:val="Hyperlink"/>
                <w:rFonts w:ascii="Arial" w:hAnsi="Arial"/>
                <w:b/>
                <w:noProof/>
                <w:kern w:val="0"/>
                <w:lang w:val="en-GB"/>
                <w14:ligatures w14:val="none"/>
              </w:rPr>
              <w:t>Requirements</w:t>
            </w:r>
            <w:r w:rsidR="00A0058E">
              <w:rPr>
                <w:noProof/>
                <w:webHidden/>
              </w:rPr>
              <w:tab/>
            </w:r>
            <w:r w:rsidR="00A0058E">
              <w:rPr>
                <w:noProof/>
                <w:webHidden/>
              </w:rPr>
              <w:fldChar w:fldCharType="begin"/>
            </w:r>
            <w:r w:rsidR="00A0058E">
              <w:rPr>
                <w:noProof/>
                <w:webHidden/>
              </w:rPr>
              <w:instrText xml:space="preserve"> PAGEREF _Toc170780765 \h </w:instrText>
            </w:r>
            <w:r w:rsidR="00A0058E">
              <w:rPr>
                <w:noProof/>
                <w:webHidden/>
              </w:rPr>
            </w:r>
            <w:r w:rsidR="00A0058E">
              <w:rPr>
                <w:noProof/>
                <w:webHidden/>
              </w:rPr>
              <w:fldChar w:fldCharType="separate"/>
            </w:r>
            <w:r w:rsidR="00A0058E">
              <w:rPr>
                <w:noProof/>
                <w:webHidden/>
              </w:rPr>
              <w:t>7</w:t>
            </w:r>
            <w:r w:rsidR="00A0058E">
              <w:rPr>
                <w:noProof/>
                <w:webHidden/>
              </w:rPr>
              <w:fldChar w:fldCharType="end"/>
            </w:r>
          </w:hyperlink>
        </w:p>
        <w:p w14:paraId="107C6847" w14:textId="2E5A8D20" w:rsidR="00A0058E" w:rsidRDefault="00E07BFC">
          <w:pPr>
            <w:pStyle w:val="TOC2"/>
            <w:tabs>
              <w:tab w:val="right" w:leader="dot" w:pos="9016"/>
            </w:tabs>
            <w:rPr>
              <w:rFonts w:eastAsiaTheme="minorEastAsia"/>
              <w:noProof/>
              <w:sz w:val="24"/>
              <w:szCs w:val="24"/>
              <w:lang w:eastAsia="en-ZA"/>
            </w:rPr>
          </w:pPr>
          <w:hyperlink w:anchor="_Toc170780766" w:history="1">
            <w:r w:rsidR="00A0058E" w:rsidRPr="00841A47">
              <w:rPr>
                <w:rStyle w:val="Hyperlink"/>
                <w:rFonts w:ascii="Arial" w:hAnsi="Arial"/>
                <w:noProof/>
                <w:kern w:val="0"/>
                <w:lang w:val="en-GB"/>
                <w14:ligatures w14:val="none"/>
              </w:rPr>
              <w:t>Public User</w:t>
            </w:r>
            <w:r w:rsidR="00A0058E">
              <w:rPr>
                <w:noProof/>
                <w:webHidden/>
              </w:rPr>
              <w:tab/>
            </w:r>
            <w:r w:rsidR="00A0058E">
              <w:rPr>
                <w:noProof/>
                <w:webHidden/>
              </w:rPr>
              <w:fldChar w:fldCharType="begin"/>
            </w:r>
            <w:r w:rsidR="00A0058E">
              <w:rPr>
                <w:noProof/>
                <w:webHidden/>
              </w:rPr>
              <w:instrText xml:space="preserve"> PAGEREF _Toc170780766 \h </w:instrText>
            </w:r>
            <w:r w:rsidR="00A0058E">
              <w:rPr>
                <w:noProof/>
                <w:webHidden/>
              </w:rPr>
            </w:r>
            <w:r w:rsidR="00A0058E">
              <w:rPr>
                <w:noProof/>
                <w:webHidden/>
              </w:rPr>
              <w:fldChar w:fldCharType="separate"/>
            </w:r>
            <w:r w:rsidR="00A0058E">
              <w:rPr>
                <w:noProof/>
                <w:webHidden/>
              </w:rPr>
              <w:t>7</w:t>
            </w:r>
            <w:r w:rsidR="00A0058E">
              <w:rPr>
                <w:noProof/>
                <w:webHidden/>
              </w:rPr>
              <w:fldChar w:fldCharType="end"/>
            </w:r>
          </w:hyperlink>
        </w:p>
        <w:p w14:paraId="0FB927E4" w14:textId="28580A0D" w:rsidR="00A0058E" w:rsidRDefault="00E07BFC">
          <w:pPr>
            <w:pStyle w:val="TOC3"/>
            <w:tabs>
              <w:tab w:val="right" w:leader="dot" w:pos="9016"/>
            </w:tabs>
            <w:rPr>
              <w:rFonts w:eastAsiaTheme="minorEastAsia"/>
              <w:noProof/>
              <w:sz w:val="24"/>
              <w:szCs w:val="24"/>
              <w:lang w:eastAsia="en-ZA"/>
            </w:rPr>
          </w:pPr>
          <w:hyperlink w:anchor="_Toc170780767" w:history="1">
            <w:r w:rsidR="00A0058E" w:rsidRPr="00841A47">
              <w:rPr>
                <w:rStyle w:val="Hyperlink"/>
                <w:rFonts w:ascii="Arial" w:hAnsi="Arial"/>
                <w:noProof/>
                <w:kern w:val="0"/>
                <w:lang w:val="en-GB"/>
                <w14:ligatures w14:val="none"/>
              </w:rPr>
              <w:t>View Membi public pages</w:t>
            </w:r>
            <w:r w:rsidR="00A0058E">
              <w:rPr>
                <w:noProof/>
                <w:webHidden/>
              </w:rPr>
              <w:tab/>
            </w:r>
            <w:r w:rsidR="00A0058E">
              <w:rPr>
                <w:noProof/>
                <w:webHidden/>
              </w:rPr>
              <w:fldChar w:fldCharType="begin"/>
            </w:r>
            <w:r w:rsidR="00A0058E">
              <w:rPr>
                <w:noProof/>
                <w:webHidden/>
              </w:rPr>
              <w:instrText xml:space="preserve"> PAGEREF _Toc170780767 \h </w:instrText>
            </w:r>
            <w:r w:rsidR="00A0058E">
              <w:rPr>
                <w:noProof/>
                <w:webHidden/>
              </w:rPr>
            </w:r>
            <w:r w:rsidR="00A0058E">
              <w:rPr>
                <w:noProof/>
                <w:webHidden/>
              </w:rPr>
              <w:fldChar w:fldCharType="separate"/>
            </w:r>
            <w:r w:rsidR="00A0058E">
              <w:rPr>
                <w:noProof/>
                <w:webHidden/>
              </w:rPr>
              <w:t>7</w:t>
            </w:r>
            <w:r w:rsidR="00A0058E">
              <w:rPr>
                <w:noProof/>
                <w:webHidden/>
              </w:rPr>
              <w:fldChar w:fldCharType="end"/>
            </w:r>
          </w:hyperlink>
        </w:p>
        <w:p w14:paraId="4D3BFCDE" w14:textId="05AF5A87" w:rsidR="00A0058E" w:rsidRDefault="00E07BFC">
          <w:pPr>
            <w:pStyle w:val="TOC3"/>
            <w:tabs>
              <w:tab w:val="right" w:leader="dot" w:pos="9016"/>
            </w:tabs>
            <w:rPr>
              <w:rFonts w:eastAsiaTheme="minorEastAsia"/>
              <w:noProof/>
              <w:sz w:val="24"/>
              <w:szCs w:val="24"/>
              <w:lang w:eastAsia="en-ZA"/>
            </w:rPr>
          </w:pPr>
          <w:hyperlink w:anchor="_Toc170780768" w:history="1">
            <w:r w:rsidR="00A0058E" w:rsidRPr="00841A47">
              <w:rPr>
                <w:rStyle w:val="Hyperlink"/>
                <w:rFonts w:ascii="Arial" w:hAnsi="Arial"/>
                <w:noProof/>
                <w:kern w:val="0"/>
                <w:lang w:val="en-GB"/>
                <w14:ligatures w14:val="none"/>
              </w:rPr>
              <w:t>View Organisation public pages</w:t>
            </w:r>
            <w:r w:rsidR="00A0058E">
              <w:rPr>
                <w:noProof/>
                <w:webHidden/>
              </w:rPr>
              <w:tab/>
            </w:r>
            <w:r w:rsidR="00A0058E">
              <w:rPr>
                <w:noProof/>
                <w:webHidden/>
              </w:rPr>
              <w:fldChar w:fldCharType="begin"/>
            </w:r>
            <w:r w:rsidR="00A0058E">
              <w:rPr>
                <w:noProof/>
                <w:webHidden/>
              </w:rPr>
              <w:instrText xml:space="preserve"> PAGEREF _Toc170780768 \h </w:instrText>
            </w:r>
            <w:r w:rsidR="00A0058E">
              <w:rPr>
                <w:noProof/>
                <w:webHidden/>
              </w:rPr>
            </w:r>
            <w:r w:rsidR="00A0058E">
              <w:rPr>
                <w:noProof/>
                <w:webHidden/>
              </w:rPr>
              <w:fldChar w:fldCharType="separate"/>
            </w:r>
            <w:r w:rsidR="00A0058E">
              <w:rPr>
                <w:noProof/>
                <w:webHidden/>
              </w:rPr>
              <w:t>7</w:t>
            </w:r>
            <w:r w:rsidR="00A0058E">
              <w:rPr>
                <w:noProof/>
                <w:webHidden/>
              </w:rPr>
              <w:fldChar w:fldCharType="end"/>
            </w:r>
          </w:hyperlink>
        </w:p>
        <w:p w14:paraId="11609C7B" w14:textId="78F9A238" w:rsidR="00A0058E" w:rsidRDefault="00E07BFC">
          <w:pPr>
            <w:pStyle w:val="TOC3"/>
            <w:tabs>
              <w:tab w:val="right" w:leader="dot" w:pos="9016"/>
            </w:tabs>
            <w:rPr>
              <w:rFonts w:eastAsiaTheme="minorEastAsia"/>
              <w:noProof/>
              <w:sz w:val="24"/>
              <w:szCs w:val="24"/>
              <w:lang w:eastAsia="en-ZA"/>
            </w:rPr>
          </w:pPr>
          <w:hyperlink w:anchor="_Toc170780769" w:history="1">
            <w:r w:rsidR="00A0058E" w:rsidRPr="00841A47">
              <w:rPr>
                <w:rStyle w:val="Hyperlink"/>
                <w:rFonts w:ascii="Arial" w:hAnsi="Arial"/>
                <w:noProof/>
                <w:kern w:val="0"/>
                <w:lang w:val="en-GB"/>
                <w14:ligatures w14:val="none"/>
              </w:rPr>
              <w:t>Organisation Search</w:t>
            </w:r>
            <w:r w:rsidR="00A0058E">
              <w:rPr>
                <w:noProof/>
                <w:webHidden/>
              </w:rPr>
              <w:tab/>
            </w:r>
            <w:r w:rsidR="00A0058E">
              <w:rPr>
                <w:noProof/>
                <w:webHidden/>
              </w:rPr>
              <w:fldChar w:fldCharType="begin"/>
            </w:r>
            <w:r w:rsidR="00A0058E">
              <w:rPr>
                <w:noProof/>
                <w:webHidden/>
              </w:rPr>
              <w:instrText xml:space="preserve"> PAGEREF _Toc170780769 \h </w:instrText>
            </w:r>
            <w:r w:rsidR="00A0058E">
              <w:rPr>
                <w:noProof/>
                <w:webHidden/>
              </w:rPr>
            </w:r>
            <w:r w:rsidR="00A0058E">
              <w:rPr>
                <w:noProof/>
                <w:webHidden/>
              </w:rPr>
              <w:fldChar w:fldCharType="separate"/>
            </w:r>
            <w:r w:rsidR="00A0058E">
              <w:rPr>
                <w:noProof/>
                <w:webHidden/>
              </w:rPr>
              <w:t>7</w:t>
            </w:r>
            <w:r w:rsidR="00A0058E">
              <w:rPr>
                <w:noProof/>
                <w:webHidden/>
              </w:rPr>
              <w:fldChar w:fldCharType="end"/>
            </w:r>
          </w:hyperlink>
        </w:p>
        <w:p w14:paraId="425FC744" w14:textId="3642133A" w:rsidR="00A0058E" w:rsidRDefault="00E07BFC">
          <w:pPr>
            <w:pStyle w:val="TOC3"/>
            <w:tabs>
              <w:tab w:val="right" w:leader="dot" w:pos="9016"/>
            </w:tabs>
            <w:rPr>
              <w:rFonts w:eastAsiaTheme="minorEastAsia"/>
              <w:noProof/>
              <w:sz w:val="24"/>
              <w:szCs w:val="24"/>
              <w:lang w:eastAsia="en-ZA"/>
            </w:rPr>
          </w:pPr>
          <w:hyperlink w:anchor="_Toc170780770" w:history="1">
            <w:r w:rsidR="00A0058E" w:rsidRPr="00841A47">
              <w:rPr>
                <w:rStyle w:val="Hyperlink"/>
                <w:rFonts w:ascii="Arial" w:hAnsi="Arial"/>
                <w:noProof/>
                <w:kern w:val="0"/>
                <w:lang w:val="en-GB"/>
                <w14:ligatures w14:val="none"/>
              </w:rPr>
              <w:t>Account Creation / Sign-in</w:t>
            </w:r>
            <w:r w:rsidR="00A0058E">
              <w:rPr>
                <w:noProof/>
                <w:webHidden/>
              </w:rPr>
              <w:tab/>
            </w:r>
            <w:r w:rsidR="00A0058E">
              <w:rPr>
                <w:noProof/>
                <w:webHidden/>
              </w:rPr>
              <w:fldChar w:fldCharType="begin"/>
            </w:r>
            <w:r w:rsidR="00A0058E">
              <w:rPr>
                <w:noProof/>
                <w:webHidden/>
              </w:rPr>
              <w:instrText xml:space="preserve"> PAGEREF _Toc170780770 \h </w:instrText>
            </w:r>
            <w:r w:rsidR="00A0058E">
              <w:rPr>
                <w:noProof/>
                <w:webHidden/>
              </w:rPr>
            </w:r>
            <w:r w:rsidR="00A0058E">
              <w:rPr>
                <w:noProof/>
                <w:webHidden/>
              </w:rPr>
              <w:fldChar w:fldCharType="separate"/>
            </w:r>
            <w:r w:rsidR="00A0058E">
              <w:rPr>
                <w:noProof/>
                <w:webHidden/>
              </w:rPr>
              <w:t>7</w:t>
            </w:r>
            <w:r w:rsidR="00A0058E">
              <w:rPr>
                <w:noProof/>
                <w:webHidden/>
              </w:rPr>
              <w:fldChar w:fldCharType="end"/>
            </w:r>
          </w:hyperlink>
        </w:p>
        <w:p w14:paraId="6F6C5876" w14:textId="65D2D598" w:rsidR="00A0058E" w:rsidRDefault="00E07BFC">
          <w:pPr>
            <w:pStyle w:val="TOC3"/>
            <w:tabs>
              <w:tab w:val="right" w:leader="dot" w:pos="9016"/>
            </w:tabs>
            <w:rPr>
              <w:rFonts w:eastAsiaTheme="minorEastAsia"/>
              <w:noProof/>
              <w:sz w:val="24"/>
              <w:szCs w:val="24"/>
              <w:lang w:eastAsia="en-ZA"/>
            </w:rPr>
          </w:pPr>
          <w:hyperlink w:anchor="_Toc170780771" w:history="1">
            <w:r w:rsidR="00A0058E" w:rsidRPr="00841A47">
              <w:rPr>
                <w:rStyle w:val="Hyperlink"/>
                <w:rFonts w:ascii="Arial" w:hAnsi="Arial"/>
                <w:noProof/>
                <w:kern w:val="0"/>
                <w:lang w:val="en-GB"/>
                <w14:ligatures w14:val="none"/>
              </w:rPr>
              <w:t>Organisation Resource Booking (Out of Scope)</w:t>
            </w:r>
            <w:r w:rsidR="00A0058E">
              <w:rPr>
                <w:noProof/>
                <w:webHidden/>
              </w:rPr>
              <w:tab/>
            </w:r>
            <w:r w:rsidR="00A0058E">
              <w:rPr>
                <w:noProof/>
                <w:webHidden/>
              </w:rPr>
              <w:fldChar w:fldCharType="begin"/>
            </w:r>
            <w:r w:rsidR="00A0058E">
              <w:rPr>
                <w:noProof/>
                <w:webHidden/>
              </w:rPr>
              <w:instrText xml:space="preserve"> PAGEREF _Toc170780771 \h </w:instrText>
            </w:r>
            <w:r w:rsidR="00A0058E">
              <w:rPr>
                <w:noProof/>
                <w:webHidden/>
              </w:rPr>
            </w:r>
            <w:r w:rsidR="00A0058E">
              <w:rPr>
                <w:noProof/>
                <w:webHidden/>
              </w:rPr>
              <w:fldChar w:fldCharType="separate"/>
            </w:r>
            <w:r w:rsidR="00A0058E">
              <w:rPr>
                <w:noProof/>
                <w:webHidden/>
              </w:rPr>
              <w:t>7</w:t>
            </w:r>
            <w:r w:rsidR="00A0058E">
              <w:rPr>
                <w:noProof/>
                <w:webHidden/>
              </w:rPr>
              <w:fldChar w:fldCharType="end"/>
            </w:r>
          </w:hyperlink>
        </w:p>
        <w:p w14:paraId="2A8AA220" w14:textId="415F0B86" w:rsidR="00A0058E" w:rsidRDefault="00E07BFC">
          <w:pPr>
            <w:pStyle w:val="TOC3"/>
            <w:tabs>
              <w:tab w:val="right" w:leader="dot" w:pos="9016"/>
            </w:tabs>
            <w:rPr>
              <w:rFonts w:eastAsiaTheme="minorEastAsia"/>
              <w:noProof/>
              <w:sz w:val="24"/>
              <w:szCs w:val="24"/>
              <w:lang w:eastAsia="en-ZA"/>
            </w:rPr>
          </w:pPr>
          <w:hyperlink w:anchor="_Toc170780772" w:history="1">
            <w:r w:rsidR="00A0058E" w:rsidRPr="00841A47">
              <w:rPr>
                <w:rStyle w:val="Hyperlink"/>
                <w:rFonts w:ascii="Arial" w:hAnsi="Arial"/>
                <w:noProof/>
                <w:kern w:val="0"/>
                <w:lang w:val="en-GB"/>
                <w14:ligatures w14:val="none"/>
              </w:rPr>
              <w:t>Organisation Shop (Out of Scope)</w:t>
            </w:r>
            <w:r w:rsidR="00A0058E">
              <w:rPr>
                <w:noProof/>
                <w:webHidden/>
              </w:rPr>
              <w:tab/>
            </w:r>
            <w:r w:rsidR="00A0058E">
              <w:rPr>
                <w:noProof/>
                <w:webHidden/>
              </w:rPr>
              <w:fldChar w:fldCharType="begin"/>
            </w:r>
            <w:r w:rsidR="00A0058E">
              <w:rPr>
                <w:noProof/>
                <w:webHidden/>
              </w:rPr>
              <w:instrText xml:space="preserve"> PAGEREF _Toc170780772 \h </w:instrText>
            </w:r>
            <w:r w:rsidR="00A0058E">
              <w:rPr>
                <w:noProof/>
                <w:webHidden/>
              </w:rPr>
            </w:r>
            <w:r w:rsidR="00A0058E">
              <w:rPr>
                <w:noProof/>
                <w:webHidden/>
              </w:rPr>
              <w:fldChar w:fldCharType="separate"/>
            </w:r>
            <w:r w:rsidR="00A0058E">
              <w:rPr>
                <w:noProof/>
                <w:webHidden/>
              </w:rPr>
              <w:t>8</w:t>
            </w:r>
            <w:r w:rsidR="00A0058E">
              <w:rPr>
                <w:noProof/>
                <w:webHidden/>
              </w:rPr>
              <w:fldChar w:fldCharType="end"/>
            </w:r>
          </w:hyperlink>
        </w:p>
        <w:p w14:paraId="237A77D3" w14:textId="2111CBB5" w:rsidR="00A0058E" w:rsidRDefault="00E07BFC">
          <w:pPr>
            <w:pStyle w:val="TOC2"/>
            <w:tabs>
              <w:tab w:val="right" w:leader="dot" w:pos="9016"/>
            </w:tabs>
            <w:rPr>
              <w:rFonts w:eastAsiaTheme="minorEastAsia"/>
              <w:noProof/>
              <w:sz w:val="24"/>
              <w:szCs w:val="24"/>
              <w:lang w:eastAsia="en-ZA"/>
            </w:rPr>
          </w:pPr>
          <w:hyperlink w:anchor="_Toc170780773" w:history="1">
            <w:r w:rsidR="00A0058E" w:rsidRPr="00841A47">
              <w:rPr>
                <w:rStyle w:val="Hyperlink"/>
                <w:rFonts w:ascii="Arial" w:hAnsi="Arial"/>
                <w:noProof/>
                <w:kern w:val="0"/>
                <w:lang w:val="en-GB"/>
                <w14:ligatures w14:val="none"/>
              </w:rPr>
              <w:t>Organisation Super Admin / Admin Members / Read-Only Admin Members</w:t>
            </w:r>
            <w:r w:rsidR="00A0058E">
              <w:rPr>
                <w:noProof/>
                <w:webHidden/>
              </w:rPr>
              <w:tab/>
            </w:r>
            <w:r w:rsidR="00A0058E">
              <w:rPr>
                <w:noProof/>
                <w:webHidden/>
              </w:rPr>
              <w:fldChar w:fldCharType="begin"/>
            </w:r>
            <w:r w:rsidR="00A0058E">
              <w:rPr>
                <w:noProof/>
                <w:webHidden/>
              </w:rPr>
              <w:instrText xml:space="preserve"> PAGEREF _Toc170780773 \h </w:instrText>
            </w:r>
            <w:r w:rsidR="00A0058E">
              <w:rPr>
                <w:noProof/>
                <w:webHidden/>
              </w:rPr>
            </w:r>
            <w:r w:rsidR="00A0058E">
              <w:rPr>
                <w:noProof/>
                <w:webHidden/>
              </w:rPr>
              <w:fldChar w:fldCharType="separate"/>
            </w:r>
            <w:r w:rsidR="00A0058E">
              <w:rPr>
                <w:noProof/>
                <w:webHidden/>
              </w:rPr>
              <w:t>8</w:t>
            </w:r>
            <w:r w:rsidR="00A0058E">
              <w:rPr>
                <w:noProof/>
                <w:webHidden/>
              </w:rPr>
              <w:fldChar w:fldCharType="end"/>
            </w:r>
          </w:hyperlink>
        </w:p>
        <w:p w14:paraId="2C539718" w14:textId="1FBEC812" w:rsidR="00A0058E" w:rsidRDefault="00E07BFC">
          <w:pPr>
            <w:pStyle w:val="TOC3"/>
            <w:tabs>
              <w:tab w:val="right" w:leader="dot" w:pos="9016"/>
            </w:tabs>
            <w:rPr>
              <w:rFonts w:eastAsiaTheme="minorEastAsia"/>
              <w:noProof/>
              <w:sz w:val="24"/>
              <w:szCs w:val="24"/>
              <w:lang w:eastAsia="en-ZA"/>
            </w:rPr>
          </w:pPr>
          <w:hyperlink w:anchor="_Toc170780774" w:history="1">
            <w:r w:rsidR="00A0058E" w:rsidRPr="00841A47">
              <w:rPr>
                <w:rStyle w:val="Hyperlink"/>
                <w:rFonts w:ascii="Arial" w:hAnsi="Arial"/>
                <w:noProof/>
                <w:kern w:val="0"/>
                <w:lang w:val="en-GB"/>
                <w14:ligatures w14:val="none"/>
              </w:rPr>
              <w:t>Organisation Creation</w:t>
            </w:r>
            <w:r w:rsidR="00A0058E">
              <w:rPr>
                <w:noProof/>
                <w:webHidden/>
              </w:rPr>
              <w:tab/>
            </w:r>
            <w:r w:rsidR="00A0058E">
              <w:rPr>
                <w:noProof/>
                <w:webHidden/>
              </w:rPr>
              <w:fldChar w:fldCharType="begin"/>
            </w:r>
            <w:r w:rsidR="00A0058E">
              <w:rPr>
                <w:noProof/>
                <w:webHidden/>
              </w:rPr>
              <w:instrText xml:space="preserve"> PAGEREF _Toc170780774 \h </w:instrText>
            </w:r>
            <w:r w:rsidR="00A0058E">
              <w:rPr>
                <w:noProof/>
                <w:webHidden/>
              </w:rPr>
            </w:r>
            <w:r w:rsidR="00A0058E">
              <w:rPr>
                <w:noProof/>
                <w:webHidden/>
              </w:rPr>
              <w:fldChar w:fldCharType="separate"/>
            </w:r>
            <w:r w:rsidR="00A0058E">
              <w:rPr>
                <w:noProof/>
                <w:webHidden/>
              </w:rPr>
              <w:t>8</w:t>
            </w:r>
            <w:r w:rsidR="00A0058E">
              <w:rPr>
                <w:noProof/>
                <w:webHidden/>
              </w:rPr>
              <w:fldChar w:fldCharType="end"/>
            </w:r>
          </w:hyperlink>
        </w:p>
        <w:p w14:paraId="1DD84B76" w14:textId="0B99206B" w:rsidR="00A0058E" w:rsidRDefault="00E07BFC">
          <w:pPr>
            <w:pStyle w:val="TOC3"/>
            <w:tabs>
              <w:tab w:val="right" w:leader="dot" w:pos="9016"/>
            </w:tabs>
            <w:rPr>
              <w:rFonts w:eastAsiaTheme="minorEastAsia"/>
              <w:noProof/>
              <w:sz w:val="24"/>
              <w:szCs w:val="24"/>
              <w:lang w:eastAsia="en-ZA"/>
            </w:rPr>
          </w:pPr>
          <w:hyperlink w:anchor="_Toc170780775" w:history="1">
            <w:r w:rsidR="00A0058E" w:rsidRPr="00841A47">
              <w:rPr>
                <w:rStyle w:val="Hyperlink"/>
                <w:rFonts w:ascii="Arial" w:hAnsi="Arial"/>
                <w:noProof/>
                <w:kern w:val="0"/>
                <w:lang w:val="en-GB"/>
                <w14:ligatures w14:val="none"/>
              </w:rPr>
              <w:t>Admin Page</w:t>
            </w:r>
            <w:r w:rsidR="00A0058E">
              <w:rPr>
                <w:noProof/>
                <w:webHidden/>
              </w:rPr>
              <w:tab/>
            </w:r>
            <w:r w:rsidR="00A0058E">
              <w:rPr>
                <w:noProof/>
                <w:webHidden/>
              </w:rPr>
              <w:fldChar w:fldCharType="begin"/>
            </w:r>
            <w:r w:rsidR="00A0058E">
              <w:rPr>
                <w:noProof/>
                <w:webHidden/>
              </w:rPr>
              <w:instrText xml:space="preserve"> PAGEREF _Toc170780775 \h </w:instrText>
            </w:r>
            <w:r w:rsidR="00A0058E">
              <w:rPr>
                <w:noProof/>
                <w:webHidden/>
              </w:rPr>
            </w:r>
            <w:r w:rsidR="00A0058E">
              <w:rPr>
                <w:noProof/>
                <w:webHidden/>
              </w:rPr>
              <w:fldChar w:fldCharType="separate"/>
            </w:r>
            <w:r w:rsidR="00A0058E">
              <w:rPr>
                <w:noProof/>
                <w:webHidden/>
              </w:rPr>
              <w:t>8</w:t>
            </w:r>
            <w:r w:rsidR="00A0058E">
              <w:rPr>
                <w:noProof/>
                <w:webHidden/>
              </w:rPr>
              <w:fldChar w:fldCharType="end"/>
            </w:r>
          </w:hyperlink>
        </w:p>
        <w:p w14:paraId="0DD3BC3F" w14:textId="255EAD9E" w:rsidR="00A0058E" w:rsidRDefault="00E07BFC">
          <w:pPr>
            <w:pStyle w:val="TOC3"/>
            <w:tabs>
              <w:tab w:val="right" w:leader="dot" w:pos="9016"/>
            </w:tabs>
            <w:rPr>
              <w:rFonts w:eastAsiaTheme="minorEastAsia"/>
              <w:noProof/>
              <w:sz w:val="24"/>
              <w:szCs w:val="24"/>
              <w:lang w:eastAsia="en-ZA"/>
            </w:rPr>
          </w:pPr>
          <w:hyperlink w:anchor="_Toc170780776" w:history="1">
            <w:r w:rsidR="00A0058E" w:rsidRPr="00841A47">
              <w:rPr>
                <w:rStyle w:val="Hyperlink"/>
                <w:rFonts w:ascii="Arial" w:hAnsi="Arial"/>
                <w:noProof/>
                <w:kern w:val="0"/>
                <w:lang w:val="en-GB"/>
                <w14:ligatures w14:val="none"/>
              </w:rPr>
              <w:t>Organisation Configurations</w:t>
            </w:r>
            <w:r w:rsidR="00A0058E">
              <w:rPr>
                <w:noProof/>
                <w:webHidden/>
              </w:rPr>
              <w:tab/>
            </w:r>
            <w:r w:rsidR="00A0058E">
              <w:rPr>
                <w:noProof/>
                <w:webHidden/>
              </w:rPr>
              <w:fldChar w:fldCharType="begin"/>
            </w:r>
            <w:r w:rsidR="00A0058E">
              <w:rPr>
                <w:noProof/>
                <w:webHidden/>
              </w:rPr>
              <w:instrText xml:space="preserve"> PAGEREF _Toc170780776 \h </w:instrText>
            </w:r>
            <w:r w:rsidR="00A0058E">
              <w:rPr>
                <w:noProof/>
                <w:webHidden/>
              </w:rPr>
            </w:r>
            <w:r w:rsidR="00A0058E">
              <w:rPr>
                <w:noProof/>
                <w:webHidden/>
              </w:rPr>
              <w:fldChar w:fldCharType="separate"/>
            </w:r>
            <w:r w:rsidR="00A0058E">
              <w:rPr>
                <w:noProof/>
                <w:webHidden/>
              </w:rPr>
              <w:t>9</w:t>
            </w:r>
            <w:r w:rsidR="00A0058E">
              <w:rPr>
                <w:noProof/>
                <w:webHidden/>
              </w:rPr>
              <w:fldChar w:fldCharType="end"/>
            </w:r>
          </w:hyperlink>
        </w:p>
        <w:p w14:paraId="0EE97037" w14:textId="3F10D204" w:rsidR="00A0058E" w:rsidRDefault="00E07BFC">
          <w:pPr>
            <w:pStyle w:val="TOC3"/>
            <w:tabs>
              <w:tab w:val="right" w:leader="dot" w:pos="9016"/>
            </w:tabs>
            <w:rPr>
              <w:rFonts w:eastAsiaTheme="minorEastAsia"/>
              <w:noProof/>
              <w:sz w:val="24"/>
              <w:szCs w:val="24"/>
              <w:lang w:eastAsia="en-ZA"/>
            </w:rPr>
          </w:pPr>
          <w:hyperlink w:anchor="_Toc170780777" w:history="1">
            <w:r w:rsidR="00A0058E" w:rsidRPr="00841A47">
              <w:rPr>
                <w:rStyle w:val="Hyperlink"/>
                <w:rFonts w:ascii="Arial" w:hAnsi="Arial"/>
                <w:noProof/>
                <w:kern w:val="0"/>
                <w:lang w:val="en-GB"/>
                <w14:ligatures w14:val="none"/>
              </w:rPr>
              <w:t>Member Management</w:t>
            </w:r>
            <w:r w:rsidR="00A0058E">
              <w:rPr>
                <w:noProof/>
                <w:webHidden/>
              </w:rPr>
              <w:tab/>
            </w:r>
            <w:r w:rsidR="00A0058E">
              <w:rPr>
                <w:noProof/>
                <w:webHidden/>
              </w:rPr>
              <w:fldChar w:fldCharType="begin"/>
            </w:r>
            <w:r w:rsidR="00A0058E">
              <w:rPr>
                <w:noProof/>
                <w:webHidden/>
              </w:rPr>
              <w:instrText xml:space="preserve"> PAGEREF _Toc170780777 \h </w:instrText>
            </w:r>
            <w:r w:rsidR="00A0058E">
              <w:rPr>
                <w:noProof/>
                <w:webHidden/>
              </w:rPr>
            </w:r>
            <w:r w:rsidR="00A0058E">
              <w:rPr>
                <w:noProof/>
                <w:webHidden/>
              </w:rPr>
              <w:fldChar w:fldCharType="separate"/>
            </w:r>
            <w:r w:rsidR="00A0058E">
              <w:rPr>
                <w:noProof/>
                <w:webHidden/>
              </w:rPr>
              <w:t>9</w:t>
            </w:r>
            <w:r w:rsidR="00A0058E">
              <w:rPr>
                <w:noProof/>
                <w:webHidden/>
              </w:rPr>
              <w:fldChar w:fldCharType="end"/>
            </w:r>
          </w:hyperlink>
        </w:p>
        <w:p w14:paraId="2C82B1B8" w14:textId="010593F6" w:rsidR="00A0058E" w:rsidRDefault="00E07BFC">
          <w:pPr>
            <w:pStyle w:val="TOC3"/>
            <w:tabs>
              <w:tab w:val="right" w:leader="dot" w:pos="9016"/>
            </w:tabs>
            <w:rPr>
              <w:rFonts w:eastAsiaTheme="minorEastAsia"/>
              <w:noProof/>
              <w:sz w:val="24"/>
              <w:szCs w:val="24"/>
              <w:lang w:eastAsia="en-ZA"/>
            </w:rPr>
          </w:pPr>
          <w:hyperlink w:anchor="_Toc170780778" w:history="1">
            <w:r w:rsidR="00A0058E" w:rsidRPr="00841A47">
              <w:rPr>
                <w:rStyle w:val="Hyperlink"/>
                <w:rFonts w:ascii="Arial" w:hAnsi="Arial"/>
                <w:noProof/>
                <w:kern w:val="0"/>
                <w:lang w:val="en-GB"/>
                <w14:ligatures w14:val="none"/>
              </w:rPr>
              <w:t>Subscription Management</w:t>
            </w:r>
            <w:r w:rsidR="00A0058E">
              <w:rPr>
                <w:noProof/>
                <w:webHidden/>
              </w:rPr>
              <w:tab/>
            </w:r>
            <w:r w:rsidR="00A0058E">
              <w:rPr>
                <w:noProof/>
                <w:webHidden/>
              </w:rPr>
              <w:fldChar w:fldCharType="begin"/>
            </w:r>
            <w:r w:rsidR="00A0058E">
              <w:rPr>
                <w:noProof/>
                <w:webHidden/>
              </w:rPr>
              <w:instrText xml:space="preserve"> PAGEREF _Toc170780778 \h </w:instrText>
            </w:r>
            <w:r w:rsidR="00A0058E">
              <w:rPr>
                <w:noProof/>
                <w:webHidden/>
              </w:rPr>
            </w:r>
            <w:r w:rsidR="00A0058E">
              <w:rPr>
                <w:noProof/>
                <w:webHidden/>
              </w:rPr>
              <w:fldChar w:fldCharType="separate"/>
            </w:r>
            <w:r w:rsidR="00A0058E">
              <w:rPr>
                <w:noProof/>
                <w:webHidden/>
              </w:rPr>
              <w:t>9</w:t>
            </w:r>
            <w:r w:rsidR="00A0058E">
              <w:rPr>
                <w:noProof/>
                <w:webHidden/>
              </w:rPr>
              <w:fldChar w:fldCharType="end"/>
            </w:r>
          </w:hyperlink>
        </w:p>
        <w:p w14:paraId="2CE89B1D" w14:textId="35A244E5" w:rsidR="00A0058E" w:rsidRDefault="00E07BFC">
          <w:pPr>
            <w:pStyle w:val="TOC3"/>
            <w:tabs>
              <w:tab w:val="right" w:leader="dot" w:pos="9016"/>
            </w:tabs>
            <w:rPr>
              <w:rFonts w:eastAsiaTheme="minorEastAsia"/>
              <w:noProof/>
              <w:sz w:val="24"/>
              <w:szCs w:val="24"/>
              <w:lang w:eastAsia="en-ZA"/>
            </w:rPr>
          </w:pPr>
          <w:hyperlink w:anchor="_Toc170780779" w:history="1">
            <w:r w:rsidR="00A0058E" w:rsidRPr="00841A47">
              <w:rPr>
                <w:rStyle w:val="Hyperlink"/>
                <w:rFonts w:ascii="Arial" w:hAnsi="Arial"/>
                <w:noProof/>
                <w:kern w:val="0"/>
                <w:lang w:val="en-GB"/>
                <w14:ligatures w14:val="none"/>
              </w:rPr>
              <w:t>Orders Management</w:t>
            </w:r>
            <w:r w:rsidR="00A0058E">
              <w:rPr>
                <w:noProof/>
                <w:webHidden/>
              </w:rPr>
              <w:tab/>
            </w:r>
            <w:r w:rsidR="00A0058E">
              <w:rPr>
                <w:noProof/>
                <w:webHidden/>
              </w:rPr>
              <w:fldChar w:fldCharType="begin"/>
            </w:r>
            <w:r w:rsidR="00A0058E">
              <w:rPr>
                <w:noProof/>
                <w:webHidden/>
              </w:rPr>
              <w:instrText xml:space="preserve"> PAGEREF _Toc170780779 \h </w:instrText>
            </w:r>
            <w:r w:rsidR="00A0058E">
              <w:rPr>
                <w:noProof/>
                <w:webHidden/>
              </w:rPr>
            </w:r>
            <w:r w:rsidR="00A0058E">
              <w:rPr>
                <w:noProof/>
                <w:webHidden/>
              </w:rPr>
              <w:fldChar w:fldCharType="separate"/>
            </w:r>
            <w:r w:rsidR="00A0058E">
              <w:rPr>
                <w:noProof/>
                <w:webHidden/>
              </w:rPr>
              <w:t>9</w:t>
            </w:r>
            <w:r w:rsidR="00A0058E">
              <w:rPr>
                <w:noProof/>
                <w:webHidden/>
              </w:rPr>
              <w:fldChar w:fldCharType="end"/>
            </w:r>
          </w:hyperlink>
        </w:p>
        <w:p w14:paraId="72937502" w14:textId="69B2CEA7" w:rsidR="00A0058E" w:rsidRDefault="00E07BFC">
          <w:pPr>
            <w:pStyle w:val="TOC3"/>
            <w:tabs>
              <w:tab w:val="right" w:leader="dot" w:pos="9016"/>
            </w:tabs>
            <w:rPr>
              <w:rFonts w:eastAsiaTheme="minorEastAsia"/>
              <w:noProof/>
              <w:sz w:val="24"/>
              <w:szCs w:val="24"/>
              <w:lang w:eastAsia="en-ZA"/>
            </w:rPr>
          </w:pPr>
          <w:hyperlink w:anchor="_Toc170780780" w:history="1">
            <w:r w:rsidR="00A0058E" w:rsidRPr="00841A47">
              <w:rPr>
                <w:rStyle w:val="Hyperlink"/>
                <w:rFonts w:ascii="Arial" w:hAnsi="Arial"/>
                <w:noProof/>
                <w:kern w:val="0"/>
                <w:lang w:val="en-GB"/>
                <w14:ligatures w14:val="none"/>
              </w:rPr>
              <w:t>Event Management (Commercial Launch)</w:t>
            </w:r>
            <w:r w:rsidR="00A0058E">
              <w:rPr>
                <w:noProof/>
                <w:webHidden/>
              </w:rPr>
              <w:tab/>
            </w:r>
            <w:r w:rsidR="00A0058E">
              <w:rPr>
                <w:noProof/>
                <w:webHidden/>
              </w:rPr>
              <w:fldChar w:fldCharType="begin"/>
            </w:r>
            <w:r w:rsidR="00A0058E">
              <w:rPr>
                <w:noProof/>
                <w:webHidden/>
              </w:rPr>
              <w:instrText xml:space="preserve"> PAGEREF _Toc170780780 \h </w:instrText>
            </w:r>
            <w:r w:rsidR="00A0058E">
              <w:rPr>
                <w:noProof/>
                <w:webHidden/>
              </w:rPr>
            </w:r>
            <w:r w:rsidR="00A0058E">
              <w:rPr>
                <w:noProof/>
                <w:webHidden/>
              </w:rPr>
              <w:fldChar w:fldCharType="separate"/>
            </w:r>
            <w:r w:rsidR="00A0058E">
              <w:rPr>
                <w:noProof/>
                <w:webHidden/>
              </w:rPr>
              <w:t>9</w:t>
            </w:r>
            <w:r w:rsidR="00A0058E">
              <w:rPr>
                <w:noProof/>
                <w:webHidden/>
              </w:rPr>
              <w:fldChar w:fldCharType="end"/>
            </w:r>
          </w:hyperlink>
        </w:p>
        <w:p w14:paraId="1DFCC6E3" w14:textId="67F1AC6A" w:rsidR="00A0058E" w:rsidRDefault="00E07BFC">
          <w:pPr>
            <w:pStyle w:val="TOC3"/>
            <w:tabs>
              <w:tab w:val="right" w:leader="dot" w:pos="9016"/>
            </w:tabs>
            <w:rPr>
              <w:rFonts w:eastAsiaTheme="minorEastAsia"/>
              <w:noProof/>
              <w:sz w:val="24"/>
              <w:szCs w:val="24"/>
              <w:lang w:eastAsia="en-ZA"/>
            </w:rPr>
          </w:pPr>
          <w:hyperlink w:anchor="_Toc170780781" w:history="1">
            <w:r w:rsidR="00A0058E" w:rsidRPr="00841A47">
              <w:rPr>
                <w:rStyle w:val="Hyperlink"/>
                <w:rFonts w:ascii="Arial" w:hAnsi="Arial"/>
                <w:noProof/>
                <w:kern w:val="0"/>
                <w:lang w:val="en-GB"/>
                <w14:ligatures w14:val="none"/>
              </w:rPr>
              <w:t>Finance Management</w:t>
            </w:r>
            <w:r w:rsidR="00A0058E">
              <w:rPr>
                <w:noProof/>
                <w:webHidden/>
              </w:rPr>
              <w:tab/>
            </w:r>
            <w:r w:rsidR="00A0058E">
              <w:rPr>
                <w:noProof/>
                <w:webHidden/>
              </w:rPr>
              <w:fldChar w:fldCharType="begin"/>
            </w:r>
            <w:r w:rsidR="00A0058E">
              <w:rPr>
                <w:noProof/>
                <w:webHidden/>
              </w:rPr>
              <w:instrText xml:space="preserve"> PAGEREF _Toc170780781 \h </w:instrText>
            </w:r>
            <w:r w:rsidR="00A0058E">
              <w:rPr>
                <w:noProof/>
                <w:webHidden/>
              </w:rPr>
            </w:r>
            <w:r w:rsidR="00A0058E">
              <w:rPr>
                <w:noProof/>
                <w:webHidden/>
              </w:rPr>
              <w:fldChar w:fldCharType="separate"/>
            </w:r>
            <w:r w:rsidR="00A0058E">
              <w:rPr>
                <w:noProof/>
                <w:webHidden/>
              </w:rPr>
              <w:t>9</w:t>
            </w:r>
            <w:r w:rsidR="00A0058E">
              <w:rPr>
                <w:noProof/>
                <w:webHidden/>
              </w:rPr>
              <w:fldChar w:fldCharType="end"/>
            </w:r>
          </w:hyperlink>
        </w:p>
        <w:p w14:paraId="0566C15E" w14:textId="410381FC" w:rsidR="00A0058E" w:rsidRDefault="00E07BFC">
          <w:pPr>
            <w:pStyle w:val="TOC3"/>
            <w:tabs>
              <w:tab w:val="right" w:leader="dot" w:pos="9016"/>
            </w:tabs>
            <w:rPr>
              <w:rFonts w:eastAsiaTheme="minorEastAsia"/>
              <w:noProof/>
              <w:sz w:val="24"/>
              <w:szCs w:val="24"/>
              <w:lang w:eastAsia="en-ZA"/>
            </w:rPr>
          </w:pPr>
          <w:hyperlink w:anchor="_Toc170780782" w:history="1">
            <w:r w:rsidR="00A0058E" w:rsidRPr="00841A47">
              <w:rPr>
                <w:rStyle w:val="Hyperlink"/>
                <w:rFonts w:ascii="Arial" w:hAnsi="Arial"/>
                <w:noProof/>
                <w:kern w:val="0"/>
                <w:lang w:val="en-GB"/>
                <w14:ligatures w14:val="none"/>
              </w:rPr>
              <w:t>Content Management</w:t>
            </w:r>
            <w:r w:rsidR="00A0058E">
              <w:rPr>
                <w:noProof/>
                <w:webHidden/>
              </w:rPr>
              <w:tab/>
            </w:r>
            <w:r w:rsidR="00A0058E">
              <w:rPr>
                <w:noProof/>
                <w:webHidden/>
              </w:rPr>
              <w:fldChar w:fldCharType="begin"/>
            </w:r>
            <w:r w:rsidR="00A0058E">
              <w:rPr>
                <w:noProof/>
                <w:webHidden/>
              </w:rPr>
              <w:instrText xml:space="preserve"> PAGEREF _Toc170780782 \h </w:instrText>
            </w:r>
            <w:r w:rsidR="00A0058E">
              <w:rPr>
                <w:noProof/>
                <w:webHidden/>
              </w:rPr>
            </w:r>
            <w:r w:rsidR="00A0058E">
              <w:rPr>
                <w:noProof/>
                <w:webHidden/>
              </w:rPr>
              <w:fldChar w:fldCharType="separate"/>
            </w:r>
            <w:r w:rsidR="00A0058E">
              <w:rPr>
                <w:noProof/>
                <w:webHidden/>
              </w:rPr>
              <w:t>10</w:t>
            </w:r>
            <w:r w:rsidR="00A0058E">
              <w:rPr>
                <w:noProof/>
                <w:webHidden/>
              </w:rPr>
              <w:fldChar w:fldCharType="end"/>
            </w:r>
          </w:hyperlink>
        </w:p>
        <w:p w14:paraId="5214F0E3" w14:textId="15B751AA" w:rsidR="00A0058E" w:rsidRDefault="00E07BFC">
          <w:pPr>
            <w:pStyle w:val="TOC3"/>
            <w:tabs>
              <w:tab w:val="right" w:leader="dot" w:pos="9016"/>
            </w:tabs>
            <w:rPr>
              <w:rFonts w:eastAsiaTheme="minorEastAsia"/>
              <w:noProof/>
              <w:sz w:val="24"/>
              <w:szCs w:val="24"/>
              <w:lang w:eastAsia="en-ZA"/>
            </w:rPr>
          </w:pPr>
          <w:hyperlink w:anchor="_Toc170780783" w:history="1">
            <w:r w:rsidR="00A0058E" w:rsidRPr="00841A47">
              <w:rPr>
                <w:rStyle w:val="Hyperlink"/>
                <w:rFonts w:ascii="Arial" w:hAnsi="Arial"/>
                <w:noProof/>
                <w:kern w:val="0"/>
                <w:lang w:val="en-GB"/>
                <w14:ligatures w14:val="none"/>
              </w:rPr>
              <w:t>Communications</w:t>
            </w:r>
            <w:r w:rsidR="00A0058E">
              <w:rPr>
                <w:noProof/>
                <w:webHidden/>
              </w:rPr>
              <w:tab/>
            </w:r>
            <w:r w:rsidR="00A0058E">
              <w:rPr>
                <w:noProof/>
                <w:webHidden/>
              </w:rPr>
              <w:fldChar w:fldCharType="begin"/>
            </w:r>
            <w:r w:rsidR="00A0058E">
              <w:rPr>
                <w:noProof/>
                <w:webHidden/>
              </w:rPr>
              <w:instrText xml:space="preserve"> PAGEREF _Toc170780783 \h </w:instrText>
            </w:r>
            <w:r w:rsidR="00A0058E">
              <w:rPr>
                <w:noProof/>
                <w:webHidden/>
              </w:rPr>
            </w:r>
            <w:r w:rsidR="00A0058E">
              <w:rPr>
                <w:noProof/>
                <w:webHidden/>
              </w:rPr>
              <w:fldChar w:fldCharType="separate"/>
            </w:r>
            <w:r w:rsidR="00A0058E">
              <w:rPr>
                <w:noProof/>
                <w:webHidden/>
              </w:rPr>
              <w:t>10</w:t>
            </w:r>
            <w:r w:rsidR="00A0058E">
              <w:rPr>
                <w:noProof/>
                <w:webHidden/>
              </w:rPr>
              <w:fldChar w:fldCharType="end"/>
            </w:r>
          </w:hyperlink>
        </w:p>
        <w:p w14:paraId="086A2815" w14:textId="79B9332A" w:rsidR="00A0058E" w:rsidRDefault="00E07BFC">
          <w:pPr>
            <w:pStyle w:val="TOC3"/>
            <w:tabs>
              <w:tab w:val="right" w:leader="dot" w:pos="9016"/>
            </w:tabs>
            <w:rPr>
              <w:rFonts w:eastAsiaTheme="minorEastAsia"/>
              <w:noProof/>
              <w:sz w:val="24"/>
              <w:szCs w:val="24"/>
              <w:lang w:eastAsia="en-ZA"/>
            </w:rPr>
          </w:pPr>
          <w:hyperlink w:anchor="_Toc170780784" w:history="1">
            <w:r w:rsidR="00A0058E" w:rsidRPr="00841A47">
              <w:rPr>
                <w:rStyle w:val="Hyperlink"/>
                <w:rFonts w:ascii="Arial" w:hAnsi="Arial"/>
                <w:noProof/>
                <w:kern w:val="0"/>
                <w:lang w:val="en-GB"/>
                <w14:ligatures w14:val="none"/>
              </w:rPr>
              <w:t>Lists Management</w:t>
            </w:r>
            <w:r w:rsidR="00A0058E">
              <w:rPr>
                <w:noProof/>
                <w:webHidden/>
              </w:rPr>
              <w:tab/>
            </w:r>
            <w:r w:rsidR="00A0058E">
              <w:rPr>
                <w:noProof/>
                <w:webHidden/>
              </w:rPr>
              <w:fldChar w:fldCharType="begin"/>
            </w:r>
            <w:r w:rsidR="00A0058E">
              <w:rPr>
                <w:noProof/>
                <w:webHidden/>
              </w:rPr>
              <w:instrText xml:space="preserve"> PAGEREF _Toc170780784 \h </w:instrText>
            </w:r>
            <w:r w:rsidR="00A0058E">
              <w:rPr>
                <w:noProof/>
                <w:webHidden/>
              </w:rPr>
            </w:r>
            <w:r w:rsidR="00A0058E">
              <w:rPr>
                <w:noProof/>
                <w:webHidden/>
              </w:rPr>
              <w:fldChar w:fldCharType="separate"/>
            </w:r>
            <w:r w:rsidR="00A0058E">
              <w:rPr>
                <w:noProof/>
                <w:webHidden/>
              </w:rPr>
              <w:t>10</w:t>
            </w:r>
            <w:r w:rsidR="00A0058E">
              <w:rPr>
                <w:noProof/>
                <w:webHidden/>
              </w:rPr>
              <w:fldChar w:fldCharType="end"/>
            </w:r>
          </w:hyperlink>
        </w:p>
        <w:p w14:paraId="6B906B84" w14:textId="5626242C" w:rsidR="00A0058E" w:rsidRDefault="00E07BFC">
          <w:pPr>
            <w:pStyle w:val="TOC3"/>
            <w:tabs>
              <w:tab w:val="right" w:leader="dot" w:pos="9016"/>
            </w:tabs>
            <w:rPr>
              <w:rFonts w:eastAsiaTheme="minorEastAsia"/>
              <w:noProof/>
              <w:sz w:val="24"/>
              <w:szCs w:val="24"/>
              <w:lang w:eastAsia="en-ZA"/>
            </w:rPr>
          </w:pPr>
          <w:hyperlink w:anchor="_Toc170780785" w:history="1">
            <w:r w:rsidR="00A0058E" w:rsidRPr="00841A47">
              <w:rPr>
                <w:rStyle w:val="Hyperlink"/>
                <w:rFonts w:ascii="Arial" w:hAnsi="Arial"/>
                <w:noProof/>
                <w:kern w:val="0"/>
                <w:lang w:val="en-GB"/>
                <w14:ligatures w14:val="none"/>
              </w:rPr>
              <w:t>Report Configuration</w:t>
            </w:r>
            <w:r w:rsidR="00A0058E">
              <w:rPr>
                <w:noProof/>
                <w:webHidden/>
              </w:rPr>
              <w:tab/>
            </w:r>
            <w:r w:rsidR="00A0058E">
              <w:rPr>
                <w:noProof/>
                <w:webHidden/>
              </w:rPr>
              <w:fldChar w:fldCharType="begin"/>
            </w:r>
            <w:r w:rsidR="00A0058E">
              <w:rPr>
                <w:noProof/>
                <w:webHidden/>
              </w:rPr>
              <w:instrText xml:space="preserve"> PAGEREF _Toc170780785 \h </w:instrText>
            </w:r>
            <w:r w:rsidR="00A0058E">
              <w:rPr>
                <w:noProof/>
                <w:webHidden/>
              </w:rPr>
            </w:r>
            <w:r w:rsidR="00A0058E">
              <w:rPr>
                <w:noProof/>
                <w:webHidden/>
              </w:rPr>
              <w:fldChar w:fldCharType="separate"/>
            </w:r>
            <w:r w:rsidR="00A0058E">
              <w:rPr>
                <w:noProof/>
                <w:webHidden/>
              </w:rPr>
              <w:t>10</w:t>
            </w:r>
            <w:r w:rsidR="00A0058E">
              <w:rPr>
                <w:noProof/>
                <w:webHidden/>
              </w:rPr>
              <w:fldChar w:fldCharType="end"/>
            </w:r>
          </w:hyperlink>
        </w:p>
        <w:p w14:paraId="1E79A882" w14:textId="333A176B" w:rsidR="00A0058E" w:rsidRDefault="00E07BFC">
          <w:pPr>
            <w:pStyle w:val="TOC3"/>
            <w:tabs>
              <w:tab w:val="right" w:leader="dot" w:pos="9016"/>
            </w:tabs>
            <w:rPr>
              <w:rFonts w:eastAsiaTheme="minorEastAsia"/>
              <w:noProof/>
              <w:sz w:val="24"/>
              <w:szCs w:val="24"/>
              <w:lang w:eastAsia="en-ZA"/>
            </w:rPr>
          </w:pPr>
          <w:hyperlink w:anchor="_Toc170780786" w:history="1">
            <w:r w:rsidR="00A0058E" w:rsidRPr="00841A47">
              <w:rPr>
                <w:rStyle w:val="Hyperlink"/>
                <w:rFonts w:ascii="Arial" w:hAnsi="Arial"/>
                <w:noProof/>
                <w:kern w:val="0"/>
                <w:lang w:val="en-GB"/>
                <w14:ligatures w14:val="none"/>
              </w:rPr>
              <w:t>Audit Trail</w:t>
            </w:r>
            <w:r w:rsidR="00A0058E">
              <w:rPr>
                <w:noProof/>
                <w:webHidden/>
              </w:rPr>
              <w:tab/>
            </w:r>
            <w:r w:rsidR="00A0058E">
              <w:rPr>
                <w:noProof/>
                <w:webHidden/>
              </w:rPr>
              <w:fldChar w:fldCharType="begin"/>
            </w:r>
            <w:r w:rsidR="00A0058E">
              <w:rPr>
                <w:noProof/>
                <w:webHidden/>
              </w:rPr>
              <w:instrText xml:space="preserve"> PAGEREF _Toc170780786 \h </w:instrText>
            </w:r>
            <w:r w:rsidR="00A0058E">
              <w:rPr>
                <w:noProof/>
                <w:webHidden/>
              </w:rPr>
            </w:r>
            <w:r w:rsidR="00A0058E">
              <w:rPr>
                <w:noProof/>
                <w:webHidden/>
              </w:rPr>
              <w:fldChar w:fldCharType="separate"/>
            </w:r>
            <w:r w:rsidR="00A0058E">
              <w:rPr>
                <w:noProof/>
                <w:webHidden/>
              </w:rPr>
              <w:t>11</w:t>
            </w:r>
            <w:r w:rsidR="00A0058E">
              <w:rPr>
                <w:noProof/>
                <w:webHidden/>
              </w:rPr>
              <w:fldChar w:fldCharType="end"/>
            </w:r>
          </w:hyperlink>
        </w:p>
        <w:p w14:paraId="3C4238F3" w14:textId="6C6B1FFB" w:rsidR="00A0058E" w:rsidRDefault="00E07BFC">
          <w:pPr>
            <w:pStyle w:val="TOC3"/>
            <w:tabs>
              <w:tab w:val="right" w:leader="dot" w:pos="9016"/>
            </w:tabs>
            <w:rPr>
              <w:rFonts w:eastAsiaTheme="minorEastAsia"/>
              <w:noProof/>
              <w:sz w:val="24"/>
              <w:szCs w:val="24"/>
              <w:lang w:eastAsia="en-ZA"/>
            </w:rPr>
          </w:pPr>
          <w:hyperlink w:anchor="_Toc170780787" w:history="1">
            <w:r w:rsidR="00A0058E" w:rsidRPr="00841A47">
              <w:rPr>
                <w:rStyle w:val="Hyperlink"/>
                <w:rFonts w:ascii="Arial" w:hAnsi="Arial"/>
                <w:noProof/>
                <w:kern w:val="0"/>
                <w:lang w:val="en-GB"/>
                <w14:ligatures w14:val="none"/>
              </w:rPr>
              <w:t>Warnings</w:t>
            </w:r>
            <w:r w:rsidR="00A0058E">
              <w:rPr>
                <w:noProof/>
                <w:webHidden/>
              </w:rPr>
              <w:tab/>
            </w:r>
            <w:r w:rsidR="00A0058E">
              <w:rPr>
                <w:noProof/>
                <w:webHidden/>
              </w:rPr>
              <w:fldChar w:fldCharType="begin"/>
            </w:r>
            <w:r w:rsidR="00A0058E">
              <w:rPr>
                <w:noProof/>
                <w:webHidden/>
              </w:rPr>
              <w:instrText xml:space="preserve"> PAGEREF _Toc170780787 \h </w:instrText>
            </w:r>
            <w:r w:rsidR="00A0058E">
              <w:rPr>
                <w:noProof/>
                <w:webHidden/>
              </w:rPr>
            </w:r>
            <w:r w:rsidR="00A0058E">
              <w:rPr>
                <w:noProof/>
                <w:webHidden/>
              </w:rPr>
              <w:fldChar w:fldCharType="separate"/>
            </w:r>
            <w:r w:rsidR="00A0058E">
              <w:rPr>
                <w:noProof/>
                <w:webHidden/>
              </w:rPr>
              <w:t>11</w:t>
            </w:r>
            <w:r w:rsidR="00A0058E">
              <w:rPr>
                <w:noProof/>
                <w:webHidden/>
              </w:rPr>
              <w:fldChar w:fldCharType="end"/>
            </w:r>
          </w:hyperlink>
        </w:p>
        <w:p w14:paraId="538FA52F" w14:textId="45E3B6BB" w:rsidR="00A0058E" w:rsidRDefault="00E07BFC">
          <w:pPr>
            <w:pStyle w:val="TOC3"/>
            <w:tabs>
              <w:tab w:val="right" w:leader="dot" w:pos="9016"/>
            </w:tabs>
            <w:rPr>
              <w:rFonts w:eastAsiaTheme="minorEastAsia"/>
              <w:noProof/>
              <w:sz w:val="24"/>
              <w:szCs w:val="24"/>
              <w:lang w:eastAsia="en-ZA"/>
            </w:rPr>
          </w:pPr>
          <w:hyperlink w:anchor="_Toc170780788" w:history="1">
            <w:r w:rsidR="00A0058E" w:rsidRPr="00841A47">
              <w:rPr>
                <w:rStyle w:val="Hyperlink"/>
                <w:rFonts w:ascii="Arial" w:hAnsi="Arial"/>
                <w:noProof/>
                <w:kern w:val="0"/>
                <w:lang w:val="en-GB"/>
                <w14:ligatures w14:val="none"/>
              </w:rPr>
              <w:t>Shop Management (Out of Scope)</w:t>
            </w:r>
            <w:r w:rsidR="00A0058E">
              <w:rPr>
                <w:noProof/>
                <w:webHidden/>
              </w:rPr>
              <w:tab/>
            </w:r>
            <w:r w:rsidR="00A0058E">
              <w:rPr>
                <w:noProof/>
                <w:webHidden/>
              </w:rPr>
              <w:fldChar w:fldCharType="begin"/>
            </w:r>
            <w:r w:rsidR="00A0058E">
              <w:rPr>
                <w:noProof/>
                <w:webHidden/>
              </w:rPr>
              <w:instrText xml:space="preserve"> PAGEREF _Toc170780788 \h </w:instrText>
            </w:r>
            <w:r w:rsidR="00A0058E">
              <w:rPr>
                <w:noProof/>
                <w:webHidden/>
              </w:rPr>
            </w:r>
            <w:r w:rsidR="00A0058E">
              <w:rPr>
                <w:noProof/>
                <w:webHidden/>
              </w:rPr>
              <w:fldChar w:fldCharType="separate"/>
            </w:r>
            <w:r w:rsidR="00A0058E">
              <w:rPr>
                <w:noProof/>
                <w:webHidden/>
              </w:rPr>
              <w:t>11</w:t>
            </w:r>
            <w:r w:rsidR="00A0058E">
              <w:rPr>
                <w:noProof/>
                <w:webHidden/>
              </w:rPr>
              <w:fldChar w:fldCharType="end"/>
            </w:r>
          </w:hyperlink>
        </w:p>
        <w:p w14:paraId="48C0CCEC" w14:textId="7A258DEE" w:rsidR="00A0058E" w:rsidRDefault="00E07BFC">
          <w:pPr>
            <w:pStyle w:val="TOC3"/>
            <w:tabs>
              <w:tab w:val="right" w:leader="dot" w:pos="9016"/>
            </w:tabs>
            <w:rPr>
              <w:rFonts w:eastAsiaTheme="minorEastAsia"/>
              <w:noProof/>
              <w:sz w:val="24"/>
              <w:szCs w:val="24"/>
              <w:lang w:eastAsia="en-ZA"/>
            </w:rPr>
          </w:pPr>
          <w:hyperlink w:anchor="_Toc170780789" w:history="1">
            <w:r w:rsidR="00A0058E" w:rsidRPr="00841A47">
              <w:rPr>
                <w:rStyle w:val="Hyperlink"/>
                <w:rFonts w:ascii="Arial" w:hAnsi="Arial"/>
                <w:noProof/>
                <w:kern w:val="0"/>
                <w:lang w:val="en-GB"/>
                <w14:ligatures w14:val="none"/>
              </w:rPr>
              <w:t>Gallery</w:t>
            </w:r>
            <w:r w:rsidR="00A0058E">
              <w:rPr>
                <w:noProof/>
                <w:webHidden/>
              </w:rPr>
              <w:tab/>
            </w:r>
            <w:r w:rsidR="00A0058E">
              <w:rPr>
                <w:noProof/>
                <w:webHidden/>
              </w:rPr>
              <w:fldChar w:fldCharType="begin"/>
            </w:r>
            <w:r w:rsidR="00A0058E">
              <w:rPr>
                <w:noProof/>
                <w:webHidden/>
              </w:rPr>
              <w:instrText xml:space="preserve"> PAGEREF _Toc170780789 \h </w:instrText>
            </w:r>
            <w:r w:rsidR="00A0058E">
              <w:rPr>
                <w:noProof/>
                <w:webHidden/>
              </w:rPr>
            </w:r>
            <w:r w:rsidR="00A0058E">
              <w:rPr>
                <w:noProof/>
                <w:webHidden/>
              </w:rPr>
              <w:fldChar w:fldCharType="separate"/>
            </w:r>
            <w:r w:rsidR="00A0058E">
              <w:rPr>
                <w:noProof/>
                <w:webHidden/>
              </w:rPr>
              <w:t>11</w:t>
            </w:r>
            <w:r w:rsidR="00A0058E">
              <w:rPr>
                <w:noProof/>
                <w:webHidden/>
              </w:rPr>
              <w:fldChar w:fldCharType="end"/>
            </w:r>
          </w:hyperlink>
        </w:p>
        <w:p w14:paraId="27825333" w14:textId="1C998702" w:rsidR="00A0058E" w:rsidRDefault="00E07BFC">
          <w:pPr>
            <w:pStyle w:val="TOC2"/>
            <w:tabs>
              <w:tab w:val="right" w:leader="dot" w:pos="9016"/>
            </w:tabs>
            <w:rPr>
              <w:rFonts w:eastAsiaTheme="minorEastAsia"/>
              <w:noProof/>
              <w:sz w:val="24"/>
              <w:szCs w:val="24"/>
              <w:lang w:eastAsia="en-ZA"/>
            </w:rPr>
          </w:pPr>
          <w:hyperlink w:anchor="_Toc170780790" w:history="1">
            <w:r w:rsidR="00A0058E" w:rsidRPr="00841A47">
              <w:rPr>
                <w:rStyle w:val="Hyperlink"/>
                <w:rFonts w:ascii="Arial" w:hAnsi="Arial"/>
                <w:noProof/>
                <w:kern w:val="0"/>
                <w:lang w:val="en-GB"/>
                <w14:ligatures w14:val="none"/>
              </w:rPr>
              <w:t>Individual Organisation Members / User</w:t>
            </w:r>
            <w:r w:rsidR="00A0058E">
              <w:rPr>
                <w:noProof/>
                <w:webHidden/>
              </w:rPr>
              <w:tab/>
            </w:r>
            <w:r w:rsidR="00A0058E">
              <w:rPr>
                <w:noProof/>
                <w:webHidden/>
              </w:rPr>
              <w:fldChar w:fldCharType="begin"/>
            </w:r>
            <w:r w:rsidR="00A0058E">
              <w:rPr>
                <w:noProof/>
                <w:webHidden/>
              </w:rPr>
              <w:instrText xml:space="preserve"> PAGEREF _Toc170780790 \h </w:instrText>
            </w:r>
            <w:r w:rsidR="00A0058E">
              <w:rPr>
                <w:noProof/>
                <w:webHidden/>
              </w:rPr>
            </w:r>
            <w:r w:rsidR="00A0058E">
              <w:rPr>
                <w:noProof/>
                <w:webHidden/>
              </w:rPr>
              <w:fldChar w:fldCharType="separate"/>
            </w:r>
            <w:r w:rsidR="00A0058E">
              <w:rPr>
                <w:noProof/>
                <w:webHidden/>
              </w:rPr>
              <w:t>11</w:t>
            </w:r>
            <w:r w:rsidR="00A0058E">
              <w:rPr>
                <w:noProof/>
                <w:webHidden/>
              </w:rPr>
              <w:fldChar w:fldCharType="end"/>
            </w:r>
          </w:hyperlink>
        </w:p>
        <w:p w14:paraId="4DBEA0B8" w14:textId="281B4F4D" w:rsidR="00A0058E" w:rsidRDefault="00E07BFC">
          <w:pPr>
            <w:pStyle w:val="TOC3"/>
            <w:tabs>
              <w:tab w:val="right" w:leader="dot" w:pos="9016"/>
            </w:tabs>
            <w:rPr>
              <w:rFonts w:eastAsiaTheme="minorEastAsia"/>
              <w:noProof/>
              <w:sz w:val="24"/>
              <w:szCs w:val="24"/>
              <w:lang w:eastAsia="en-ZA"/>
            </w:rPr>
          </w:pPr>
          <w:hyperlink w:anchor="_Toc170780791" w:history="1">
            <w:r w:rsidR="00A0058E" w:rsidRPr="00841A47">
              <w:rPr>
                <w:rStyle w:val="Hyperlink"/>
                <w:rFonts w:ascii="Arial" w:hAnsi="Arial"/>
                <w:noProof/>
                <w:kern w:val="0"/>
                <w:lang w:val="en-GB"/>
                <w14:ligatures w14:val="none"/>
              </w:rPr>
              <w:t>My Home</w:t>
            </w:r>
            <w:r w:rsidR="00A0058E">
              <w:rPr>
                <w:noProof/>
                <w:webHidden/>
              </w:rPr>
              <w:tab/>
            </w:r>
            <w:r w:rsidR="00A0058E">
              <w:rPr>
                <w:noProof/>
                <w:webHidden/>
              </w:rPr>
              <w:fldChar w:fldCharType="begin"/>
            </w:r>
            <w:r w:rsidR="00A0058E">
              <w:rPr>
                <w:noProof/>
                <w:webHidden/>
              </w:rPr>
              <w:instrText xml:space="preserve"> PAGEREF _Toc170780791 \h </w:instrText>
            </w:r>
            <w:r w:rsidR="00A0058E">
              <w:rPr>
                <w:noProof/>
                <w:webHidden/>
              </w:rPr>
            </w:r>
            <w:r w:rsidR="00A0058E">
              <w:rPr>
                <w:noProof/>
                <w:webHidden/>
              </w:rPr>
              <w:fldChar w:fldCharType="separate"/>
            </w:r>
            <w:r w:rsidR="00A0058E">
              <w:rPr>
                <w:noProof/>
                <w:webHidden/>
              </w:rPr>
              <w:t>11</w:t>
            </w:r>
            <w:r w:rsidR="00A0058E">
              <w:rPr>
                <w:noProof/>
                <w:webHidden/>
              </w:rPr>
              <w:fldChar w:fldCharType="end"/>
            </w:r>
          </w:hyperlink>
        </w:p>
        <w:p w14:paraId="2528A0D7" w14:textId="49EBFE19" w:rsidR="00A0058E" w:rsidRDefault="00E07BFC">
          <w:pPr>
            <w:pStyle w:val="TOC3"/>
            <w:tabs>
              <w:tab w:val="right" w:leader="dot" w:pos="9016"/>
            </w:tabs>
            <w:rPr>
              <w:rFonts w:eastAsiaTheme="minorEastAsia"/>
              <w:noProof/>
              <w:sz w:val="24"/>
              <w:szCs w:val="24"/>
              <w:lang w:eastAsia="en-ZA"/>
            </w:rPr>
          </w:pPr>
          <w:hyperlink w:anchor="_Toc170780792" w:history="1">
            <w:r w:rsidR="00A0058E" w:rsidRPr="00841A47">
              <w:rPr>
                <w:rStyle w:val="Hyperlink"/>
                <w:rFonts w:ascii="Arial" w:hAnsi="Arial"/>
                <w:noProof/>
                <w:kern w:val="0"/>
                <w:lang w:val="en-GB"/>
                <w14:ligatures w14:val="none"/>
              </w:rPr>
              <w:t>Subscriptions Management</w:t>
            </w:r>
            <w:r w:rsidR="00A0058E">
              <w:rPr>
                <w:noProof/>
                <w:webHidden/>
              </w:rPr>
              <w:tab/>
            </w:r>
            <w:r w:rsidR="00A0058E">
              <w:rPr>
                <w:noProof/>
                <w:webHidden/>
              </w:rPr>
              <w:fldChar w:fldCharType="begin"/>
            </w:r>
            <w:r w:rsidR="00A0058E">
              <w:rPr>
                <w:noProof/>
                <w:webHidden/>
              </w:rPr>
              <w:instrText xml:space="preserve"> PAGEREF _Toc170780792 \h </w:instrText>
            </w:r>
            <w:r w:rsidR="00A0058E">
              <w:rPr>
                <w:noProof/>
                <w:webHidden/>
              </w:rPr>
            </w:r>
            <w:r w:rsidR="00A0058E">
              <w:rPr>
                <w:noProof/>
                <w:webHidden/>
              </w:rPr>
              <w:fldChar w:fldCharType="separate"/>
            </w:r>
            <w:r w:rsidR="00A0058E">
              <w:rPr>
                <w:noProof/>
                <w:webHidden/>
              </w:rPr>
              <w:t>12</w:t>
            </w:r>
            <w:r w:rsidR="00A0058E">
              <w:rPr>
                <w:noProof/>
                <w:webHidden/>
              </w:rPr>
              <w:fldChar w:fldCharType="end"/>
            </w:r>
          </w:hyperlink>
        </w:p>
        <w:p w14:paraId="22AF2476" w14:textId="22CBE2E5" w:rsidR="00A0058E" w:rsidRDefault="00E07BFC">
          <w:pPr>
            <w:pStyle w:val="TOC3"/>
            <w:tabs>
              <w:tab w:val="right" w:leader="dot" w:pos="9016"/>
            </w:tabs>
            <w:rPr>
              <w:rFonts w:eastAsiaTheme="minorEastAsia"/>
              <w:noProof/>
              <w:sz w:val="24"/>
              <w:szCs w:val="24"/>
              <w:lang w:eastAsia="en-ZA"/>
            </w:rPr>
          </w:pPr>
          <w:hyperlink w:anchor="_Toc170780793" w:history="1">
            <w:r w:rsidR="00A0058E" w:rsidRPr="00841A47">
              <w:rPr>
                <w:rStyle w:val="Hyperlink"/>
                <w:rFonts w:ascii="Arial" w:hAnsi="Arial"/>
                <w:noProof/>
                <w:kern w:val="0"/>
                <w:lang w:val="en-GB"/>
                <w14:ligatures w14:val="none"/>
              </w:rPr>
              <w:t>Orders</w:t>
            </w:r>
            <w:r w:rsidR="00A0058E">
              <w:rPr>
                <w:noProof/>
                <w:webHidden/>
              </w:rPr>
              <w:tab/>
            </w:r>
            <w:r w:rsidR="00A0058E">
              <w:rPr>
                <w:noProof/>
                <w:webHidden/>
              </w:rPr>
              <w:fldChar w:fldCharType="begin"/>
            </w:r>
            <w:r w:rsidR="00A0058E">
              <w:rPr>
                <w:noProof/>
                <w:webHidden/>
              </w:rPr>
              <w:instrText xml:space="preserve"> PAGEREF _Toc170780793 \h </w:instrText>
            </w:r>
            <w:r w:rsidR="00A0058E">
              <w:rPr>
                <w:noProof/>
                <w:webHidden/>
              </w:rPr>
            </w:r>
            <w:r w:rsidR="00A0058E">
              <w:rPr>
                <w:noProof/>
                <w:webHidden/>
              </w:rPr>
              <w:fldChar w:fldCharType="separate"/>
            </w:r>
            <w:r w:rsidR="00A0058E">
              <w:rPr>
                <w:noProof/>
                <w:webHidden/>
              </w:rPr>
              <w:t>12</w:t>
            </w:r>
            <w:r w:rsidR="00A0058E">
              <w:rPr>
                <w:noProof/>
                <w:webHidden/>
              </w:rPr>
              <w:fldChar w:fldCharType="end"/>
            </w:r>
          </w:hyperlink>
        </w:p>
        <w:p w14:paraId="341679DE" w14:textId="59BE7F8F" w:rsidR="00A0058E" w:rsidRDefault="00E07BFC">
          <w:pPr>
            <w:pStyle w:val="TOC3"/>
            <w:tabs>
              <w:tab w:val="right" w:leader="dot" w:pos="9016"/>
            </w:tabs>
            <w:rPr>
              <w:rFonts w:eastAsiaTheme="minorEastAsia"/>
              <w:noProof/>
              <w:sz w:val="24"/>
              <w:szCs w:val="24"/>
              <w:lang w:eastAsia="en-ZA"/>
            </w:rPr>
          </w:pPr>
          <w:hyperlink w:anchor="_Toc170780794" w:history="1">
            <w:r w:rsidR="00A0058E" w:rsidRPr="00841A47">
              <w:rPr>
                <w:rStyle w:val="Hyperlink"/>
                <w:rFonts w:ascii="Arial" w:hAnsi="Arial"/>
                <w:noProof/>
                <w:kern w:val="0"/>
                <w:lang w:val="en-GB"/>
                <w14:ligatures w14:val="none"/>
              </w:rPr>
              <w:t>Event Bookings</w:t>
            </w:r>
            <w:r w:rsidR="00A0058E">
              <w:rPr>
                <w:noProof/>
                <w:webHidden/>
              </w:rPr>
              <w:tab/>
            </w:r>
            <w:r w:rsidR="00A0058E">
              <w:rPr>
                <w:noProof/>
                <w:webHidden/>
              </w:rPr>
              <w:fldChar w:fldCharType="begin"/>
            </w:r>
            <w:r w:rsidR="00A0058E">
              <w:rPr>
                <w:noProof/>
                <w:webHidden/>
              </w:rPr>
              <w:instrText xml:space="preserve"> PAGEREF _Toc170780794 \h </w:instrText>
            </w:r>
            <w:r w:rsidR="00A0058E">
              <w:rPr>
                <w:noProof/>
                <w:webHidden/>
              </w:rPr>
            </w:r>
            <w:r w:rsidR="00A0058E">
              <w:rPr>
                <w:noProof/>
                <w:webHidden/>
              </w:rPr>
              <w:fldChar w:fldCharType="separate"/>
            </w:r>
            <w:r w:rsidR="00A0058E">
              <w:rPr>
                <w:noProof/>
                <w:webHidden/>
              </w:rPr>
              <w:t>13</w:t>
            </w:r>
            <w:r w:rsidR="00A0058E">
              <w:rPr>
                <w:noProof/>
                <w:webHidden/>
              </w:rPr>
              <w:fldChar w:fldCharType="end"/>
            </w:r>
          </w:hyperlink>
        </w:p>
        <w:p w14:paraId="5D4DF990" w14:textId="1D99EE02" w:rsidR="00A0058E" w:rsidRDefault="00E07BFC">
          <w:pPr>
            <w:pStyle w:val="TOC3"/>
            <w:tabs>
              <w:tab w:val="right" w:leader="dot" w:pos="9016"/>
            </w:tabs>
            <w:rPr>
              <w:rFonts w:eastAsiaTheme="minorEastAsia"/>
              <w:noProof/>
              <w:sz w:val="24"/>
              <w:szCs w:val="24"/>
              <w:lang w:eastAsia="en-ZA"/>
            </w:rPr>
          </w:pPr>
          <w:hyperlink w:anchor="_Toc170780795" w:history="1">
            <w:r w:rsidR="00A0058E" w:rsidRPr="00841A47">
              <w:rPr>
                <w:rStyle w:val="Hyperlink"/>
                <w:rFonts w:ascii="Arial" w:hAnsi="Arial"/>
                <w:noProof/>
                <w:kern w:val="0"/>
                <w:lang w:val="en-GB"/>
                <w14:ligatures w14:val="none"/>
              </w:rPr>
              <w:t>Resource Bookings (Out of Scope)</w:t>
            </w:r>
            <w:r w:rsidR="00A0058E">
              <w:rPr>
                <w:noProof/>
                <w:webHidden/>
              </w:rPr>
              <w:tab/>
            </w:r>
            <w:r w:rsidR="00A0058E">
              <w:rPr>
                <w:noProof/>
                <w:webHidden/>
              </w:rPr>
              <w:fldChar w:fldCharType="begin"/>
            </w:r>
            <w:r w:rsidR="00A0058E">
              <w:rPr>
                <w:noProof/>
                <w:webHidden/>
              </w:rPr>
              <w:instrText xml:space="preserve"> PAGEREF _Toc170780795 \h </w:instrText>
            </w:r>
            <w:r w:rsidR="00A0058E">
              <w:rPr>
                <w:noProof/>
                <w:webHidden/>
              </w:rPr>
            </w:r>
            <w:r w:rsidR="00A0058E">
              <w:rPr>
                <w:noProof/>
                <w:webHidden/>
              </w:rPr>
              <w:fldChar w:fldCharType="separate"/>
            </w:r>
            <w:r w:rsidR="00A0058E">
              <w:rPr>
                <w:noProof/>
                <w:webHidden/>
              </w:rPr>
              <w:t>13</w:t>
            </w:r>
            <w:r w:rsidR="00A0058E">
              <w:rPr>
                <w:noProof/>
                <w:webHidden/>
              </w:rPr>
              <w:fldChar w:fldCharType="end"/>
            </w:r>
          </w:hyperlink>
        </w:p>
        <w:p w14:paraId="136BE0D5" w14:textId="2DA6CA30" w:rsidR="00A0058E" w:rsidRDefault="00E07BFC">
          <w:pPr>
            <w:pStyle w:val="TOC3"/>
            <w:tabs>
              <w:tab w:val="right" w:leader="dot" w:pos="9016"/>
            </w:tabs>
            <w:rPr>
              <w:rFonts w:eastAsiaTheme="minorEastAsia"/>
              <w:noProof/>
              <w:sz w:val="24"/>
              <w:szCs w:val="24"/>
              <w:lang w:eastAsia="en-ZA"/>
            </w:rPr>
          </w:pPr>
          <w:hyperlink w:anchor="_Toc170780796" w:history="1">
            <w:r w:rsidR="00A0058E" w:rsidRPr="00841A47">
              <w:rPr>
                <w:rStyle w:val="Hyperlink"/>
                <w:noProof/>
                <w:lang w:val="en-GB"/>
              </w:rPr>
              <w:t>Volunteer (Out of Scope)</w:t>
            </w:r>
            <w:r w:rsidR="00A0058E">
              <w:rPr>
                <w:noProof/>
                <w:webHidden/>
              </w:rPr>
              <w:tab/>
            </w:r>
            <w:r w:rsidR="00A0058E">
              <w:rPr>
                <w:noProof/>
                <w:webHidden/>
              </w:rPr>
              <w:fldChar w:fldCharType="begin"/>
            </w:r>
            <w:r w:rsidR="00A0058E">
              <w:rPr>
                <w:noProof/>
                <w:webHidden/>
              </w:rPr>
              <w:instrText xml:space="preserve"> PAGEREF _Toc170780796 \h </w:instrText>
            </w:r>
            <w:r w:rsidR="00A0058E">
              <w:rPr>
                <w:noProof/>
                <w:webHidden/>
              </w:rPr>
            </w:r>
            <w:r w:rsidR="00A0058E">
              <w:rPr>
                <w:noProof/>
                <w:webHidden/>
              </w:rPr>
              <w:fldChar w:fldCharType="separate"/>
            </w:r>
            <w:r w:rsidR="00A0058E">
              <w:rPr>
                <w:noProof/>
                <w:webHidden/>
              </w:rPr>
              <w:t>13</w:t>
            </w:r>
            <w:r w:rsidR="00A0058E">
              <w:rPr>
                <w:noProof/>
                <w:webHidden/>
              </w:rPr>
              <w:fldChar w:fldCharType="end"/>
            </w:r>
          </w:hyperlink>
        </w:p>
        <w:p w14:paraId="2C9D04DA" w14:textId="4EEADC21" w:rsidR="00A0058E" w:rsidRDefault="00E07BFC">
          <w:pPr>
            <w:pStyle w:val="TOC2"/>
            <w:tabs>
              <w:tab w:val="right" w:leader="dot" w:pos="9016"/>
            </w:tabs>
            <w:rPr>
              <w:rFonts w:eastAsiaTheme="minorEastAsia"/>
              <w:noProof/>
              <w:sz w:val="24"/>
              <w:szCs w:val="24"/>
              <w:lang w:eastAsia="en-ZA"/>
            </w:rPr>
          </w:pPr>
          <w:hyperlink w:anchor="_Toc170780797" w:history="1">
            <w:r w:rsidR="00A0058E" w:rsidRPr="00841A47">
              <w:rPr>
                <w:rStyle w:val="Hyperlink"/>
                <w:rFonts w:ascii="Arial" w:hAnsi="Arial"/>
                <w:noProof/>
                <w:kern w:val="0"/>
                <w:lang w:val="en-GB"/>
                <w14:ligatures w14:val="none"/>
              </w:rPr>
              <w:t>Group Members</w:t>
            </w:r>
            <w:r w:rsidR="00A0058E">
              <w:rPr>
                <w:noProof/>
                <w:webHidden/>
              </w:rPr>
              <w:tab/>
            </w:r>
            <w:r w:rsidR="00A0058E">
              <w:rPr>
                <w:noProof/>
                <w:webHidden/>
              </w:rPr>
              <w:fldChar w:fldCharType="begin"/>
            </w:r>
            <w:r w:rsidR="00A0058E">
              <w:rPr>
                <w:noProof/>
                <w:webHidden/>
              </w:rPr>
              <w:instrText xml:space="preserve"> PAGEREF _Toc170780797 \h </w:instrText>
            </w:r>
            <w:r w:rsidR="00A0058E">
              <w:rPr>
                <w:noProof/>
                <w:webHidden/>
              </w:rPr>
            </w:r>
            <w:r w:rsidR="00A0058E">
              <w:rPr>
                <w:noProof/>
                <w:webHidden/>
              </w:rPr>
              <w:fldChar w:fldCharType="separate"/>
            </w:r>
            <w:r w:rsidR="00A0058E">
              <w:rPr>
                <w:noProof/>
                <w:webHidden/>
              </w:rPr>
              <w:t>13</w:t>
            </w:r>
            <w:r w:rsidR="00A0058E">
              <w:rPr>
                <w:noProof/>
                <w:webHidden/>
              </w:rPr>
              <w:fldChar w:fldCharType="end"/>
            </w:r>
          </w:hyperlink>
        </w:p>
        <w:p w14:paraId="1ECFDEE3" w14:textId="7AA8CDD2" w:rsidR="00A0058E" w:rsidRDefault="00E07BFC">
          <w:pPr>
            <w:pStyle w:val="TOC3"/>
            <w:tabs>
              <w:tab w:val="right" w:leader="dot" w:pos="9016"/>
            </w:tabs>
            <w:rPr>
              <w:rFonts w:eastAsiaTheme="minorEastAsia"/>
              <w:noProof/>
              <w:sz w:val="24"/>
              <w:szCs w:val="24"/>
              <w:lang w:eastAsia="en-ZA"/>
            </w:rPr>
          </w:pPr>
          <w:hyperlink w:anchor="_Toc170780798" w:history="1">
            <w:r w:rsidR="00A0058E" w:rsidRPr="00841A47">
              <w:rPr>
                <w:rStyle w:val="Hyperlink"/>
                <w:rFonts w:ascii="Arial" w:hAnsi="Arial"/>
                <w:noProof/>
                <w:kern w:val="0"/>
                <w:lang w:val="en-GB"/>
                <w14:ligatures w14:val="none"/>
              </w:rPr>
              <w:t>My Home</w:t>
            </w:r>
            <w:r w:rsidR="00A0058E">
              <w:rPr>
                <w:noProof/>
                <w:webHidden/>
              </w:rPr>
              <w:tab/>
            </w:r>
            <w:r w:rsidR="00A0058E">
              <w:rPr>
                <w:noProof/>
                <w:webHidden/>
              </w:rPr>
              <w:fldChar w:fldCharType="begin"/>
            </w:r>
            <w:r w:rsidR="00A0058E">
              <w:rPr>
                <w:noProof/>
                <w:webHidden/>
              </w:rPr>
              <w:instrText xml:space="preserve"> PAGEREF _Toc170780798 \h </w:instrText>
            </w:r>
            <w:r w:rsidR="00A0058E">
              <w:rPr>
                <w:noProof/>
                <w:webHidden/>
              </w:rPr>
            </w:r>
            <w:r w:rsidR="00A0058E">
              <w:rPr>
                <w:noProof/>
                <w:webHidden/>
              </w:rPr>
              <w:fldChar w:fldCharType="separate"/>
            </w:r>
            <w:r w:rsidR="00A0058E">
              <w:rPr>
                <w:noProof/>
                <w:webHidden/>
              </w:rPr>
              <w:t>13</w:t>
            </w:r>
            <w:r w:rsidR="00A0058E">
              <w:rPr>
                <w:noProof/>
                <w:webHidden/>
              </w:rPr>
              <w:fldChar w:fldCharType="end"/>
            </w:r>
          </w:hyperlink>
        </w:p>
        <w:p w14:paraId="27A66D14" w14:textId="17C29F0A" w:rsidR="00A0058E" w:rsidRDefault="00E07BFC">
          <w:pPr>
            <w:pStyle w:val="TOC3"/>
            <w:tabs>
              <w:tab w:val="right" w:leader="dot" w:pos="9016"/>
            </w:tabs>
            <w:rPr>
              <w:rFonts w:eastAsiaTheme="minorEastAsia"/>
              <w:noProof/>
              <w:sz w:val="24"/>
              <w:szCs w:val="24"/>
              <w:lang w:eastAsia="en-ZA"/>
            </w:rPr>
          </w:pPr>
          <w:hyperlink w:anchor="_Toc170780799" w:history="1">
            <w:r w:rsidR="00A0058E" w:rsidRPr="00841A47">
              <w:rPr>
                <w:rStyle w:val="Hyperlink"/>
                <w:rFonts w:ascii="Arial" w:hAnsi="Arial"/>
                <w:noProof/>
                <w:kern w:val="0"/>
                <w:lang w:val="en-GB"/>
                <w14:ligatures w14:val="none"/>
              </w:rPr>
              <w:t>Group Member Management</w:t>
            </w:r>
            <w:r w:rsidR="00A0058E">
              <w:rPr>
                <w:noProof/>
                <w:webHidden/>
              </w:rPr>
              <w:tab/>
            </w:r>
            <w:r w:rsidR="00A0058E">
              <w:rPr>
                <w:noProof/>
                <w:webHidden/>
              </w:rPr>
              <w:fldChar w:fldCharType="begin"/>
            </w:r>
            <w:r w:rsidR="00A0058E">
              <w:rPr>
                <w:noProof/>
                <w:webHidden/>
              </w:rPr>
              <w:instrText xml:space="preserve"> PAGEREF _Toc170780799 \h </w:instrText>
            </w:r>
            <w:r w:rsidR="00A0058E">
              <w:rPr>
                <w:noProof/>
                <w:webHidden/>
              </w:rPr>
            </w:r>
            <w:r w:rsidR="00A0058E">
              <w:rPr>
                <w:noProof/>
                <w:webHidden/>
              </w:rPr>
              <w:fldChar w:fldCharType="separate"/>
            </w:r>
            <w:r w:rsidR="00A0058E">
              <w:rPr>
                <w:noProof/>
                <w:webHidden/>
              </w:rPr>
              <w:t>15</w:t>
            </w:r>
            <w:r w:rsidR="00A0058E">
              <w:rPr>
                <w:noProof/>
                <w:webHidden/>
              </w:rPr>
              <w:fldChar w:fldCharType="end"/>
            </w:r>
          </w:hyperlink>
        </w:p>
        <w:p w14:paraId="36B35E1A" w14:textId="60A45D7F" w:rsidR="00A0058E" w:rsidRDefault="00E07BFC">
          <w:pPr>
            <w:pStyle w:val="TOC3"/>
            <w:tabs>
              <w:tab w:val="right" w:leader="dot" w:pos="9016"/>
            </w:tabs>
            <w:rPr>
              <w:rFonts w:eastAsiaTheme="minorEastAsia"/>
              <w:noProof/>
              <w:sz w:val="24"/>
              <w:szCs w:val="24"/>
              <w:lang w:eastAsia="en-ZA"/>
            </w:rPr>
          </w:pPr>
          <w:hyperlink w:anchor="_Toc170780800" w:history="1">
            <w:r w:rsidR="00A0058E" w:rsidRPr="00841A47">
              <w:rPr>
                <w:rStyle w:val="Hyperlink"/>
                <w:rFonts w:ascii="Arial" w:hAnsi="Arial"/>
                <w:noProof/>
                <w:kern w:val="0"/>
                <w:lang w:val="en-GB"/>
                <w14:ligatures w14:val="none"/>
              </w:rPr>
              <w:t>Subscriptions Management</w:t>
            </w:r>
            <w:r w:rsidR="00A0058E">
              <w:rPr>
                <w:noProof/>
                <w:webHidden/>
              </w:rPr>
              <w:tab/>
            </w:r>
            <w:r w:rsidR="00A0058E">
              <w:rPr>
                <w:noProof/>
                <w:webHidden/>
              </w:rPr>
              <w:fldChar w:fldCharType="begin"/>
            </w:r>
            <w:r w:rsidR="00A0058E">
              <w:rPr>
                <w:noProof/>
                <w:webHidden/>
              </w:rPr>
              <w:instrText xml:space="preserve"> PAGEREF _Toc170780800 \h </w:instrText>
            </w:r>
            <w:r w:rsidR="00A0058E">
              <w:rPr>
                <w:noProof/>
                <w:webHidden/>
              </w:rPr>
            </w:r>
            <w:r w:rsidR="00A0058E">
              <w:rPr>
                <w:noProof/>
                <w:webHidden/>
              </w:rPr>
              <w:fldChar w:fldCharType="separate"/>
            </w:r>
            <w:r w:rsidR="00A0058E">
              <w:rPr>
                <w:noProof/>
                <w:webHidden/>
              </w:rPr>
              <w:t>15</w:t>
            </w:r>
            <w:r w:rsidR="00A0058E">
              <w:rPr>
                <w:noProof/>
                <w:webHidden/>
              </w:rPr>
              <w:fldChar w:fldCharType="end"/>
            </w:r>
          </w:hyperlink>
        </w:p>
        <w:p w14:paraId="1A2DCA03" w14:textId="0E117340" w:rsidR="00A0058E" w:rsidRDefault="00E07BFC">
          <w:pPr>
            <w:pStyle w:val="TOC3"/>
            <w:tabs>
              <w:tab w:val="right" w:leader="dot" w:pos="9016"/>
            </w:tabs>
            <w:rPr>
              <w:rFonts w:eastAsiaTheme="minorEastAsia"/>
              <w:noProof/>
              <w:sz w:val="24"/>
              <w:szCs w:val="24"/>
              <w:lang w:eastAsia="en-ZA"/>
            </w:rPr>
          </w:pPr>
          <w:hyperlink w:anchor="_Toc170780801" w:history="1">
            <w:r w:rsidR="00A0058E" w:rsidRPr="00841A47">
              <w:rPr>
                <w:rStyle w:val="Hyperlink"/>
                <w:rFonts w:ascii="Arial" w:hAnsi="Arial"/>
                <w:noProof/>
                <w:kern w:val="0"/>
                <w:lang w:val="en-GB"/>
                <w14:ligatures w14:val="none"/>
              </w:rPr>
              <w:t>Orders</w:t>
            </w:r>
            <w:r w:rsidR="00A0058E">
              <w:rPr>
                <w:noProof/>
                <w:webHidden/>
              </w:rPr>
              <w:tab/>
            </w:r>
            <w:r w:rsidR="00A0058E">
              <w:rPr>
                <w:noProof/>
                <w:webHidden/>
              </w:rPr>
              <w:fldChar w:fldCharType="begin"/>
            </w:r>
            <w:r w:rsidR="00A0058E">
              <w:rPr>
                <w:noProof/>
                <w:webHidden/>
              </w:rPr>
              <w:instrText xml:space="preserve"> PAGEREF _Toc170780801 \h </w:instrText>
            </w:r>
            <w:r w:rsidR="00A0058E">
              <w:rPr>
                <w:noProof/>
                <w:webHidden/>
              </w:rPr>
            </w:r>
            <w:r w:rsidR="00A0058E">
              <w:rPr>
                <w:noProof/>
                <w:webHidden/>
              </w:rPr>
              <w:fldChar w:fldCharType="separate"/>
            </w:r>
            <w:r w:rsidR="00A0058E">
              <w:rPr>
                <w:noProof/>
                <w:webHidden/>
              </w:rPr>
              <w:t>15</w:t>
            </w:r>
            <w:r w:rsidR="00A0058E">
              <w:rPr>
                <w:noProof/>
                <w:webHidden/>
              </w:rPr>
              <w:fldChar w:fldCharType="end"/>
            </w:r>
          </w:hyperlink>
        </w:p>
        <w:p w14:paraId="69ABA244" w14:textId="15E75341" w:rsidR="00A0058E" w:rsidRDefault="00E07BFC">
          <w:pPr>
            <w:pStyle w:val="TOC3"/>
            <w:tabs>
              <w:tab w:val="right" w:leader="dot" w:pos="9016"/>
            </w:tabs>
            <w:rPr>
              <w:rFonts w:eastAsiaTheme="minorEastAsia"/>
              <w:noProof/>
              <w:sz w:val="24"/>
              <w:szCs w:val="24"/>
              <w:lang w:eastAsia="en-ZA"/>
            </w:rPr>
          </w:pPr>
          <w:hyperlink w:anchor="_Toc170780802" w:history="1">
            <w:r w:rsidR="00A0058E" w:rsidRPr="00841A47">
              <w:rPr>
                <w:rStyle w:val="Hyperlink"/>
                <w:rFonts w:ascii="Arial" w:hAnsi="Arial"/>
                <w:noProof/>
                <w:kern w:val="0"/>
                <w:lang w:val="en-GB"/>
                <w14:ligatures w14:val="none"/>
              </w:rPr>
              <w:t>Event Bookings</w:t>
            </w:r>
            <w:r w:rsidR="00A0058E">
              <w:rPr>
                <w:noProof/>
                <w:webHidden/>
              </w:rPr>
              <w:tab/>
            </w:r>
            <w:r w:rsidR="00A0058E">
              <w:rPr>
                <w:noProof/>
                <w:webHidden/>
              </w:rPr>
              <w:fldChar w:fldCharType="begin"/>
            </w:r>
            <w:r w:rsidR="00A0058E">
              <w:rPr>
                <w:noProof/>
                <w:webHidden/>
              </w:rPr>
              <w:instrText xml:space="preserve"> PAGEREF _Toc170780802 \h </w:instrText>
            </w:r>
            <w:r w:rsidR="00A0058E">
              <w:rPr>
                <w:noProof/>
                <w:webHidden/>
              </w:rPr>
            </w:r>
            <w:r w:rsidR="00A0058E">
              <w:rPr>
                <w:noProof/>
                <w:webHidden/>
              </w:rPr>
              <w:fldChar w:fldCharType="separate"/>
            </w:r>
            <w:r w:rsidR="00A0058E">
              <w:rPr>
                <w:noProof/>
                <w:webHidden/>
              </w:rPr>
              <w:t>15</w:t>
            </w:r>
            <w:r w:rsidR="00A0058E">
              <w:rPr>
                <w:noProof/>
                <w:webHidden/>
              </w:rPr>
              <w:fldChar w:fldCharType="end"/>
            </w:r>
          </w:hyperlink>
        </w:p>
        <w:p w14:paraId="787CE7FC" w14:textId="0DFA7D82" w:rsidR="00A0058E" w:rsidRDefault="00E07BFC">
          <w:pPr>
            <w:pStyle w:val="TOC3"/>
            <w:tabs>
              <w:tab w:val="right" w:leader="dot" w:pos="9016"/>
            </w:tabs>
            <w:rPr>
              <w:rFonts w:eastAsiaTheme="minorEastAsia"/>
              <w:noProof/>
              <w:sz w:val="24"/>
              <w:szCs w:val="24"/>
              <w:lang w:eastAsia="en-ZA"/>
            </w:rPr>
          </w:pPr>
          <w:hyperlink w:anchor="_Toc170780803" w:history="1">
            <w:r w:rsidR="00A0058E" w:rsidRPr="00841A47">
              <w:rPr>
                <w:rStyle w:val="Hyperlink"/>
                <w:rFonts w:ascii="Arial" w:hAnsi="Arial"/>
                <w:noProof/>
                <w:kern w:val="0"/>
                <w:lang w:val="en-GB"/>
                <w14:ligatures w14:val="none"/>
              </w:rPr>
              <w:t>Resource Bookings (Out of Scope)</w:t>
            </w:r>
            <w:r w:rsidR="00A0058E">
              <w:rPr>
                <w:noProof/>
                <w:webHidden/>
              </w:rPr>
              <w:tab/>
            </w:r>
            <w:r w:rsidR="00A0058E">
              <w:rPr>
                <w:noProof/>
                <w:webHidden/>
              </w:rPr>
              <w:fldChar w:fldCharType="begin"/>
            </w:r>
            <w:r w:rsidR="00A0058E">
              <w:rPr>
                <w:noProof/>
                <w:webHidden/>
              </w:rPr>
              <w:instrText xml:space="preserve"> PAGEREF _Toc170780803 \h </w:instrText>
            </w:r>
            <w:r w:rsidR="00A0058E">
              <w:rPr>
                <w:noProof/>
                <w:webHidden/>
              </w:rPr>
            </w:r>
            <w:r w:rsidR="00A0058E">
              <w:rPr>
                <w:noProof/>
                <w:webHidden/>
              </w:rPr>
              <w:fldChar w:fldCharType="separate"/>
            </w:r>
            <w:r w:rsidR="00A0058E">
              <w:rPr>
                <w:noProof/>
                <w:webHidden/>
              </w:rPr>
              <w:t>16</w:t>
            </w:r>
            <w:r w:rsidR="00A0058E">
              <w:rPr>
                <w:noProof/>
                <w:webHidden/>
              </w:rPr>
              <w:fldChar w:fldCharType="end"/>
            </w:r>
          </w:hyperlink>
        </w:p>
        <w:p w14:paraId="6ADCB437" w14:textId="5EB499F8" w:rsidR="00A0058E" w:rsidRDefault="00E07BFC">
          <w:pPr>
            <w:pStyle w:val="TOC2"/>
            <w:tabs>
              <w:tab w:val="right" w:leader="dot" w:pos="9016"/>
            </w:tabs>
            <w:rPr>
              <w:rFonts w:eastAsiaTheme="minorEastAsia"/>
              <w:noProof/>
              <w:sz w:val="24"/>
              <w:szCs w:val="24"/>
              <w:lang w:eastAsia="en-ZA"/>
            </w:rPr>
          </w:pPr>
          <w:hyperlink w:anchor="_Toc170780804" w:history="1">
            <w:r w:rsidR="00A0058E" w:rsidRPr="00841A47">
              <w:rPr>
                <w:rStyle w:val="Hyperlink"/>
                <w:rFonts w:ascii="Arial" w:hAnsi="Arial"/>
                <w:noProof/>
                <w:kern w:val="0"/>
                <w:lang w:val="en-GB"/>
                <w14:ligatures w14:val="none"/>
              </w:rPr>
              <w:t>Application Admin Users</w:t>
            </w:r>
            <w:r w:rsidR="00A0058E">
              <w:rPr>
                <w:noProof/>
                <w:webHidden/>
              </w:rPr>
              <w:tab/>
            </w:r>
            <w:r w:rsidR="00A0058E">
              <w:rPr>
                <w:noProof/>
                <w:webHidden/>
              </w:rPr>
              <w:fldChar w:fldCharType="begin"/>
            </w:r>
            <w:r w:rsidR="00A0058E">
              <w:rPr>
                <w:noProof/>
                <w:webHidden/>
              </w:rPr>
              <w:instrText xml:space="preserve"> PAGEREF _Toc170780804 \h </w:instrText>
            </w:r>
            <w:r w:rsidR="00A0058E">
              <w:rPr>
                <w:noProof/>
                <w:webHidden/>
              </w:rPr>
            </w:r>
            <w:r w:rsidR="00A0058E">
              <w:rPr>
                <w:noProof/>
                <w:webHidden/>
              </w:rPr>
              <w:fldChar w:fldCharType="separate"/>
            </w:r>
            <w:r w:rsidR="00A0058E">
              <w:rPr>
                <w:noProof/>
                <w:webHidden/>
              </w:rPr>
              <w:t>16</w:t>
            </w:r>
            <w:r w:rsidR="00A0058E">
              <w:rPr>
                <w:noProof/>
                <w:webHidden/>
              </w:rPr>
              <w:fldChar w:fldCharType="end"/>
            </w:r>
          </w:hyperlink>
        </w:p>
        <w:p w14:paraId="2FFAA3FB" w14:textId="1B273654" w:rsidR="00A0058E" w:rsidRDefault="00E07BFC">
          <w:pPr>
            <w:pStyle w:val="TOC3"/>
            <w:tabs>
              <w:tab w:val="right" w:leader="dot" w:pos="9016"/>
            </w:tabs>
            <w:rPr>
              <w:rFonts w:eastAsiaTheme="minorEastAsia"/>
              <w:noProof/>
              <w:sz w:val="24"/>
              <w:szCs w:val="24"/>
              <w:lang w:eastAsia="en-ZA"/>
            </w:rPr>
          </w:pPr>
          <w:hyperlink w:anchor="_Toc170780805" w:history="1">
            <w:r w:rsidR="00A0058E" w:rsidRPr="00841A47">
              <w:rPr>
                <w:rStyle w:val="Hyperlink"/>
                <w:rFonts w:ascii="Arial" w:hAnsi="Arial"/>
                <w:noProof/>
                <w:kern w:val="0"/>
                <w:lang w:val="en-GB"/>
                <w14:ligatures w14:val="none"/>
              </w:rPr>
              <w:t>Organisation Management</w:t>
            </w:r>
            <w:r w:rsidR="00A0058E">
              <w:rPr>
                <w:noProof/>
                <w:webHidden/>
              </w:rPr>
              <w:tab/>
            </w:r>
            <w:r w:rsidR="00A0058E">
              <w:rPr>
                <w:noProof/>
                <w:webHidden/>
              </w:rPr>
              <w:fldChar w:fldCharType="begin"/>
            </w:r>
            <w:r w:rsidR="00A0058E">
              <w:rPr>
                <w:noProof/>
                <w:webHidden/>
              </w:rPr>
              <w:instrText xml:space="preserve"> PAGEREF _Toc170780805 \h </w:instrText>
            </w:r>
            <w:r w:rsidR="00A0058E">
              <w:rPr>
                <w:noProof/>
                <w:webHidden/>
              </w:rPr>
            </w:r>
            <w:r w:rsidR="00A0058E">
              <w:rPr>
                <w:noProof/>
                <w:webHidden/>
              </w:rPr>
              <w:fldChar w:fldCharType="separate"/>
            </w:r>
            <w:r w:rsidR="00A0058E">
              <w:rPr>
                <w:noProof/>
                <w:webHidden/>
              </w:rPr>
              <w:t>16</w:t>
            </w:r>
            <w:r w:rsidR="00A0058E">
              <w:rPr>
                <w:noProof/>
                <w:webHidden/>
              </w:rPr>
              <w:fldChar w:fldCharType="end"/>
            </w:r>
          </w:hyperlink>
        </w:p>
        <w:p w14:paraId="3D71B3B8" w14:textId="5DB3AA2A" w:rsidR="00A0058E" w:rsidRDefault="00E07BFC">
          <w:pPr>
            <w:pStyle w:val="TOC3"/>
            <w:tabs>
              <w:tab w:val="right" w:leader="dot" w:pos="9016"/>
            </w:tabs>
            <w:rPr>
              <w:rFonts w:eastAsiaTheme="minorEastAsia"/>
              <w:noProof/>
              <w:sz w:val="24"/>
              <w:szCs w:val="24"/>
              <w:lang w:eastAsia="en-ZA"/>
            </w:rPr>
          </w:pPr>
          <w:hyperlink w:anchor="_Toc170780806" w:history="1">
            <w:r w:rsidR="00A0058E" w:rsidRPr="00841A47">
              <w:rPr>
                <w:rStyle w:val="Hyperlink"/>
                <w:rFonts w:ascii="Arial" w:hAnsi="Arial"/>
                <w:noProof/>
                <w:kern w:val="0"/>
                <w:lang w:val="en-GB"/>
                <w14:ligatures w14:val="none"/>
              </w:rPr>
              <w:t>Invoice &amp; Finance</w:t>
            </w:r>
            <w:r w:rsidR="00A0058E">
              <w:rPr>
                <w:noProof/>
                <w:webHidden/>
              </w:rPr>
              <w:tab/>
            </w:r>
            <w:r w:rsidR="00A0058E">
              <w:rPr>
                <w:noProof/>
                <w:webHidden/>
              </w:rPr>
              <w:fldChar w:fldCharType="begin"/>
            </w:r>
            <w:r w:rsidR="00A0058E">
              <w:rPr>
                <w:noProof/>
                <w:webHidden/>
              </w:rPr>
              <w:instrText xml:space="preserve"> PAGEREF _Toc170780806 \h </w:instrText>
            </w:r>
            <w:r w:rsidR="00A0058E">
              <w:rPr>
                <w:noProof/>
                <w:webHidden/>
              </w:rPr>
            </w:r>
            <w:r w:rsidR="00A0058E">
              <w:rPr>
                <w:noProof/>
                <w:webHidden/>
              </w:rPr>
              <w:fldChar w:fldCharType="separate"/>
            </w:r>
            <w:r w:rsidR="00A0058E">
              <w:rPr>
                <w:noProof/>
                <w:webHidden/>
              </w:rPr>
              <w:t>16</w:t>
            </w:r>
            <w:r w:rsidR="00A0058E">
              <w:rPr>
                <w:noProof/>
                <w:webHidden/>
              </w:rPr>
              <w:fldChar w:fldCharType="end"/>
            </w:r>
          </w:hyperlink>
        </w:p>
        <w:p w14:paraId="4E086406" w14:textId="2A3A8BC2" w:rsidR="00A0058E" w:rsidRDefault="00E07BFC">
          <w:pPr>
            <w:pStyle w:val="TOC3"/>
            <w:tabs>
              <w:tab w:val="right" w:leader="dot" w:pos="9016"/>
            </w:tabs>
            <w:rPr>
              <w:rFonts w:eastAsiaTheme="minorEastAsia"/>
              <w:noProof/>
              <w:sz w:val="24"/>
              <w:szCs w:val="24"/>
              <w:lang w:eastAsia="en-ZA"/>
            </w:rPr>
          </w:pPr>
          <w:hyperlink w:anchor="_Toc170780807" w:history="1">
            <w:r w:rsidR="00A0058E" w:rsidRPr="00841A47">
              <w:rPr>
                <w:rStyle w:val="Hyperlink"/>
                <w:rFonts w:ascii="Arial" w:hAnsi="Arial"/>
                <w:noProof/>
                <w:kern w:val="0"/>
                <w:lang w:val="en-GB"/>
                <w14:ligatures w14:val="none"/>
              </w:rPr>
              <w:t>Communication</w:t>
            </w:r>
            <w:r w:rsidR="00A0058E">
              <w:rPr>
                <w:noProof/>
                <w:webHidden/>
              </w:rPr>
              <w:tab/>
            </w:r>
            <w:r w:rsidR="00A0058E">
              <w:rPr>
                <w:noProof/>
                <w:webHidden/>
              </w:rPr>
              <w:fldChar w:fldCharType="begin"/>
            </w:r>
            <w:r w:rsidR="00A0058E">
              <w:rPr>
                <w:noProof/>
                <w:webHidden/>
              </w:rPr>
              <w:instrText xml:space="preserve"> PAGEREF _Toc170780807 \h </w:instrText>
            </w:r>
            <w:r w:rsidR="00A0058E">
              <w:rPr>
                <w:noProof/>
                <w:webHidden/>
              </w:rPr>
            </w:r>
            <w:r w:rsidR="00A0058E">
              <w:rPr>
                <w:noProof/>
                <w:webHidden/>
              </w:rPr>
              <w:fldChar w:fldCharType="separate"/>
            </w:r>
            <w:r w:rsidR="00A0058E">
              <w:rPr>
                <w:noProof/>
                <w:webHidden/>
              </w:rPr>
              <w:t>16</w:t>
            </w:r>
            <w:r w:rsidR="00A0058E">
              <w:rPr>
                <w:noProof/>
                <w:webHidden/>
              </w:rPr>
              <w:fldChar w:fldCharType="end"/>
            </w:r>
          </w:hyperlink>
        </w:p>
        <w:p w14:paraId="32F20D47" w14:textId="1FF22BAB" w:rsidR="00A0058E" w:rsidRDefault="00E07BFC">
          <w:pPr>
            <w:pStyle w:val="TOC3"/>
            <w:tabs>
              <w:tab w:val="right" w:leader="dot" w:pos="9016"/>
            </w:tabs>
            <w:rPr>
              <w:rFonts w:eastAsiaTheme="minorEastAsia"/>
              <w:noProof/>
              <w:sz w:val="24"/>
              <w:szCs w:val="24"/>
              <w:lang w:eastAsia="en-ZA"/>
            </w:rPr>
          </w:pPr>
          <w:hyperlink w:anchor="_Toc170780808" w:history="1">
            <w:r w:rsidR="00A0058E" w:rsidRPr="00841A47">
              <w:rPr>
                <w:rStyle w:val="Hyperlink"/>
                <w:rFonts w:ascii="Arial" w:hAnsi="Arial"/>
                <w:noProof/>
                <w:kern w:val="0"/>
                <w:lang w:val="en-GB"/>
                <w14:ligatures w14:val="none"/>
              </w:rPr>
              <w:t>Content Management</w:t>
            </w:r>
            <w:r w:rsidR="00A0058E">
              <w:rPr>
                <w:noProof/>
                <w:webHidden/>
              </w:rPr>
              <w:tab/>
            </w:r>
            <w:r w:rsidR="00A0058E">
              <w:rPr>
                <w:noProof/>
                <w:webHidden/>
              </w:rPr>
              <w:fldChar w:fldCharType="begin"/>
            </w:r>
            <w:r w:rsidR="00A0058E">
              <w:rPr>
                <w:noProof/>
                <w:webHidden/>
              </w:rPr>
              <w:instrText xml:space="preserve"> PAGEREF _Toc170780808 \h </w:instrText>
            </w:r>
            <w:r w:rsidR="00A0058E">
              <w:rPr>
                <w:noProof/>
                <w:webHidden/>
              </w:rPr>
            </w:r>
            <w:r w:rsidR="00A0058E">
              <w:rPr>
                <w:noProof/>
                <w:webHidden/>
              </w:rPr>
              <w:fldChar w:fldCharType="separate"/>
            </w:r>
            <w:r w:rsidR="00A0058E">
              <w:rPr>
                <w:noProof/>
                <w:webHidden/>
              </w:rPr>
              <w:t>16</w:t>
            </w:r>
            <w:r w:rsidR="00A0058E">
              <w:rPr>
                <w:noProof/>
                <w:webHidden/>
              </w:rPr>
              <w:fldChar w:fldCharType="end"/>
            </w:r>
          </w:hyperlink>
        </w:p>
        <w:p w14:paraId="0AF42122" w14:textId="61C502F9" w:rsidR="00A0058E" w:rsidRDefault="00E07BFC">
          <w:pPr>
            <w:pStyle w:val="TOC3"/>
            <w:tabs>
              <w:tab w:val="right" w:leader="dot" w:pos="9016"/>
            </w:tabs>
            <w:rPr>
              <w:rFonts w:eastAsiaTheme="minorEastAsia"/>
              <w:noProof/>
              <w:sz w:val="24"/>
              <w:szCs w:val="24"/>
              <w:lang w:eastAsia="en-ZA"/>
            </w:rPr>
          </w:pPr>
          <w:hyperlink w:anchor="_Toc170780809" w:history="1">
            <w:r w:rsidR="00A0058E" w:rsidRPr="00841A47">
              <w:rPr>
                <w:rStyle w:val="Hyperlink"/>
                <w:rFonts w:ascii="Arial" w:hAnsi="Arial"/>
                <w:noProof/>
                <w:kern w:val="0"/>
                <w:lang w:val="en-GB"/>
                <w14:ligatures w14:val="none"/>
              </w:rPr>
              <w:t>Reporting</w:t>
            </w:r>
            <w:r w:rsidR="00A0058E">
              <w:rPr>
                <w:noProof/>
                <w:webHidden/>
              </w:rPr>
              <w:tab/>
            </w:r>
            <w:r w:rsidR="00A0058E">
              <w:rPr>
                <w:noProof/>
                <w:webHidden/>
              </w:rPr>
              <w:fldChar w:fldCharType="begin"/>
            </w:r>
            <w:r w:rsidR="00A0058E">
              <w:rPr>
                <w:noProof/>
                <w:webHidden/>
              </w:rPr>
              <w:instrText xml:space="preserve"> PAGEREF _Toc170780809 \h </w:instrText>
            </w:r>
            <w:r w:rsidR="00A0058E">
              <w:rPr>
                <w:noProof/>
                <w:webHidden/>
              </w:rPr>
            </w:r>
            <w:r w:rsidR="00A0058E">
              <w:rPr>
                <w:noProof/>
                <w:webHidden/>
              </w:rPr>
              <w:fldChar w:fldCharType="separate"/>
            </w:r>
            <w:r w:rsidR="00A0058E">
              <w:rPr>
                <w:noProof/>
                <w:webHidden/>
              </w:rPr>
              <w:t>17</w:t>
            </w:r>
            <w:r w:rsidR="00A0058E">
              <w:rPr>
                <w:noProof/>
                <w:webHidden/>
              </w:rPr>
              <w:fldChar w:fldCharType="end"/>
            </w:r>
          </w:hyperlink>
        </w:p>
        <w:p w14:paraId="52A7BBA4" w14:textId="0B2FEE59" w:rsidR="00A0058E" w:rsidRDefault="00E07BFC">
          <w:pPr>
            <w:pStyle w:val="TOC3"/>
            <w:tabs>
              <w:tab w:val="right" w:leader="dot" w:pos="9016"/>
            </w:tabs>
            <w:rPr>
              <w:rFonts w:eastAsiaTheme="minorEastAsia"/>
              <w:noProof/>
              <w:sz w:val="24"/>
              <w:szCs w:val="24"/>
              <w:lang w:eastAsia="en-ZA"/>
            </w:rPr>
          </w:pPr>
          <w:hyperlink w:anchor="_Toc170780810" w:history="1">
            <w:r w:rsidR="00A0058E" w:rsidRPr="00841A47">
              <w:rPr>
                <w:rStyle w:val="Hyperlink"/>
                <w:rFonts w:ascii="Arial" w:hAnsi="Arial"/>
                <w:noProof/>
                <w:kern w:val="0"/>
                <w:lang w:val="en-GB"/>
                <w14:ligatures w14:val="none"/>
              </w:rPr>
              <w:t>Job Scheduler</w:t>
            </w:r>
            <w:r w:rsidR="00A0058E">
              <w:rPr>
                <w:noProof/>
                <w:webHidden/>
              </w:rPr>
              <w:tab/>
            </w:r>
            <w:r w:rsidR="00A0058E">
              <w:rPr>
                <w:noProof/>
                <w:webHidden/>
              </w:rPr>
              <w:fldChar w:fldCharType="begin"/>
            </w:r>
            <w:r w:rsidR="00A0058E">
              <w:rPr>
                <w:noProof/>
                <w:webHidden/>
              </w:rPr>
              <w:instrText xml:space="preserve"> PAGEREF _Toc170780810 \h </w:instrText>
            </w:r>
            <w:r w:rsidR="00A0058E">
              <w:rPr>
                <w:noProof/>
                <w:webHidden/>
              </w:rPr>
            </w:r>
            <w:r w:rsidR="00A0058E">
              <w:rPr>
                <w:noProof/>
                <w:webHidden/>
              </w:rPr>
              <w:fldChar w:fldCharType="separate"/>
            </w:r>
            <w:r w:rsidR="00A0058E">
              <w:rPr>
                <w:noProof/>
                <w:webHidden/>
              </w:rPr>
              <w:t>17</w:t>
            </w:r>
            <w:r w:rsidR="00A0058E">
              <w:rPr>
                <w:noProof/>
                <w:webHidden/>
              </w:rPr>
              <w:fldChar w:fldCharType="end"/>
            </w:r>
          </w:hyperlink>
        </w:p>
        <w:p w14:paraId="07D65574" w14:textId="4B57B959" w:rsidR="00A0058E" w:rsidRDefault="00E07BFC">
          <w:pPr>
            <w:pStyle w:val="TOC3"/>
            <w:tabs>
              <w:tab w:val="right" w:leader="dot" w:pos="9016"/>
            </w:tabs>
            <w:rPr>
              <w:rFonts w:eastAsiaTheme="minorEastAsia"/>
              <w:noProof/>
              <w:sz w:val="24"/>
              <w:szCs w:val="24"/>
              <w:lang w:eastAsia="en-ZA"/>
            </w:rPr>
          </w:pPr>
          <w:hyperlink w:anchor="_Toc170780811" w:history="1">
            <w:r w:rsidR="00A0058E" w:rsidRPr="00841A47">
              <w:rPr>
                <w:rStyle w:val="Hyperlink"/>
                <w:rFonts w:ascii="Arial" w:hAnsi="Arial"/>
                <w:noProof/>
                <w:kern w:val="0"/>
                <w:lang w:val="en-GB"/>
                <w14:ligatures w14:val="none"/>
              </w:rPr>
              <w:t>Support Ticket System</w:t>
            </w:r>
            <w:r w:rsidR="00A0058E">
              <w:rPr>
                <w:noProof/>
                <w:webHidden/>
              </w:rPr>
              <w:tab/>
            </w:r>
            <w:r w:rsidR="00A0058E">
              <w:rPr>
                <w:noProof/>
                <w:webHidden/>
              </w:rPr>
              <w:fldChar w:fldCharType="begin"/>
            </w:r>
            <w:r w:rsidR="00A0058E">
              <w:rPr>
                <w:noProof/>
                <w:webHidden/>
              </w:rPr>
              <w:instrText xml:space="preserve"> PAGEREF _Toc170780811 \h </w:instrText>
            </w:r>
            <w:r w:rsidR="00A0058E">
              <w:rPr>
                <w:noProof/>
                <w:webHidden/>
              </w:rPr>
            </w:r>
            <w:r w:rsidR="00A0058E">
              <w:rPr>
                <w:noProof/>
                <w:webHidden/>
              </w:rPr>
              <w:fldChar w:fldCharType="separate"/>
            </w:r>
            <w:r w:rsidR="00A0058E">
              <w:rPr>
                <w:noProof/>
                <w:webHidden/>
              </w:rPr>
              <w:t>17</w:t>
            </w:r>
            <w:r w:rsidR="00A0058E">
              <w:rPr>
                <w:noProof/>
                <w:webHidden/>
              </w:rPr>
              <w:fldChar w:fldCharType="end"/>
            </w:r>
          </w:hyperlink>
        </w:p>
        <w:p w14:paraId="4498F292" w14:textId="344CCB22" w:rsidR="00A0058E" w:rsidRDefault="00E07BFC">
          <w:pPr>
            <w:pStyle w:val="TOC2"/>
            <w:tabs>
              <w:tab w:val="right" w:leader="dot" w:pos="9016"/>
            </w:tabs>
            <w:rPr>
              <w:rFonts w:eastAsiaTheme="minorEastAsia"/>
              <w:noProof/>
              <w:sz w:val="24"/>
              <w:szCs w:val="24"/>
              <w:lang w:eastAsia="en-ZA"/>
            </w:rPr>
          </w:pPr>
          <w:hyperlink w:anchor="_Toc170780812" w:history="1">
            <w:r w:rsidR="00A0058E" w:rsidRPr="00841A47">
              <w:rPr>
                <w:rStyle w:val="Hyperlink"/>
                <w:rFonts w:ascii="Arial" w:hAnsi="Arial"/>
                <w:noProof/>
                <w:kern w:val="0"/>
                <w:lang w:val="en-GB"/>
                <w14:ligatures w14:val="none"/>
              </w:rPr>
              <w:t>Integrations</w:t>
            </w:r>
            <w:r w:rsidR="00A0058E">
              <w:rPr>
                <w:noProof/>
                <w:webHidden/>
              </w:rPr>
              <w:tab/>
            </w:r>
            <w:r w:rsidR="00A0058E">
              <w:rPr>
                <w:noProof/>
                <w:webHidden/>
              </w:rPr>
              <w:fldChar w:fldCharType="begin"/>
            </w:r>
            <w:r w:rsidR="00A0058E">
              <w:rPr>
                <w:noProof/>
                <w:webHidden/>
              </w:rPr>
              <w:instrText xml:space="preserve"> PAGEREF _Toc170780812 \h </w:instrText>
            </w:r>
            <w:r w:rsidR="00A0058E">
              <w:rPr>
                <w:noProof/>
                <w:webHidden/>
              </w:rPr>
            </w:r>
            <w:r w:rsidR="00A0058E">
              <w:rPr>
                <w:noProof/>
                <w:webHidden/>
              </w:rPr>
              <w:fldChar w:fldCharType="separate"/>
            </w:r>
            <w:r w:rsidR="00A0058E">
              <w:rPr>
                <w:noProof/>
                <w:webHidden/>
              </w:rPr>
              <w:t>17</w:t>
            </w:r>
            <w:r w:rsidR="00A0058E">
              <w:rPr>
                <w:noProof/>
                <w:webHidden/>
              </w:rPr>
              <w:fldChar w:fldCharType="end"/>
            </w:r>
          </w:hyperlink>
        </w:p>
        <w:p w14:paraId="3A9EA40E" w14:textId="04819957" w:rsidR="00A0058E" w:rsidRDefault="00E07BFC">
          <w:pPr>
            <w:pStyle w:val="TOC3"/>
            <w:tabs>
              <w:tab w:val="right" w:leader="dot" w:pos="9016"/>
            </w:tabs>
            <w:rPr>
              <w:rFonts w:eastAsiaTheme="minorEastAsia"/>
              <w:noProof/>
              <w:sz w:val="24"/>
              <w:szCs w:val="24"/>
              <w:lang w:eastAsia="en-ZA"/>
            </w:rPr>
          </w:pPr>
          <w:hyperlink w:anchor="_Toc170780813" w:history="1">
            <w:r w:rsidR="00A0058E" w:rsidRPr="00841A47">
              <w:rPr>
                <w:rStyle w:val="Hyperlink"/>
                <w:rFonts w:ascii="Arial" w:hAnsi="Arial"/>
                <w:noProof/>
                <w:kern w:val="0"/>
                <w:lang w:val="en-GB"/>
                <w14:ligatures w14:val="none"/>
              </w:rPr>
              <w:t>Payments (Out of Scope)</w:t>
            </w:r>
            <w:r w:rsidR="00A0058E">
              <w:rPr>
                <w:noProof/>
                <w:webHidden/>
              </w:rPr>
              <w:tab/>
            </w:r>
            <w:r w:rsidR="00A0058E">
              <w:rPr>
                <w:noProof/>
                <w:webHidden/>
              </w:rPr>
              <w:fldChar w:fldCharType="begin"/>
            </w:r>
            <w:r w:rsidR="00A0058E">
              <w:rPr>
                <w:noProof/>
                <w:webHidden/>
              </w:rPr>
              <w:instrText xml:space="preserve"> PAGEREF _Toc170780813 \h </w:instrText>
            </w:r>
            <w:r w:rsidR="00A0058E">
              <w:rPr>
                <w:noProof/>
                <w:webHidden/>
              </w:rPr>
            </w:r>
            <w:r w:rsidR="00A0058E">
              <w:rPr>
                <w:noProof/>
                <w:webHidden/>
              </w:rPr>
              <w:fldChar w:fldCharType="separate"/>
            </w:r>
            <w:r w:rsidR="00A0058E">
              <w:rPr>
                <w:noProof/>
                <w:webHidden/>
              </w:rPr>
              <w:t>17</w:t>
            </w:r>
            <w:r w:rsidR="00A0058E">
              <w:rPr>
                <w:noProof/>
                <w:webHidden/>
              </w:rPr>
              <w:fldChar w:fldCharType="end"/>
            </w:r>
          </w:hyperlink>
        </w:p>
        <w:p w14:paraId="73087ED4" w14:textId="16A0A492" w:rsidR="00A0058E" w:rsidRDefault="00E07BFC">
          <w:pPr>
            <w:pStyle w:val="TOC3"/>
            <w:tabs>
              <w:tab w:val="right" w:leader="dot" w:pos="9016"/>
            </w:tabs>
            <w:rPr>
              <w:rFonts w:eastAsiaTheme="minorEastAsia"/>
              <w:noProof/>
              <w:sz w:val="24"/>
              <w:szCs w:val="24"/>
              <w:lang w:eastAsia="en-ZA"/>
            </w:rPr>
          </w:pPr>
          <w:hyperlink w:anchor="_Toc170780814" w:history="1">
            <w:r w:rsidR="00A0058E" w:rsidRPr="00841A47">
              <w:rPr>
                <w:rStyle w:val="Hyperlink"/>
                <w:rFonts w:ascii="Arial" w:hAnsi="Arial"/>
                <w:noProof/>
                <w:kern w:val="0"/>
                <w:lang w:val="en-GB"/>
                <w14:ligatures w14:val="none"/>
              </w:rPr>
              <w:t>Organisation API (Out of Scope)</w:t>
            </w:r>
            <w:r w:rsidR="00A0058E">
              <w:rPr>
                <w:noProof/>
                <w:webHidden/>
              </w:rPr>
              <w:tab/>
            </w:r>
            <w:r w:rsidR="00A0058E">
              <w:rPr>
                <w:noProof/>
                <w:webHidden/>
              </w:rPr>
              <w:fldChar w:fldCharType="begin"/>
            </w:r>
            <w:r w:rsidR="00A0058E">
              <w:rPr>
                <w:noProof/>
                <w:webHidden/>
              </w:rPr>
              <w:instrText xml:space="preserve"> PAGEREF _Toc170780814 \h </w:instrText>
            </w:r>
            <w:r w:rsidR="00A0058E">
              <w:rPr>
                <w:noProof/>
                <w:webHidden/>
              </w:rPr>
            </w:r>
            <w:r w:rsidR="00A0058E">
              <w:rPr>
                <w:noProof/>
                <w:webHidden/>
              </w:rPr>
              <w:fldChar w:fldCharType="separate"/>
            </w:r>
            <w:r w:rsidR="00A0058E">
              <w:rPr>
                <w:noProof/>
                <w:webHidden/>
              </w:rPr>
              <w:t>17</w:t>
            </w:r>
            <w:r w:rsidR="00A0058E">
              <w:rPr>
                <w:noProof/>
                <w:webHidden/>
              </w:rPr>
              <w:fldChar w:fldCharType="end"/>
            </w:r>
          </w:hyperlink>
        </w:p>
        <w:p w14:paraId="27F691BD" w14:textId="5A1D3802" w:rsidR="00A0058E" w:rsidRDefault="00E07BFC">
          <w:pPr>
            <w:pStyle w:val="TOC3"/>
            <w:tabs>
              <w:tab w:val="right" w:leader="dot" w:pos="9016"/>
            </w:tabs>
            <w:rPr>
              <w:rFonts w:eastAsiaTheme="minorEastAsia"/>
              <w:noProof/>
              <w:sz w:val="24"/>
              <w:szCs w:val="24"/>
              <w:lang w:eastAsia="en-ZA"/>
            </w:rPr>
          </w:pPr>
          <w:hyperlink w:anchor="_Toc170780815" w:history="1">
            <w:r w:rsidR="00A0058E" w:rsidRPr="00841A47">
              <w:rPr>
                <w:rStyle w:val="Hyperlink"/>
                <w:rFonts w:ascii="Arial" w:hAnsi="Arial"/>
                <w:noProof/>
                <w:kern w:val="0"/>
                <w:lang w:val="en-GB"/>
                <w14:ligatures w14:val="none"/>
              </w:rPr>
              <w:t>Accounting</w:t>
            </w:r>
            <w:r w:rsidR="00A0058E">
              <w:rPr>
                <w:noProof/>
                <w:webHidden/>
              </w:rPr>
              <w:tab/>
            </w:r>
            <w:r w:rsidR="00A0058E">
              <w:rPr>
                <w:noProof/>
                <w:webHidden/>
              </w:rPr>
              <w:fldChar w:fldCharType="begin"/>
            </w:r>
            <w:r w:rsidR="00A0058E">
              <w:rPr>
                <w:noProof/>
                <w:webHidden/>
              </w:rPr>
              <w:instrText xml:space="preserve"> PAGEREF _Toc170780815 \h </w:instrText>
            </w:r>
            <w:r w:rsidR="00A0058E">
              <w:rPr>
                <w:noProof/>
                <w:webHidden/>
              </w:rPr>
            </w:r>
            <w:r w:rsidR="00A0058E">
              <w:rPr>
                <w:noProof/>
                <w:webHidden/>
              </w:rPr>
              <w:fldChar w:fldCharType="separate"/>
            </w:r>
            <w:r w:rsidR="00A0058E">
              <w:rPr>
                <w:noProof/>
                <w:webHidden/>
              </w:rPr>
              <w:t>17</w:t>
            </w:r>
            <w:r w:rsidR="00A0058E">
              <w:rPr>
                <w:noProof/>
                <w:webHidden/>
              </w:rPr>
              <w:fldChar w:fldCharType="end"/>
            </w:r>
          </w:hyperlink>
        </w:p>
        <w:p w14:paraId="3941C9EA" w14:textId="2D8B521B" w:rsidR="00A0058E" w:rsidRDefault="00E07BFC">
          <w:pPr>
            <w:pStyle w:val="TOC2"/>
            <w:tabs>
              <w:tab w:val="right" w:leader="dot" w:pos="9016"/>
            </w:tabs>
            <w:rPr>
              <w:rFonts w:eastAsiaTheme="minorEastAsia"/>
              <w:noProof/>
              <w:sz w:val="24"/>
              <w:szCs w:val="24"/>
              <w:lang w:eastAsia="en-ZA"/>
            </w:rPr>
          </w:pPr>
          <w:hyperlink w:anchor="_Toc170780816" w:history="1">
            <w:r w:rsidR="00A0058E" w:rsidRPr="00841A47">
              <w:rPr>
                <w:rStyle w:val="Hyperlink"/>
                <w:rFonts w:ascii="Arial" w:hAnsi="Arial"/>
                <w:noProof/>
                <w:kern w:val="0"/>
                <w:lang w:val="en-GB"/>
                <w14:ligatures w14:val="none"/>
              </w:rPr>
              <w:t>Access Control (Out of Scope)</w:t>
            </w:r>
            <w:r w:rsidR="00A0058E">
              <w:rPr>
                <w:noProof/>
                <w:webHidden/>
              </w:rPr>
              <w:tab/>
            </w:r>
            <w:r w:rsidR="00A0058E">
              <w:rPr>
                <w:noProof/>
                <w:webHidden/>
              </w:rPr>
              <w:fldChar w:fldCharType="begin"/>
            </w:r>
            <w:r w:rsidR="00A0058E">
              <w:rPr>
                <w:noProof/>
                <w:webHidden/>
              </w:rPr>
              <w:instrText xml:space="preserve"> PAGEREF _Toc170780816 \h </w:instrText>
            </w:r>
            <w:r w:rsidR="00A0058E">
              <w:rPr>
                <w:noProof/>
                <w:webHidden/>
              </w:rPr>
            </w:r>
            <w:r w:rsidR="00A0058E">
              <w:rPr>
                <w:noProof/>
                <w:webHidden/>
              </w:rPr>
              <w:fldChar w:fldCharType="separate"/>
            </w:r>
            <w:r w:rsidR="00A0058E">
              <w:rPr>
                <w:noProof/>
                <w:webHidden/>
              </w:rPr>
              <w:t>17</w:t>
            </w:r>
            <w:r w:rsidR="00A0058E">
              <w:rPr>
                <w:noProof/>
                <w:webHidden/>
              </w:rPr>
              <w:fldChar w:fldCharType="end"/>
            </w:r>
          </w:hyperlink>
        </w:p>
        <w:p w14:paraId="2BEBF013" w14:textId="5333F834" w:rsidR="00A0058E" w:rsidRDefault="00E07BFC">
          <w:pPr>
            <w:pStyle w:val="TOC3"/>
            <w:tabs>
              <w:tab w:val="right" w:leader="dot" w:pos="9016"/>
            </w:tabs>
            <w:rPr>
              <w:rFonts w:eastAsiaTheme="minorEastAsia"/>
              <w:noProof/>
              <w:sz w:val="24"/>
              <w:szCs w:val="24"/>
              <w:lang w:eastAsia="en-ZA"/>
            </w:rPr>
          </w:pPr>
          <w:hyperlink w:anchor="_Toc170780817" w:history="1">
            <w:r w:rsidR="00A0058E" w:rsidRPr="00841A47">
              <w:rPr>
                <w:rStyle w:val="Hyperlink"/>
                <w:rFonts w:ascii="Arial" w:hAnsi="Arial"/>
                <w:noProof/>
                <w:kern w:val="0"/>
                <w:lang w:val="en-GB"/>
                <w14:ligatures w14:val="none"/>
              </w:rPr>
              <w:t xml:space="preserve">Communication </w:t>
            </w:r>
            <w:r w:rsidR="00A0058E" w:rsidRPr="00841A47">
              <w:rPr>
                <w:rStyle w:val="Hyperlink"/>
                <w:noProof/>
              </w:rPr>
              <w:t>(Out of scope)</w:t>
            </w:r>
            <w:r w:rsidR="00A0058E">
              <w:rPr>
                <w:noProof/>
                <w:webHidden/>
              </w:rPr>
              <w:tab/>
            </w:r>
            <w:r w:rsidR="00A0058E">
              <w:rPr>
                <w:noProof/>
                <w:webHidden/>
              </w:rPr>
              <w:fldChar w:fldCharType="begin"/>
            </w:r>
            <w:r w:rsidR="00A0058E">
              <w:rPr>
                <w:noProof/>
                <w:webHidden/>
              </w:rPr>
              <w:instrText xml:space="preserve"> PAGEREF _Toc170780817 \h </w:instrText>
            </w:r>
            <w:r w:rsidR="00A0058E">
              <w:rPr>
                <w:noProof/>
                <w:webHidden/>
              </w:rPr>
            </w:r>
            <w:r w:rsidR="00A0058E">
              <w:rPr>
                <w:noProof/>
                <w:webHidden/>
              </w:rPr>
              <w:fldChar w:fldCharType="separate"/>
            </w:r>
            <w:r w:rsidR="00A0058E">
              <w:rPr>
                <w:noProof/>
                <w:webHidden/>
              </w:rPr>
              <w:t>17</w:t>
            </w:r>
            <w:r w:rsidR="00A0058E">
              <w:rPr>
                <w:noProof/>
                <w:webHidden/>
              </w:rPr>
              <w:fldChar w:fldCharType="end"/>
            </w:r>
          </w:hyperlink>
        </w:p>
        <w:p w14:paraId="1565C91E" w14:textId="49CB20CB" w:rsidR="00A0058E" w:rsidRDefault="00E07BFC">
          <w:pPr>
            <w:pStyle w:val="TOC3"/>
            <w:tabs>
              <w:tab w:val="right" w:leader="dot" w:pos="9016"/>
            </w:tabs>
            <w:rPr>
              <w:rFonts w:eastAsiaTheme="minorEastAsia"/>
              <w:noProof/>
              <w:sz w:val="24"/>
              <w:szCs w:val="24"/>
              <w:lang w:eastAsia="en-ZA"/>
            </w:rPr>
          </w:pPr>
          <w:hyperlink w:anchor="_Toc170780818" w:history="1">
            <w:r w:rsidR="00A0058E" w:rsidRPr="00841A47">
              <w:rPr>
                <w:rStyle w:val="Hyperlink"/>
                <w:rFonts w:ascii="Arial" w:hAnsi="Arial"/>
                <w:noProof/>
                <w:kern w:val="0"/>
                <w:lang w:val="en-GB"/>
                <w14:ligatures w14:val="none"/>
              </w:rPr>
              <w:t>Other</w:t>
            </w:r>
            <w:r w:rsidR="00A0058E">
              <w:rPr>
                <w:noProof/>
                <w:webHidden/>
              </w:rPr>
              <w:tab/>
            </w:r>
            <w:r w:rsidR="00A0058E">
              <w:rPr>
                <w:noProof/>
                <w:webHidden/>
              </w:rPr>
              <w:fldChar w:fldCharType="begin"/>
            </w:r>
            <w:r w:rsidR="00A0058E">
              <w:rPr>
                <w:noProof/>
                <w:webHidden/>
              </w:rPr>
              <w:instrText xml:space="preserve"> PAGEREF _Toc170780818 \h </w:instrText>
            </w:r>
            <w:r w:rsidR="00A0058E">
              <w:rPr>
                <w:noProof/>
                <w:webHidden/>
              </w:rPr>
            </w:r>
            <w:r w:rsidR="00A0058E">
              <w:rPr>
                <w:noProof/>
                <w:webHidden/>
              </w:rPr>
              <w:fldChar w:fldCharType="separate"/>
            </w:r>
            <w:r w:rsidR="00A0058E">
              <w:rPr>
                <w:noProof/>
                <w:webHidden/>
              </w:rPr>
              <w:t>17</w:t>
            </w:r>
            <w:r w:rsidR="00A0058E">
              <w:rPr>
                <w:noProof/>
                <w:webHidden/>
              </w:rPr>
              <w:fldChar w:fldCharType="end"/>
            </w:r>
          </w:hyperlink>
        </w:p>
        <w:p w14:paraId="07415234" w14:textId="7CE150EC" w:rsidR="004A66C4" w:rsidRDefault="004A66C4">
          <w:r>
            <w:rPr>
              <w:b/>
              <w:bCs/>
              <w:noProof/>
            </w:rPr>
            <w:fldChar w:fldCharType="end"/>
          </w:r>
        </w:p>
      </w:sdtContent>
    </w:sdt>
    <w:p w14:paraId="22FB45AE" w14:textId="77777777" w:rsidR="002919DC" w:rsidRPr="004A66C4" w:rsidRDefault="002919DC"/>
    <w:p w14:paraId="30F4A8EB" w14:textId="77777777" w:rsidR="002919DC" w:rsidRDefault="002919DC">
      <w:pPr>
        <w:rPr>
          <w:lang w:val="en-US"/>
        </w:rPr>
      </w:pPr>
    </w:p>
    <w:p w14:paraId="02656A01" w14:textId="77777777" w:rsidR="002919DC" w:rsidRDefault="002919DC">
      <w:pPr>
        <w:rPr>
          <w:lang w:val="en-US"/>
        </w:rPr>
      </w:pPr>
    </w:p>
    <w:p w14:paraId="25873696" w14:textId="77777777" w:rsidR="002919DC" w:rsidRDefault="002919DC">
      <w:pPr>
        <w:rPr>
          <w:lang w:val="en-US"/>
        </w:rPr>
      </w:pPr>
    </w:p>
    <w:p w14:paraId="45E2216B" w14:textId="77777777" w:rsidR="002919DC" w:rsidRDefault="002919DC">
      <w:pPr>
        <w:rPr>
          <w:lang w:val="en-US"/>
        </w:rPr>
      </w:pPr>
    </w:p>
    <w:p w14:paraId="2DB95F30" w14:textId="77777777" w:rsidR="002919DC" w:rsidRDefault="002919DC">
      <w:pPr>
        <w:rPr>
          <w:lang w:val="en-US"/>
        </w:rPr>
      </w:pPr>
    </w:p>
    <w:p w14:paraId="1DBF059D" w14:textId="77777777" w:rsidR="004A66C4" w:rsidRDefault="004A66C4">
      <w:pPr>
        <w:rPr>
          <w:lang w:val="en-US"/>
        </w:rPr>
      </w:pPr>
    </w:p>
    <w:p w14:paraId="05780850" w14:textId="77777777" w:rsidR="00FA0D68" w:rsidRDefault="00FA0D68">
      <w:pPr>
        <w:rPr>
          <w:lang w:val="en-US"/>
        </w:rPr>
      </w:pPr>
    </w:p>
    <w:p w14:paraId="5FE5E427" w14:textId="71C15889" w:rsidR="00AD516C" w:rsidRDefault="00AD516C" w:rsidP="00591B56">
      <w:pPr>
        <w:pStyle w:val="Heading1"/>
        <w:spacing w:before="240" w:after="0" w:line="360" w:lineRule="auto"/>
        <w:rPr>
          <w:rFonts w:ascii="Arial" w:hAnsi="Arial"/>
          <w:b/>
          <w:color w:val="162043"/>
          <w:kern w:val="0"/>
          <w:sz w:val="48"/>
          <w:szCs w:val="32"/>
          <w:lang w:val="en-GB"/>
          <w14:ligatures w14:val="none"/>
        </w:rPr>
      </w:pPr>
      <w:bookmarkStart w:id="0" w:name="_Toc170780759"/>
      <w:bookmarkStart w:id="1" w:name="_Toc168972680"/>
      <w:r>
        <w:rPr>
          <w:rFonts w:ascii="Arial" w:hAnsi="Arial"/>
          <w:b/>
          <w:color w:val="162043"/>
          <w:kern w:val="0"/>
          <w:sz w:val="48"/>
          <w:szCs w:val="32"/>
          <w:lang w:val="en-GB"/>
          <w14:ligatures w14:val="none"/>
        </w:rPr>
        <w:t>Introduction</w:t>
      </w:r>
      <w:bookmarkEnd w:id="0"/>
    </w:p>
    <w:p w14:paraId="5A58500A" w14:textId="090386EC" w:rsidR="00AD516C" w:rsidRPr="0099567D" w:rsidRDefault="00AD516C" w:rsidP="0099567D">
      <w:pPr>
        <w:pStyle w:val="Heading2"/>
        <w:spacing w:before="40" w:after="0" w:line="360" w:lineRule="auto"/>
        <w:rPr>
          <w:rFonts w:ascii="Arial" w:hAnsi="Arial"/>
          <w:color w:val="83C3AA"/>
          <w:kern w:val="0"/>
          <w:sz w:val="36"/>
          <w:szCs w:val="26"/>
          <w:lang w:val="en-GB"/>
          <w14:ligatures w14:val="none"/>
        </w:rPr>
      </w:pPr>
      <w:bookmarkStart w:id="2" w:name="_Toc170780760"/>
      <w:r w:rsidRPr="0099567D">
        <w:rPr>
          <w:rFonts w:ascii="Arial" w:hAnsi="Arial"/>
          <w:color w:val="83C3AA"/>
          <w:kern w:val="0"/>
          <w:sz w:val="36"/>
          <w:szCs w:val="26"/>
          <w:lang w:val="en-GB"/>
          <w14:ligatures w14:val="none"/>
        </w:rPr>
        <w:t>Background</w:t>
      </w:r>
      <w:bookmarkEnd w:id="2"/>
      <w:r w:rsidRPr="0099567D">
        <w:rPr>
          <w:rFonts w:ascii="Arial" w:hAnsi="Arial"/>
          <w:color w:val="83C3AA"/>
          <w:kern w:val="0"/>
          <w:sz w:val="36"/>
          <w:szCs w:val="26"/>
          <w:lang w:val="en-GB"/>
          <w14:ligatures w14:val="none"/>
        </w:rPr>
        <w:t xml:space="preserve"> </w:t>
      </w:r>
    </w:p>
    <w:p w14:paraId="593E051A" w14:textId="22E1383D" w:rsidR="00192476" w:rsidRDefault="00AD516C" w:rsidP="00AD516C">
      <w:proofErr w:type="spellStart"/>
      <w:r>
        <w:t>WebCollect</w:t>
      </w:r>
      <w:proofErr w:type="spellEnd"/>
      <w:r>
        <w:t xml:space="preserve"> is a software </w:t>
      </w:r>
      <w:r w:rsidR="00CE0429">
        <w:t xml:space="preserve">platform that allows </w:t>
      </w:r>
      <w:del w:id="3" w:author="Dylan Van Aswegen" w:date="2024-07-12T14:03:00Z" w16du:dateUtc="2024-07-12T12:03:00Z">
        <w:r w:rsidR="00CE0429" w:rsidDel="00BB327C">
          <w:delText>club</w:delText>
        </w:r>
      </w:del>
      <w:ins w:id="4" w:author="Dylan Van Aswegen" w:date="2024-07-12T14:03:00Z" w16du:dateUtc="2024-07-12T12:03:00Z">
        <w:r w:rsidR="00BB327C">
          <w:t>organisation</w:t>
        </w:r>
      </w:ins>
      <w:r w:rsidR="00CE0429">
        <w:t xml:space="preserve">s, societies, and associations to easily manage their members, membership programs, and events. </w:t>
      </w:r>
      <w:proofErr w:type="spellStart"/>
      <w:r w:rsidR="00CE0429">
        <w:t>WebCollect</w:t>
      </w:r>
      <w:proofErr w:type="spellEnd"/>
      <w:r w:rsidR="00CE0429">
        <w:t xml:space="preserve"> was founded in 2002 and over time </w:t>
      </w:r>
      <w:r w:rsidR="0099567D">
        <w:t>t</w:t>
      </w:r>
      <w:r w:rsidR="003C1F7F">
        <w:t xml:space="preserve">he technology stack on which </w:t>
      </w:r>
      <w:proofErr w:type="spellStart"/>
      <w:r w:rsidR="003C1F7F">
        <w:t>WebCollect</w:t>
      </w:r>
      <w:proofErr w:type="spellEnd"/>
      <w:r w:rsidR="003C1F7F">
        <w:t xml:space="preserve"> was built has become outdated</w:t>
      </w:r>
      <w:r w:rsidR="00A45CF4">
        <w:t xml:space="preserve"> and the platform has not been maintained well</w:t>
      </w:r>
      <w:r w:rsidR="00192476">
        <w:t>, causing</w:t>
      </w:r>
      <w:r w:rsidR="00A45CF4">
        <w:t xml:space="preserve"> the application </w:t>
      </w:r>
      <w:r w:rsidR="00192476">
        <w:t xml:space="preserve">to </w:t>
      </w:r>
      <w:r w:rsidR="00A45CF4">
        <w:t>becom</w:t>
      </w:r>
      <w:r w:rsidR="00192476">
        <w:t>e</w:t>
      </w:r>
      <w:r w:rsidR="00A45CF4">
        <w:t xml:space="preserve"> </w:t>
      </w:r>
      <w:r w:rsidR="00192476">
        <w:t xml:space="preserve">unstable, unscalable, and generally non-performant. </w:t>
      </w:r>
    </w:p>
    <w:p w14:paraId="77464A2B" w14:textId="6B1D9CDE" w:rsidR="00192476" w:rsidRDefault="00192476" w:rsidP="00AD516C">
      <w:r>
        <w:t xml:space="preserve">This resulted in the business growth stagnating and some customers leaving the platform and the </w:t>
      </w:r>
      <w:proofErr w:type="spellStart"/>
      <w:r>
        <w:t>WebCollect</w:t>
      </w:r>
      <w:proofErr w:type="spellEnd"/>
      <w:r>
        <w:t xml:space="preserve"> brand being damaged. </w:t>
      </w:r>
    </w:p>
    <w:p w14:paraId="2ED102F3" w14:textId="77777777" w:rsidR="00192476" w:rsidRPr="00AD516C" w:rsidRDefault="00192476" w:rsidP="00AD516C"/>
    <w:p w14:paraId="675BC5CD" w14:textId="18C7AD68" w:rsidR="00AD516C" w:rsidRPr="0099567D" w:rsidRDefault="00AD516C" w:rsidP="0099567D">
      <w:pPr>
        <w:pStyle w:val="Heading2"/>
        <w:spacing w:before="40" w:after="0" w:line="360" w:lineRule="auto"/>
        <w:rPr>
          <w:rFonts w:ascii="Arial" w:hAnsi="Arial"/>
          <w:color w:val="83C3AA"/>
          <w:kern w:val="0"/>
          <w:sz w:val="36"/>
          <w:szCs w:val="26"/>
          <w:lang w:val="en-GB"/>
          <w14:ligatures w14:val="none"/>
        </w:rPr>
      </w:pPr>
      <w:bookmarkStart w:id="5" w:name="_Toc170780761"/>
      <w:r w:rsidRPr="0099567D">
        <w:rPr>
          <w:rFonts w:ascii="Arial" w:hAnsi="Arial"/>
          <w:color w:val="83C3AA"/>
          <w:kern w:val="0"/>
          <w:sz w:val="36"/>
          <w:szCs w:val="26"/>
          <w:lang w:val="en-GB"/>
          <w14:ligatures w14:val="none"/>
        </w:rPr>
        <w:t>Purpose and Goal</w:t>
      </w:r>
      <w:bookmarkEnd w:id="5"/>
      <w:r w:rsidRPr="0099567D">
        <w:rPr>
          <w:rFonts w:ascii="Arial" w:hAnsi="Arial"/>
          <w:color w:val="83C3AA"/>
          <w:kern w:val="0"/>
          <w:sz w:val="36"/>
          <w:szCs w:val="26"/>
          <w:lang w:val="en-GB"/>
          <w14:ligatures w14:val="none"/>
        </w:rPr>
        <w:t xml:space="preserve"> </w:t>
      </w:r>
    </w:p>
    <w:p w14:paraId="41AC2CF2" w14:textId="77777777" w:rsidR="001349C6" w:rsidRDefault="00192476" w:rsidP="00AD516C">
      <w:r>
        <w:t xml:space="preserve">The purpose of this initiative is to develop a </w:t>
      </w:r>
      <w:r w:rsidR="00A343B5">
        <w:t xml:space="preserve">new application, </w:t>
      </w:r>
      <w:proofErr w:type="spellStart"/>
      <w:r w:rsidR="00A343B5">
        <w:t>Membi</w:t>
      </w:r>
      <w:proofErr w:type="spellEnd"/>
      <w:r w:rsidR="00A343B5">
        <w:t xml:space="preserve">, which will be built on a modern technology stack and have a more modern user interface. </w:t>
      </w:r>
    </w:p>
    <w:p w14:paraId="1D9E4284" w14:textId="19C75F83" w:rsidR="00AD516C" w:rsidRDefault="00A343B5" w:rsidP="00AD516C">
      <w:proofErr w:type="spellStart"/>
      <w:r>
        <w:t>Membi</w:t>
      </w:r>
      <w:proofErr w:type="spellEnd"/>
      <w:r>
        <w:t xml:space="preserve"> will contain many of the popular features from </w:t>
      </w:r>
      <w:proofErr w:type="spellStart"/>
      <w:r>
        <w:t>WebCollect</w:t>
      </w:r>
      <w:proofErr w:type="spellEnd"/>
      <w:r>
        <w:t xml:space="preserve"> as well as newer features </w:t>
      </w:r>
      <w:r w:rsidR="001349C6">
        <w:t xml:space="preserve">requested by the </w:t>
      </w:r>
      <w:proofErr w:type="spellStart"/>
      <w:r w:rsidR="001349C6">
        <w:t>WebCollect</w:t>
      </w:r>
      <w:proofErr w:type="spellEnd"/>
      <w:r w:rsidR="001349C6">
        <w:t xml:space="preserve"> customers. These features will be rolled out in an iterative manner. </w:t>
      </w:r>
    </w:p>
    <w:p w14:paraId="2104CDA8" w14:textId="77777777" w:rsidR="00AD516C" w:rsidRPr="00AD516C" w:rsidRDefault="00AD516C" w:rsidP="00AD516C"/>
    <w:p w14:paraId="5052705C" w14:textId="14FA1DC7" w:rsidR="00AD516C" w:rsidRDefault="00AD516C" w:rsidP="0099567D">
      <w:pPr>
        <w:pStyle w:val="Heading2"/>
        <w:spacing w:before="40" w:after="0" w:line="360" w:lineRule="auto"/>
        <w:rPr>
          <w:rFonts w:ascii="Arial" w:hAnsi="Arial"/>
          <w:color w:val="83C3AA"/>
          <w:kern w:val="0"/>
          <w:sz w:val="36"/>
          <w:szCs w:val="26"/>
          <w:lang w:val="en-GB"/>
          <w14:ligatures w14:val="none"/>
        </w:rPr>
      </w:pPr>
      <w:bookmarkStart w:id="6" w:name="_Toc170780762"/>
      <w:r w:rsidRPr="0099567D">
        <w:rPr>
          <w:rFonts w:ascii="Arial" w:hAnsi="Arial"/>
          <w:color w:val="83C3AA"/>
          <w:kern w:val="0"/>
          <w:sz w:val="36"/>
          <w:szCs w:val="26"/>
          <w:lang w:val="en-GB"/>
          <w14:ligatures w14:val="none"/>
        </w:rPr>
        <w:t>Value Proposition</w:t>
      </w:r>
      <w:bookmarkEnd w:id="6"/>
      <w:r w:rsidRPr="0099567D">
        <w:rPr>
          <w:rFonts w:ascii="Arial" w:hAnsi="Arial"/>
          <w:color w:val="83C3AA"/>
          <w:kern w:val="0"/>
          <w:sz w:val="36"/>
          <w:szCs w:val="26"/>
          <w:lang w:val="en-GB"/>
          <w14:ligatures w14:val="none"/>
        </w:rPr>
        <w:t xml:space="preserve"> </w:t>
      </w:r>
    </w:p>
    <w:p w14:paraId="6D2D325C" w14:textId="314ABBAB" w:rsidR="00A42299" w:rsidRPr="00A42299" w:rsidRDefault="00A42299" w:rsidP="00A42299">
      <w:pPr>
        <w:rPr>
          <w:lang w:val="en-GB"/>
        </w:rPr>
      </w:pPr>
      <w:r>
        <w:rPr>
          <w:lang w:val="en-GB"/>
        </w:rPr>
        <w:t xml:space="preserve">The development of the new </w:t>
      </w:r>
      <w:proofErr w:type="spellStart"/>
      <w:r>
        <w:rPr>
          <w:lang w:val="en-GB"/>
        </w:rPr>
        <w:t>Membi</w:t>
      </w:r>
      <w:proofErr w:type="spellEnd"/>
      <w:r>
        <w:rPr>
          <w:lang w:val="en-GB"/>
        </w:rPr>
        <w:t xml:space="preserve"> platform will improve the experience for the existing customers and provide them with new features that will let them get more out of the platform. A modern stable platform will allow the business to pursue new customers and explore new revenue streams that was not available on the old </w:t>
      </w:r>
      <w:proofErr w:type="spellStart"/>
      <w:r>
        <w:rPr>
          <w:lang w:val="en-GB"/>
        </w:rPr>
        <w:t>WebCollect</w:t>
      </w:r>
      <w:proofErr w:type="spellEnd"/>
      <w:r>
        <w:rPr>
          <w:lang w:val="en-GB"/>
        </w:rPr>
        <w:t xml:space="preserve"> platform. </w:t>
      </w:r>
    </w:p>
    <w:p w14:paraId="4A7FDDA4" w14:textId="77777777" w:rsidR="001349C6" w:rsidRPr="001349C6" w:rsidRDefault="001349C6" w:rsidP="001349C6">
      <w:pPr>
        <w:rPr>
          <w:lang w:val="en-GB"/>
        </w:rPr>
      </w:pPr>
    </w:p>
    <w:p w14:paraId="6D01F23F" w14:textId="34562B15" w:rsidR="00591B56" w:rsidRPr="0099567D" w:rsidRDefault="00AD516C" w:rsidP="0099567D">
      <w:pPr>
        <w:pStyle w:val="Heading2"/>
        <w:spacing w:before="40" w:after="0" w:line="360" w:lineRule="auto"/>
        <w:rPr>
          <w:rFonts w:ascii="Arial" w:hAnsi="Arial"/>
          <w:color w:val="83C3AA"/>
          <w:kern w:val="0"/>
          <w:sz w:val="36"/>
          <w:szCs w:val="26"/>
          <w:lang w:val="en-GB"/>
          <w14:ligatures w14:val="none"/>
        </w:rPr>
      </w:pPr>
      <w:bookmarkStart w:id="7" w:name="_Toc170780763"/>
      <w:r w:rsidRPr="0099567D">
        <w:rPr>
          <w:rFonts w:ascii="Arial" w:hAnsi="Arial"/>
          <w:color w:val="83C3AA"/>
          <w:kern w:val="0"/>
          <w:sz w:val="36"/>
          <w:szCs w:val="26"/>
          <w:lang w:val="en-GB"/>
          <w14:ligatures w14:val="none"/>
        </w:rPr>
        <w:t>Audience and User Groups</w:t>
      </w:r>
      <w:bookmarkEnd w:id="7"/>
      <w:r w:rsidRPr="0099567D">
        <w:rPr>
          <w:rFonts w:ascii="Arial" w:hAnsi="Arial"/>
          <w:color w:val="83C3AA"/>
          <w:kern w:val="0"/>
          <w:sz w:val="36"/>
          <w:szCs w:val="26"/>
          <w:lang w:val="en-GB"/>
          <w14:ligatures w14:val="none"/>
        </w:rPr>
        <w:t xml:space="preserve"> </w:t>
      </w:r>
      <w:bookmarkEnd w:id="1"/>
    </w:p>
    <w:p w14:paraId="7EB75551" w14:textId="7C3EDCC7" w:rsidR="00591B56" w:rsidRPr="006433BE" w:rsidRDefault="00591B56" w:rsidP="00591B56">
      <w:r w:rsidRPr="006433BE">
        <w:t xml:space="preserve">The </w:t>
      </w:r>
      <w:r w:rsidR="00AD516C">
        <w:t xml:space="preserve">following user groups have been identified: </w:t>
      </w:r>
      <w:r w:rsidRPr="006433BE">
        <w:t xml:space="preserve"> </w:t>
      </w:r>
    </w:p>
    <w:p w14:paraId="700BF32A" w14:textId="1213C769" w:rsidR="00591B56" w:rsidRDefault="00591B56" w:rsidP="00591B56">
      <w:pPr>
        <w:pStyle w:val="ListParagraph"/>
        <w:numPr>
          <w:ilvl w:val="0"/>
          <w:numId w:val="1"/>
        </w:numPr>
      </w:pPr>
      <w:r w:rsidRPr="006433BE">
        <w:t xml:space="preserve">Public User </w:t>
      </w:r>
    </w:p>
    <w:p w14:paraId="713B4571" w14:textId="77777777" w:rsidR="00EE4EA1" w:rsidRDefault="00EE4EA1" w:rsidP="00EE4EA1">
      <w:pPr>
        <w:pStyle w:val="ListParagraph"/>
        <w:numPr>
          <w:ilvl w:val="0"/>
          <w:numId w:val="1"/>
        </w:numPr>
      </w:pPr>
      <w:r w:rsidRPr="006433BE">
        <w:t>Organisation</w:t>
      </w:r>
      <w:r>
        <w:t xml:space="preserve"> Super</w:t>
      </w:r>
      <w:r w:rsidRPr="006433BE">
        <w:t xml:space="preserve"> Admin User</w:t>
      </w:r>
    </w:p>
    <w:p w14:paraId="0B382BF2" w14:textId="77777777" w:rsidR="00EE4EA1" w:rsidRDefault="00EE4EA1" w:rsidP="00EE4EA1">
      <w:pPr>
        <w:pStyle w:val="ListParagraph"/>
        <w:numPr>
          <w:ilvl w:val="0"/>
          <w:numId w:val="1"/>
        </w:numPr>
      </w:pPr>
      <w:r w:rsidRPr="006433BE">
        <w:t xml:space="preserve">Organisation Admin User </w:t>
      </w:r>
    </w:p>
    <w:p w14:paraId="0FD4C94D" w14:textId="7C6313B5" w:rsidR="00EE4EA1" w:rsidRDefault="00EE4EA1" w:rsidP="00EE4EA1">
      <w:pPr>
        <w:pStyle w:val="ListParagraph"/>
        <w:numPr>
          <w:ilvl w:val="0"/>
          <w:numId w:val="1"/>
        </w:numPr>
      </w:pPr>
      <w:r>
        <w:t>Organisation Read Only</w:t>
      </w:r>
    </w:p>
    <w:p w14:paraId="1B6D0290" w14:textId="77777777" w:rsidR="00591B56" w:rsidRPr="006433BE" w:rsidRDefault="00591B56" w:rsidP="00591B56">
      <w:pPr>
        <w:pStyle w:val="ListParagraph"/>
        <w:numPr>
          <w:ilvl w:val="0"/>
          <w:numId w:val="1"/>
        </w:numPr>
      </w:pPr>
      <w:r>
        <w:t>Group Admin User</w:t>
      </w:r>
    </w:p>
    <w:p w14:paraId="40081FD6" w14:textId="77777777" w:rsidR="00591B56" w:rsidRDefault="00591B56" w:rsidP="00591B56">
      <w:pPr>
        <w:pStyle w:val="ListParagraph"/>
        <w:numPr>
          <w:ilvl w:val="0"/>
          <w:numId w:val="1"/>
        </w:numPr>
      </w:pPr>
      <w:r>
        <w:t>Individual Users</w:t>
      </w:r>
    </w:p>
    <w:p w14:paraId="12BA2033" w14:textId="77777777" w:rsidR="00591B56" w:rsidRDefault="00591B56" w:rsidP="00591B56">
      <w:pPr>
        <w:pStyle w:val="ListParagraph"/>
        <w:numPr>
          <w:ilvl w:val="1"/>
          <w:numId w:val="1"/>
        </w:numPr>
      </w:pPr>
      <w:r>
        <w:tab/>
        <w:t>Adult Users</w:t>
      </w:r>
    </w:p>
    <w:p w14:paraId="0971F4A3" w14:textId="77777777" w:rsidR="00591B56" w:rsidRDefault="00591B56" w:rsidP="00591B56">
      <w:pPr>
        <w:pStyle w:val="ListParagraph"/>
        <w:numPr>
          <w:ilvl w:val="1"/>
          <w:numId w:val="1"/>
        </w:numPr>
      </w:pPr>
      <w:r>
        <w:tab/>
        <w:t>Junior Users</w:t>
      </w:r>
    </w:p>
    <w:p w14:paraId="73C2B5DA" w14:textId="77777777" w:rsidR="00591B56" w:rsidRDefault="00591B56" w:rsidP="00591B56">
      <w:pPr>
        <w:pStyle w:val="ListParagraph"/>
        <w:numPr>
          <w:ilvl w:val="0"/>
          <w:numId w:val="1"/>
        </w:numPr>
      </w:pPr>
      <w:r>
        <w:t>Group Members</w:t>
      </w:r>
    </w:p>
    <w:p w14:paraId="0FC76595" w14:textId="77777777" w:rsidR="00591B56" w:rsidRDefault="00591B56" w:rsidP="00591B56">
      <w:pPr>
        <w:pStyle w:val="ListParagraph"/>
        <w:numPr>
          <w:ilvl w:val="1"/>
          <w:numId w:val="1"/>
        </w:numPr>
      </w:pPr>
      <w:r>
        <w:t>Group Administrators</w:t>
      </w:r>
    </w:p>
    <w:p w14:paraId="6F90C27E" w14:textId="77777777" w:rsidR="00591B56" w:rsidRDefault="00591B56" w:rsidP="00591B56">
      <w:pPr>
        <w:pStyle w:val="ListParagraph"/>
        <w:numPr>
          <w:ilvl w:val="1"/>
          <w:numId w:val="1"/>
        </w:numPr>
      </w:pPr>
      <w:r>
        <w:t xml:space="preserve">Family Groups </w:t>
      </w:r>
    </w:p>
    <w:p w14:paraId="1F8252E9" w14:textId="77777777" w:rsidR="00591B56" w:rsidRDefault="00591B56" w:rsidP="00591B56">
      <w:pPr>
        <w:pStyle w:val="ListParagraph"/>
        <w:numPr>
          <w:ilvl w:val="1"/>
          <w:numId w:val="1"/>
        </w:numPr>
      </w:pPr>
      <w:r>
        <w:t xml:space="preserve">Corporate Groups </w:t>
      </w:r>
    </w:p>
    <w:p w14:paraId="1C291B12" w14:textId="4E494848" w:rsidR="00EE4EA1" w:rsidRPr="006433BE" w:rsidRDefault="00EE4EA1" w:rsidP="00EE4EA1">
      <w:pPr>
        <w:pStyle w:val="ListParagraph"/>
        <w:numPr>
          <w:ilvl w:val="0"/>
          <w:numId w:val="1"/>
        </w:numPr>
      </w:pPr>
      <w:r w:rsidRPr="006433BE">
        <w:t xml:space="preserve">Application Admin User </w:t>
      </w:r>
    </w:p>
    <w:p w14:paraId="32C245CC" w14:textId="6A231727" w:rsidR="00EE4EA1" w:rsidRDefault="00591B56" w:rsidP="00EE4EA1">
      <w:pPr>
        <w:pStyle w:val="ListParagraph"/>
        <w:numPr>
          <w:ilvl w:val="0"/>
          <w:numId w:val="1"/>
        </w:numPr>
      </w:pPr>
      <w:r w:rsidRPr="006433BE">
        <w:t xml:space="preserve">External Applications </w:t>
      </w:r>
    </w:p>
    <w:p w14:paraId="23F030A9" w14:textId="77777777" w:rsidR="00AD516C" w:rsidRDefault="00AD516C" w:rsidP="00AD516C">
      <w:pPr>
        <w:pStyle w:val="ListParagraph"/>
      </w:pPr>
    </w:p>
    <w:p w14:paraId="0D86CD4B" w14:textId="4320354A" w:rsidR="00AD516C" w:rsidRPr="0099567D" w:rsidRDefault="001120B4" w:rsidP="0099567D">
      <w:pPr>
        <w:pStyle w:val="Heading2"/>
        <w:spacing w:before="40" w:after="0" w:line="360" w:lineRule="auto"/>
        <w:rPr>
          <w:rFonts w:ascii="Arial" w:hAnsi="Arial"/>
          <w:color w:val="83C3AA"/>
          <w:kern w:val="0"/>
          <w:sz w:val="36"/>
          <w:szCs w:val="26"/>
          <w:lang w:val="en-GB"/>
          <w14:ligatures w14:val="none"/>
        </w:rPr>
      </w:pPr>
      <w:bookmarkStart w:id="8" w:name="_Toc170780764"/>
      <w:bookmarkStart w:id="9" w:name="_Toc168972681"/>
      <w:r>
        <w:rPr>
          <w:rFonts w:ascii="Arial" w:hAnsi="Arial"/>
          <w:color w:val="83C3AA"/>
          <w:kern w:val="0"/>
          <w:sz w:val="36"/>
          <w:szCs w:val="26"/>
          <w:lang w:val="en-GB"/>
          <w14:ligatures w14:val="none"/>
        </w:rPr>
        <w:t>Out of</w:t>
      </w:r>
      <w:r w:rsidR="00AD516C" w:rsidRPr="0099567D">
        <w:rPr>
          <w:rFonts w:ascii="Arial" w:hAnsi="Arial"/>
          <w:color w:val="83C3AA"/>
          <w:kern w:val="0"/>
          <w:sz w:val="36"/>
          <w:szCs w:val="26"/>
          <w:lang w:val="en-GB"/>
          <w14:ligatures w14:val="none"/>
        </w:rPr>
        <w:t xml:space="preserve"> Scope</w:t>
      </w:r>
      <w:bookmarkEnd w:id="8"/>
      <w:r w:rsidR="00AD516C" w:rsidRPr="0099567D">
        <w:rPr>
          <w:rFonts w:ascii="Arial" w:hAnsi="Arial"/>
          <w:color w:val="83C3AA"/>
          <w:kern w:val="0"/>
          <w:sz w:val="36"/>
          <w:szCs w:val="26"/>
          <w:lang w:val="en-GB"/>
          <w14:ligatures w14:val="none"/>
        </w:rPr>
        <w:t xml:space="preserve"> </w:t>
      </w:r>
    </w:p>
    <w:p w14:paraId="1AA841AC" w14:textId="40E69E5B" w:rsidR="00AD516C" w:rsidRDefault="003F0E6F" w:rsidP="00AD516C">
      <w:r>
        <w:t xml:space="preserve">The following components will </w:t>
      </w:r>
      <w:r w:rsidR="001120B4">
        <w:t>be out of</w:t>
      </w:r>
      <w:r>
        <w:t xml:space="preserve"> scope for the beta release: </w:t>
      </w:r>
    </w:p>
    <w:p w14:paraId="671CE17E" w14:textId="236F69C5" w:rsidR="001120B4" w:rsidRDefault="00E10E2A" w:rsidP="001120B4">
      <w:pPr>
        <w:pStyle w:val="ListParagraph"/>
        <w:numPr>
          <w:ilvl w:val="0"/>
          <w:numId w:val="3"/>
        </w:numPr>
      </w:pPr>
      <w:r>
        <w:t>Resource Bookings</w:t>
      </w:r>
    </w:p>
    <w:p w14:paraId="25C074EC" w14:textId="637F5F16" w:rsidR="008D3FA3" w:rsidRDefault="008D3FA3" w:rsidP="001120B4">
      <w:pPr>
        <w:pStyle w:val="ListParagraph"/>
        <w:numPr>
          <w:ilvl w:val="0"/>
          <w:numId w:val="3"/>
        </w:numPr>
      </w:pPr>
      <w:r>
        <w:t xml:space="preserve">Image Gallery </w:t>
      </w:r>
    </w:p>
    <w:p w14:paraId="625B9AA1" w14:textId="582D0FA3" w:rsidR="008D3FA3" w:rsidRDefault="008D3FA3" w:rsidP="001120B4">
      <w:pPr>
        <w:pStyle w:val="ListParagraph"/>
        <w:numPr>
          <w:ilvl w:val="0"/>
          <w:numId w:val="3"/>
        </w:numPr>
      </w:pPr>
      <w:r>
        <w:t>Document Templates</w:t>
      </w:r>
    </w:p>
    <w:p w14:paraId="29F3257C" w14:textId="6E487ADA" w:rsidR="00E10E2A" w:rsidRDefault="0034211F" w:rsidP="001120B4">
      <w:pPr>
        <w:pStyle w:val="ListParagraph"/>
        <w:numPr>
          <w:ilvl w:val="0"/>
          <w:numId w:val="3"/>
        </w:numPr>
      </w:pPr>
      <w:r>
        <w:t xml:space="preserve">Ecommerce </w:t>
      </w:r>
      <w:r w:rsidR="00E10E2A">
        <w:t xml:space="preserve">Shops </w:t>
      </w:r>
    </w:p>
    <w:p w14:paraId="4F5EA401" w14:textId="3E924305" w:rsidR="00E10E2A" w:rsidRDefault="00E10E2A" w:rsidP="001120B4">
      <w:pPr>
        <w:pStyle w:val="ListParagraph"/>
        <w:numPr>
          <w:ilvl w:val="0"/>
          <w:numId w:val="3"/>
        </w:numPr>
      </w:pPr>
      <w:r>
        <w:t>Organisation Templates</w:t>
      </w:r>
    </w:p>
    <w:p w14:paraId="42E6A14A" w14:textId="4D23795B" w:rsidR="00E10E2A" w:rsidRDefault="00E10E2A" w:rsidP="001120B4">
      <w:pPr>
        <w:pStyle w:val="ListParagraph"/>
        <w:numPr>
          <w:ilvl w:val="0"/>
          <w:numId w:val="3"/>
        </w:numPr>
      </w:pPr>
      <w:r>
        <w:t xml:space="preserve">Application-only organisations </w:t>
      </w:r>
    </w:p>
    <w:p w14:paraId="69B5FE1D" w14:textId="0857FFCF" w:rsidR="00E10E2A" w:rsidRDefault="00E10E2A" w:rsidP="001120B4">
      <w:pPr>
        <w:pStyle w:val="ListParagraph"/>
        <w:numPr>
          <w:ilvl w:val="0"/>
          <w:numId w:val="3"/>
        </w:numPr>
      </w:pPr>
      <w:r>
        <w:t>Non-public organisations</w:t>
      </w:r>
    </w:p>
    <w:p w14:paraId="0BD83D31" w14:textId="0994D8C7" w:rsidR="00E10E2A" w:rsidRDefault="00E10E2A" w:rsidP="001120B4">
      <w:pPr>
        <w:pStyle w:val="ListParagraph"/>
        <w:numPr>
          <w:ilvl w:val="0"/>
          <w:numId w:val="3"/>
        </w:numPr>
      </w:pPr>
      <w:r>
        <w:t xml:space="preserve">New </w:t>
      </w:r>
      <w:r w:rsidR="00081DB8">
        <w:t xml:space="preserve">Member </w:t>
      </w:r>
      <w:r>
        <w:t xml:space="preserve">Application Reports </w:t>
      </w:r>
    </w:p>
    <w:p w14:paraId="78992A3B" w14:textId="0D0EAC00" w:rsidR="00E10E2A" w:rsidRDefault="00E10E2A" w:rsidP="001120B4">
      <w:pPr>
        <w:pStyle w:val="ListParagraph"/>
        <w:numPr>
          <w:ilvl w:val="0"/>
          <w:numId w:val="3"/>
        </w:numPr>
      </w:pPr>
      <w:r>
        <w:t>Application Approval process</w:t>
      </w:r>
    </w:p>
    <w:p w14:paraId="68272D66" w14:textId="77777777" w:rsidR="00F62637" w:rsidRDefault="00E10E2A" w:rsidP="001120B4">
      <w:pPr>
        <w:pStyle w:val="ListParagraph"/>
        <w:numPr>
          <w:ilvl w:val="0"/>
          <w:numId w:val="3"/>
        </w:numPr>
      </w:pPr>
      <w:r>
        <w:t>Event configuration</w:t>
      </w:r>
    </w:p>
    <w:p w14:paraId="6B098859" w14:textId="77777777" w:rsidR="00F62637" w:rsidRDefault="00E10E2A" w:rsidP="001120B4">
      <w:pPr>
        <w:pStyle w:val="ListParagraph"/>
        <w:numPr>
          <w:ilvl w:val="0"/>
          <w:numId w:val="3"/>
        </w:numPr>
      </w:pPr>
      <w:r>
        <w:t>Event Bookings</w:t>
      </w:r>
    </w:p>
    <w:p w14:paraId="56AD4941" w14:textId="33E0F5AE" w:rsidR="00E10E2A" w:rsidRDefault="00F62637" w:rsidP="001120B4">
      <w:pPr>
        <w:pStyle w:val="ListParagraph"/>
        <w:numPr>
          <w:ilvl w:val="0"/>
          <w:numId w:val="3"/>
        </w:numPr>
      </w:pPr>
      <w:r>
        <w:t>Event Waiting Lists</w:t>
      </w:r>
      <w:r w:rsidR="00E10E2A">
        <w:t xml:space="preserve"> </w:t>
      </w:r>
    </w:p>
    <w:p w14:paraId="444C316D" w14:textId="0CC014B7" w:rsidR="0097359E" w:rsidRDefault="0097359E" w:rsidP="001120B4">
      <w:pPr>
        <w:pStyle w:val="ListParagraph"/>
        <w:numPr>
          <w:ilvl w:val="0"/>
          <w:numId w:val="3"/>
        </w:numPr>
      </w:pPr>
      <w:r>
        <w:t>Event Check-in and Attendance Register</w:t>
      </w:r>
    </w:p>
    <w:p w14:paraId="4F7EE894" w14:textId="76036054" w:rsidR="007236F1" w:rsidRDefault="007236F1" w:rsidP="001120B4">
      <w:pPr>
        <w:pStyle w:val="ListParagraph"/>
        <w:numPr>
          <w:ilvl w:val="0"/>
          <w:numId w:val="3"/>
        </w:numPr>
      </w:pPr>
      <w:r>
        <w:t>Discounts</w:t>
      </w:r>
      <w:r w:rsidR="005127B1">
        <w:t xml:space="preserve"> / Purchase Credits</w:t>
      </w:r>
    </w:p>
    <w:p w14:paraId="15CCEFF2" w14:textId="135755C4" w:rsidR="007236F1" w:rsidRDefault="007236F1" w:rsidP="001120B4">
      <w:pPr>
        <w:pStyle w:val="ListParagraph"/>
        <w:numPr>
          <w:ilvl w:val="0"/>
          <w:numId w:val="3"/>
        </w:numPr>
      </w:pPr>
      <w:r>
        <w:t>Reporting</w:t>
      </w:r>
    </w:p>
    <w:p w14:paraId="09B188F4" w14:textId="5251C136" w:rsidR="00F62637" w:rsidRDefault="00F62637" w:rsidP="00F62637">
      <w:pPr>
        <w:pStyle w:val="ListParagraph"/>
        <w:numPr>
          <w:ilvl w:val="0"/>
          <w:numId w:val="3"/>
        </w:numPr>
      </w:pPr>
      <w:r>
        <w:t xml:space="preserve">Volunteer management </w:t>
      </w:r>
    </w:p>
    <w:p w14:paraId="0C3B7883" w14:textId="6F6A0E65" w:rsidR="00F62637" w:rsidRDefault="00F62637" w:rsidP="00F62637">
      <w:pPr>
        <w:pStyle w:val="ListParagraph"/>
        <w:numPr>
          <w:ilvl w:val="0"/>
          <w:numId w:val="3"/>
        </w:numPr>
      </w:pPr>
      <w:r>
        <w:t xml:space="preserve">Community </w:t>
      </w:r>
      <w:r w:rsidR="003F4C72">
        <w:t>Chat</w:t>
      </w:r>
    </w:p>
    <w:p w14:paraId="61465E10" w14:textId="7D6BA86E" w:rsidR="00E10E2A" w:rsidRDefault="00F62637" w:rsidP="001120B4">
      <w:pPr>
        <w:pStyle w:val="ListParagraph"/>
        <w:numPr>
          <w:ilvl w:val="0"/>
          <w:numId w:val="3"/>
        </w:numPr>
      </w:pPr>
      <w:r>
        <w:t>Membership Cards</w:t>
      </w:r>
    </w:p>
    <w:p w14:paraId="22EB038F" w14:textId="41D75C80" w:rsidR="00F62637" w:rsidRDefault="00F62637" w:rsidP="001120B4">
      <w:pPr>
        <w:pStyle w:val="ListParagraph"/>
        <w:numPr>
          <w:ilvl w:val="0"/>
          <w:numId w:val="3"/>
        </w:numPr>
      </w:pPr>
      <w:r>
        <w:t xml:space="preserve">Bulk Updating Subscriptions </w:t>
      </w:r>
    </w:p>
    <w:p w14:paraId="7DBACC18" w14:textId="31885EF4" w:rsidR="00F62637" w:rsidRDefault="00F62637" w:rsidP="001120B4">
      <w:pPr>
        <w:pStyle w:val="ListParagraph"/>
        <w:numPr>
          <w:ilvl w:val="0"/>
          <w:numId w:val="3"/>
        </w:numPr>
      </w:pPr>
      <w:r>
        <w:t>Age Dependant Subscriptions</w:t>
      </w:r>
    </w:p>
    <w:p w14:paraId="0AF8CA67" w14:textId="6781F7CE" w:rsidR="00F62637" w:rsidRDefault="00F62637" w:rsidP="001120B4">
      <w:pPr>
        <w:pStyle w:val="ListParagraph"/>
        <w:numPr>
          <w:ilvl w:val="0"/>
          <w:numId w:val="3"/>
        </w:numPr>
      </w:pPr>
      <w:r>
        <w:t>Member Archiving</w:t>
      </w:r>
    </w:p>
    <w:p w14:paraId="0C149BEC" w14:textId="4D006B14" w:rsidR="00F62637" w:rsidRDefault="00F62637" w:rsidP="001120B4">
      <w:pPr>
        <w:pStyle w:val="ListParagraph"/>
        <w:numPr>
          <w:ilvl w:val="0"/>
          <w:numId w:val="3"/>
        </w:numPr>
      </w:pPr>
      <w:r>
        <w:t>Instalment Subscriptions</w:t>
      </w:r>
    </w:p>
    <w:p w14:paraId="482B778F" w14:textId="10744809" w:rsidR="00F62637" w:rsidRDefault="00F62637" w:rsidP="001120B4">
      <w:pPr>
        <w:pStyle w:val="ListParagraph"/>
        <w:numPr>
          <w:ilvl w:val="0"/>
          <w:numId w:val="3"/>
        </w:numPr>
      </w:pPr>
      <w:r>
        <w:t>Email Templates</w:t>
      </w:r>
    </w:p>
    <w:p w14:paraId="01F90FA2" w14:textId="3E077EF2" w:rsidR="00F62637" w:rsidRDefault="00F62637" w:rsidP="001120B4">
      <w:pPr>
        <w:pStyle w:val="ListParagraph"/>
        <w:numPr>
          <w:ilvl w:val="0"/>
          <w:numId w:val="3"/>
        </w:numPr>
      </w:pPr>
      <w:r>
        <w:t xml:space="preserve">Email Scheduling </w:t>
      </w:r>
    </w:p>
    <w:p w14:paraId="3129A574" w14:textId="77777777" w:rsidR="00F62637" w:rsidRDefault="00F62637" w:rsidP="00F62637">
      <w:pPr>
        <w:pStyle w:val="ListParagraph"/>
        <w:numPr>
          <w:ilvl w:val="0"/>
          <w:numId w:val="3"/>
        </w:numPr>
      </w:pPr>
      <w:r>
        <w:t xml:space="preserve">Email unsubscribe options </w:t>
      </w:r>
    </w:p>
    <w:p w14:paraId="04CCAE10" w14:textId="2BBCB9D3" w:rsidR="00F62637" w:rsidRDefault="00F62637" w:rsidP="001120B4">
      <w:pPr>
        <w:pStyle w:val="ListParagraph"/>
        <w:numPr>
          <w:ilvl w:val="0"/>
          <w:numId w:val="3"/>
        </w:numPr>
      </w:pPr>
      <w:r>
        <w:t>Full / Partial Credits</w:t>
      </w:r>
    </w:p>
    <w:p w14:paraId="4660D1E0" w14:textId="6DCE0D01" w:rsidR="00F62637" w:rsidRDefault="00F62637" w:rsidP="001120B4">
      <w:pPr>
        <w:pStyle w:val="ListParagraph"/>
        <w:numPr>
          <w:ilvl w:val="0"/>
          <w:numId w:val="3"/>
        </w:numPr>
      </w:pPr>
      <w:r>
        <w:t>Restrictions on Account Balances</w:t>
      </w:r>
    </w:p>
    <w:p w14:paraId="6C618A3F" w14:textId="030FAD74" w:rsidR="00F62637" w:rsidRDefault="004B3F9A" w:rsidP="001120B4">
      <w:pPr>
        <w:pStyle w:val="ListParagraph"/>
        <w:numPr>
          <w:ilvl w:val="0"/>
          <w:numId w:val="3"/>
        </w:numPr>
      </w:pPr>
      <w:r>
        <w:t xml:space="preserve">Xero Integration </w:t>
      </w:r>
    </w:p>
    <w:p w14:paraId="79D8EDD4" w14:textId="7F8E677E" w:rsidR="004B3F9A" w:rsidRDefault="004B3F9A" w:rsidP="001120B4">
      <w:pPr>
        <w:pStyle w:val="ListParagraph"/>
        <w:numPr>
          <w:ilvl w:val="0"/>
          <w:numId w:val="3"/>
        </w:numPr>
      </w:pPr>
      <w:proofErr w:type="spellStart"/>
      <w:r>
        <w:t>MailChimp</w:t>
      </w:r>
      <w:proofErr w:type="spellEnd"/>
      <w:r>
        <w:t xml:space="preserve"> Integration </w:t>
      </w:r>
    </w:p>
    <w:p w14:paraId="67203FC0" w14:textId="1A0B6F99" w:rsidR="00EB24D0" w:rsidRDefault="00EB24D0" w:rsidP="001120B4">
      <w:pPr>
        <w:pStyle w:val="ListParagraph"/>
        <w:numPr>
          <w:ilvl w:val="0"/>
          <w:numId w:val="3"/>
        </w:numPr>
      </w:pPr>
      <w:r>
        <w:t>GoCardless Integration</w:t>
      </w:r>
    </w:p>
    <w:p w14:paraId="75AB76EE" w14:textId="42742F08" w:rsidR="00EB24D0" w:rsidRDefault="00EB24D0" w:rsidP="001120B4">
      <w:pPr>
        <w:pStyle w:val="ListParagraph"/>
        <w:numPr>
          <w:ilvl w:val="0"/>
          <w:numId w:val="3"/>
        </w:numPr>
      </w:pPr>
      <w:r>
        <w:t>Stripe Integration</w:t>
      </w:r>
    </w:p>
    <w:p w14:paraId="624EBC07" w14:textId="511775C9" w:rsidR="007950CC" w:rsidRDefault="007950CC" w:rsidP="001120B4">
      <w:pPr>
        <w:pStyle w:val="ListParagraph"/>
        <w:numPr>
          <w:ilvl w:val="0"/>
          <w:numId w:val="3"/>
        </w:numPr>
      </w:pPr>
      <w:proofErr w:type="spellStart"/>
      <w:r>
        <w:t>Opayo</w:t>
      </w:r>
      <w:proofErr w:type="spellEnd"/>
      <w:r>
        <w:t xml:space="preserve"> Integration</w:t>
      </w:r>
    </w:p>
    <w:p w14:paraId="263BAE8A" w14:textId="3FCBE30B" w:rsidR="004946E1" w:rsidRDefault="004946E1" w:rsidP="001120B4">
      <w:pPr>
        <w:pStyle w:val="ListParagraph"/>
        <w:numPr>
          <w:ilvl w:val="0"/>
          <w:numId w:val="3"/>
        </w:numPr>
      </w:pPr>
      <w:r>
        <w:t xml:space="preserve">Offline Payments </w:t>
      </w:r>
    </w:p>
    <w:p w14:paraId="0ACC6A7E" w14:textId="7CAF7A13" w:rsidR="00EB24D0" w:rsidRDefault="00433A72" w:rsidP="001120B4">
      <w:pPr>
        <w:pStyle w:val="ListParagraph"/>
        <w:numPr>
          <w:ilvl w:val="0"/>
          <w:numId w:val="3"/>
        </w:numPr>
      </w:pPr>
      <w:proofErr w:type="spellStart"/>
      <w:r>
        <w:t>Keyfob</w:t>
      </w:r>
      <w:proofErr w:type="spellEnd"/>
      <w:r>
        <w:t xml:space="preserve"> / Door access solution </w:t>
      </w:r>
    </w:p>
    <w:p w14:paraId="2082A55B" w14:textId="41B8CB75" w:rsidR="00433A72" w:rsidRDefault="00433A72" w:rsidP="00433A72">
      <w:pPr>
        <w:pStyle w:val="ListParagraph"/>
        <w:numPr>
          <w:ilvl w:val="0"/>
          <w:numId w:val="3"/>
        </w:numPr>
      </w:pPr>
      <w:r>
        <w:t>Audit trail interface</w:t>
      </w:r>
    </w:p>
    <w:p w14:paraId="06481F1B" w14:textId="77777777" w:rsidR="008D3FA3" w:rsidRDefault="008D3FA3" w:rsidP="00433A72">
      <w:pPr>
        <w:pStyle w:val="ListParagraph"/>
        <w:numPr>
          <w:ilvl w:val="0"/>
          <w:numId w:val="3"/>
        </w:numPr>
      </w:pPr>
      <w:r>
        <w:t>Support Ticket solution</w:t>
      </w:r>
    </w:p>
    <w:p w14:paraId="418EA016" w14:textId="6A6E1BC0" w:rsidR="008D3FA3" w:rsidRDefault="008D3FA3" w:rsidP="00433A72">
      <w:pPr>
        <w:pStyle w:val="ListParagraph"/>
        <w:numPr>
          <w:ilvl w:val="0"/>
          <w:numId w:val="3"/>
        </w:numPr>
      </w:pPr>
      <w:proofErr w:type="spellStart"/>
      <w:r>
        <w:t>WebCollect</w:t>
      </w:r>
      <w:proofErr w:type="spellEnd"/>
      <w:r>
        <w:t xml:space="preserve"> Invoicing  </w:t>
      </w:r>
    </w:p>
    <w:p w14:paraId="4BF80004" w14:textId="695F127E" w:rsidR="008D3FA3" w:rsidRDefault="008D3FA3" w:rsidP="00433A72">
      <w:pPr>
        <w:pStyle w:val="ListParagraph"/>
        <w:numPr>
          <w:ilvl w:val="0"/>
          <w:numId w:val="3"/>
        </w:numPr>
      </w:pPr>
      <w:r>
        <w:t>Referral Discounts</w:t>
      </w:r>
    </w:p>
    <w:p w14:paraId="03B49FD2" w14:textId="7CF8AB8D" w:rsidR="005127B1" w:rsidRDefault="008D3FA3" w:rsidP="005127B1">
      <w:pPr>
        <w:pStyle w:val="ListParagraph"/>
        <w:numPr>
          <w:ilvl w:val="0"/>
          <w:numId w:val="3"/>
        </w:numPr>
      </w:pPr>
      <w:r>
        <w:t xml:space="preserve">Subscription and Events Sub-sections </w:t>
      </w:r>
    </w:p>
    <w:p w14:paraId="7B3793CA" w14:textId="70E7ADA8" w:rsidR="008D3FA3" w:rsidRDefault="009C1319" w:rsidP="00433A72">
      <w:pPr>
        <w:pStyle w:val="ListParagraph"/>
        <w:numPr>
          <w:ilvl w:val="0"/>
          <w:numId w:val="3"/>
        </w:numPr>
      </w:pPr>
      <w:r>
        <w:t>Adding Members via Import</w:t>
      </w:r>
    </w:p>
    <w:p w14:paraId="5259622C" w14:textId="4A8912AC" w:rsidR="005127B1" w:rsidRDefault="005127B1" w:rsidP="00433A72">
      <w:pPr>
        <w:pStyle w:val="ListParagraph"/>
        <w:numPr>
          <w:ilvl w:val="0"/>
          <w:numId w:val="3"/>
        </w:numPr>
      </w:pPr>
      <w:r>
        <w:t>Organisation API</w:t>
      </w:r>
    </w:p>
    <w:p w14:paraId="00B2ECD0" w14:textId="25FEF5C6" w:rsidR="00F83950" w:rsidRDefault="00F83950" w:rsidP="00433A72">
      <w:pPr>
        <w:pStyle w:val="ListParagraph"/>
        <w:numPr>
          <w:ilvl w:val="0"/>
          <w:numId w:val="3"/>
        </w:numPr>
      </w:pPr>
      <w:r>
        <w:t>Downloads</w:t>
      </w:r>
    </w:p>
    <w:p w14:paraId="213C89D7" w14:textId="77777777" w:rsidR="00F83950" w:rsidRDefault="00F83950" w:rsidP="00C61032">
      <w:pPr>
        <w:ind w:left="360"/>
      </w:pPr>
    </w:p>
    <w:p w14:paraId="660FF2B5" w14:textId="670C6672" w:rsidR="007950CC" w:rsidRDefault="007950CC" w:rsidP="007236F1"/>
    <w:p w14:paraId="6C16F237" w14:textId="77777777" w:rsidR="00C61032" w:rsidRDefault="00C61032" w:rsidP="007236F1"/>
    <w:p w14:paraId="72EA44A2" w14:textId="77777777" w:rsidR="00C61032" w:rsidRDefault="00C61032" w:rsidP="007236F1"/>
    <w:p w14:paraId="67F41487" w14:textId="77777777" w:rsidR="00C61032" w:rsidRDefault="00C61032" w:rsidP="007236F1"/>
    <w:p w14:paraId="1DDD38E7" w14:textId="77777777" w:rsidR="00C61032" w:rsidRDefault="00C61032" w:rsidP="007236F1"/>
    <w:p w14:paraId="12018F56" w14:textId="77777777" w:rsidR="00C61032" w:rsidRDefault="00C61032" w:rsidP="007236F1"/>
    <w:p w14:paraId="3AF44479" w14:textId="77777777" w:rsidR="00C61032" w:rsidRDefault="00C61032" w:rsidP="007236F1"/>
    <w:p w14:paraId="6983E419" w14:textId="77777777" w:rsidR="00C61032" w:rsidRDefault="00C61032" w:rsidP="007236F1"/>
    <w:p w14:paraId="40B6C5B3" w14:textId="77777777" w:rsidR="00C61032" w:rsidRDefault="00C61032" w:rsidP="007236F1"/>
    <w:p w14:paraId="16929981" w14:textId="77777777" w:rsidR="00C61032" w:rsidRDefault="00C61032" w:rsidP="007236F1"/>
    <w:p w14:paraId="52DEFA0F" w14:textId="77777777" w:rsidR="00C61032" w:rsidRDefault="00C61032" w:rsidP="007236F1"/>
    <w:p w14:paraId="65D10651" w14:textId="77777777" w:rsidR="00C61032" w:rsidRDefault="00C61032" w:rsidP="007236F1"/>
    <w:p w14:paraId="67752828" w14:textId="77777777" w:rsidR="00C61032" w:rsidRDefault="00C61032" w:rsidP="007236F1"/>
    <w:p w14:paraId="4EC44B78" w14:textId="77777777" w:rsidR="00C61032" w:rsidRDefault="00C61032" w:rsidP="007236F1"/>
    <w:p w14:paraId="3FE2E9B7" w14:textId="77777777" w:rsidR="00C61032" w:rsidRDefault="00C61032" w:rsidP="007236F1"/>
    <w:p w14:paraId="389C0B90" w14:textId="77777777" w:rsidR="003F0E6F" w:rsidRDefault="003F0E6F" w:rsidP="00AD516C"/>
    <w:p w14:paraId="56924680" w14:textId="77777777" w:rsidR="00AD516C" w:rsidRDefault="00AD516C" w:rsidP="00AD516C"/>
    <w:p w14:paraId="67513AD4" w14:textId="77777777" w:rsidR="00AD516C" w:rsidRDefault="00AD516C" w:rsidP="00AD516C"/>
    <w:p w14:paraId="7807C0DD" w14:textId="77777777" w:rsidR="00AD516C" w:rsidRDefault="00AD516C" w:rsidP="00AD516C"/>
    <w:p w14:paraId="2BEFBC3D" w14:textId="77777777" w:rsidR="0099567D" w:rsidRDefault="0099567D" w:rsidP="00AD516C"/>
    <w:p w14:paraId="08A344C0" w14:textId="77777777" w:rsidR="00AD516C" w:rsidRDefault="00AD516C" w:rsidP="00AD516C"/>
    <w:p w14:paraId="2D3C0A5C" w14:textId="77777777" w:rsidR="00AD516C" w:rsidRDefault="00AD516C" w:rsidP="00AD516C"/>
    <w:p w14:paraId="3079E6B1" w14:textId="77777777" w:rsidR="00AD516C" w:rsidRDefault="00AD516C" w:rsidP="00AD516C"/>
    <w:p w14:paraId="7576E5CF" w14:textId="77777777" w:rsidR="00F46D44" w:rsidRDefault="00F46D44" w:rsidP="00AD516C"/>
    <w:p w14:paraId="5BA39CA5" w14:textId="3D83B49C" w:rsidR="00AD516C" w:rsidRPr="0099567D" w:rsidRDefault="00AD516C" w:rsidP="0099567D">
      <w:pPr>
        <w:pStyle w:val="Heading1"/>
        <w:spacing w:before="240" w:after="0" w:line="360" w:lineRule="auto"/>
        <w:rPr>
          <w:rFonts w:ascii="Arial" w:hAnsi="Arial"/>
          <w:b/>
          <w:color w:val="162043"/>
          <w:kern w:val="0"/>
          <w:sz w:val="48"/>
          <w:szCs w:val="32"/>
          <w:lang w:val="en-GB"/>
          <w14:ligatures w14:val="none"/>
        </w:rPr>
      </w:pPr>
      <w:bookmarkStart w:id="10" w:name="_Toc170780765"/>
      <w:bookmarkEnd w:id="9"/>
      <w:r>
        <w:rPr>
          <w:rFonts w:ascii="Arial" w:hAnsi="Arial"/>
          <w:b/>
          <w:color w:val="162043"/>
          <w:kern w:val="0"/>
          <w:sz w:val="48"/>
          <w:szCs w:val="32"/>
          <w:lang w:val="en-GB"/>
          <w14:ligatures w14:val="none"/>
        </w:rPr>
        <w:t>Requirements</w:t>
      </w:r>
      <w:bookmarkEnd w:id="10"/>
      <w:r>
        <w:rPr>
          <w:rFonts w:ascii="Arial" w:hAnsi="Arial"/>
          <w:b/>
          <w:color w:val="162043"/>
          <w:kern w:val="0"/>
          <w:sz w:val="48"/>
          <w:szCs w:val="32"/>
          <w:lang w:val="en-GB"/>
          <w14:ligatures w14:val="none"/>
        </w:rPr>
        <w:t xml:space="preserve"> </w:t>
      </w:r>
    </w:p>
    <w:p w14:paraId="1BAD7A32" w14:textId="0CDC8A39" w:rsidR="001801F0" w:rsidRDefault="0099567D" w:rsidP="001801F0">
      <w:pPr>
        <w:pStyle w:val="Heading2"/>
        <w:spacing w:before="40" w:after="0" w:line="360" w:lineRule="auto"/>
        <w:rPr>
          <w:rFonts w:ascii="Arial" w:hAnsi="Arial"/>
          <w:color w:val="83C3AA"/>
          <w:kern w:val="0"/>
          <w:sz w:val="36"/>
          <w:szCs w:val="26"/>
          <w:lang w:val="en-GB"/>
          <w14:ligatures w14:val="none"/>
        </w:rPr>
      </w:pPr>
      <w:bookmarkStart w:id="11" w:name="_Toc170780766"/>
      <w:r w:rsidRPr="0099567D">
        <w:rPr>
          <w:rFonts w:ascii="Arial" w:hAnsi="Arial"/>
          <w:color w:val="83C3AA"/>
          <w:kern w:val="0"/>
          <w:sz w:val="36"/>
          <w:szCs w:val="26"/>
          <w:lang w:val="en-GB"/>
          <w14:ligatures w14:val="none"/>
        </w:rPr>
        <w:t xml:space="preserve">Public </w:t>
      </w:r>
      <w:r w:rsidR="001801F0" w:rsidRPr="002007C8">
        <w:rPr>
          <w:rFonts w:ascii="Arial" w:hAnsi="Arial"/>
          <w:color w:val="83C3AA"/>
          <w:kern w:val="0"/>
          <w:sz w:val="36"/>
          <w:szCs w:val="26"/>
          <w:lang w:val="en-GB"/>
          <w14:ligatures w14:val="none"/>
        </w:rPr>
        <w:t>User</w:t>
      </w:r>
      <w:bookmarkEnd w:id="11"/>
      <w:r w:rsidR="001801F0" w:rsidRPr="002007C8">
        <w:rPr>
          <w:rFonts w:ascii="Arial" w:hAnsi="Arial"/>
          <w:color w:val="83C3AA"/>
          <w:kern w:val="0"/>
          <w:sz w:val="36"/>
          <w:szCs w:val="26"/>
          <w:lang w:val="en-GB"/>
          <w14:ligatures w14:val="none"/>
        </w:rPr>
        <w:t xml:space="preserve"> </w:t>
      </w:r>
    </w:p>
    <w:p w14:paraId="581AE453" w14:textId="12EF4293" w:rsidR="00A36AB4" w:rsidRDefault="00A36AB4" w:rsidP="00A36AB4">
      <w:pPr>
        <w:rPr>
          <w:lang w:val="en-GB"/>
        </w:rPr>
      </w:pPr>
      <w:r>
        <w:rPr>
          <w:lang w:val="en-GB"/>
        </w:rPr>
        <w:t xml:space="preserve">Public users are the users who navigate to the </w:t>
      </w:r>
      <w:proofErr w:type="spellStart"/>
      <w:r>
        <w:rPr>
          <w:lang w:val="en-GB"/>
        </w:rPr>
        <w:t>Membi</w:t>
      </w:r>
      <w:proofErr w:type="spellEnd"/>
      <w:r>
        <w:rPr>
          <w:lang w:val="en-GB"/>
        </w:rPr>
        <w:t xml:space="preserve"> homepage. These users can view and interact with the public facing components of the </w:t>
      </w:r>
      <w:proofErr w:type="spellStart"/>
      <w:r>
        <w:rPr>
          <w:lang w:val="en-GB"/>
        </w:rPr>
        <w:t>Membi</w:t>
      </w:r>
      <w:proofErr w:type="spellEnd"/>
      <w:r>
        <w:rPr>
          <w:lang w:val="en-GB"/>
        </w:rPr>
        <w:t xml:space="preserve"> application and with the public facing </w:t>
      </w:r>
      <w:r w:rsidR="00AB1B4E">
        <w:rPr>
          <w:lang w:val="en-GB"/>
        </w:rPr>
        <w:t>components</w:t>
      </w:r>
      <w:r>
        <w:rPr>
          <w:lang w:val="en-GB"/>
        </w:rPr>
        <w:t xml:space="preserve"> of the organization pages</w:t>
      </w:r>
      <w:r w:rsidR="00AB1B4E">
        <w:rPr>
          <w:lang w:val="en-GB"/>
        </w:rPr>
        <w:t>.</w:t>
      </w:r>
    </w:p>
    <w:p w14:paraId="56D244D6" w14:textId="77777777" w:rsidR="00AB1B4E" w:rsidRPr="00A36AB4" w:rsidRDefault="00AB1B4E" w:rsidP="00A36AB4">
      <w:pPr>
        <w:rPr>
          <w:lang w:val="en-GB"/>
        </w:rPr>
      </w:pPr>
    </w:p>
    <w:p w14:paraId="69358A28" w14:textId="77777777" w:rsidR="001801F0" w:rsidRPr="00956DB0" w:rsidRDefault="001801F0" w:rsidP="001801F0">
      <w:pPr>
        <w:pStyle w:val="Heading3"/>
        <w:spacing w:before="40" w:after="0" w:line="360" w:lineRule="auto"/>
        <w:rPr>
          <w:rFonts w:ascii="Arial" w:hAnsi="Arial"/>
          <w:color w:val="5B69AB"/>
          <w:kern w:val="0"/>
          <w:szCs w:val="24"/>
          <w14:ligatures w14:val="none"/>
          <w:rPrChange w:id="12" w:author="Dylan Van Aswegen" w:date="2024-07-15T09:50:00Z" w16du:dateUtc="2024-07-15T07:50:00Z">
            <w:rPr>
              <w:rFonts w:ascii="Arial" w:hAnsi="Arial"/>
              <w:color w:val="5B69AB"/>
              <w:kern w:val="0"/>
              <w:szCs w:val="24"/>
              <w:lang w:val="en-GB"/>
              <w14:ligatures w14:val="none"/>
            </w:rPr>
          </w:rPrChange>
        </w:rPr>
      </w:pPr>
      <w:bookmarkStart w:id="13" w:name="_Toc168972683"/>
      <w:bookmarkStart w:id="14" w:name="_Toc170780767"/>
      <w:r w:rsidRPr="00956DB0">
        <w:rPr>
          <w:rFonts w:ascii="Arial" w:hAnsi="Arial"/>
          <w:color w:val="5B69AB"/>
          <w:kern w:val="0"/>
          <w:szCs w:val="24"/>
          <w14:ligatures w14:val="none"/>
          <w:rPrChange w:id="15" w:author="Dylan Van Aswegen" w:date="2024-07-15T09:50:00Z" w16du:dateUtc="2024-07-15T07:50:00Z">
            <w:rPr>
              <w:rFonts w:ascii="Arial" w:hAnsi="Arial"/>
              <w:color w:val="5B69AB"/>
              <w:kern w:val="0"/>
              <w:szCs w:val="24"/>
              <w:lang w:val="en-GB"/>
              <w14:ligatures w14:val="none"/>
            </w:rPr>
          </w:rPrChange>
        </w:rPr>
        <w:t xml:space="preserve">View </w:t>
      </w:r>
      <w:proofErr w:type="spellStart"/>
      <w:r w:rsidRPr="00956DB0">
        <w:rPr>
          <w:rFonts w:ascii="Arial" w:hAnsi="Arial"/>
          <w:color w:val="5B69AB"/>
          <w:kern w:val="0"/>
          <w:szCs w:val="24"/>
          <w14:ligatures w14:val="none"/>
          <w:rPrChange w:id="16" w:author="Dylan Van Aswegen" w:date="2024-07-15T09:50:00Z" w16du:dateUtc="2024-07-15T07:50:00Z">
            <w:rPr>
              <w:rFonts w:ascii="Arial" w:hAnsi="Arial"/>
              <w:color w:val="5B69AB"/>
              <w:kern w:val="0"/>
              <w:szCs w:val="24"/>
              <w:lang w:val="en-GB"/>
              <w14:ligatures w14:val="none"/>
            </w:rPr>
          </w:rPrChange>
        </w:rPr>
        <w:t>Membi</w:t>
      </w:r>
      <w:proofErr w:type="spellEnd"/>
      <w:r w:rsidRPr="00956DB0">
        <w:rPr>
          <w:rFonts w:ascii="Arial" w:hAnsi="Arial"/>
          <w:color w:val="5B69AB"/>
          <w:kern w:val="0"/>
          <w:szCs w:val="24"/>
          <w14:ligatures w14:val="none"/>
          <w:rPrChange w:id="17" w:author="Dylan Van Aswegen" w:date="2024-07-15T09:50:00Z" w16du:dateUtc="2024-07-15T07:50:00Z">
            <w:rPr>
              <w:rFonts w:ascii="Arial" w:hAnsi="Arial"/>
              <w:color w:val="5B69AB"/>
              <w:kern w:val="0"/>
              <w:szCs w:val="24"/>
              <w:lang w:val="en-GB"/>
              <w14:ligatures w14:val="none"/>
            </w:rPr>
          </w:rPrChange>
        </w:rPr>
        <w:t xml:space="preserve"> public pages</w:t>
      </w:r>
      <w:bookmarkEnd w:id="13"/>
      <w:bookmarkEnd w:id="14"/>
    </w:p>
    <w:p w14:paraId="11980CE8" w14:textId="4E948A3C" w:rsidR="004B4DDC" w:rsidRPr="004B4DDC" w:rsidDel="004B4DDC" w:rsidRDefault="001801F0" w:rsidP="008715AC">
      <w:pPr>
        <w:rPr>
          <w:del w:id="18" w:author="Dylan Van Aswegen" w:date="2024-07-12T12:56:00Z" w16du:dateUtc="2024-07-12T10:56:00Z"/>
          <w:lang w:val="en-GB"/>
        </w:rPr>
      </w:pPr>
      <w:r w:rsidRPr="004B4DDC">
        <w:rPr>
          <w:rPrChange w:id="19" w:author="Dylan Van Aswegen" w:date="2024-07-12T12:56:00Z" w16du:dateUtc="2024-07-12T10:56:00Z">
            <w:rPr>
              <w:lang w:val="en-GB"/>
            </w:rPr>
          </w:rPrChange>
        </w:rPr>
        <w:t>T</w:t>
      </w:r>
      <w:r>
        <w:rPr>
          <w:lang w:val="en-GB"/>
        </w:rPr>
        <w:t xml:space="preserve">he public user will be able to view all the public pages of the </w:t>
      </w:r>
      <w:proofErr w:type="spellStart"/>
      <w:r>
        <w:rPr>
          <w:lang w:val="en-GB"/>
        </w:rPr>
        <w:t>Membi</w:t>
      </w:r>
      <w:proofErr w:type="spellEnd"/>
      <w:r>
        <w:rPr>
          <w:lang w:val="en-GB"/>
        </w:rPr>
        <w:t xml:space="preserve"> public web site such as the home page, help pages, about us pages</w:t>
      </w:r>
      <w:ins w:id="20" w:author="Dylan Van Aswegen" w:date="2024-07-12T12:55:00Z" w16du:dateUtc="2024-07-12T10:55:00Z">
        <w:r w:rsidR="004B4DDC">
          <w:rPr>
            <w:lang w:val="en-GB"/>
          </w:rPr>
          <w:t xml:space="preserve">. </w:t>
        </w:r>
      </w:ins>
      <w:del w:id="21" w:author="Dylan Van Aswegen" w:date="2024-07-12T12:55:00Z" w16du:dateUtc="2024-07-12T10:55:00Z">
        <w:r w:rsidRPr="004B4DDC" w:rsidDel="004B4DDC">
          <w:rPr>
            <w:rPrChange w:id="22" w:author="Dylan Van Aswegen" w:date="2024-07-12T12:56:00Z" w16du:dateUtc="2024-07-12T10:56:00Z">
              <w:rPr>
                <w:lang w:val="en-GB"/>
              </w:rPr>
            </w:rPrChange>
          </w:rPr>
          <w:delText xml:space="preserve"> etc. </w:delText>
        </w:r>
      </w:del>
    </w:p>
    <w:p w14:paraId="5852F920" w14:textId="77777777" w:rsidR="001801F0" w:rsidRPr="004B4DDC" w:rsidDel="004B4DDC" w:rsidRDefault="001801F0" w:rsidP="008715AC">
      <w:pPr>
        <w:rPr>
          <w:del w:id="23" w:author="Dylan Van Aswegen" w:date="2024-07-12T12:56:00Z" w16du:dateUtc="2024-07-12T10:56:00Z"/>
          <w:rPrChange w:id="24" w:author="Dylan Van Aswegen" w:date="2024-07-12T12:56:00Z" w16du:dateUtc="2024-07-12T10:56:00Z">
            <w:rPr>
              <w:del w:id="25" w:author="Dylan Van Aswegen" w:date="2024-07-12T12:56:00Z" w16du:dateUtc="2024-07-12T10:56:00Z"/>
              <w:lang w:val="en-GB"/>
            </w:rPr>
          </w:rPrChange>
        </w:rPr>
      </w:pPr>
    </w:p>
    <w:p w14:paraId="016BBE05" w14:textId="7A5696DD" w:rsidR="004B4DDC" w:rsidRPr="00956DB0" w:rsidRDefault="004B4DDC">
      <w:pPr>
        <w:rPr>
          <w:ins w:id="26" w:author="Dylan Van Aswegen" w:date="2024-07-12T12:56:00Z" w16du:dateUtc="2024-07-12T10:56:00Z"/>
        </w:rPr>
        <w:pPrChange w:id="27" w:author="Dylan Van Aswegen" w:date="2024-07-12T12:56:00Z" w16du:dateUtc="2024-07-12T10:56:00Z">
          <w:pPr>
            <w:pStyle w:val="Heading3"/>
          </w:pPr>
        </w:pPrChange>
      </w:pPr>
      <w:bookmarkStart w:id="28" w:name="_Toc168972684"/>
      <w:bookmarkStart w:id="29" w:name="_Toc170780768"/>
    </w:p>
    <w:p w14:paraId="2F827191" w14:textId="316ECC5D" w:rsidR="004B4DDC" w:rsidRDefault="004B4DDC" w:rsidP="004B4DDC">
      <w:pPr>
        <w:pStyle w:val="Heading4"/>
        <w:rPr>
          <w:ins w:id="30" w:author="Dylan Van Aswegen" w:date="2024-07-12T12:56:00Z" w16du:dateUtc="2024-07-12T10:56:00Z"/>
          <w:i w:val="0"/>
          <w:iCs w:val="0"/>
          <w:sz w:val="32"/>
          <w:szCs w:val="32"/>
        </w:rPr>
      </w:pPr>
      <w:proofErr w:type="spellStart"/>
      <w:ins w:id="31" w:author="Dylan Van Aswegen" w:date="2024-07-12T12:56:00Z" w16du:dateUtc="2024-07-12T10:56:00Z">
        <w:r w:rsidRPr="004B4DDC">
          <w:rPr>
            <w:i w:val="0"/>
            <w:iCs w:val="0"/>
            <w:sz w:val="32"/>
            <w:szCs w:val="32"/>
            <w:rPrChange w:id="32" w:author="Dylan Van Aswegen" w:date="2024-07-12T12:56:00Z" w16du:dateUtc="2024-07-12T10:56:00Z">
              <w:rPr/>
            </w:rPrChange>
          </w:rPr>
          <w:t>Membi</w:t>
        </w:r>
        <w:proofErr w:type="spellEnd"/>
        <w:r w:rsidRPr="004B4DDC">
          <w:rPr>
            <w:i w:val="0"/>
            <w:iCs w:val="0"/>
            <w:sz w:val="32"/>
            <w:szCs w:val="32"/>
            <w:rPrChange w:id="33" w:author="Dylan Van Aswegen" w:date="2024-07-12T12:56:00Z" w16du:dateUtc="2024-07-12T10:56:00Z">
              <w:rPr/>
            </w:rPrChange>
          </w:rPr>
          <w:t xml:space="preserve"> </w:t>
        </w:r>
        <w:r w:rsidRPr="004B4DDC">
          <w:rPr>
            <w:i w:val="0"/>
            <w:iCs w:val="0"/>
            <w:sz w:val="32"/>
            <w:szCs w:val="32"/>
            <w:rPrChange w:id="34" w:author="Dylan Van Aswegen" w:date="2024-07-12T12:56:00Z" w16du:dateUtc="2024-07-12T10:56:00Z">
              <w:rPr>
                <w:lang w:val="fr-MC"/>
              </w:rPr>
            </w:rPrChange>
          </w:rPr>
          <w:t>Home Page</w:t>
        </w:r>
      </w:ins>
    </w:p>
    <w:p w14:paraId="3706B8D1" w14:textId="1D5F37EE" w:rsidR="004B4DDC" w:rsidRDefault="00CF362A" w:rsidP="004B4DDC">
      <w:pPr>
        <w:rPr>
          <w:ins w:id="35" w:author="Dylan Van Aswegen" w:date="2024-07-12T12:57:00Z" w16du:dateUtc="2024-07-12T10:57:00Z"/>
        </w:rPr>
      </w:pPr>
      <w:ins w:id="36" w:author="Dylan Van Aswegen" w:date="2024-07-12T12:56:00Z" w16du:dateUtc="2024-07-12T10:56:00Z">
        <w:r>
          <w:t xml:space="preserve">The </w:t>
        </w:r>
        <w:proofErr w:type="spellStart"/>
        <w:r>
          <w:t>membi</w:t>
        </w:r>
        <w:proofErr w:type="spellEnd"/>
        <w:r>
          <w:t xml:space="preserve"> home page will the page that </w:t>
        </w:r>
      </w:ins>
      <w:ins w:id="37" w:author="Dylan Van Aswegen" w:date="2024-07-12T12:57:00Z" w16du:dateUtc="2024-07-12T10:57:00Z">
        <w:r>
          <w:t xml:space="preserve">the user lands on when they navigate to the </w:t>
        </w:r>
        <w:proofErr w:type="spellStart"/>
        <w:r>
          <w:t>Membi</w:t>
        </w:r>
        <w:proofErr w:type="spellEnd"/>
        <w:r>
          <w:t xml:space="preserve"> site. The page will consist of the following </w:t>
        </w:r>
      </w:ins>
      <w:ins w:id="38" w:author="Dylan Van Aswegen" w:date="2024-07-12T13:08:00Z" w16du:dateUtc="2024-07-12T11:08:00Z">
        <w:r w:rsidR="00705A10">
          <w:t>sections</w:t>
        </w:r>
      </w:ins>
      <w:ins w:id="39" w:author="Dylan Van Aswegen" w:date="2024-07-12T12:57:00Z" w16du:dateUtc="2024-07-12T10:57:00Z">
        <w:r>
          <w:t xml:space="preserve">: </w:t>
        </w:r>
      </w:ins>
    </w:p>
    <w:tbl>
      <w:tblPr>
        <w:tblStyle w:val="GridTable4-Accent1"/>
        <w:tblW w:w="9498" w:type="dxa"/>
        <w:tblInd w:w="-714" w:type="dxa"/>
        <w:tblLook w:val="04A0" w:firstRow="1" w:lastRow="0" w:firstColumn="1" w:lastColumn="0" w:noHBand="0" w:noVBand="1"/>
        <w:tblPrChange w:id="40" w:author="Dylan Van Aswegen" w:date="2024-07-12T13:09:00Z" w16du:dateUtc="2024-07-12T11:09:00Z">
          <w:tblPr>
            <w:tblStyle w:val="GridTable4-Accent1"/>
            <w:tblW w:w="6946" w:type="dxa"/>
            <w:tblInd w:w="-714" w:type="dxa"/>
            <w:tblLook w:val="04A0" w:firstRow="1" w:lastRow="0" w:firstColumn="1" w:lastColumn="0" w:noHBand="0" w:noVBand="1"/>
          </w:tblPr>
        </w:tblPrChange>
      </w:tblPr>
      <w:tblGrid>
        <w:gridCol w:w="1843"/>
        <w:gridCol w:w="7655"/>
        <w:tblGridChange w:id="41">
          <w:tblGrid>
            <w:gridCol w:w="1428"/>
            <w:gridCol w:w="415"/>
            <w:gridCol w:w="1002"/>
            <w:gridCol w:w="3828"/>
            <w:gridCol w:w="2825"/>
          </w:tblGrid>
        </w:tblGridChange>
      </w:tblGrid>
      <w:tr w:rsidR="00705A10" w14:paraId="2F47F89B" w14:textId="77777777" w:rsidTr="30A3A947">
        <w:trPr>
          <w:cnfStyle w:val="100000000000" w:firstRow="1" w:lastRow="0" w:firstColumn="0" w:lastColumn="0" w:oddVBand="0" w:evenVBand="0" w:oddHBand="0" w:evenHBand="0" w:firstRowFirstColumn="0" w:firstRowLastColumn="0" w:lastRowFirstColumn="0" w:lastRowLastColumn="0"/>
          <w:tblHeader/>
          <w:ins w:id="42" w:author="Dylan Van Aswegen" w:date="2024-07-12T12:58:00Z"/>
          <w:trPrChange w:id="43" w:author="Dylan Van Aswegen" w:date="2024-07-12T13:09:00Z" w16du:dateUtc="2024-07-12T11:09:00Z">
            <w:trPr>
              <w:gridBefore w:val="1"/>
              <w:gridAfter w:val="0"/>
              <w:tblHeader/>
            </w:trPr>
          </w:trPrChange>
        </w:trPr>
        <w:tc>
          <w:tcPr>
            <w:cnfStyle w:val="001000000000" w:firstRow="0" w:lastRow="0" w:firstColumn="1" w:lastColumn="0" w:oddVBand="0" w:evenVBand="0" w:oddHBand="0" w:evenHBand="0" w:firstRowFirstColumn="0" w:firstRowLastColumn="0" w:lastRowFirstColumn="0" w:lastRowLastColumn="0"/>
            <w:tcW w:w="1843" w:type="dxa"/>
            <w:shd w:val="clear" w:color="auto" w:fill="002060"/>
            <w:tcPrChange w:id="44" w:author="Dylan Van Aswegen" w:date="2024-07-12T13:09:00Z" w16du:dateUtc="2024-07-12T11:09:00Z">
              <w:tcPr>
                <w:tcW w:w="1417" w:type="dxa"/>
                <w:gridSpan w:val="2"/>
                <w:shd w:val="clear" w:color="auto" w:fill="002060"/>
              </w:tcPr>
            </w:tcPrChange>
          </w:tcPr>
          <w:p w14:paraId="3C921729" w14:textId="0D6A5580" w:rsidR="00705A10" w:rsidRDefault="00705A10">
            <w:pPr>
              <w:spacing w:line="360" w:lineRule="auto"/>
              <w:jc w:val="both"/>
              <w:cnfStyle w:val="101000000000" w:firstRow="1" w:lastRow="0" w:firstColumn="1" w:lastColumn="0" w:oddVBand="0" w:evenVBand="0" w:oddHBand="0" w:evenHBand="0" w:firstRowFirstColumn="0" w:firstRowLastColumn="0" w:lastRowFirstColumn="0" w:lastRowLastColumn="0"/>
              <w:rPr>
                <w:ins w:id="45" w:author="Dylan Van Aswegen" w:date="2024-07-12T12:58:00Z" w16du:dateUtc="2024-07-12T10:58:00Z"/>
                <w:rFonts w:ascii="Arial" w:hAnsi="Arial" w:cs="Arial"/>
                <w:sz w:val="20"/>
                <w:szCs w:val="20"/>
                <w:lang w:val="en-GB"/>
              </w:rPr>
            </w:pPr>
            <w:ins w:id="46" w:author="Dylan Van Aswegen" w:date="2024-07-12T13:08:00Z" w16du:dateUtc="2024-07-12T11:08:00Z">
              <w:r>
                <w:rPr>
                  <w:rFonts w:ascii="Arial" w:hAnsi="Arial" w:cs="Arial"/>
                  <w:sz w:val="20"/>
                  <w:szCs w:val="20"/>
                  <w:lang w:val="en-GB"/>
                </w:rPr>
                <w:t>Section</w:t>
              </w:r>
            </w:ins>
            <w:ins w:id="47" w:author="Dylan Van Aswegen" w:date="2024-07-12T12:58:00Z" w16du:dateUtc="2024-07-12T10:58:00Z">
              <w:r>
                <w:rPr>
                  <w:rFonts w:ascii="Arial" w:hAnsi="Arial" w:cs="Arial"/>
                  <w:sz w:val="20"/>
                  <w:szCs w:val="20"/>
                  <w:lang w:val="en-GB"/>
                </w:rPr>
                <w:t xml:space="preserve"> Name</w:t>
              </w:r>
            </w:ins>
          </w:p>
        </w:tc>
        <w:tc>
          <w:tcPr>
            <w:tcW w:w="7655" w:type="dxa"/>
            <w:shd w:val="clear" w:color="auto" w:fill="002060"/>
            <w:tcPrChange w:id="48" w:author="Dylan Van Aswegen" w:date="2024-07-12T13:09:00Z" w16du:dateUtc="2024-07-12T11:09:00Z">
              <w:tcPr>
                <w:tcW w:w="3828" w:type="dxa"/>
                <w:shd w:val="clear" w:color="auto" w:fill="002060"/>
              </w:tcPr>
            </w:tcPrChange>
          </w:tcPr>
          <w:p w14:paraId="50A6EFBD" w14:textId="75AE675E" w:rsidR="00705A10" w:rsidRDefault="00705A10">
            <w:pPr>
              <w:spacing w:line="360" w:lineRule="auto"/>
              <w:jc w:val="both"/>
              <w:cnfStyle w:val="100000000000" w:firstRow="1" w:lastRow="0" w:firstColumn="0" w:lastColumn="0" w:oddVBand="0" w:evenVBand="0" w:oddHBand="0" w:evenHBand="0" w:firstRowFirstColumn="0" w:firstRowLastColumn="0" w:lastRowFirstColumn="0" w:lastRowLastColumn="0"/>
              <w:rPr>
                <w:ins w:id="49" w:author="Dylan Van Aswegen" w:date="2024-07-12T12:58:00Z" w16du:dateUtc="2024-07-12T10:58:00Z"/>
                <w:rFonts w:ascii="Arial" w:hAnsi="Arial" w:cs="Arial"/>
                <w:sz w:val="20"/>
                <w:szCs w:val="20"/>
                <w:lang w:val="en-GB"/>
              </w:rPr>
            </w:pPr>
            <w:ins w:id="50" w:author="Dylan Van Aswegen" w:date="2024-07-12T13:08:00Z" w16du:dateUtc="2024-07-12T11:08:00Z">
              <w:r>
                <w:rPr>
                  <w:rFonts w:ascii="Arial" w:hAnsi="Arial" w:cs="Arial"/>
                  <w:sz w:val="20"/>
                  <w:szCs w:val="20"/>
                  <w:lang w:val="en-GB"/>
                </w:rPr>
                <w:t>Sect</w:t>
              </w:r>
            </w:ins>
            <w:ins w:id="51" w:author="Dylan Van Aswegen" w:date="2024-07-12T13:09:00Z" w16du:dateUtc="2024-07-12T11:09:00Z">
              <w:r>
                <w:rPr>
                  <w:rFonts w:ascii="Arial" w:hAnsi="Arial" w:cs="Arial"/>
                  <w:sz w:val="20"/>
                  <w:szCs w:val="20"/>
                  <w:lang w:val="en-GB"/>
                </w:rPr>
                <w:t>ion</w:t>
              </w:r>
            </w:ins>
            <w:ins w:id="52" w:author="Dylan Van Aswegen" w:date="2024-07-12T12:58:00Z" w16du:dateUtc="2024-07-12T10:58:00Z">
              <w:r>
                <w:rPr>
                  <w:rFonts w:ascii="Arial" w:hAnsi="Arial" w:cs="Arial"/>
                  <w:sz w:val="20"/>
                  <w:szCs w:val="20"/>
                  <w:lang w:val="en-GB"/>
                </w:rPr>
                <w:t xml:space="preserve"> Rules</w:t>
              </w:r>
            </w:ins>
          </w:p>
        </w:tc>
      </w:tr>
      <w:tr w:rsidR="00705A10" w14:paraId="3FAF63B8" w14:textId="77777777" w:rsidTr="30A3A947">
        <w:trPr>
          <w:cnfStyle w:val="000000100000" w:firstRow="0" w:lastRow="0" w:firstColumn="0" w:lastColumn="0" w:oddVBand="0" w:evenVBand="0" w:oddHBand="1" w:evenHBand="0" w:firstRowFirstColumn="0" w:firstRowLastColumn="0" w:lastRowFirstColumn="0" w:lastRowLastColumn="0"/>
          <w:trHeight w:val="192"/>
          <w:ins w:id="53" w:author="Dylan Van Aswegen" w:date="2024-07-12T12:58:00Z"/>
          <w:trPrChange w:id="54" w:author="Dylan Van Aswegen" w:date="2024-07-12T13:09:00Z" w16du:dateUtc="2024-07-12T11:09:00Z">
            <w:trPr>
              <w:gridBefore w:val="1"/>
              <w:gridAfter w:val="0"/>
              <w:trHeight w:val="192"/>
            </w:trPr>
          </w:trPrChange>
        </w:trPr>
        <w:tc>
          <w:tcPr>
            <w:cnfStyle w:val="001000000000" w:firstRow="0" w:lastRow="0" w:firstColumn="1" w:lastColumn="0" w:oddVBand="0" w:evenVBand="0" w:oddHBand="0" w:evenHBand="0" w:firstRowFirstColumn="0" w:firstRowLastColumn="0" w:lastRowFirstColumn="0" w:lastRowLastColumn="0"/>
            <w:tcW w:w="1843" w:type="dxa"/>
            <w:tcPrChange w:id="55" w:author="Dylan Van Aswegen" w:date="2024-07-12T13:09:00Z" w16du:dateUtc="2024-07-12T11:09:00Z">
              <w:tcPr>
                <w:tcW w:w="1417" w:type="dxa"/>
                <w:gridSpan w:val="2"/>
              </w:tcPr>
            </w:tcPrChange>
          </w:tcPr>
          <w:p w14:paraId="1C2F9A6F" w14:textId="174347D2" w:rsidR="00705A10" w:rsidRDefault="00705A10">
            <w:pPr>
              <w:spacing w:line="360" w:lineRule="auto"/>
              <w:jc w:val="both"/>
              <w:cnfStyle w:val="001000100000" w:firstRow="0" w:lastRow="0" w:firstColumn="1" w:lastColumn="0" w:oddVBand="0" w:evenVBand="0" w:oddHBand="1" w:evenHBand="0" w:firstRowFirstColumn="0" w:firstRowLastColumn="0" w:lastRowFirstColumn="0" w:lastRowLastColumn="0"/>
              <w:rPr>
                <w:ins w:id="56" w:author="Dylan Van Aswegen" w:date="2024-07-12T12:58:00Z" w16du:dateUtc="2024-07-12T10:58:00Z"/>
                <w:rFonts w:ascii="Arial" w:hAnsi="Arial" w:cs="Arial"/>
                <w:sz w:val="20"/>
                <w:szCs w:val="20"/>
                <w:lang w:val="en-GB"/>
              </w:rPr>
            </w:pPr>
            <w:ins w:id="57" w:author="Dylan Van Aswegen" w:date="2024-07-12T12:59:00Z" w16du:dateUtc="2024-07-12T10:59:00Z">
              <w:r>
                <w:rPr>
                  <w:rFonts w:ascii="Arial" w:hAnsi="Arial" w:cs="Arial"/>
                  <w:sz w:val="20"/>
                  <w:szCs w:val="20"/>
                  <w:lang w:val="en-GB"/>
                </w:rPr>
                <w:t>Navigation Bar</w:t>
              </w:r>
            </w:ins>
          </w:p>
        </w:tc>
        <w:tc>
          <w:tcPr>
            <w:tcW w:w="7655" w:type="dxa"/>
            <w:tcPrChange w:id="58" w:author="Dylan Van Aswegen" w:date="2024-07-12T13:09:00Z" w16du:dateUtc="2024-07-12T11:09:00Z">
              <w:tcPr>
                <w:tcW w:w="3828" w:type="dxa"/>
              </w:tcPr>
            </w:tcPrChange>
          </w:tcPr>
          <w:p w14:paraId="496BB77A" w14:textId="16F6BAEC" w:rsidR="00705A10" w:rsidRDefault="00705A10">
            <w:pPr>
              <w:spacing w:line="360" w:lineRule="auto"/>
              <w:jc w:val="both"/>
              <w:cnfStyle w:val="000000100000" w:firstRow="0" w:lastRow="0" w:firstColumn="0" w:lastColumn="0" w:oddVBand="0" w:evenVBand="0" w:oddHBand="1" w:evenHBand="0" w:firstRowFirstColumn="0" w:firstRowLastColumn="0" w:lastRowFirstColumn="0" w:lastRowLastColumn="0"/>
              <w:rPr>
                <w:ins w:id="59" w:author="Dylan Van Aswegen" w:date="2024-07-12T13:05:00Z" w16du:dateUtc="2024-07-12T11:05:00Z"/>
                <w:rFonts w:ascii="Arial" w:hAnsi="Arial" w:cs="Arial"/>
                <w:sz w:val="20"/>
                <w:szCs w:val="20"/>
                <w:lang w:val="en-GB"/>
              </w:rPr>
            </w:pPr>
            <w:ins w:id="60" w:author="Dylan Van Aswegen" w:date="2024-07-12T12:58:00Z" w16du:dateUtc="2024-07-12T10:58:00Z">
              <w:r>
                <w:rPr>
                  <w:rFonts w:ascii="Arial" w:hAnsi="Arial" w:cs="Arial"/>
                  <w:sz w:val="20"/>
                  <w:szCs w:val="20"/>
                  <w:lang w:val="en-GB"/>
                </w:rPr>
                <w:t xml:space="preserve">This </w:t>
              </w:r>
            </w:ins>
            <w:ins w:id="61" w:author="Dylan Van Aswegen" w:date="2024-07-12T13:08:00Z" w16du:dateUtc="2024-07-12T11:08:00Z">
              <w:r>
                <w:rPr>
                  <w:rFonts w:ascii="Arial" w:hAnsi="Arial" w:cs="Arial"/>
                  <w:sz w:val="20"/>
                  <w:szCs w:val="20"/>
                  <w:lang w:val="en-GB"/>
                </w:rPr>
                <w:t xml:space="preserve">section </w:t>
              </w:r>
            </w:ins>
            <w:ins w:id="62" w:author="Dylan Van Aswegen" w:date="2024-07-12T12:58:00Z" w16du:dateUtc="2024-07-12T10:58:00Z">
              <w:r>
                <w:rPr>
                  <w:rFonts w:ascii="Arial" w:hAnsi="Arial" w:cs="Arial"/>
                  <w:sz w:val="20"/>
                  <w:szCs w:val="20"/>
                  <w:lang w:val="en-GB"/>
                </w:rPr>
                <w:t xml:space="preserve">will </w:t>
              </w:r>
            </w:ins>
            <w:ins w:id="63" w:author="Dylan Van Aswegen" w:date="2024-07-12T13:00:00Z" w16du:dateUtc="2024-07-12T11:00:00Z">
              <w:r>
                <w:rPr>
                  <w:rFonts w:ascii="Arial" w:hAnsi="Arial" w:cs="Arial"/>
                  <w:sz w:val="20"/>
                  <w:szCs w:val="20"/>
                  <w:lang w:val="en-GB"/>
                </w:rPr>
                <w:t xml:space="preserve">contain the navigation bar that the user can make use of to navigate to different pages within </w:t>
              </w:r>
              <w:proofErr w:type="spellStart"/>
              <w:r>
                <w:rPr>
                  <w:rFonts w:ascii="Arial" w:hAnsi="Arial" w:cs="Arial"/>
                  <w:sz w:val="20"/>
                  <w:szCs w:val="20"/>
                  <w:lang w:val="en-GB"/>
                </w:rPr>
                <w:t>Membi</w:t>
              </w:r>
              <w:proofErr w:type="spellEnd"/>
              <w:r>
                <w:rPr>
                  <w:rFonts w:ascii="Arial" w:hAnsi="Arial" w:cs="Arial"/>
                  <w:sz w:val="20"/>
                  <w:szCs w:val="20"/>
                  <w:lang w:val="en-GB"/>
                </w:rPr>
                <w:t xml:space="preserve">. </w:t>
              </w:r>
            </w:ins>
            <w:ins w:id="64" w:author="Dylan Van Aswegen" w:date="2024-07-12T13:01:00Z" w16du:dateUtc="2024-07-12T11:01:00Z">
              <w:r>
                <w:rPr>
                  <w:rFonts w:ascii="Arial" w:hAnsi="Arial" w:cs="Arial"/>
                  <w:sz w:val="20"/>
                  <w:szCs w:val="20"/>
                  <w:lang w:val="en-GB"/>
                </w:rPr>
                <w:t xml:space="preserve">The links will consist of </w:t>
              </w:r>
            </w:ins>
            <w:ins w:id="65" w:author="Dylan Van Aswegen" w:date="2024-07-12T13:03:00Z" w16du:dateUtc="2024-07-12T11:03:00Z">
              <w:r>
                <w:rPr>
                  <w:rFonts w:ascii="Arial" w:hAnsi="Arial" w:cs="Arial"/>
                  <w:sz w:val="20"/>
                  <w:szCs w:val="20"/>
                  <w:lang w:val="en-GB"/>
                </w:rPr>
                <w:t xml:space="preserve">Home, About </w:t>
              </w:r>
            </w:ins>
            <w:ins w:id="66" w:author="Dylan Van Aswegen" w:date="2024-07-12T13:04:00Z" w16du:dateUtc="2024-07-12T11:04:00Z">
              <w:r>
                <w:rPr>
                  <w:rFonts w:ascii="Arial" w:hAnsi="Arial" w:cs="Arial"/>
                  <w:sz w:val="20"/>
                  <w:szCs w:val="20"/>
                  <w:lang w:val="en-GB"/>
                </w:rPr>
                <w:t>Us, Organisations</w:t>
              </w:r>
            </w:ins>
            <w:ins w:id="67" w:author="Dylan Van Aswegen" w:date="2024-07-12T13:03:00Z" w16du:dateUtc="2024-07-12T11:03:00Z">
              <w:r>
                <w:rPr>
                  <w:rFonts w:ascii="Arial" w:hAnsi="Arial" w:cs="Arial"/>
                  <w:sz w:val="20"/>
                  <w:szCs w:val="20"/>
                  <w:lang w:val="en-GB"/>
                </w:rPr>
                <w:t xml:space="preserve">, Help, </w:t>
              </w:r>
            </w:ins>
            <w:ins w:id="68" w:author="Dylan Van Aswegen" w:date="2024-07-12T13:26:00Z" w16du:dateUtc="2024-07-12T11:26:00Z">
              <w:r w:rsidR="00433318">
                <w:rPr>
                  <w:rFonts w:ascii="Arial" w:hAnsi="Arial" w:cs="Arial"/>
                  <w:sz w:val="20"/>
                  <w:szCs w:val="20"/>
                  <w:lang w:val="en-GB"/>
                </w:rPr>
                <w:t xml:space="preserve">Pricing, </w:t>
              </w:r>
            </w:ins>
            <w:ins w:id="69" w:author="Dylan Van Aswegen" w:date="2024-07-12T13:03:00Z" w16du:dateUtc="2024-07-12T11:03:00Z">
              <w:r>
                <w:rPr>
                  <w:rFonts w:ascii="Arial" w:hAnsi="Arial" w:cs="Arial"/>
                  <w:sz w:val="20"/>
                  <w:szCs w:val="20"/>
                  <w:lang w:val="en-GB"/>
                </w:rPr>
                <w:t>Se</w:t>
              </w:r>
            </w:ins>
            <w:ins w:id="70" w:author="Dylan Van Aswegen" w:date="2024-07-12T13:04:00Z" w16du:dateUtc="2024-07-12T11:04:00Z">
              <w:r>
                <w:rPr>
                  <w:rFonts w:ascii="Arial" w:hAnsi="Arial" w:cs="Arial"/>
                  <w:sz w:val="20"/>
                  <w:szCs w:val="20"/>
                  <w:lang w:val="en-GB"/>
                </w:rPr>
                <w:t xml:space="preserve">arch, Sign in. </w:t>
              </w:r>
            </w:ins>
          </w:p>
          <w:p w14:paraId="4ECA3DBD" w14:textId="23635528" w:rsidR="00705A10" w:rsidRDefault="00705A10">
            <w:pPr>
              <w:spacing w:line="360" w:lineRule="auto"/>
              <w:jc w:val="both"/>
              <w:cnfStyle w:val="000000100000" w:firstRow="0" w:lastRow="0" w:firstColumn="0" w:lastColumn="0" w:oddVBand="0" w:evenVBand="0" w:oddHBand="1" w:evenHBand="0" w:firstRowFirstColumn="0" w:firstRowLastColumn="0" w:lastRowFirstColumn="0" w:lastRowLastColumn="0"/>
              <w:rPr>
                <w:ins w:id="71" w:author="Dylan Van Aswegen" w:date="2024-07-12T12:58:00Z" w16du:dateUtc="2024-07-12T10:58:00Z"/>
                <w:rFonts w:ascii="Arial" w:hAnsi="Arial" w:cs="Arial"/>
                <w:sz w:val="20"/>
                <w:szCs w:val="20"/>
                <w:lang w:val="en-GB"/>
              </w:rPr>
            </w:pPr>
            <w:ins w:id="72" w:author="Dylan Van Aswegen" w:date="2024-07-12T13:05:00Z" w16du:dateUtc="2024-07-12T11:05:00Z">
              <w:r>
                <w:rPr>
                  <w:rFonts w:ascii="Arial" w:hAnsi="Arial" w:cs="Arial"/>
                  <w:sz w:val="20"/>
                  <w:szCs w:val="20"/>
                  <w:lang w:val="en-GB"/>
                </w:rPr>
                <w:t xml:space="preserve">If the user clicks the search link, the </w:t>
              </w:r>
            </w:ins>
            <w:ins w:id="73" w:author="Dylan Van Aswegen" w:date="2024-07-12T13:06:00Z" w16du:dateUtc="2024-07-12T11:06:00Z">
              <w:r>
                <w:rPr>
                  <w:rFonts w:ascii="Arial" w:hAnsi="Arial" w:cs="Arial"/>
                  <w:sz w:val="20"/>
                  <w:szCs w:val="20"/>
                  <w:lang w:val="en-GB"/>
                </w:rPr>
                <w:t xml:space="preserve">user should be prevented with a search bar to search for organisations. </w:t>
              </w:r>
            </w:ins>
            <w:ins w:id="74" w:author="Dylan Van Aswegen" w:date="2024-07-12T13:05:00Z" w16du:dateUtc="2024-07-12T11:05:00Z">
              <w:r>
                <w:rPr>
                  <w:rFonts w:ascii="Arial" w:hAnsi="Arial" w:cs="Arial"/>
                  <w:sz w:val="20"/>
                  <w:szCs w:val="20"/>
                  <w:lang w:val="en-GB"/>
                </w:rPr>
                <w:t xml:space="preserve">Once these are clicked, the user should be navigated to the page for that option. </w:t>
              </w:r>
            </w:ins>
          </w:p>
        </w:tc>
      </w:tr>
      <w:tr w:rsidR="00705A10" w14:paraId="4E973635" w14:textId="77777777" w:rsidTr="30A3A947">
        <w:trPr>
          <w:trHeight w:val="192"/>
          <w:ins w:id="75" w:author="Dylan Van Aswegen" w:date="2024-07-12T13:01:00Z"/>
          <w:trPrChange w:id="76" w:author="Dylan Van Aswegen" w:date="2024-07-12T13:09:00Z" w16du:dateUtc="2024-07-12T11:09:00Z">
            <w:trPr>
              <w:gridBefore w:val="1"/>
              <w:gridAfter w:val="0"/>
              <w:trHeight w:val="192"/>
            </w:trPr>
          </w:trPrChange>
        </w:trPr>
        <w:tc>
          <w:tcPr>
            <w:cnfStyle w:val="001000000000" w:firstRow="0" w:lastRow="0" w:firstColumn="1" w:lastColumn="0" w:oddVBand="0" w:evenVBand="0" w:oddHBand="0" w:evenHBand="0" w:firstRowFirstColumn="0" w:firstRowLastColumn="0" w:lastRowFirstColumn="0" w:lastRowLastColumn="0"/>
            <w:tcW w:w="1843" w:type="dxa"/>
            <w:tcPrChange w:id="77" w:author="Dylan Van Aswegen" w:date="2024-07-12T13:09:00Z" w16du:dateUtc="2024-07-12T11:09:00Z">
              <w:tcPr>
                <w:tcW w:w="1417" w:type="dxa"/>
                <w:gridSpan w:val="2"/>
              </w:tcPr>
            </w:tcPrChange>
          </w:tcPr>
          <w:p w14:paraId="62591ACF" w14:textId="1F7D44EC" w:rsidR="00705A10" w:rsidRDefault="00705A10">
            <w:pPr>
              <w:spacing w:line="360" w:lineRule="auto"/>
              <w:jc w:val="both"/>
              <w:rPr>
                <w:ins w:id="78" w:author="Dylan Van Aswegen" w:date="2024-07-12T13:01:00Z" w16du:dateUtc="2024-07-12T11:01:00Z"/>
                <w:rFonts w:ascii="Arial" w:hAnsi="Arial" w:cs="Arial"/>
                <w:sz w:val="20"/>
                <w:szCs w:val="20"/>
                <w:lang w:val="en-GB"/>
              </w:rPr>
            </w:pPr>
            <w:ins w:id="79" w:author="Dylan Van Aswegen" w:date="2024-07-12T13:07:00Z" w16du:dateUtc="2024-07-12T11:07:00Z">
              <w:r>
                <w:rPr>
                  <w:rFonts w:ascii="Arial" w:hAnsi="Arial" w:cs="Arial"/>
                  <w:sz w:val="20"/>
                  <w:szCs w:val="20"/>
                  <w:lang w:val="en-GB"/>
                </w:rPr>
                <w:t>Banner Image</w:t>
              </w:r>
            </w:ins>
          </w:p>
        </w:tc>
        <w:tc>
          <w:tcPr>
            <w:tcW w:w="7655" w:type="dxa"/>
            <w:tcPrChange w:id="80" w:author="Dylan Van Aswegen" w:date="2024-07-12T13:09:00Z" w16du:dateUtc="2024-07-12T11:09:00Z">
              <w:tcPr>
                <w:tcW w:w="3828" w:type="dxa"/>
              </w:tcPr>
            </w:tcPrChange>
          </w:tcPr>
          <w:p w14:paraId="3DADC624" w14:textId="129767EB" w:rsidR="00705A10" w:rsidRDefault="00705A10">
            <w:pPr>
              <w:spacing w:line="360" w:lineRule="auto"/>
              <w:jc w:val="both"/>
              <w:cnfStyle w:val="000000000000" w:firstRow="0" w:lastRow="0" w:firstColumn="0" w:lastColumn="0" w:oddVBand="0" w:evenVBand="0" w:oddHBand="0" w:evenHBand="0" w:firstRowFirstColumn="0" w:firstRowLastColumn="0" w:lastRowFirstColumn="0" w:lastRowLastColumn="0"/>
              <w:rPr>
                <w:ins w:id="81" w:author="Dylan Van Aswegen" w:date="2024-07-12T13:01:00Z" w16du:dateUtc="2024-07-12T11:01:00Z"/>
                <w:rFonts w:ascii="Arial" w:hAnsi="Arial" w:cs="Arial"/>
                <w:sz w:val="20"/>
                <w:szCs w:val="20"/>
              </w:rPr>
            </w:pPr>
            <w:ins w:id="82" w:author="Dylan Van Aswegen" w:date="2024-07-12T13:07:00Z" w16du:dateUtc="2024-07-12T11:07:00Z">
              <w:r w:rsidRPr="30A3A947">
                <w:rPr>
                  <w:rFonts w:ascii="Arial" w:hAnsi="Arial" w:cs="Arial"/>
                  <w:sz w:val="20"/>
                  <w:szCs w:val="20"/>
                </w:rPr>
                <w:t xml:space="preserve">This </w:t>
              </w:r>
            </w:ins>
            <w:ins w:id="83" w:author="Dylan Van Aswegen" w:date="2024-07-12T13:09:00Z" w16du:dateUtc="2024-07-12T11:09:00Z">
              <w:r w:rsidRPr="30A3A947">
                <w:rPr>
                  <w:rFonts w:ascii="Arial" w:hAnsi="Arial" w:cs="Arial"/>
                  <w:sz w:val="20"/>
                  <w:szCs w:val="20"/>
                </w:rPr>
                <w:t>section</w:t>
              </w:r>
            </w:ins>
            <w:ins w:id="84" w:author="Dylan Van Aswegen" w:date="2024-07-12T13:07:00Z" w16du:dateUtc="2024-07-12T11:07:00Z">
              <w:r w:rsidRPr="30A3A947">
                <w:rPr>
                  <w:rFonts w:ascii="Arial" w:hAnsi="Arial" w:cs="Arial"/>
                  <w:sz w:val="20"/>
                  <w:szCs w:val="20"/>
                </w:rPr>
                <w:t xml:space="preserve"> will be populated with the Banner Image for </w:t>
              </w:r>
              <w:proofErr w:type="spellStart"/>
              <w:r w:rsidRPr="30A3A947">
                <w:rPr>
                  <w:rFonts w:ascii="Arial" w:hAnsi="Arial" w:cs="Arial"/>
                  <w:sz w:val="20"/>
                  <w:szCs w:val="20"/>
                </w:rPr>
                <w:t>Membi</w:t>
              </w:r>
              <w:proofErr w:type="spellEnd"/>
              <w:r w:rsidRPr="30A3A947">
                <w:rPr>
                  <w:rFonts w:ascii="Arial" w:hAnsi="Arial" w:cs="Arial"/>
                  <w:sz w:val="20"/>
                  <w:szCs w:val="20"/>
                </w:rPr>
                <w:t xml:space="preserve">.  </w:t>
              </w:r>
            </w:ins>
          </w:p>
        </w:tc>
      </w:tr>
      <w:tr w:rsidR="00705A10" w14:paraId="04A7DC2A" w14:textId="77777777" w:rsidTr="30A3A947">
        <w:trPr>
          <w:cnfStyle w:val="000000100000" w:firstRow="0" w:lastRow="0" w:firstColumn="0" w:lastColumn="0" w:oddVBand="0" w:evenVBand="0" w:oddHBand="1" w:evenHBand="0" w:firstRowFirstColumn="0" w:firstRowLastColumn="0" w:lastRowFirstColumn="0" w:lastRowLastColumn="0"/>
          <w:trHeight w:val="192"/>
          <w:ins w:id="85" w:author="Dylan Van Aswegen" w:date="2024-07-12T13:07:00Z"/>
          <w:trPrChange w:id="86" w:author="Dylan Van Aswegen" w:date="2024-07-12T13:09:00Z" w16du:dateUtc="2024-07-12T11:09:00Z">
            <w:trPr>
              <w:gridBefore w:val="1"/>
              <w:gridAfter w:val="0"/>
              <w:trHeight w:val="192"/>
            </w:trPr>
          </w:trPrChange>
        </w:trPr>
        <w:tc>
          <w:tcPr>
            <w:cnfStyle w:val="001000000000" w:firstRow="0" w:lastRow="0" w:firstColumn="1" w:lastColumn="0" w:oddVBand="0" w:evenVBand="0" w:oddHBand="0" w:evenHBand="0" w:firstRowFirstColumn="0" w:firstRowLastColumn="0" w:lastRowFirstColumn="0" w:lastRowLastColumn="0"/>
            <w:tcW w:w="1843" w:type="dxa"/>
            <w:tcPrChange w:id="87" w:author="Dylan Van Aswegen" w:date="2024-07-12T13:09:00Z" w16du:dateUtc="2024-07-12T11:09:00Z">
              <w:tcPr>
                <w:tcW w:w="1417" w:type="dxa"/>
                <w:gridSpan w:val="2"/>
              </w:tcPr>
            </w:tcPrChange>
          </w:tcPr>
          <w:p w14:paraId="563CA105" w14:textId="1A04223A" w:rsidR="00705A10" w:rsidRDefault="00705A10">
            <w:pPr>
              <w:spacing w:line="360" w:lineRule="auto"/>
              <w:jc w:val="both"/>
              <w:cnfStyle w:val="001000100000" w:firstRow="0" w:lastRow="0" w:firstColumn="1" w:lastColumn="0" w:oddVBand="0" w:evenVBand="0" w:oddHBand="1" w:evenHBand="0" w:firstRowFirstColumn="0" w:firstRowLastColumn="0" w:lastRowFirstColumn="0" w:lastRowLastColumn="0"/>
              <w:rPr>
                <w:ins w:id="88" w:author="Dylan Van Aswegen" w:date="2024-07-12T13:07:00Z" w16du:dateUtc="2024-07-12T11:07:00Z"/>
                <w:rFonts w:ascii="Arial" w:hAnsi="Arial" w:cs="Arial"/>
                <w:sz w:val="20"/>
                <w:szCs w:val="20"/>
                <w:lang w:val="en-GB"/>
              </w:rPr>
            </w:pPr>
            <w:ins w:id="89" w:author="Dylan Van Aswegen" w:date="2024-07-12T13:08:00Z" w16du:dateUtc="2024-07-12T11:08:00Z">
              <w:r>
                <w:rPr>
                  <w:rFonts w:ascii="Arial" w:hAnsi="Arial" w:cs="Arial"/>
                  <w:sz w:val="20"/>
                  <w:szCs w:val="20"/>
                  <w:lang w:val="en-GB"/>
                </w:rPr>
                <w:t>Features</w:t>
              </w:r>
            </w:ins>
          </w:p>
        </w:tc>
        <w:tc>
          <w:tcPr>
            <w:tcW w:w="7655" w:type="dxa"/>
            <w:tcPrChange w:id="90" w:author="Dylan Van Aswegen" w:date="2024-07-12T13:09:00Z" w16du:dateUtc="2024-07-12T11:09:00Z">
              <w:tcPr>
                <w:tcW w:w="3828" w:type="dxa"/>
              </w:tcPr>
            </w:tcPrChange>
          </w:tcPr>
          <w:p w14:paraId="620F6BCF" w14:textId="52E0134B" w:rsidR="00705A10" w:rsidRDefault="00705A10">
            <w:pPr>
              <w:spacing w:line="360" w:lineRule="auto"/>
              <w:jc w:val="both"/>
              <w:cnfStyle w:val="000000100000" w:firstRow="0" w:lastRow="0" w:firstColumn="0" w:lastColumn="0" w:oddVBand="0" w:evenVBand="0" w:oddHBand="1" w:evenHBand="0" w:firstRowFirstColumn="0" w:firstRowLastColumn="0" w:lastRowFirstColumn="0" w:lastRowLastColumn="0"/>
              <w:rPr>
                <w:ins w:id="91" w:author="Dylan Van Aswegen" w:date="2024-07-12T13:07:00Z" w16du:dateUtc="2024-07-12T11:07:00Z"/>
                <w:rFonts w:ascii="Arial" w:hAnsi="Arial" w:cs="Arial"/>
                <w:sz w:val="20"/>
                <w:szCs w:val="20"/>
                <w:lang w:val="en-GB"/>
              </w:rPr>
            </w:pPr>
            <w:ins w:id="92" w:author="Dylan Van Aswegen" w:date="2024-07-12T13:09:00Z" w16du:dateUtc="2024-07-12T11:09:00Z">
              <w:r>
                <w:rPr>
                  <w:rFonts w:ascii="Arial" w:hAnsi="Arial" w:cs="Arial"/>
                  <w:sz w:val="20"/>
                  <w:szCs w:val="20"/>
                  <w:lang w:val="en-GB"/>
                </w:rPr>
                <w:t xml:space="preserve">This section will contain an overview of selected </w:t>
              </w:r>
              <w:proofErr w:type="spellStart"/>
              <w:r>
                <w:rPr>
                  <w:rFonts w:ascii="Arial" w:hAnsi="Arial" w:cs="Arial"/>
                  <w:sz w:val="20"/>
                  <w:szCs w:val="20"/>
                  <w:lang w:val="en-GB"/>
                </w:rPr>
                <w:t>Membi</w:t>
              </w:r>
              <w:proofErr w:type="spellEnd"/>
              <w:r>
                <w:rPr>
                  <w:rFonts w:ascii="Arial" w:hAnsi="Arial" w:cs="Arial"/>
                  <w:sz w:val="20"/>
                  <w:szCs w:val="20"/>
                  <w:lang w:val="en-GB"/>
                </w:rPr>
                <w:t xml:space="preserve"> features. </w:t>
              </w:r>
            </w:ins>
          </w:p>
        </w:tc>
      </w:tr>
      <w:tr w:rsidR="00705A10" w14:paraId="3CA8B96A" w14:textId="77777777" w:rsidTr="30A3A947">
        <w:trPr>
          <w:trHeight w:val="192"/>
          <w:ins w:id="93" w:author="Dylan Van Aswegen" w:date="2024-07-12T13:09:00Z"/>
        </w:trPr>
        <w:tc>
          <w:tcPr>
            <w:cnfStyle w:val="001000000000" w:firstRow="0" w:lastRow="0" w:firstColumn="1" w:lastColumn="0" w:oddVBand="0" w:evenVBand="0" w:oddHBand="0" w:evenHBand="0" w:firstRowFirstColumn="0" w:firstRowLastColumn="0" w:lastRowFirstColumn="0" w:lastRowLastColumn="0"/>
            <w:tcW w:w="1843" w:type="dxa"/>
          </w:tcPr>
          <w:p w14:paraId="17BFD2B1" w14:textId="670334B3" w:rsidR="00705A10" w:rsidRDefault="00705A10">
            <w:pPr>
              <w:spacing w:line="360" w:lineRule="auto"/>
              <w:jc w:val="both"/>
              <w:rPr>
                <w:ins w:id="94" w:author="Dylan Van Aswegen" w:date="2024-07-12T13:09:00Z" w16du:dateUtc="2024-07-12T11:09:00Z"/>
                <w:rFonts w:ascii="Arial" w:hAnsi="Arial" w:cs="Arial"/>
                <w:sz w:val="20"/>
                <w:szCs w:val="20"/>
                <w:lang w:val="en-GB"/>
              </w:rPr>
            </w:pPr>
            <w:ins w:id="95" w:author="Dylan Van Aswegen" w:date="2024-07-12T13:09:00Z" w16du:dateUtc="2024-07-12T11:09:00Z">
              <w:r>
                <w:rPr>
                  <w:rFonts w:ascii="Arial" w:hAnsi="Arial" w:cs="Arial"/>
                  <w:sz w:val="20"/>
                  <w:szCs w:val="20"/>
                  <w:lang w:val="en-GB"/>
                </w:rPr>
                <w:t>User Testim</w:t>
              </w:r>
            </w:ins>
            <w:ins w:id="96" w:author="Dylan Van Aswegen" w:date="2024-07-12T13:10:00Z" w16du:dateUtc="2024-07-12T11:10:00Z">
              <w:r>
                <w:rPr>
                  <w:rFonts w:ascii="Arial" w:hAnsi="Arial" w:cs="Arial"/>
                  <w:sz w:val="20"/>
                  <w:szCs w:val="20"/>
                  <w:lang w:val="en-GB"/>
                </w:rPr>
                <w:t xml:space="preserve">ony </w:t>
              </w:r>
            </w:ins>
          </w:p>
        </w:tc>
        <w:tc>
          <w:tcPr>
            <w:tcW w:w="7655" w:type="dxa"/>
          </w:tcPr>
          <w:p w14:paraId="350284AD" w14:textId="38F8542E" w:rsidR="00705A10" w:rsidRDefault="00705A10">
            <w:pPr>
              <w:spacing w:line="360" w:lineRule="auto"/>
              <w:jc w:val="both"/>
              <w:cnfStyle w:val="000000000000" w:firstRow="0" w:lastRow="0" w:firstColumn="0" w:lastColumn="0" w:oddVBand="0" w:evenVBand="0" w:oddHBand="0" w:evenHBand="0" w:firstRowFirstColumn="0" w:firstRowLastColumn="0" w:lastRowFirstColumn="0" w:lastRowLastColumn="0"/>
              <w:rPr>
                <w:ins w:id="97" w:author="Dylan Van Aswegen" w:date="2024-07-12T13:09:00Z" w16du:dateUtc="2024-07-12T11:09:00Z"/>
                <w:rFonts w:ascii="Arial" w:hAnsi="Arial" w:cs="Arial"/>
                <w:sz w:val="20"/>
                <w:szCs w:val="20"/>
                <w:lang w:val="en-GB"/>
              </w:rPr>
            </w:pPr>
            <w:ins w:id="98" w:author="Dylan Van Aswegen" w:date="2024-07-12T13:10:00Z" w16du:dateUtc="2024-07-12T11:10:00Z">
              <w:r>
                <w:rPr>
                  <w:rFonts w:ascii="Arial" w:hAnsi="Arial" w:cs="Arial"/>
                  <w:sz w:val="20"/>
                  <w:szCs w:val="20"/>
                  <w:lang w:val="en-GB"/>
                </w:rPr>
                <w:t xml:space="preserve">This section will contain a testimony from </w:t>
              </w:r>
              <w:proofErr w:type="spellStart"/>
              <w:r>
                <w:rPr>
                  <w:rFonts w:ascii="Arial" w:hAnsi="Arial" w:cs="Arial"/>
                  <w:sz w:val="20"/>
                  <w:szCs w:val="20"/>
                  <w:lang w:val="en-GB"/>
                </w:rPr>
                <w:t>a</w:t>
              </w:r>
              <w:proofErr w:type="spellEnd"/>
              <w:r>
                <w:rPr>
                  <w:rFonts w:ascii="Arial" w:hAnsi="Arial" w:cs="Arial"/>
                  <w:sz w:val="20"/>
                  <w:szCs w:val="20"/>
                  <w:lang w:val="en-GB"/>
                </w:rPr>
                <w:t xml:space="preserve"> </w:t>
              </w:r>
            </w:ins>
            <w:ins w:id="99" w:author="Dylan Van Aswegen" w:date="2024-07-12T14:03:00Z" w16du:dateUtc="2024-07-12T12:03:00Z">
              <w:r w:rsidR="00BB327C">
                <w:rPr>
                  <w:rFonts w:ascii="Arial" w:hAnsi="Arial" w:cs="Arial"/>
                  <w:sz w:val="20"/>
                  <w:szCs w:val="20"/>
                  <w:lang w:val="en-GB"/>
                </w:rPr>
                <w:t>organisation</w:t>
              </w:r>
            </w:ins>
            <w:ins w:id="100" w:author="Dylan Van Aswegen" w:date="2024-07-12T13:10:00Z" w16du:dateUtc="2024-07-12T11:10:00Z">
              <w:r>
                <w:rPr>
                  <w:rFonts w:ascii="Arial" w:hAnsi="Arial" w:cs="Arial"/>
                  <w:sz w:val="20"/>
                  <w:szCs w:val="20"/>
                  <w:lang w:val="en-GB"/>
                </w:rPr>
                <w:t xml:space="preserve"> admin. </w:t>
              </w:r>
            </w:ins>
          </w:p>
        </w:tc>
      </w:tr>
      <w:tr w:rsidR="00705A10" w14:paraId="7F346EEB" w14:textId="77777777" w:rsidTr="30A3A947">
        <w:trPr>
          <w:cnfStyle w:val="000000100000" w:firstRow="0" w:lastRow="0" w:firstColumn="0" w:lastColumn="0" w:oddVBand="0" w:evenVBand="0" w:oddHBand="1" w:evenHBand="0" w:firstRowFirstColumn="0" w:firstRowLastColumn="0" w:lastRowFirstColumn="0" w:lastRowLastColumn="0"/>
          <w:trHeight w:val="192"/>
          <w:ins w:id="101" w:author="Dylan Van Aswegen" w:date="2024-07-12T13:10:00Z"/>
        </w:trPr>
        <w:tc>
          <w:tcPr>
            <w:cnfStyle w:val="001000000000" w:firstRow="0" w:lastRow="0" w:firstColumn="1" w:lastColumn="0" w:oddVBand="0" w:evenVBand="0" w:oddHBand="0" w:evenHBand="0" w:firstRowFirstColumn="0" w:firstRowLastColumn="0" w:lastRowFirstColumn="0" w:lastRowLastColumn="0"/>
            <w:tcW w:w="1843" w:type="dxa"/>
          </w:tcPr>
          <w:p w14:paraId="687A6B97" w14:textId="5DD41ACB" w:rsidR="00705A10" w:rsidRDefault="00705A10">
            <w:pPr>
              <w:spacing w:line="360" w:lineRule="auto"/>
              <w:jc w:val="both"/>
              <w:rPr>
                <w:ins w:id="102" w:author="Dylan Van Aswegen" w:date="2024-07-12T13:10:00Z" w16du:dateUtc="2024-07-12T11:10:00Z"/>
                <w:rFonts w:ascii="Arial" w:hAnsi="Arial" w:cs="Arial"/>
                <w:sz w:val="20"/>
                <w:szCs w:val="20"/>
                <w:lang w:val="en-GB"/>
              </w:rPr>
            </w:pPr>
            <w:ins w:id="103" w:author="Dylan Van Aswegen" w:date="2024-07-12T13:10:00Z" w16du:dateUtc="2024-07-12T11:10:00Z">
              <w:r>
                <w:rPr>
                  <w:rFonts w:ascii="Arial" w:hAnsi="Arial" w:cs="Arial"/>
                  <w:sz w:val="20"/>
                  <w:szCs w:val="20"/>
                  <w:lang w:val="en-GB"/>
                </w:rPr>
                <w:t xml:space="preserve">Links </w:t>
              </w:r>
            </w:ins>
          </w:p>
        </w:tc>
        <w:tc>
          <w:tcPr>
            <w:tcW w:w="7655" w:type="dxa"/>
          </w:tcPr>
          <w:p w14:paraId="3B7E8155" w14:textId="65CC0345" w:rsidR="00705A10" w:rsidRDefault="00705A10">
            <w:pPr>
              <w:spacing w:line="360" w:lineRule="auto"/>
              <w:jc w:val="both"/>
              <w:cnfStyle w:val="000000100000" w:firstRow="0" w:lastRow="0" w:firstColumn="0" w:lastColumn="0" w:oddVBand="0" w:evenVBand="0" w:oddHBand="1" w:evenHBand="0" w:firstRowFirstColumn="0" w:firstRowLastColumn="0" w:lastRowFirstColumn="0" w:lastRowLastColumn="0"/>
              <w:rPr>
                <w:ins w:id="104" w:author="Dylan Van Aswegen" w:date="2024-07-12T13:10:00Z" w16du:dateUtc="2024-07-12T11:10:00Z"/>
                <w:rFonts w:ascii="Arial" w:hAnsi="Arial" w:cs="Arial"/>
                <w:sz w:val="20"/>
                <w:szCs w:val="20"/>
                <w:lang w:val="en-GB"/>
              </w:rPr>
            </w:pPr>
            <w:ins w:id="105" w:author="Dylan Van Aswegen" w:date="2024-07-12T13:10:00Z" w16du:dateUtc="2024-07-12T11:10:00Z">
              <w:r>
                <w:rPr>
                  <w:rFonts w:ascii="Arial" w:hAnsi="Arial" w:cs="Arial"/>
                  <w:sz w:val="20"/>
                  <w:szCs w:val="20"/>
                  <w:lang w:val="en-GB"/>
                </w:rPr>
                <w:t xml:space="preserve">This section will contain links to the FAQ and Demo pages. </w:t>
              </w:r>
            </w:ins>
          </w:p>
        </w:tc>
      </w:tr>
      <w:tr w:rsidR="00705A10" w14:paraId="786BD3E3" w14:textId="77777777" w:rsidTr="30A3A947">
        <w:trPr>
          <w:trHeight w:val="192"/>
          <w:ins w:id="106" w:author="Dylan Van Aswegen" w:date="2024-07-12T13:10:00Z"/>
        </w:trPr>
        <w:tc>
          <w:tcPr>
            <w:cnfStyle w:val="001000000000" w:firstRow="0" w:lastRow="0" w:firstColumn="1" w:lastColumn="0" w:oddVBand="0" w:evenVBand="0" w:oddHBand="0" w:evenHBand="0" w:firstRowFirstColumn="0" w:firstRowLastColumn="0" w:lastRowFirstColumn="0" w:lastRowLastColumn="0"/>
            <w:tcW w:w="1843" w:type="dxa"/>
          </w:tcPr>
          <w:p w14:paraId="417C1609" w14:textId="43C66BC2" w:rsidR="00705A10" w:rsidRDefault="00705A10">
            <w:pPr>
              <w:spacing w:line="360" w:lineRule="auto"/>
              <w:jc w:val="both"/>
              <w:rPr>
                <w:ins w:id="107" w:author="Dylan Van Aswegen" w:date="2024-07-12T13:10:00Z" w16du:dateUtc="2024-07-12T11:10:00Z"/>
                <w:rFonts w:ascii="Arial" w:hAnsi="Arial" w:cs="Arial"/>
                <w:sz w:val="20"/>
                <w:szCs w:val="20"/>
                <w:lang w:val="en-GB"/>
              </w:rPr>
            </w:pPr>
            <w:ins w:id="108" w:author="Dylan Van Aswegen" w:date="2024-07-12T13:11:00Z" w16du:dateUtc="2024-07-12T11:11:00Z">
              <w:r>
                <w:rPr>
                  <w:rFonts w:ascii="Arial" w:hAnsi="Arial" w:cs="Arial"/>
                  <w:sz w:val="20"/>
                  <w:szCs w:val="20"/>
                  <w:lang w:val="en-GB"/>
                </w:rPr>
                <w:t xml:space="preserve">Call to Action </w:t>
              </w:r>
            </w:ins>
          </w:p>
        </w:tc>
        <w:tc>
          <w:tcPr>
            <w:tcW w:w="7655" w:type="dxa"/>
          </w:tcPr>
          <w:p w14:paraId="50661CCD" w14:textId="5EA37FBB" w:rsidR="00705A10" w:rsidRDefault="00705A10">
            <w:pPr>
              <w:spacing w:line="360" w:lineRule="auto"/>
              <w:jc w:val="both"/>
              <w:cnfStyle w:val="000000000000" w:firstRow="0" w:lastRow="0" w:firstColumn="0" w:lastColumn="0" w:oddVBand="0" w:evenVBand="0" w:oddHBand="0" w:evenHBand="0" w:firstRowFirstColumn="0" w:firstRowLastColumn="0" w:lastRowFirstColumn="0" w:lastRowLastColumn="0"/>
              <w:rPr>
                <w:ins w:id="109" w:author="Dylan Van Aswegen" w:date="2024-07-12T13:10:00Z" w16du:dateUtc="2024-07-12T11:10:00Z"/>
                <w:rFonts w:ascii="Arial" w:hAnsi="Arial" w:cs="Arial"/>
                <w:sz w:val="20"/>
                <w:szCs w:val="20"/>
                <w:lang w:val="en-GB"/>
              </w:rPr>
            </w:pPr>
            <w:ins w:id="110" w:author="Dylan Van Aswegen" w:date="2024-07-12T13:11:00Z" w16du:dateUtc="2024-07-12T11:11:00Z">
              <w:r>
                <w:rPr>
                  <w:rFonts w:ascii="Arial" w:hAnsi="Arial" w:cs="Arial"/>
                  <w:sz w:val="20"/>
                  <w:szCs w:val="20"/>
                  <w:lang w:val="en-GB"/>
                </w:rPr>
                <w:t xml:space="preserve">This section will contain a call to action for the user to start setting </w:t>
              </w:r>
            </w:ins>
            <w:ins w:id="111" w:author="Dylan Van Aswegen" w:date="2024-07-12T13:12:00Z" w16du:dateUtc="2024-07-12T11:12:00Z">
              <w:r>
                <w:rPr>
                  <w:rFonts w:ascii="Arial" w:hAnsi="Arial" w:cs="Arial"/>
                  <w:sz w:val="20"/>
                  <w:szCs w:val="20"/>
                  <w:lang w:val="en-GB"/>
                </w:rPr>
                <w:t xml:space="preserve">up an organisation. Once clicked, it will take the user through the flow to create an organisation. </w:t>
              </w:r>
            </w:ins>
          </w:p>
        </w:tc>
      </w:tr>
      <w:tr w:rsidR="00AA25B9" w14:paraId="1A1E9736" w14:textId="77777777" w:rsidTr="30A3A947">
        <w:trPr>
          <w:cnfStyle w:val="000000100000" w:firstRow="0" w:lastRow="0" w:firstColumn="0" w:lastColumn="0" w:oddVBand="0" w:evenVBand="0" w:oddHBand="1" w:evenHBand="0" w:firstRowFirstColumn="0" w:firstRowLastColumn="0" w:lastRowFirstColumn="0" w:lastRowLastColumn="0"/>
          <w:trHeight w:val="192"/>
          <w:ins w:id="112" w:author="Dylan Van Aswegen" w:date="2024-07-12T13:12:00Z"/>
        </w:trPr>
        <w:tc>
          <w:tcPr>
            <w:cnfStyle w:val="001000000000" w:firstRow="0" w:lastRow="0" w:firstColumn="1" w:lastColumn="0" w:oddVBand="0" w:evenVBand="0" w:oddHBand="0" w:evenHBand="0" w:firstRowFirstColumn="0" w:firstRowLastColumn="0" w:lastRowFirstColumn="0" w:lastRowLastColumn="0"/>
            <w:tcW w:w="1843" w:type="dxa"/>
          </w:tcPr>
          <w:p w14:paraId="1FB4102D" w14:textId="7D7121AB" w:rsidR="00AA25B9" w:rsidRDefault="00AA25B9">
            <w:pPr>
              <w:spacing w:line="360" w:lineRule="auto"/>
              <w:jc w:val="both"/>
              <w:rPr>
                <w:ins w:id="113" w:author="Dylan Van Aswegen" w:date="2024-07-12T13:12:00Z" w16du:dateUtc="2024-07-12T11:12:00Z"/>
                <w:rFonts w:ascii="Arial" w:hAnsi="Arial" w:cs="Arial"/>
                <w:sz w:val="20"/>
                <w:szCs w:val="20"/>
                <w:lang w:val="en-GB"/>
              </w:rPr>
            </w:pPr>
            <w:ins w:id="114" w:author="Dylan Van Aswegen" w:date="2024-07-12T13:12:00Z" w16du:dateUtc="2024-07-12T11:12:00Z">
              <w:r>
                <w:rPr>
                  <w:rFonts w:ascii="Arial" w:hAnsi="Arial" w:cs="Arial"/>
                  <w:sz w:val="20"/>
                  <w:szCs w:val="20"/>
                  <w:lang w:val="en-GB"/>
                </w:rPr>
                <w:t>Featured Clubs</w:t>
              </w:r>
            </w:ins>
          </w:p>
        </w:tc>
        <w:tc>
          <w:tcPr>
            <w:tcW w:w="7655" w:type="dxa"/>
          </w:tcPr>
          <w:p w14:paraId="59DD4EA3" w14:textId="3529D64D" w:rsidR="00AA25B9" w:rsidRDefault="00AA25B9">
            <w:pPr>
              <w:spacing w:line="360" w:lineRule="auto"/>
              <w:jc w:val="both"/>
              <w:cnfStyle w:val="000000100000" w:firstRow="0" w:lastRow="0" w:firstColumn="0" w:lastColumn="0" w:oddVBand="0" w:evenVBand="0" w:oddHBand="1" w:evenHBand="0" w:firstRowFirstColumn="0" w:firstRowLastColumn="0" w:lastRowFirstColumn="0" w:lastRowLastColumn="0"/>
              <w:rPr>
                <w:ins w:id="115" w:author="Dylan Van Aswegen" w:date="2024-07-12T13:12:00Z" w16du:dateUtc="2024-07-12T11:12:00Z"/>
                <w:rFonts w:ascii="Arial" w:hAnsi="Arial" w:cs="Arial"/>
                <w:sz w:val="20"/>
                <w:szCs w:val="20"/>
                <w:lang w:val="en-GB"/>
              </w:rPr>
            </w:pPr>
            <w:ins w:id="116" w:author="Dylan Van Aswegen" w:date="2024-07-12T13:13:00Z" w16du:dateUtc="2024-07-12T11:13:00Z">
              <w:r>
                <w:rPr>
                  <w:rFonts w:ascii="Arial" w:hAnsi="Arial" w:cs="Arial"/>
                  <w:sz w:val="20"/>
                  <w:szCs w:val="20"/>
                  <w:lang w:val="en-GB"/>
                </w:rPr>
                <w:t xml:space="preserve">This section will contain the names and logos of featured </w:t>
              </w:r>
            </w:ins>
            <w:ins w:id="117" w:author="Dylan Van Aswegen" w:date="2024-07-12T14:04:00Z" w16du:dateUtc="2024-07-12T12:04:00Z">
              <w:r w:rsidR="00BB327C">
                <w:rPr>
                  <w:rFonts w:ascii="Arial" w:hAnsi="Arial" w:cs="Arial"/>
                  <w:sz w:val="20"/>
                  <w:szCs w:val="20"/>
                  <w:lang w:val="en-GB"/>
                </w:rPr>
                <w:t>organisation</w:t>
              </w:r>
            </w:ins>
            <w:ins w:id="118" w:author="Dylan Van Aswegen" w:date="2024-07-12T13:13:00Z" w16du:dateUtc="2024-07-12T11:13:00Z">
              <w:r>
                <w:rPr>
                  <w:rFonts w:ascii="Arial" w:hAnsi="Arial" w:cs="Arial"/>
                  <w:sz w:val="20"/>
                  <w:szCs w:val="20"/>
                  <w:lang w:val="en-GB"/>
                </w:rPr>
                <w:t xml:space="preserve">s on the platform. When the user clicks on one of them, they should be navigated to the public page of that </w:t>
              </w:r>
            </w:ins>
            <w:ins w:id="119" w:author="Dylan Van Aswegen" w:date="2024-07-12T14:04:00Z" w16du:dateUtc="2024-07-12T12:04:00Z">
              <w:r w:rsidR="00BB327C">
                <w:rPr>
                  <w:rFonts w:ascii="Arial" w:hAnsi="Arial" w:cs="Arial"/>
                  <w:sz w:val="20"/>
                  <w:szCs w:val="20"/>
                  <w:lang w:val="en-GB"/>
                </w:rPr>
                <w:t>organisation</w:t>
              </w:r>
            </w:ins>
            <w:ins w:id="120" w:author="Dylan Van Aswegen" w:date="2024-07-12T13:13:00Z" w16du:dateUtc="2024-07-12T11:13:00Z">
              <w:r>
                <w:rPr>
                  <w:rFonts w:ascii="Arial" w:hAnsi="Arial" w:cs="Arial"/>
                  <w:sz w:val="20"/>
                  <w:szCs w:val="20"/>
                  <w:lang w:val="en-GB"/>
                </w:rPr>
                <w:t>.</w:t>
              </w:r>
            </w:ins>
          </w:p>
        </w:tc>
      </w:tr>
    </w:tbl>
    <w:p w14:paraId="4F1B706D" w14:textId="77777777" w:rsidR="00B37527" w:rsidRPr="00B37527" w:rsidRDefault="00B37527">
      <w:pPr>
        <w:rPr>
          <w:ins w:id="121" w:author="Dylan Van Aswegen" w:date="2024-07-12T13:27:00Z" w16du:dateUtc="2024-07-12T11:27:00Z"/>
        </w:rPr>
        <w:pPrChange w:id="122" w:author="Dylan Van Aswegen" w:date="2024-07-12T13:28:00Z" w16du:dateUtc="2024-07-12T11:28:00Z">
          <w:pPr>
            <w:pStyle w:val="Heading4"/>
          </w:pPr>
        </w:pPrChange>
      </w:pPr>
    </w:p>
    <w:p w14:paraId="136A4F94" w14:textId="11F2110D" w:rsidR="002E180F" w:rsidRPr="00956DB0" w:rsidRDefault="002E180F">
      <w:pPr>
        <w:pStyle w:val="Heading4"/>
        <w:rPr>
          <w:ins w:id="123" w:author="Dylan Van Aswegen" w:date="2024-07-12T13:35:00Z" w16du:dateUtc="2024-07-12T11:35:00Z"/>
          <w:i w:val="0"/>
          <w:iCs w:val="0"/>
          <w:sz w:val="32"/>
          <w:szCs w:val="32"/>
          <w:rPrChange w:id="124" w:author="Dylan Van Aswegen" w:date="2024-07-15T09:50:00Z" w16du:dateUtc="2024-07-15T07:50:00Z">
            <w:rPr>
              <w:ins w:id="125" w:author="Dylan Van Aswegen" w:date="2024-07-12T13:35:00Z" w16du:dateUtc="2024-07-12T11:35:00Z"/>
              <w:lang w:val="fr-MC"/>
            </w:rPr>
          </w:rPrChange>
        </w:rPr>
      </w:pPr>
      <w:ins w:id="126" w:author="Dylan Van Aswegen" w:date="2024-07-12T13:35:00Z" w16du:dateUtc="2024-07-12T11:35:00Z">
        <w:r w:rsidRPr="00956DB0">
          <w:rPr>
            <w:i w:val="0"/>
            <w:iCs w:val="0"/>
            <w:sz w:val="32"/>
            <w:szCs w:val="32"/>
            <w:rPrChange w:id="127" w:author="Dylan Van Aswegen" w:date="2024-07-15T09:50:00Z" w16du:dateUtc="2024-07-15T07:50:00Z">
              <w:rPr/>
            </w:rPrChange>
          </w:rPr>
          <w:t>Organi</w:t>
        </w:r>
        <w:r w:rsidRPr="00956DB0">
          <w:rPr>
            <w:i w:val="0"/>
            <w:iCs w:val="0"/>
            <w:sz w:val="32"/>
            <w:szCs w:val="32"/>
            <w:rPrChange w:id="128" w:author="Dylan Van Aswegen" w:date="2024-07-15T09:50:00Z" w16du:dateUtc="2024-07-15T07:50:00Z">
              <w:rPr>
                <w:lang w:val="fr-MC"/>
              </w:rPr>
            </w:rPrChange>
          </w:rPr>
          <w:t>sation Public Pages </w:t>
        </w:r>
      </w:ins>
    </w:p>
    <w:p w14:paraId="6C63B5B7" w14:textId="0C5EEE61" w:rsidR="002E180F" w:rsidRDefault="00AD0982" w:rsidP="002E180F">
      <w:pPr>
        <w:rPr>
          <w:ins w:id="129" w:author="Dylan Van Aswegen" w:date="2024-07-12T13:56:00Z" w16du:dateUtc="2024-07-12T11:56:00Z"/>
        </w:rPr>
      </w:pPr>
      <w:ins w:id="130" w:author="Dylan Van Aswegen" w:date="2024-07-12T13:36:00Z" w16du:dateUtc="2024-07-12T11:36:00Z">
        <w:r w:rsidRPr="00AD0982">
          <w:rPr>
            <w:rPrChange w:id="131" w:author="Dylan Van Aswegen" w:date="2024-07-12T13:36:00Z" w16du:dateUtc="2024-07-12T11:36:00Z">
              <w:rPr>
                <w:lang w:val="fr-MC"/>
              </w:rPr>
            </w:rPrChange>
          </w:rPr>
          <w:t xml:space="preserve">The </w:t>
        </w:r>
        <w:r>
          <w:t xml:space="preserve">user will be </w:t>
        </w:r>
      </w:ins>
      <w:ins w:id="132" w:author="Dylan Van Aswegen" w:date="2024-07-12T13:37:00Z" w16du:dateUtc="2024-07-12T11:37:00Z">
        <w:r>
          <w:t xml:space="preserve">navigated to the public </w:t>
        </w:r>
      </w:ins>
      <w:ins w:id="133" w:author="Dylan Van Aswegen" w:date="2024-07-12T13:38:00Z" w16du:dateUtc="2024-07-12T11:38:00Z">
        <w:r>
          <w:t>page of an organisation</w:t>
        </w:r>
      </w:ins>
      <w:ins w:id="134" w:author="Dylan Van Aswegen" w:date="2024-07-12T13:52:00Z" w16du:dateUtc="2024-07-12T11:52:00Z">
        <w:r w:rsidR="00A57BA1">
          <w:t xml:space="preserve"> public page if the</w:t>
        </w:r>
      </w:ins>
      <w:ins w:id="135" w:author="Dylan Van Aswegen" w:date="2024-07-12T13:53:00Z" w16du:dateUtc="2024-07-12T11:53:00Z">
        <w:r w:rsidR="00A57BA1">
          <w:t xml:space="preserve"> o</w:t>
        </w:r>
      </w:ins>
      <w:ins w:id="136" w:author="Dylan Van Aswegen" w:date="2024-07-12T13:55:00Z" w16du:dateUtc="2024-07-12T11:55:00Z">
        <w:r w:rsidR="00A57BA1">
          <w:t xml:space="preserve">rganisation has chosen </w:t>
        </w:r>
      </w:ins>
      <w:ins w:id="137" w:author="Dylan Van Aswegen" w:date="2024-07-12T13:56:00Z" w16du:dateUtc="2024-07-12T11:56:00Z">
        <w:r w:rsidR="00A57BA1">
          <w:t xml:space="preserve">to be public. </w:t>
        </w:r>
      </w:ins>
    </w:p>
    <w:p w14:paraId="515D7BDF" w14:textId="606B748E" w:rsidR="00A57BA1" w:rsidRDefault="00A57BA1" w:rsidP="002E180F">
      <w:pPr>
        <w:rPr>
          <w:ins w:id="138" w:author="Dylan Van Aswegen" w:date="2024-07-12T13:56:00Z" w16du:dateUtc="2024-07-12T11:56:00Z"/>
        </w:rPr>
      </w:pPr>
      <w:ins w:id="139" w:author="Dylan Van Aswegen" w:date="2024-07-12T13:56:00Z" w16du:dateUtc="2024-07-12T11:56:00Z">
        <w:r>
          <w:t xml:space="preserve">The page will consist of the following sections: </w:t>
        </w:r>
      </w:ins>
    </w:p>
    <w:tbl>
      <w:tblPr>
        <w:tblStyle w:val="GridTable4-Accent1"/>
        <w:tblW w:w="9498" w:type="dxa"/>
        <w:tblInd w:w="-714" w:type="dxa"/>
        <w:tblLook w:val="04A0" w:firstRow="1" w:lastRow="0" w:firstColumn="1" w:lastColumn="0" w:noHBand="0" w:noVBand="1"/>
      </w:tblPr>
      <w:tblGrid>
        <w:gridCol w:w="1843"/>
        <w:gridCol w:w="7655"/>
      </w:tblGrid>
      <w:tr w:rsidR="00B805CD" w14:paraId="308DFC2C" w14:textId="77777777" w:rsidTr="005C5491">
        <w:trPr>
          <w:cnfStyle w:val="100000000000" w:firstRow="1" w:lastRow="0" w:firstColumn="0" w:lastColumn="0" w:oddVBand="0" w:evenVBand="0" w:oddHBand="0" w:evenHBand="0" w:firstRowFirstColumn="0" w:firstRowLastColumn="0" w:lastRowFirstColumn="0" w:lastRowLastColumn="0"/>
          <w:tblHeader/>
          <w:ins w:id="140" w:author="Dylan Van Aswegen" w:date="2024-07-12T13:56:00Z"/>
        </w:trPr>
        <w:tc>
          <w:tcPr>
            <w:cnfStyle w:val="001000000000" w:firstRow="0" w:lastRow="0" w:firstColumn="1" w:lastColumn="0" w:oddVBand="0" w:evenVBand="0" w:oddHBand="0" w:evenHBand="0" w:firstRowFirstColumn="0" w:firstRowLastColumn="0" w:lastRowFirstColumn="0" w:lastRowLastColumn="0"/>
            <w:tcW w:w="1843" w:type="dxa"/>
            <w:shd w:val="clear" w:color="auto" w:fill="002060"/>
          </w:tcPr>
          <w:p w14:paraId="4014E3EA" w14:textId="77777777" w:rsidR="00B805CD" w:rsidRDefault="00B805CD">
            <w:pPr>
              <w:spacing w:line="360" w:lineRule="auto"/>
              <w:jc w:val="both"/>
              <w:rPr>
                <w:ins w:id="141" w:author="Dylan Van Aswegen" w:date="2024-07-12T13:56:00Z" w16du:dateUtc="2024-07-12T11:56:00Z"/>
                <w:rFonts w:ascii="Arial" w:hAnsi="Arial" w:cs="Arial"/>
                <w:sz w:val="20"/>
                <w:szCs w:val="20"/>
                <w:lang w:val="en-GB"/>
              </w:rPr>
            </w:pPr>
            <w:ins w:id="142" w:author="Dylan Van Aswegen" w:date="2024-07-12T13:56:00Z" w16du:dateUtc="2024-07-12T11:56:00Z">
              <w:r>
                <w:rPr>
                  <w:rFonts w:ascii="Arial" w:hAnsi="Arial" w:cs="Arial"/>
                  <w:sz w:val="20"/>
                  <w:szCs w:val="20"/>
                  <w:lang w:val="en-GB"/>
                </w:rPr>
                <w:t>Section Name</w:t>
              </w:r>
            </w:ins>
          </w:p>
        </w:tc>
        <w:tc>
          <w:tcPr>
            <w:tcW w:w="7655" w:type="dxa"/>
            <w:shd w:val="clear" w:color="auto" w:fill="002060"/>
          </w:tcPr>
          <w:p w14:paraId="7C785CD3" w14:textId="77777777" w:rsidR="00B805CD" w:rsidRDefault="00B805CD">
            <w:pPr>
              <w:spacing w:line="360" w:lineRule="auto"/>
              <w:jc w:val="both"/>
              <w:cnfStyle w:val="100000000000" w:firstRow="1" w:lastRow="0" w:firstColumn="0" w:lastColumn="0" w:oddVBand="0" w:evenVBand="0" w:oddHBand="0" w:evenHBand="0" w:firstRowFirstColumn="0" w:firstRowLastColumn="0" w:lastRowFirstColumn="0" w:lastRowLastColumn="0"/>
              <w:rPr>
                <w:ins w:id="143" w:author="Dylan Van Aswegen" w:date="2024-07-12T13:56:00Z" w16du:dateUtc="2024-07-12T11:56:00Z"/>
                <w:rFonts w:ascii="Arial" w:hAnsi="Arial" w:cs="Arial"/>
                <w:sz w:val="20"/>
                <w:szCs w:val="20"/>
                <w:lang w:val="en-GB"/>
              </w:rPr>
            </w:pPr>
            <w:ins w:id="144" w:author="Dylan Van Aswegen" w:date="2024-07-12T13:56:00Z" w16du:dateUtc="2024-07-12T11:56:00Z">
              <w:r>
                <w:rPr>
                  <w:rFonts w:ascii="Arial" w:hAnsi="Arial" w:cs="Arial"/>
                  <w:sz w:val="20"/>
                  <w:szCs w:val="20"/>
                  <w:lang w:val="en-GB"/>
                </w:rPr>
                <w:t>Section Rules</w:t>
              </w:r>
            </w:ins>
          </w:p>
        </w:tc>
      </w:tr>
      <w:tr w:rsidR="00B805CD" w14:paraId="2BB0B45F" w14:textId="77777777" w:rsidTr="005C5491">
        <w:trPr>
          <w:cnfStyle w:val="000000100000" w:firstRow="0" w:lastRow="0" w:firstColumn="0" w:lastColumn="0" w:oddVBand="0" w:evenVBand="0" w:oddHBand="1" w:evenHBand="0" w:firstRowFirstColumn="0" w:firstRowLastColumn="0" w:lastRowFirstColumn="0" w:lastRowLastColumn="0"/>
          <w:trHeight w:val="192"/>
          <w:ins w:id="145" w:author="Dylan Van Aswegen" w:date="2024-07-12T13:56:00Z"/>
        </w:trPr>
        <w:tc>
          <w:tcPr>
            <w:cnfStyle w:val="001000000000" w:firstRow="0" w:lastRow="0" w:firstColumn="1" w:lastColumn="0" w:oddVBand="0" w:evenVBand="0" w:oddHBand="0" w:evenHBand="0" w:firstRowFirstColumn="0" w:firstRowLastColumn="0" w:lastRowFirstColumn="0" w:lastRowLastColumn="0"/>
            <w:tcW w:w="1843" w:type="dxa"/>
          </w:tcPr>
          <w:p w14:paraId="520FDEA7" w14:textId="3B0D39A8" w:rsidR="00B805CD" w:rsidRDefault="00B805CD">
            <w:pPr>
              <w:spacing w:line="360" w:lineRule="auto"/>
              <w:jc w:val="both"/>
              <w:rPr>
                <w:ins w:id="146" w:author="Dylan Van Aswegen" w:date="2024-07-12T13:56:00Z" w16du:dateUtc="2024-07-12T11:56:00Z"/>
                <w:rFonts w:ascii="Arial" w:hAnsi="Arial" w:cs="Arial"/>
                <w:sz w:val="20"/>
                <w:szCs w:val="20"/>
                <w:lang w:val="en-GB"/>
              </w:rPr>
            </w:pPr>
            <w:ins w:id="147" w:author="Dylan Van Aswegen" w:date="2024-07-12T13:57:00Z" w16du:dateUtc="2024-07-12T11:57:00Z">
              <w:r>
                <w:rPr>
                  <w:rFonts w:ascii="Arial" w:hAnsi="Arial" w:cs="Arial"/>
                  <w:sz w:val="20"/>
                  <w:szCs w:val="20"/>
                  <w:lang w:val="en-GB"/>
                </w:rPr>
                <w:t>Banner Image</w:t>
              </w:r>
            </w:ins>
          </w:p>
        </w:tc>
        <w:tc>
          <w:tcPr>
            <w:tcW w:w="7655" w:type="dxa"/>
          </w:tcPr>
          <w:p w14:paraId="5FC88C06" w14:textId="14552952" w:rsidR="00B805CD" w:rsidRDefault="003C7E70">
            <w:pPr>
              <w:spacing w:line="360" w:lineRule="auto"/>
              <w:jc w:val="both"/>
              <w:cnfStyle w:val="000000100000" w:firstRow="0" w:lastRow="0" w:firstColumn="0" w:lastColumn="0" w:oddVBand="0" w:evenVBand="0" w:oddHBand="1" w:evenHBand="0" w:firstRowFirstColumn="0" w:firstRowLastColumn="0" w:lastRowFirstColumn="0" w:lastRowLastColumn="0"/>
              <w:rPr>
                <w:ins w:id="148" w:author="Dylan Van Aswegen" w:date="2024-07-12T13:56:00Z" w16du:dateUtc="2024-07-12T11:56:00Z"/>
                <w:rFonts w:ascii="Arial" w:hAnsi="Arial" w:cs="Arial"/>
                <w:sz w:val="20"/>
                <w:szCs w:val="20"/>
                <w:lang w:val="en-GB"/>
              </w:rPr>
            </w:pPr>
            <w:ins w:id="149" w:author="Dylan Van Aswegen" w:date="2024-07-12T13:59:00Z" w16du:dateUtc="2024-07-12T11:59:00Z">
              <w:r>
                <w:rPr>
                  <w:rFonts w:ascii="Arial" w:hAnsi="Arial" w:cs="Arial"/>
                  <w:sz w:val="20"/>
                  <w:szCs w:val="20"/>
                  <w:lang w:val="en-GB"/>
                </w:rPr>
                <w:t xml:space="preserve">This section will consist of the organisation banner image. Where the organisation has not uploaded a banner image, this section will be filled with a solid colour background. </w:t>
              </w:r>
            </w:ins>
            <w:ins w:id="150" w:author="Dylan Van Aswegen" w:date="2024-07-12T13:56:00Z" w16du:dateUtc="2024-07-12T11:56:00Z">
              <w:r w:rsidR="00B805CD">
                <w:rPr>
                  <w:rFonts w:ascii="Arial" w:hAnsi="Arial" w:cs="Arial"/>
                  <w:sz w:val="20"/>
                  <w:szCs w:val="20"/>
                  <w:lang w:val="en-GB"/>
                </w:rPr>
                <w:t xml:space="preserve"> </w:t>
              </w:r>
            </w:ins>
          </w:p>
        </w:tc>
      </w:tr>
      <w:tr w:rsidR="003C7E70" w14:paraId="4CD9ED45" w14:textId="77777777" w:rsidTr="005C5491">
        <w:trPr>
          <w:trHeight w:val="192"/>
          <w:ins w:id="151" w:author="Dylan Van Aswegen" w:date="2024-07-12T14:00:00Z"/>
        </w:trPr>
        <w:tc>
          <w:tcPr>
            <w:cnfStyle w:val="001000000000" w:firstRow="0" w:lastRow="0" w:firstColumn="1" w:lastColumn="0" w:oddVBand="0" w:evenVBand="0" w:oddHBand="0" w:evenHBand="0" w:firstRowFirstColumn="0" w:firstRowLastColumn="0" w:lastRowFirstColumn="0" w:lastRowLastColumn="0"/>
            <w:tcW w:w="1843" w:type="dxa"/>
          </w:tcPr>
          <w:p w14:paraId="4EFE2F36" w14:textId="779F7876" w:rsidR="003C7E70" w:rsidRDefault="003C7E70">
            <w:pPr>
              <w:spacing w:line="360" w:lineRule="auto"/>
              <w:jc w:val="both"/>
              <w:rPr>
                <w:ins w:id="152" w:author="Dylan Van Aswegen" w:date="2024-07-12T14:00:00Z" w16du:dateUtc="2024-07-12T12:00:00Z"/>
                <w:rFonts w:ascii="Arial" w:hAnsi="Arial" w:cs="Arial"/>
                <w:sz w:val="20"/>
                <w:szCs w:val="20"/>
                <w:lang w:val="en-GB"/>
              </w:rPr>
            </w:pPr>
            <w:ins w:id="153" w:author="Dylan Van Aswegen" w:date="2024-07-12T14:00:00Z" w16du:dateUtc="2024-07-12T12:00:00Z">
              <w:r>
                <w:rPr>
                  <w:rFonts w:ascii="Arial" w:hAnsi="Arial" w:cs="Arial"/>
                  <w:sz w:val="20"/>
                  <w:szCs w:val="20"/>
                  <w:lang w:val="en-GB"/>
                </w:rPr>
                <w:t>Logo</w:t>
              </w:r>
            </w:ins>
          </w:p>
        </w:tc>
        <w:tc>
          <w:tcPr>
            <w:tcW w:w="7655" w:type="dxa"/>
          </w:tcPr>
          <w:p w14:paraId="086604FC" w14:textId="645B01E5" w:rsidR="003C7E70" w:rsidRDefault="003C7E70">
            <w:pPr>
              <w:spacing w:line="360" w:lineRule="auto"/>
              <w:jc w:val="both"/>
              <w:cnfStyle w:val="000000000000" w:firstRow="0" w:lastRow="0" w:firstColumn="0" w:lastColumn="0" w:oddVBand="0" w:evenVBand="0" w:oddHBand="0" w:evenHBand="0" w:firstRowFirstColumn="0" w:firstRowLastColumn="0" w:lastRowFirstColumn="0" w:lastRowLastColumn="0"/>
              <w:rPr>
                <w:ins w:id="154" w:author="Dylan Van Aswegen" w:date="2024-07-12T14:00:00Z" w16du:dateUtc="2024-07-12T12:00:00Z"/>
                <w:rFonts w:ascii="Arial" w:hAnsi="Arial" w:cs="Arial"/>
                <w:sz w:val="20"/>
                <w:szCs w:val="20"/>
                <w:lang w:val="en-GB"/>
              </w:rPr>
            </w:pPr>
            <w:ins w:id="155" w:author="Dylan Van Aswegen" w:date="2024-07-12T14:00:00Z" w16du:dateUtc="2024-07-12T12:00:00Z">
              <w:r>
                <w:rPr>
                  <w:rFonts w:ascii="Arial" w:hAnsi="Arial" w:cs="Arial"/>
                  <w:sz w:val="20"/>
                  <w:szCs w:val="20"/>
                  <w:lang w:val="en-GB"/>
                </w:rPr>
                <w:t xml:space="preserve">This section will consist of the logo image of the </w:t>
              </w:r>
            </w:ins>
            <w:ins w:id="156" w:author="Dylan Van Aswegen" w:date="2024-07-12T14:03:00Z" w16du:dateUtc="2024-07-12T12:03:00Z">
              <w:r>
                <w:rPr>
                  <w:rFonts w:ascii="Arial" w:hAnsi="Arial" w:cs="Arial"/>
                  <w:sz w:val="20"/>
                  <w:szCs w:val="20"/>
                  <w:lang w:val="en-GB"/>
                </w:rPr>
                <w:t>organisation</w:t>
              </w:r>
            </w:ins>
            <w:ins w:id="157" w:author="Dylan Van Aswegen" w:date="2024-07-12T14:00:00Z" w16du:dateUtc="2024-07-12T12:00:00Z">
              <w:r>
                <w:rPr>
                  <w:rFonts w:ascii="Arial" w:hAnsi="Arial" w:cs="Arial"/>
                  <w:sz w:val="20"/>
                  <w:szCs w:val="20"/>
                  <w:lang w:val="en-GB"/>
                </w:rPr>
                <w:t xml:space="preserve">. Where the </w:t>
              </w:r>
            </w:ins>
            <w:ins w:id="158" w:author="Dylan Van Aswegen" w:date="2024-07-12T14:03:00Z" w16du:dateUtc="2024-07-12T12:03:00Z">
              <w:r>
                <w:rPr>
                  <w:rFonts w:ascii="Arial" w:hAnsi="Arial" w:cs="Arial"/>
                  <w:sz w:val="20"/>
                  <w:szCs w:val="20"/>
                  <w:lang w:val="en-GB"/>
                </w:rPr>
                <w:t>organisation</w:t>
              </w:r>
            </w:ins>
            <w:ins w:id="159" w:author="Dylan Van Aswegen" w:date="2024-07-12T14:00:00Z" w16du:dateUtc="2024-07-12T12:00:00Z">
              <w:r>
                <w:rPr>
                  <w:rFonts w:ascii="Arial" w:hAnsi="Arial" w:cs="Arial"/>
                  <w:sz w:val="20"/>
                  <w:szCs w:val="20"/>
                  <w:lang w:val="en-GB"/>
                </w:rPr>
                <w:t xml:space="preserve"> has not uploaded a logo image, this section will</w:t>
              </w:r>
            </w:ins>
            <w:ins w:id="160" w:author="Dylan Van Aswegen" w:date="2024-07-12T14:01:00Z" w16du:dateUtc="2024-07-12T12:01:00Z">
              <w:r>
                <w:rPr>
                  <w:rFonts w:ascii="Arial" w:hAnsi="Arial" w:cs="Arial"/>
                  <w:sz w:val="20"/>
                  <w:szCs w:val="20"/>
                  <w:lang w:val="en-GB"/>
                </w:rPr>
                <w:t xml:space="preserve"> not be displayed on the page. </w:t>
              </w:r>
            </w:ins>
            <w:ins w:id="161" w:author="Dylan Van Aswegen" w:date="2024-07-12T14:00:00Z" w16du:dateUtc="2024-07-12T12:00:00Z">
              <w:r>
                <w:rPr>
                  <w:rFonts w:ascii="Arial" w:hAnsi="Arial" w:cs="Arial"/>
                  <w:sz w:val="20"/>
                  <w:szCs w:val="20"/>
                  <w:lang w:val="en-GB"/>
                </w:rPr>
                <w:t xml:space="preserve"> </w:t>
              </w:r>
            </w:ins>
          </w:p>
        </w:tc>
      </w:tr>
      <w:tr w:rsidR="00B805CD" w14:paraId="20D39768" w14:textId="77777777" w:rsidTr="005C5491">
        <w:trPr>
          <w:cnfStyle w:val="000000100000" w:firstRow="0" w:lastRow="0" w:firstColumn="0" w:lastColumn="0" w:oddVBand="0" w:evenVBand="0" w:oddHBand="1" w:evenHBand="0" w:firstRowFirstColumn="0" w:firstRowLastColumn="0" w:lastRowFirstColumn="0" w:lastRowLastColumn="0"/>
          <w:trHeight w:val="192"/>
          <w:ins w:id="162" w:author="Dylan Van Aswegen" w:date="2024-07-12T13:57:00Z"/>
        </w:trPr>
        <w:tc>
          <w:tcPr>
            <w:cnfStyle w:val="001000000000" w:firstRow="0" w:lastRow="0" w:firstColumn="1" w:lastColumn="0" w:oddVBand="0" w:evenVBand="0" w:oddHBand="0" w:evenHBand="0" w:firstRowFirstColumn="0" w:firstRowLastColumn="0" w:lastRowFirstColumn="0" w:lastRowLastColumn="0"/>
            <w:tcW w:w="1843" w:type="dxa"/>
          </w:tcPr>
          <w:p w14:paraId="1BD8F063" w14:textId="46888E71" w:rsidR="00B805CD" w:rsidRDefault="00B805CD">
            <w:pPr>
              <w:spacing w:line="360" w:lineRule="auto"/>
              <w:jc w:val="both"/>
              <w:rPr>
                <w:ins w:id="163" w:author="Dylan Van Aswegen" w:date="2024-07-12T13:57:00Z" w16du:dateUtc="2024-07-12T11:57:00Z"/>
                <w:rFonts w:ascii="Arial" w:hAnsi="Arial" w:cs="Arial"/>
                <w:sz w:val="20"/>
                <w:szCs w:val="20"/>
                <w:lang w:val="en-GB"/>
              </w:rPr>
            </w:pPr>
            <w:ins w:id="164" w:author="Dylan Van Aswegen" w:date="2024-07-12T13:57:00Z" w16du:dateUtc="2024-07-12T11:57:00Z">
              <w:r>
                <w:rPr>
                  <w:rFonts w:ascii="Arial" w:hAnsi="Arial" w:cs="Arial"/>
                  <w:sz w:val="20"/>
                  <w:szCs w:val="20"/>
                  <w:lang w:val="en-GB"/>
                </w:rPr>
                <w:t xml:space="preserve">Description </w:t>
              </w:r>
            </w:ins>
          </w:p>
        </w:tc>
        <w:tc>
          <w:tcPr>
            <w:tcW w:w="7655" w:type="dxa"/>
          </w:tcPr>
          <w:p w14:paraId="6C8AB877" w14:textId="738E717D" w:rsidR="00B805CD" w:rsidRDefault="003C7E70">
            <w:pPr>
              <w:spacing w:line="360" w:lineRule="auto"/>
              <w:jc w:val="both"/>
              <w:cnfStyle w:val="000000100000" w:firstRow="0" w:lastRow="0" w:firstColumn="0" w:lastColumn="0" w:oddVBand="0" w:evenVBand="0" w:oddHBand="1" w:evenHBand="0" w:firstRowFirstColumn="0" w:firstRowLastColumn="0" w:lastRowFirstColumn="0" w:lastRowLastColumn="0"/>
              <w:rPr>
                <w:ins w:id="165" w:author="Dylan Van Aswegen" w:date="2024-07-12T13:57:00Z" w16du:dateUtc="2024-07-12T11:57:00Z"/>
                <w:rFonts w:ascii="Arial" w:hAnsi="Arial" w:cs="Arial"/>
                <w:sz w:val="20"/>
                <w:szCs w:val="20"/>
                <w:lang w:val="en-GB"/>
              </w:rPr>
            </w:pPr>
            <w:ins w:id="166" w:author="Dylan Van Aswegen" w:date="2024-07-12T14:01:00Z" w16du:dateUtc="2024-07-12T12:01:00Z">
              <w:r>
                <w:rPr>
                  <w:rFonts w:ascii="Arial" w:hAnsi="Arial" w:cs="Arial"/>
                  <w:sz w:val="20"/>
                  <w:szCs w:val="20"/>
                  <w:lang w:val="en-GB"/>
                </w:rPr>
                <w:t xml:space="preserve">This section will consist of the description of the page. Where the </w:t>
              </w:r>
            </w:ins>
            <w:ins w:id="167" w:author="Dylan Van Aswegen" w:date="2024-07-12T14:03:00Z" w16du:dateUtc="2024-07-12T12:03:00Z">
              <w:r>
                <w:rPr>
                  <w:rFonts w:ascii="Arial" w:hAnsi="Arial" w:cs="Arial"/>
                  <w:sz w:val="20"/>
                  <w:szCs w:val="20"/>
                  <w:lang w:val="en-GB"/>
                </w:rPr>
                <w:t>organisation</w:t>
              </w:r>
            </w:ins>
            <w:ins w:id="168" w:author="Dylan Van Aswegen" w:date="2024-07-12T14:01:00Z" w16du:dateUtc="2024-07-12T12:01:00Z">
              <w:r>
                <w:rPr>
                  <w:rFonts w:ascii="Arial" w:hAnsi="Arial" w:cs="Arial"/>
                  <w:sz w:val="20"/>
                  <w:szCs w:val="20"/>
                  <w:lang w:val="en-GB"/>
                </w:rPr>
                <w:t xml:space="preserve"> has not </w:t>
              </w:r>
            </w:ins>
            <w:ins w:id="169" w:author="Dylan Van Aswegen" w:date="2024-07-12T14:02:00Z" w16du:dateUtc="2024-07-12T12:02:00Z">
              <w:r>
                <w:rPr>
                  <w:rFonts w:ascii="Arial" w:hAnsi="Arial" w:cs="Arial"/>
                  <w:sz w:val="20"/>
                  <w:szCs w:val="20"/>
                  <w:lang w:val="en-GB"/>
                </w:rPr>
                <w:t xml:space="preserve">created a subscription, this section should not be displayed. </w:t>
              </w:r>
            </w:ins>
          </w:p>
        </w:tc>
      </w:tr>
      <w:tr w:rsidR="00B805CD" w14:paraId="74A4D5E8" w14:textId="77777777" w:rsidTr="005C5491">
        <w:trPr>
          <w:trHeight w:val="192"/>
          <w:ins w:id="170" w:author="Dylan Van Aswegen" w:date="2024-07-12T13:57:00Z"/>
        </w:trPr>
        <w:tc>
          <w:tcPr>
            <w:cnfStyle w:val="001000000000" w:firstRow="0" w:lastRow="0" w:firstColumn="1" w:lastColumn="0" w:oddVBand="0" w:evenVBand="0" w:oddHBand="0" w:evenHBand="0" w:firstRowFirstColumn="0" w:firstRowLastColumn="0" w:lastRowFirstColumn="0" w:lastRowLastColumn="0"/>
            <w:tcW w:w="1843" w:type="dxa"/>
          </w:tcPr>
          <w:p w14:paraId="10B08CD3" w14:textId="67A10618" w:rsidR="00B805CD" w:rsidRDefault="00B805CD">
            <w:pPr>
              <w:spacing w:line="360" w:lineRule="auto"/>
              <w:jc w:val="both"/>
              <w:rPr>
                <w:ins w:id="171" w:author="Dylan Van Aswegen" w:date="2024-07-12T13:57:00Z" w16du:dateUtc="2024-07-12T11:57:00Z"/>
                <w:rFonts w:ascii="Arial" w:hAnsi="Arial" w:cs="Arial"/>
                <w:sz w:val="20"/>
                <w:szCs w:val="20"/>
                <w:lang w:val="en-GB"/>
              </w:rPr>
            </w:pPr>
            <w:ins w:id="172" w:author="Dylan Van Aswegen" w:date="2024-07-12T13:57:00Z" w16du:dateUtc="2024-07-12T11:57:00Z">
              <w:r>
                <w:rPr>
                  <w:rFonts w:ascii="Arial" w:hAnsi="Arial" w:cs="Arial"/>
                  <w:sz w:val="20"/>
                  <w:szCs w:val="20"/>
                  <w:lang w:val="en-GB"/>
                </w:rPr>
                <w:t xml:space="preserve">Events </w:t>
              </w:r>
            </w:ins>
          </w:p>
        </w:tc>
        <w:tc>
          <w:tcPr>
            <w:tcW w:w="7655" w:type="dxa"/>
          </w:tcPr>
          <w:p w14:paraId="6017304D" w14:textId="49B08930" w:rsidR="00B805CD" w:rsidRDefault="003C7E70">
            <w:pPr>
              <w:spacing w:line="360" w:lineRule="auto"/>
              <w:jc w:val="both"/>
              <w:cnfStyle w:val="000000000000" w:firstRow="0" w:lastRow="0" w:firstColumn="0" w:lastColumn="0" w:oddVBand="0" w:evenVBand="0" w:oddHBand="0" w:evenHBand="0" w:firstRowFirstColumn="0" w:firstRowLastColumn="0" w:lastRowFirstColumn="0" w:lastRowLastColumn="0"/>
              <w:rPr>
                <w:ins w:id="173" w:author="Dylan Van Aswegen" w:date="2024-07-12T13:57:00Z" w16du:dateUtc="2024-07-12T11:57:00Z"/>
                <w:rFonts w:ascii="Arial" w:hAnsi="Arial" w:cs="Arial"/>
                <w:sz w:val="20"/>
                <w:szCs w:val="20"/>
                <w:lang w:val="en-GB"/>
              </w:rPr>
            </w:pPr>
            <w:ins w:id="174" w:author="Dylan Van Aswegen" w:date="2024-07-12T14:02:00Z" w16du:dateUtc="2024-07-12T12:02:00Z">
              <w:r>
                <w:rPr>
                  <w:rFonts w:ascii="Arial" w:hAnsi="Arial" w:cs="Arial"/>
                  <w:sz w:val="20"/>
                  <w:szCs w:val="20"/>
                  <w:lang w:val="en-GB"/>
                </w:rPr>
                <w:t>This section will consist of the events. The</w:t>
              </w:r>
            </w:ins>
            <w:ins w:id="175" w:author="Dylan Van Aswegen" w:date="2024-07-12T14:17:00Z" w16du:dateUtc="2024-07-12T12:17:00Z">
              <w:r w:rsidR="00951E0A">
                <w:rPr>
                  <w:rFonts w:ascii="Arial" w:hAnsi="Arial" w:cs="Arial"/>
                  <w:sz w:val="20"/>
                  <w:szCs w:val="20"/>
                  <w:lang w:val="en-GB"/>
                </w:rPr>
                <w:t xml:space="preserve"> admin user will be able to toggle the default view to be list view or calendar view. The user will be able to</w:t>
              </w:r>
            </w:ins>
            <w:ins w:id="176" w:author="Dylan Van Aswegen" w:date="2024-07-12T14:18:00Z" w16du:dateUtc="2024-07-12T12:18:00Z">
              <w:r w:rsidR="00951E0A">
                <w:rPr>
                  <w:rFonts w:ascii="Arial" w:hAnsi="Arial" w:cs="Arial"/>
                  <w:sz w:val="20"/>
                  <w:szCs w:val="20"/>
                  <w:lang w:val="en-GB"/>
                </w:rPr>
                <w:t>ggle between the two</w:t>
              </w:r>
            </w:ins>
            <w:ins w:id="177" w:author="Dylan Van Aswegen" w:date="2024-07-12T14:41:00Z" w16du:dateUtc="2024-07-12T12:41:00Z">
              <w:r w:rsidR="00AD0778">
                <w:rPr>
                  <w:rFonts w:ascii="Arial" w:hAnsi="Arial" w:cs="Arial"/>
                  <w:sz w:val="20"/>
                  <w:szCs w:val="20"/>
                  <w:lang w:val="en-GB"/>
                </w:rPr>
                <w:t xml:space="preserve"> views. If the user clicks on the event</w:t>
              </w:r>
            </w:ins>
            <w:ins w:id="178" w:author="Dylan Van Aswegen" w:date="2024-07-12T14:42:00Z" w16du:dateUtc="2024-07-12T12:42:00Z">
              <w:r w:rsidR="00AD0778">
                <w:rPr>
                  <w:rFonts w:ascii="Arial" w:hAnsi="Arial" w:cs="Arial"/>
                  <w:sz w:val="20"/>
                  <w:szCs w:val="20"/>
                  <w:lang w:val="en-GB"/>
                </w:rPr>
                <w:t xml:space="preserve">, they will be taken to the event page where </w:t>
              </w:r>
            </w:ins>
            <w:ins w:id="179" w:author="Dylan Van Aswegen" w:date="2024-07-12T14:48:00Z" w16du:dateUtc="2024-07-12T12:48:00Z">
              <w:r w:rsidR="00AD0778">
                <w:rPr>
                  <w:rFonts w:ascii="Arial" w:hAnsi="Arial" w:cs="Arial"/>
                  <w:sz w:val="20"/>
                  <w:szCs w:val="20"/>
                  <w:lang w:val="en-GB"/>
                </w:rPr>
                <w:t xml:space="preserve">they will be able to make a booking to the event. </w:t>
              </w:r>
            </w:ins>
          </w:p>
        </w:tc>
      </w:tr>
      <w:tr w:rsidR="00B805CD" w14:paraId="2134AE3D" w14:textId="77777777" w:rsidTr="005C5491">
        <w:trPr>
          <w:cnfStyle w:val="000000100000" w:firstRow="0" w:lastRow="0" w:firstColumn="0" w:lastColumn="0" w:oddVBand="0" w:evenVBand="0" w:oddHBand="1" w:evenHBand="0" w:firstRowFirstColumn="0" w:firstRowLastColumn="0" w:lastRowFirstColumn="0" w:lastRowLastColumn="0"/>
          <w:trHeight w:val="192"/>
          <w:ins w:id="180" w:author="Dylan Van Aswegen" w:date="2024-07-12T13:57:00Z"/>
        </w:trPr>
        <w:tc>
          <w:tcPr>
            <w:cnfStyle w:val="001000000000" w:firstRow="0" w:lastRow="0" w:firstColumn="1" w:lastColumn="0" w:oddVBand="0" w:evenVBand="0" w:oddHBand="0" w:evenHBand="0" w:firstRowFirstColumn="0" w:firstRowLastColumn="0" w:lastRowFirstColumn="0" w:lastRowLastColumn="0"/>
            <w:tcW w:w="1843" w:type="dxa"/>
          </w:tcPr>
          <w:p w14:paraId="2907A4F9" w14:textId="73E76D34" w:rsidR="00B805CD" w:rsidRDefault="00B805CD">
            <w:pPr>
              <w:spacing w:line="360" w:lineRule="auto"/>
              <w:jc w:val="both"/>
              <w:rPr>
                <w:ins w:id="181" w:author="Dylan Van Aswegen" w:date="2024-07-12T13:57:00Z" w16du:dateUtc="2024-07-12T11:57:00Z"/>
                <w:rFonts w:ascii="Arial" w:hAnsi="Arial" w:cs="Arial"/>
                <w:sz w:val="20"/>
                <w:szCs w:val="20"/>
                <w:lang w:val="en-GB"/>
              </w:rPr>
            </w:pPr>
            <w:ins w:id="182" w:author="Dylan Van Aswegen" w:date="2024-07-12T13:58:00Z" w16du:dateUtc="2024-07-12T11:58:00Z">
              <w:r>
                <w:rPr>
                  <w:rFonts w:ascii="Arial" w:hAnsi="Arial" w:cs="Arial"/>
                  <w:sz w:val="20"/>
                  <w:szCs w:val="20"/>
                  <w:lang w:val="en-GB"/>
                </w:rPr>
                <w:t xml:space="preserve">Subscriptions </w:t>
              </w:r>
            </w:ins>
          </w:p>
        </w:tc>
        <w:tc>
          <w:tcPr>
            <w:tcW w:w="7655" w:type="dxa"/>
          </w:tcPr>
          <w:p w14:paraId="2550A0C7" w14:textId="5F0FFA91" w:rsidR="00B805CD" w:rsidRDefault="00AD0778">
            <w:pPr>
              <w:spacing w:line="360" w:lineRule="auto"/>
              <w:jc w:val="both"/>
              <w:cnfStyle w:val="000000100000" w:firstRow="0" w:lastRow="0" w:firstColumn="0" w:lastColumn="0" w:oddVBand="0" w:evenVBand="0" w:oddHBand="1" w:evenHBand="0" w:firstRowFirstColumn="0" w:firstRowLastColumn="0" w:lastRowFirstColumn="0" w:lastRowLastColumn="0"/>
              <w:rPr>
                <w:ins w:id="183" w:author="Dylan Van Aswegen" w:date="2024-07-12T13:57:00Z" w16du:dateUtc="2024-07-12T11:57:00Z"/>
                <w:rFonts w:ascii="Arial" w:hAnsi="Arial" w:cs="Arial"/>
                <w:sz w:val="20"/>
                <w:szCs w:val="20"/>
                <w:lang w:val="en-GB"/>
              </w:rPr>
            </w:pPr>
            <w:ins w:id="184" w:author="Dylan Van Aswegen" w:date="2024-07-12T14:41:00Z" w16du:dateUtc="2024-07-12T12:41:00Z">
              <w:r>
                <w:rPr>
                  <w:rFonts w:ascii="Arial" w:hAnsi="Arial" w:cs="Arial"/>
                  <w:sz w:val="20"/>
                  <w:szCs w:val="20"/>
                  <w:lang w:val="en-GB"/>
                </w:rPr>
                <w:t>This section will consist of the subsc</w:t>
              </w:r>
            </w:ins>
            <w:ins w:id="185" w:author="Dylan Van Aswegen" w:date="2024-07-12T14:48:00Z" w16du:dateUtc="2024-07-12T12:48:00Z">
              <w:r>
                <w:rPr>
                  <w:rFonts w:ascii="Arial" w:hAnsi="Arial" w:cs="Arial"/>
                  <w:sz w:val="20"/>
                  <w:szCs w:val="20"/>
                  <w:lang w:val="en-GB"/>
                </w:rPr>
                <w:t xml:space="preserve">ription options that have been </w:t>
              </w:r>
            </w:ins>
            <w:ins w:id="186" w:author="Dylan Van Aswegen" w:date="2024-07-12T14:49:00Z" w16du:dateUtc="2024-07-12T12:49:00Z">
              <w:r>
                <w:rPr>
                  <w:rFonts w:ascii="Arial" w:hAnsi="Arial" w:cs="Arial"/>
                  <w:sz w:val="20"/>
                  <w:szCs w:val="20"/>
                  <w:lang w:val="en-GB"/>
                </w:rPr>
                <w:t xml:space="preserve">configured by the organisation administrators. </w:t>
              </w:r>
            </w:ins>
            <w:ins w:id="187" w:author="Dylan Van Aswegen" w:date="2024-07-12T14:50:00Z" w16du:dateUtc="2024-07-12T12:50:00Z">
              <w:r w:rsidR="00073373">
                <w:rPr>
                  <w:rFonts w:ascii="Arial" w:hAnsi="Arial" w:cs="Arial"/>
                  <w:sz w:val="20"/>
                  <w:szCs w:val="20"/>
                  <w:lang w:val="en-GB"/>
                </w:rPr>
                <w:t>The user will have buttons to view all the subscript</w:t>
              </w:r>
            </w:ins>
            <w:ins w:id="188" w:author="Dylan Van Aswegen" w:date="2024-07-12T14:51:00Z" w16du:dateUtc="2024-07-12T12:51:00Z">
              <w:r w:rsidR="00073373">
                <w:rPr>
                  <w:rFonts w:ascii="Arial" w:hAnsi="Arial" w:cs="Arial"/>
                  <w:sz w:val="20"/>
                  <w:szCs w:val="20"/>
                  <w:lang w:val="en-GB"/>
                </w:rPr>
                <w:t xml:space="preserve">ions where they will be able to add subscriptions to their basket. </w:t>
              </w:r>
            </w:ins>
          </w:p>
        </w:tc>
      </w:tr>
      <w:tr w:rsidR="00B805CD" w14:paraId="376ED117" w14:textId="77777777" w:rsidTr="005C5491">
        <w:trPr>
          <w:trHeight w:val="192"/>
          <w:ins w:id="189" w:author="Dylan Van Aswegen" w:date="2024-07-12T13:57:00Z"/>
        </w:trPr>
        <w:tc>
          <w:tcPr>
            <w:cnfStyle w:val="001000000000" w:firstRow="0" w:lastRow="0" w:firstColumn="1" w:lastColumn="0" w:oddVBand="0" w:evenVBand="0" w:oddHBand="0" w:evenHBand="0" w:firstRowFirstColumn="0" w:firstRowLastColumn="0" w:lastRowFirstColumn="0" w:lastRowLastColumn="0"/>
            <w:tcW w:w="1843" w:type="dxa"/>
          </w:tcPr>
          <w:p w14:paraId="5C2A43AA" w14:textId="406E5A6C" w:rsidR="00B805CD" w:rsidRDefault="00B805CD">
            <w:pPr>
              <w:spacing w:line="360" w:lineRule="auto"/>
              <w:jc w:val="both"/>
              <w:rPr>
                <w:ins w:id="190" w:author="Dylan Van Aswegen" w:date="2024-07-12T13:57:00Z" w16du:dateUtc="2024-07-12T11:57:00Z"/>
                <w:rFonts w:ascii="Arial" w:hAnsi="Arial" w:cs="Arial"/>
                <w:sz w:val="20"/>
                <w:szCs w:val="20"/>
                <w:lang w:val="en-GB"/>
              </w:rPr>
            </w:pPr>
            <w:ins w:id="191" w:author="Dylan Van Aswegen" w:date="2024-07-12T13:58:00Z" w16du:dateUtc="2024-07-12T11:58:00Z">
              <w:r>
                <w:rPr>
                  <w:rFonts w:ascii="Arial" w:hAnsi="Arial" w:cs="Arial"/>
                  <w:sz w:val="20"/>
                  <w:szCs w:val="20"/>
                  <w:lang w:val="en-GB"/>
                </w:rPr>
                <w:t xml:space="preserve">Buttons </w:t>
              </w:r>
            </w:ins>
          </w:p>
        </w:tc>
        <w:tc>
          <w:tcPr>
            <w:tcW w:w="7655" w:type="dxa"/>
          </w:tcPr>
          <w:p w14:paraId="5C72B3F6" w14:textId="36200F0F" w:rsidR="00B805CD" w:rsidRDefault="00BE565A">
            <w:pPr>
              <w:spacing w:line="360" w:lineRule="auto"/>
              <w:jc w:val="both"/>
              <w:cnfStyle w:val="000000000000" w:firstRow="0" w:lastRow="0" w:firstColumn="0" w:lastColumn="0" w:oddVBand="0" w:evenVBand="0" w:oddHBand="0" w:evenHBand="0" w:firstRowFirstColumn="0" w:firstRowLastColumn="0" w:lastRowFirstColumn="0" w:lastRowLastColumn="0"/>
              <w:rPr>
                <w:ins w:id="192" w:author="Dylan Van Aswegen" w:date="2024-07-12T13:57:00Z" w16du:dateUtc="2024-07-12T11:57:00Z"/>
                <w:rFonts w:ascii="Arial" w:hAnsi="Arial" w:cs="Arial"/>
                <w:sz w:val="20"/>
                <w:szCs w:val="20"/>
                <w:lang w:val="en-GB"/>
              </w:rPr>
            </w:pPr>
            <w:ins w:id="193" w:author="Dylan Van Aswegen" w:date="2024-07-12T14:51:00Z" w16du:dateUtc="2024-07-12T12:51:00Z">
              <w:r>
                <w:rPr>
                  <w:rFonts w:ascii="Arial" w:hAnsi="Arial" w:cs="Arial"/>
                  <w:sz w:val="20"/>
                  <w:szCs w:val="20"/>
                  <w:lang w:val="en-GB"/>
                </w:rPr>
                <w:t>This section will consist of buttons allowing the user to join the organisation</w:t>
              </w:r>
            </w:ins>
            <w:ins w:id="194" w:author="Dylan Van Aswegen" w:date="2024-07-12T14:52:00Z" w16du:dateUtc="2024-07-12T12:52:00Z">
              <w:r>
                <w:rPr>
                  <w:rFonts w:ascii="Arial" w:hAnsi="Arial" w:cs="Arial"/>
                  <w:sz w:val="20"/>
                  <w:szCs w:val="20"/>
                  <w:lang w:val="en-GB"/>
                </w:rPr>
                <w:t xml:space="preserve">. Once this button is clicked, the user will be navigated to through the sign-up flow. </w:t>
              </w:r>
            </w:ins>
          </w:p>
        </w:tc>
      </w:tr>
    </w:tbl>
    <w:p w14:paraId="1D52AA51" w14:textId="77777777" w:rsidR="002E180F" w:rsidRPr="00956DB0" w:rsidRDefault="002E180F">
      <w:pPr>
        <w:rPr>
          <w:ins w:id="195" w:author="Dylan Van Aswegen" w:date="2024-07-12T13:35:00Z" w16du:dateUtc="2024-07-12T11:35:00Z"/>
        </w:rPr>
        <w:pPrChange w:id="196" w:author="Dylan Van Aswegen" w:date="2024-07-12T13:35:00Z" w16du:dateUtc="2024-07-12T11:35:00Z">
          <w:pPr>
            <w:pStyle w:val="Heading4"/>
          </w:pPr>
        </w:pPrChange>
      </w:pPr>
    </w:p>
    <w:p w14:paraId="31D23238" w14:textId="709C05CB" w:rsidR="004250B8" w:rsidRPr="004250B8" w:rsidRDefault="004250B8">
      <w:pPr>
        <w:pStyle w:val="Heading4"/>
        <w:rPr>
          <w:ins w:id="197" w:author="Dylan Van Aswegen" w:date="2024-07-12T14:56:00Z" w16du:dateUtc="2024-07-12T12:56:00Z"/>
          <w:i w:val="0"/>
          <w:iCs w:val="0"/>
          <w:sz w:val="32"/>
          <w:szCs w:val="32"/>
          <w:rPrChange w:id="198" w:author="Dylan Van Aswegen" w:date="2024-07-12T14:56:00Z" w16du:dateUtc="2024-07-12T12:56:00Z">
            <w:rPr>
              <w:ins w:id="199" w:author="Dylan Van Aswegen" w:date="2024-07-12T14:56:00Z" w16du:dateUtc="2024-07-12T12:56:00Z"/>
              <w:lang w:val="fr-MC"/>
            </w:rPr>
          </w:rPrChange>
        </w:rPr>
      </w:pPr>
      <w:ins w:id="200" w:author="Dylan Van Aswegen" w:date="2024-07-12T14:56:00Z" w16du:dateUtc="2024-07-12T12:56:00Z">
        <w:r w:rsidRPr="004250B8">
          <w:rPr>
            <w:i w:val="0"/>
            <w:iCs w:val="0"/>
            <w:sz w:val="32"/>
            <w:szCs w:val="32"/>
            <w:rPrChange w:id="201" w:author="Dylan Van Aswegen" w:date="2024-07-12T14:56:00Z" w16du:dateUtc="2024-07-12T12:56:00Z">
              <w:rPr/>
            </w:rPrChange>
          </w:rPr>
          <w:t>Events Page</w:t>
        </w:r>
      </w:ins>
    </w:p>
    <w:p w14:paraId="68F514AB" w14:textId="4ABFA4F5" w:rsidR="004250B8" w:rsidRDefault="004250B8" w:rsidP="004250B8">
      <w:pPr>
        <w:rPr>
          <w:ins w:id="202" w:author="Dylan Van Aswegen" w:date="2024-07-12T15:02:00Z" w16du:dateUtc="2024-07-12T13:02:00Z"/>
        </w:rPr>
      </w:pPr>
      <w:ins w:id="203" w:author="Dylan Van Aswegen" w:date="2024-07-12T14:56:00Z" w16du:dateUtc="2024-07-12T12:56:00Z">
        <w:r w:rsidRPr="004250B8">
          <w:rPr>
            <w:rPrChange w:id="204" w:author="Dylan Van Aswegen" w:date="2024-07-12T14:56:00Z" w16du:dateUtc="2024-07-12T12:56:00Z">
              <w:rPr>
                <w:lang w:val="fr-MC"/>
              </w:rPr>
            </w:rPrChange>
          </w:rPr>
          <w:t>The user wi</w:t>
        </w:r>
        <w:r>
          <w:t xml:space="preserve">ll be navigated to the events page when they click on </w:t>
        </w:r>
      </w:ins>
      <w:ins w:id="205" w:author="Dylan Van Aswegen" w:date="2024-07-12T14:57:00Z" w16du:dateUtc="2024-07-12T12:57:00Z">
        <w:r>
          <w:t>an event. The user will be allowed to</w:t>
        </w:r>
      </w:ins>
      <w:ins w:id="206" w:author="Dylan Van Aswegen" w:date="2024-07-12T14:58:00Z" w16du:dateUtc="2024-07-12T12:58:00Z">
        <w:r>
          <w:t xml:space="preserve"> select their ticket option from this page. </w:t>
        </w:r>
      </w:ins>
    </w:p>
    <w:p w14:paraId="2B8DCA80" w14:textId="78B59C58" w:rsidR="004250B8" w:rsidRPr="004250B8" w:rsidRDefault="004250B8" w:rsidP="004250B8">
      <w:pPr>
        <w:rPr>
          <w:ins w:id="207" w:author="Dylan Van Aswegen" w:date="2024-07-12T14:56:00Z" w16du:dateUtc="2024-07-12T12:56:00Z"/>
          <w:rPrChange w:id="208" w:author="Dylan Van Aswegen" w:date="2024-07-12T14:56:00Z" w16du:dateUtc="2024-07-12T12:56:00Z">
            <w:rPr>
              <w:ins w:id="209" w:author="Dylan Van Aswegen" w:date="2024-07-12T14:56:00Z" w16du:dateUtc="2024-07-12T12:56:00Z"/>
              <w:lang w:val="fr-MC"/>
            </w:rPr>
          </w:rPrChange>
        </w:rPr>
      </w:pPr>
      <w:ins w:id="210" w:author="Dylan Van Aswegen" w:date="2024-07-12T15:02:00Z" w16du:dateUtc="2024-07-12T13:02:00Z">
        <w:r>
          <w:t xml:space="preserve">The events page will consist of the following: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72E054EC" w14:textId="77777777" w:rsidTr="005C5491">
        <w:trPr>
          <w:cnfStyle w:val="100000000000" w:firstRow="1" w:lastRow="0" w:firstColumn="0" w:lastColumn="0" w:oddVBand="0" w:evenVBand="0" w:oddHBand="0" w:evenHBand="0" w:firstRowFirstColumn="0" w:firstRowLastColumn="0" w:lastRowFirstColumn="0" w:lastRowLastColumn="0"/>
          <w:tblHeader/>
          <w:ins w:id="211" w:author="Dylan Van Aswegen" w:date="2024-07-12T15:03: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75A9690B" w14:textId="77777777" w:rsidR="004250B8" w:rsidRDefault="004250B8">
            <w:pPr>
              <w:spacing w:line="360" w:lineRule="auto"/>
              <w:jc w:val="both"/>
              <w:rPr>
                <w:ins w:id="212" w:author="Dylan Van Aswegen" w:date="2024-07-12T15:03:00Z" w16du:dateUtc="2024-07-12T13:03:00Z"/>
                <w:rFonts w:ascii="Arial" w:hAnsi="Arial" w:cs="Arial"/>
                <w:sz w:val="20"/>
                <w:szCs w:val="20"/>
                <w:lang w:val="en-GB"/>
              </w:rPr>
            </w:pPr>
            <w:ins w:id="213" w:author="Dylan Van Aswegen" w:date="2024-07-12T15:03:00Z" w16du:dateUtc="2024-07-12T13:03:00Z">
              <w:r>
                <w:rPr>
                  <w:rFonts w:ascii="Arial" w:hAnsi="Arial" w:cs="Arial"/>
                  <w:sz w:val="20"/>
                  <w:szCs w:val="20"/>
                  <w:lang w:val="en-GB"/>
                </w:rPr>
                <w:t xml:space="preserve">Field Number </w:t>
              </w:r>
            </w:ins>
          </w:p>
        </w:tc>
        <w:tc>
          <w:tcPr>
            <w:tcW w:w="1417" w:type="dxa"/>
            <w:shd w:val="clear" w:color="auto" w:fill="002060"/>
          </w:tcPr>
          <w:p w14:paraId="7F2FBF95" w14:textId="77777777" w:rsidR="004250B8" w:rsidRDefault="004250B8">
            <w:pPr>
              <w:spacing w:line="360" w:lineRule="auto"/>
              <w:jc w:val="both"/>
              <w:cnfStyle w:val="100000000000" w:firstRow="1" w:lastRow="0" w:firstColumn="0" w:lastColumn="0" w:oddVBand="0" w:evenVBand="0" w:oddHBand="0" w:evenHBand="0" w:firstRowFirstColumn="0" w:firstRowLastColumn="0" w:lastRowFirstColumn="0" w:lastRowLastColumn="0"/>
              <w:rPr>
                <w:ins w:id="214" w:author="Dylan Van Aswegen" w:date="2024-07-12T15:03:00Z" w16du:dateUtc="2024-07-12T13:03:00Z"/>
                <w:rFonts w:ascii="Arial" w:hAnsi="Arial" w:cs="Arial"/>
                <w:sz w:val="20"/>
                <w:szCs w:val="20"/>
                <w:lang w:val="en-GB"/>
              </w:rPr>
            </w:pPr>
            <w:ins w:id="215" w:author="Dylan Van Aswegen" w:date="2024-07-12T15:03:00Z" w16du:dateUtc="2024-07-12T13:03:00Z">
              <w:r>
                <w:rPr>
                  <w:rFonts w:ascii="Arial" w:hAnsi="Arial" w:cs="Arial"/>
                  <w:sz w:val="20"/>
                  <w:szCs w:val="20"/>
                  <w:lang w:val="en-GB"/>
                </w:rPr>
                <w:t>Field Name</w:t>
              </w:r>
            </w:ins>
          </w:p>
        </w:tc>
        <w:tc>
          <w:tcPr>
            <w:tcW w:w="1276" w:type="dxa"/>
            <w:shd w:val="clear" w:color="auto" w:fill="002060"/>
          </w:tcPr>
          <w:p w14:paraId="65D5A93E" w14:textId="77777777" w:rsidR="004250B8" w:rsidRDefault="004250B8">
            <w:pPr>
              <w:spacing w:line="360" w:lineRule="auto"/>
              <w:jc w:val="both"/>
              <w:cnfStyle w:val="100000000000" w:firstRow="1" w:lastRow="0" w:firstColumn="0" w:lastColumn="0" w:oddVBand="0" w:evenVBand="0" w:oddHBand="0" w:evenHBand="0" w:firstRowFirstColumn="0" w:firstRowLastColumn="0" w:lastRowFirstColumn="0" w:lastRowLastColumn="0"/>
              <w:rPr>
                <w:ins w:id="216" w:author="Dylan Van Aswegen" w:date="2024-07-12T15:03:00Z" w16du:dateUtc="2024-07-12T13:03:00Z"/>
                <w:rFonts w:ascii="Arial" w:hAnsi="Arial" w:cs="Arial"/>
                <w:sz w:val="20"/>
                <w:szCs w:val="20"/>
                <w:lang w:val="en-GB"/>
              </w:rPr>
            </w:pPr>
            <w:ins w:id="217" w:author="Dylan Van Aswegen" w:date="2024-07-12T15:03:00Z" w16du:dateUtc="2024-07-12T13:03:00Z">
              <w:r>
                <w:rPr>
                  <w:rFonts w:ascii="Arial" w:hAnsi="Arial" w:cs="Arial"/>
                  <w:sz w:val="20"/>
                  <w:szCs w:val="20"/>
                  <w:lang w:val="en-GB"/>
                </w:rPr>
                <w:t>Field Type</w:t>
              </w:r>
            </w:ins>
          </w:p>
        </w:tc>
        <w:tc>
          <w:tcPr>
            <w:tcW w:w="1701" w:type="dxa"/>
            <w:shd w:val="clear" w:color="auto" w:fill="002060"/>
          </w:tcPr>
          <w:p w14:paraId="50CAA1F0" w14:textId="77777777" w:rsidR="004250B8" w:rsidRDefault="004250B8">
            <w:pPr>
              <w:spacing w:line="360" w:lineRule="auto"/>
              <w:jc w:val="both"/>
              <w:cnfStyle w:val="100000000000" w:firstRow="1" w:lastRow="0" w:firstColumn="0" w:lastColumn="0" w:oddVBand="0" w:evenVBand="0" w:oddHBand="0" w:evenHBand="0" w:firstRowFirstColumn="0" w:firstRowLastColumn="0" w:lastRowFirstColumn="0" w:lastRowLastColumn="0"/>
              <w:rPr>
                <w:ins w:id="218" w:author="Dylan Van Aswegen" w:date="2024-07-12T15:03:00Z" w16du:dateUtc="2024-07-12T13:03:00Z"/>
                <w:rFonts w:ascii="Arial" w:hAnsi="Arial" w:cs="Arial"/>
                <w:sz w:val="20"/>
                <w:szCs w:val="20"/>
                <w:lang w:val="en-GB"/>
              </w:rPr>
            </w:pPr>
            <w:ins w:id="219" w:author="Dylan Van Aswegen" w:date="2024-07-12T15:03:00Z" w16du:dateUtc="2024-07-12T13:03:00Z">
              <w:r>
                <w:rPr>
                  <w:rFonts w:ascii="Arial" w:hAnsi="Arial" w:cs="Arial"/>
                  <w:sz w:val="20"/>
                  <w:szCs w:val="20"/>
                  <w:lang w:val="en-GB"/>
                </w:rPr>
                <w:t>Field Data Type</w:t>
              </w:r>
            </w:ins>
          </w:p>
        </w:tc>
        <w:tc>
          <w:tcPr>
            <w:tcW w:w="1417" w:type="dxa"/>
            <w:shd w:val="clear" w:color="auto" w:fill="002060"/>
          </w:tcPr>
          <w:p w14:paraId="08B35C0B" w14:textId="77777777" w:rsidR="004250B8" w:rsidRDefault="004250B8">
            <w:pPr>
              <w:spacing w:line="360" w:lineRule="auto"/>
              <w:jc w:val="both"/>
              <w:cnfStyle w:val="100000000000" w:firstRow="1" w:lastRow="0" w:firstColumn="0" w:lastColumn="0" w:oddVBand="0" w:evenVBand="0" w:oddHBand="0" w:evenHBand="0" w:firstRowFirstColumn="0" w:firstRowLastColumn="0" w:lastRowFirstColumn="0" w:lastRowLastColumn="0"/>
              <w:rPr>
                <w:ins w:id="220" w:author="Dylan Van Aswegen" w:date="2024-07-12T15:03:00Z" w16du:dateUtc="2024-07-12T13:03:00Z"/>
                <w:rFonts w:ascii="Arial" w:hAnsi="Arial" w:cs="Arial"/>
                <w:sz w:val="20"/>
                <w:szCs w:val="20"/>
                <w:lang w:val="en-GB"/>
              </w:rPr>
            </w:pPr>
            <w:ins w:id="221" w:author="Dylan Van Aswegen" w:date="2024-07-12T15:03:00Z" w16du:dateUtc="2024-07-12T13:03:00Z">
              <w:r>
                <w:rPr>
                  <w:rFonts w:ascii="Arial" w:hAnsi="Arial" w:cs="Arial"/>
                  <w:sz w:val="20"/>
                  <w:szCs w:val="20"/>
                  <w:lang w:val="en-GB"/>
                </w:rPr>
                <w:t>Required?</w:t>
              </w:r>
            </w:ins>
          </w:p>
        </w:tc>
        <w:tc>
          <w:tcPr>
            <w:tcW w:w="3828" w:type="dxa"/>
            <w:shd w:val="clear" w:color="auto" w:fill="002060"/>
          </w:tcPr>
          <w:p w14:paraId="63DEBC07" w14:textId="77777777" w:rsidR="004250B8" w:rsidRDefault="004250B8">
            <w:pPr>
              <w:spacing w:line="360" w:lineRule="auto"/>
              <w:jc w:val="both"/>
              <w:cnfStyle w:val="100000000000" w:firstRow="1" w:lastRow="0" w:firstColumn="0" w:lastColumn="0" w:oddVBand="0" w:evenVBand="0" w:oddHBand="0" w:evenHBand="0" w:firstRowFirstColumn="0" w:firstRowLastColumn="0" w:lastRowFirstColumn="0" w:lastRowLastColumn="0"/>
              <w:rPr>
                <w:ins w:id="222" w:author="Dylan Van Aswegen" w:date="2024-07-12T15:03:00Z" w16du:dateUtc="2024-07-12T13:03:00Z"/>
                <w:rFonts w:ascii="Arial" w:hAnsi="Arial" w:cs="Arial"/>
                <w:sz w:val="20"/>
                <w:szCs w:val="20"/>
                <w:lang w:val="en-GB"/>
              </w:rPr>
            </w:pPr>
            <w:ins w:id="223" w:author="Dylan Van Aswegen" w:date="2024-07-12T15:03:00Z" w16du:dateUtc="2024-07-12T13:03:00Z">
              <w:r>
                <w:rPr>
                  <w:rFonts w:ascii="Arial" w:hAnsi="Arial" w:cs="Arial"/>
                  <w:sz w:val="20"/>
                  <w:szCs w:val="20"/>
                  <w:lang w:val="en-GB"/>
                </w:rPr>
                <w:t>Field Rules</w:t>
              </w:r>
            </w:ins>
          </w:p>
        </w:tc>
      </w:tr>
      <w:tr w:rsidR="00BD2BEE" w14:paraId="4C8135E7" w14:textId="77777777" w:rsidTr="005C5491">
        <w:trPr>
          <w:cnfStyle w:val="000000100000" w:firstRow="0" w:lastRow="0" w:firstColumn="0" w:lastColumn="0" w:oddVBand="0" w:evenVBand="0" w:oddHBand="1" w:evenHBand="0" w:firstRowFirstColumn="0" w:firstRowLastColumn="0" w:lastRowFirstColumn="0" w:lastRowLastColumn="0"/>
          <w:trHeight w:val="192"/>
          <w:ins w:id="224" w:author="Dylan Van Aswegen" w:date="2024-07-12T15:03:00Z"/>
        </w:trPr>
        <w:tc>
          <w:tcPr>
            <w:cnfStyle w:val="001000000000" w:firstRow="0" w:lastRow="0" w:firstColumn="1" w:lastColumn="0" w:oddVBand="0" w:evenVBand="0" w:oddHBand="0" w:evenHBand="0" w:firstRowFirstColumn="0" w:firstRowLastColumn="0" w:lastRowFirstColumn="0" w:lastRowLastColumn="0"/>
            <w:tcW w:w="1135" w:type="dxa"/>
          </w:tcPr>
          <w:p w14:paraId="2326CFA8" w14:textId="77777777" w:rsidR="004250B8" w:rsidRDefault="004250B8">
            <w:pPr>
              <w:spacing w:line="360" w:lineRule="auto"/>
              <w:jc w:val="both"/>
              <w:rPr>
                <w:ins w:id="225" w:author="Dylan Van Aswegen" w:date="2024-07-12T15:03:00Z" w16du:dateUtc="2024-07-12T13:03:00Z"/>
                <w:rFonts w:ascii="Arial" w:hAnsi="Arial" w:cs="Arial"/>
                <w:sz w:val="20"/>
                <w:szCs w:val="20"/>
                <w:lang w:val="en-GB"/>
              </w:rPr>
            </w:pPr>
          </w:p>
        </w:tc>
        <w:tc>
          <w:tcPr>
            <w:tcW w:w="1417" w:type="dxa"/>
          </w:tcPr>
          <w:p w14:paraId="22F9257E" w14:textId="1E0C05B1" w:rsidR="004250B8" w:rsidRDefault="004250B8">
            <w:pPr>
              <w:spacing w:line="360" w:lineRule="auto"/>
              <w:jc w:val="both"/>
              <w:cnfStyle w:val="000000100000" w:firstRow="0" w:lastRow="0" w:firstColumn="0" w:lastColumn="0" w:oddVBand="0" w:evenVBand="0" w:oddHBand="1" w:evenHBand="0" w:firstRowFirstColumn="0" w:firstRowLastColumn="0" w:lastRowFirstColumn="0" w:lastRowLastColumn="0"/>
              <w:rPr>
                <w:ins w:id="226" w:author="Dylan Van Aswegen" w:date="2024-07-12T15:03:00Z" w16du:dateUtc="2024-07-12T13:03:00Z"/>
                <w:rFonts w:ascii="Arial" w:hAnsi="Arial" w:cs="Arial"/>
                <w:sz w:val="20"/>
                <w:szCs w:val="20"/>
                <w:lang w:val="en-GB"/>
              </w:rPr>
            </w:pPr>
            <w:ins w:id="227" w:author="Dylan Van Aswegen" w:date="2024-07-12T15:03:00Z" w16du:dateUtc="2024-07-12T13:03:00Z">
              <w:r>
                <w:rPr>
                  <w:rFonts w:ascii="Arial" w:hAnsi="Arial" w:cs="Arial"/>
                  <w:sz w:val="20"/>
                  <w:szCs w:val="20"/>
                  <w:lang w:val="en-GB"/>
                </w:rPr>
                <w:t>Event Ti</w:t>
              </w:r>
            </w:ins>
            <w:ins w:id="228" w:author="Dylan Van Aswegen" w:date="2024-07-12T15:04:00Z" w16du:dateUtc="2024-07-12T13:04:00Z">
              <w:r>
                <w:rPr>
                  <w:rFonts w:ascii="Arial" w:hAnsi="Arial" w:cs="Arial"/>
                  <w:sz w:val="20"/>
                  <w:szCs w:val="20"/>
                  <w:lang w:val="en-GB"/>
                </w:rPr>
                <w:t xml:space="preserve">tle </w:t>
              </w:r>
            </w:ins>
          </w:p>
        </w:tc>
        <w:tc>
          <w:tcPr>
            <w:tcW w:w="1276" w:type="dxa"/>
          </w:tcPr>
          <w:p w14:paraId="4B2014DC" w14:textId="77777777" w:rsidR="004250B8" w:rsidRDefault="004250B8">
            <w:pPr>
              <w:spacing w:line="360" w:lineRule="auto"/>
              <w:jc w:val="both"/>
              <w:cnfStyle w:val="000000100000" w:firstRow="0" w:lastRow="0" w:firstColumn="0" w:lastColumn="0" w:oddVBand="0" w:evenVBand="0" w:oddHBand="1" w:evenHBand="0" w:firstRowFirstColumn="0" w:firstRowLastColumn="0" w:lastRowFirstColumn="0" w:lastRowLastColumn="0"/>
              <w:rPr>
                <w:ins w:id="229" w:author="Dylan Van Aswegen" w:date="2024-07-12T15:03:00Z" w16du:dateUtc="2024-07-12T13:03:00Z"/>
                <w:rFonts w:ascii="Arial" w:hAnsi="Arial" w:cs="Arial"/>
                <w:sz w:val="20"/>
                <w:szCs w:val="20"/>
                <w:lang w:val="en-GB"/>
              </w:rPr>
            </w:pPr>
            <w:ins w:id="230" w:author="Dylan Van Aswegen" w:date="2024-07-12T15:03:00Z" w16du:dateUtc="2024-07-12T13:03:00Z">
              <w:r>
                <w:rPr>
                  <w:rFonts w:ascii="Arial" w:hAnsi="Arial" w:cs="Arial"/>
                  <w:sz w:val="20"/>
                  <w:szCs w:val="20"/>
                  <w:lang w:val="en-GB"/>
                </w:rPr>
                <w:t xml:space="preserve">Text Field </w:t>
              </w:r>
            </w:ins>
          </w:p>
        </w:tc>
        <w:tc>
          <w:tcPr>
            <w:tcW w:w="1701" w:type="dxa"/>
          </w:tcPr>
          <w:p w14:paraId="28CD1DB4" w14:textId="77777777" w:rsidR="004250B8" w:rsidRDefault="004250B8">
            <w:pPr>
              <w:spacing w:line="360" w:lineRule="auto"/>
              <w:jc w:val="both"/>
              <w:cnfStyle w:val="000000100000" w:firstRow="0" w:lastRow="0" w:firstColumn="0" w:lastColumn="0" w:oddVBand="0" w:evenVBand="0" w:oddHBand="1" w:evenHBand="0" w:firstRowFirstColumn="0" w:firstRowLastColumn="0" w:lastRowFirstColumn="0" w:lastRowLastColumn="0"/>
              <w:rPr>
                <w:ins w:id="231" w:author="Dylan Van Aswegen" w:date="2024-07-12T15:03:00Z" w16du:dateUtc="2024-07-12T13:03:00Z"/>
                <w:rFonts w:ascii="Arial" w:hAnsi="Arial" w:cs="Arial"/>
                <w:sz w:val="20"/>
                <w:szCs w:val="20"/>
                <w:lang w:val="en-GB"/>
              </w:rPr>
            </w:pPr>
            <w:ins w:id="232" w:author="Dylan Van Aswegen" w:date="2024-07-12T15:03:00Z" w16du:dateUtc="2024-07-12T13:03:00Z">
              <w:r>
                <w:rPr>
                  <w:rFonts w:ascii="Arial" w:hAnsi="Arial" w:cs="Arial"/>
                  <w:sz w:val="20"/>
                  <w:szCs w:val="20"/>
                  <w:lang w:val="en-GB"/>
                </w:rPr>
                <w:t xml:space="preserve">String </w:t>
              </w:r>
            </w:ins>
          </w:p>
        </w:tc>
        <w:tc>
          <w:tcPr>
            <w:tcW w:w="1417" w:type="dxa"/>
          </w:tcPr>
          <w:p w14:paraId="5FF95DCD" w14:textId="77777777" w:rsidR="004250B8" w:rsidRDefault="004250B8">
            <w:pPr>
              <w:spacing w:line="360" w:lineRule="auto"/>
              <w:jc w:val="both"/>
              <w:cnfStyle w:val="000000100000" w:firstRow="0" w:lastRow="0" w:firstColumn="0" w:lastColumn="0" w:oddVBand="0" w:evenVBand="0" w:oddHBand="1" w:evenHBand="0" w:firstRowFirstColumn="0" w:firstRowLastColumn="0" w:lastRowFirstColumn="0" w:lastRowLastColumn="0"/>
              <w:rPr>
                <w:ins w:id="233" w:author="Dylan Van Aswegen" w:date="2024-07-12T15:03:00Z" w16du:dateUtc="2024-07-12T13:03:00Z"/>
                <w:rFonts w:ascii="Arial" w:hAnsi="Arial" w:cs="Arial"/>
                <w:sz w:val="20"/>
                <w:szCs w:val="20"/>
                <w:lang w:val="en-GB"/>
              </w:rPr>
            </w:pPr>
            <w:ins w:id="234" w:author="Dylan Van Aswegen" w:date="2024-07-12T15:03:00Z" w16du:dateUtc="2024-07-12T13:03:00Z">
              <w:r>
                <w:rPr>
                  <w:rFonts w:ascii="Arial" w:hAnsi="Arial" w:cs="Arial"/>
                  <w:sz w:val="20"/>
                  <w:szCs w:val="20"/>
                  <w:lang w:val="en-GB"/>
                </w:rPr>
                <w:t>N/A</w:t>
              </w:r>
            </w:ins>
          </w:p>
        </w:tc>
        <w:tc>
          <w:tcPr>
            <w:tcW w:w="3828" w:type="dxa"/>
          </w:tcPr>
          <w:p w14:paraId="7C907263" w14:textId="2E453F58" w:rsidR="004250B8" w:rsidRDefault="004250B8">
            <w:pPr>
              <w:spacing w:line="360" w:lineRule="auto"/>
              <w:jc w:val="both"/>
              <w:cnfStyle w:val="000000100000" w:firstRow="0" w:lastRow="0" w:firstColumn="0" w:lastColumn="0" w:oddVBand="0" w:evenVBand="0" w:oddHBand="1" w:evenHBand="0" w:firstRowFirstColumn="0" w:firstRowLastColumn="0" w:lastRowFirstColumn="0" w:lastRowLastColumn="0"/>
              <w:rPr>
                <w:ins w:id="235" w:author="Dylan Van Aswegen" w:date="2024-07-12T15:03:00Z" w16du:dateUtc="2024-07-12T13:03:00Z"/>
                <w:rFonts w:ascii="Arial" w:hAnsi="Arial" w:cs="Arial"/>
                <w:sz w:val="20"/>
                <w:szCs w:val="20"/>
                <w:lang w:val="en-GB"/>
              </w:rPr>
            </w:pPr>
            <w:ins w:id="236" w:author="Dylan Van Aswegen" w:date="2024-07-12T15:03:00Z" w16du:dateUtc="2024-07-12T13:03:00Z">
              <w:r>
                <w:rPr>
                  <w:rFonts w:ascii="Arial" w:hAnsi="Arial" w:cs="Arial"/>
                  <w:sz w:val="20"/>
                  <w:szCs w:val="20"/>
                  <w:lang w:val="en-GB"/>
                </w:rPr>
                <w:t xml:space="preserve">This field will be populated by the application with the </w:t>
              </w:r>
            </w:ins>
            <w:ins w:id="237" w:author="Dylan Van Aswegen" w:date="2024-07-12T15:04:00Z" w16du:dateUtc="2024-07-12T13:04:00Z">
              <w:r>
                <w:rPr>
                  <w:rFonts w:ascii="Arial" w:hAnsi="Arial" w:cs="Arial"/>
                  <w:sz w:val="20"/>
                  <w:szCs w:val="20"/>
                  <w:lang w:val="en-GB"/>
                </w:rPr>
                <w:t xml:space="preserve">Title of the event. </w:t>
              </w:r>
            </w:ins>
            <w:ins w:id="238" w:author="Dylan Van Aswegen" w:date="2024-07-12T15:03:00Z" w16du:dateUtc="2024-07-12T13:03:00Z">
              <w:r>
                <w:rPr>
                  <w:rFonts w:ascii="Arial" w:hAnsi="Arial" w:cs="Arial"/>
                  <w:sz w:val="20"/>
                  <w:szCs w:val="20"/>
                  <w:lang w:val="en-GB"/>
                </w:rPr>
                <w:t xml:space="preserve"> </w:t>
              </w:r>
            </w:ins>
          </w:p>
        </w:tc>
      </w:tr>
      <w:tr w:rsidR="00BD2BEE" w14:paraId="469DABED" w14:textId="77777777" w:rsidTr="005C5491">
        <w:trPr>
          <w:trHeight w:val="192"/>
          <w:ins w:id="239" w:author="Dylan Van Aswegen" w:date="2024-07-12T15:03:00Z"/>
        </w:trPr>
        <w:tc>
          <w:tcPr>
            <w:cnfStyle w:val="001000000000" w:firstRow="0" w:lastRow="0" w:firstColumn="1" w:lastColumn="0" w:oddVBand="0" w:evenVBand="0" w:oddHBand="0" w:evenHBand="0" w:firstRowFirstColumn="0" w:firstRowLastColumn="0" w:lastRowFirstColumn="0" w:lastRowLastColumn="0"/>
            <w:tcW w:w="1135" w:type="dxa"/>
          </w:tcPr>
          <w:p w14:paraId="13FDB52A" w14:textId="77777777" w:rsidR="004250B8" w:rsidRDefault="004250B8">
            <w:pPr>
              <w:spacing w:line="360" w:lineRule="auto"/>
              <w:jc w:val="both"/>
              <w:rPr>
                <w:ins w:id="240" w:author="Dylan Van Aswegen" w:date="2024-07-12T15:03:00Z" w16du:dateUtc="2024-07-12T13:03:00Z"/>
                <w:rFonts w:ascii="Arial" w:hAnsi="Arial" w:cs="Arial"/>
                <w:sz w:val="20"/>
                <w:szCs w:val="20"/>
                <w:lang w:val="en-GB"/>
              </w:rPr>
            </w:pPr>
          </w:p>
        </w:tc>
        <w:tc>
          <w:tcPr>
            <w:tcW w:w="1417" w:type="dxa"/>
          </w:tcPr>
          <w:p w14:paraId="071BC25C" w14:textId="53B5B4D3" w:rsidR="004250B8" w:rsidRDefault="00BD2BEE">
            <w:pPr>
              <w:spacing w:line="360" w:lineRule="auto"/>
              <w:jc w:val="both"/>
              <w:cnfStyle w:val="000000000000" w:firstRow="0" w:lastRow="0" w:firstColumn="0" w:lastColumn="0" w:oddVBand="0" w:evenVBand="0" w:oddHBand="0" w:evenHBand="0" w:firstRowFirstColumn="0" w:firstRowLastColumn="0" w:lastRowFirstColumn="0" w:lastRowLastColumn="0"/>
              <w:rPr>
                <w:ins w:id="241" w:author="Dylan Van Aswegen" w:date="2024-07-12T15:03:00Z" w16du:dateUtc="2024-07-12T13:03:00Z"/>
                <w:rFonts w:ascii="Arial" w:hAnsi="Arial" w:cs="Arial"/>
                <w:sz w:val="20"/>
                <w:szCs w:val="20"/>
                <w:lang w:val="en-GB"/>
              </w:rPr>
            </w:pPr>
            <w:ins w:id="242" w:author="Dylan Van Aswegen" w:date="2024-07-12T15:04:00Z" w16du:dateUtc="2024-07-12T13:04:00Z">
              <w:r>
                <w:rPr>
                  <w:rFonts w:ascii="Arial" w:hAnsi="Arial" w:cs="Arial"/>
                  <w:sz w:val="20"/>
                  <w:szCs w:val="20"/>
                  <w:lang w:val="en-GB"/>
                </w:rPr>
                <w:t xml:space="preserve">Event </w:t>
              </w:r>
            </w:ins>
            <w:ins w:id="243" w:author="Dylan Van Aswegen" w:date="2024-07-12T15:03:00Z" w16du:dateUtc="2024-07-12T13:03:00Z">
              <w:r w:rsidR="004250B8">
                <w:rPr>
                  <w:rFonts w:ascii="Arial" w:hAnsi="Arial" w:cs="Arial"/>
                  <w:sz w:val="20"/>
                  <w:szCs w:val="20"/>
                  <w:lang w:val="en-GB"/>
                </w:rPr>
                <w:t xml:space="preserve">Information </w:t>
              </w:r>
            </w:ins>
          </w:p>
        </w:tc>
        <w:tc>
          <w:tcPr>
            <w:tcW w:w="1276" w:type="dxa"/>
          </w:tcPr>
          <w:p w14:paraId="4EFBFC71" w14:textId="77777777" w:rsidR="004250B8" w:rsidRDefault="004250B8">
            <w:pPr>
              <w:spacing w:line="360" w:lineRule="auto"/>
              <w:jc w:val="both"/>
              <w:cnfStyle w:val="000000000000" w:firstRow="0" w:lastRow="0" w:firstColumn="0" w:lastColumn="0" w:oddVBand="0" w:evenVBand="0" w:oddHBand="0" w:evenHBand="0" w:firstRowFirstColumn="0" w:firstRowLastColumn="0" w:lastRowFirstColumn="0" w:lastRowLastColumn="0"/>
              <w:rPr>
                <w:ins w:id="244" w:author="Dylan Van Aswegen" w:date="2024-07-12T15:03:00Z" w16du:dateUtc="2024-07-12T13:03:00Z"/>
                <w:rFonts w:ascii="Arial" w:hAnsi="Arial" w:cs="Arial"/>
                <w:sz w:val="20"/>
                <w:szCs w:val="20"/>
                <w:lang w:val="en-GB"/>
              </w:rPr>
            </w:pPr>
            <w:ins w:id="245" w:author="Dylan Van Aswegen" w:date="2024-07-12T15:03:00Z" w16du:dateUtc="2024-07-12T13:03:00Z">
              <w:r>
                <w:rPr>
                  <w:rFonts w:ascii="Arial" w:hAnsi="Arial" w:cs="Arial"/>
                  <w:sz w:val="20"/>
                  <w:szCs w:val="20"/>
                  <w:lang w:val="en-GB"/>
                </w:rPr>
                <w:t>Text Field</w:t>
              </w:r>
            </w:ins>
          </w:p>
        </w:tc>
        <w:tc>
          <w:tcPr>
            <w:tcW w:w="1701" w:type="dxa"/>
          </w:tcPr>
          <w:p w14:paraId="34105DA8" w14:textId="77777777" w:rsidR="004250B8" w:rsidRDefault="004250B8">
            <w:pPr>
              <w:spacing w:line="360" w:lineRule="auto"/>
              <w:jc w:val="both"/>
              <w:cnfStyle w:val="000000000000" w:firstRow="0" w:lastRow="0" w:firstColumn="0" w:lastColumn="0" w:oddVBand="0" w:evenVBand="0" w:oddHBand="0" w:evenHBand="0" w:firstRowFirstColumn="0" w:firstRowLastColumn="0" w:lastRowFirstColumn="0" w:lastRowLastColumn="0"/>
              <w:rPr>
                <w:ins w:id="246" w:author="Dylan Van Aswegen" w:date="2024-07-12T15:03:00Z" w16du:dateUtc="2024-07-12T13:03:00Z"/>
                <w:rFonts w:ascii="Arial" w:hAnsi="Arial" w:cs="Arial"/>
                <w:sz w:val="20"/>
                <w:szCs w:val="20"/>
                <w:lang w:val="en-GB"/>
              </w:rPr>
            </w:pPr>
            <w:ins w:id="247" w:author="Dylan Van Aswegen" w:date="2024-07-12T15:03:00Z" w16du:dateUtc="2024-07-12T13:03:00Z">
              <w:r>
                <w:rPr>
                  <w:rFonts w:ascii="Arial" w:hAnsi="Arial" w:cs="Arial"/>
                  <w:sz w:val="20"/>
                  <w:szCs w:val="20"/>
                  <w:lang w:val="en-GB"/>
                </w:rPr>
                <w:t>String</w:t>
              </w:r>
            </w:ins>
          </w:p>
        </w:tc>
        <w:tc>
          <w:tcPr>
            <w:tcW w:w="1417" w:type="dxa"/>
          </w:tcPr>
          <w:p w14:paraId="72E5D15E" w14:textId="77777777" w:rsidR="004250B8" w:rsidRDefault="004250B8">
            <w:pPr>
              <w:spacing w:line="360" w:lineRule="auto"/>
              <w:jc w:val="both"/>
              <w:cnfStyle w:val="000000000000" w:firstRow="0" w:lastRow="0" w:firstColumn="0" w:lastColumn="0" w:oddVBand="0" w:evenVBand="0" w:oddHBand="0" w:evenHBand="0" w:firstRowFirstColumn="0" w:firstRowLastColumn="0" w:lastRowFirstColumn="0" w:lastRowLastColumn="0"/>
              <w:rPr>
                <w:ins w:id="248" w:author="Dylan Van Aswegen" w:date="2024-07-12T15:03:00Z" w16du:dateUtc="2024-07-12T13:03:00Z"/>
                <w:rFonts w:ascii="Arial" w:hAnsi="Arial" w:cs="Arial"/>
                <w:sz w:val="20"/>
                <w:szCs w:val="20"/>
                <w:lang w:val="en-GB"/>
              </w:rPr>
            </w:pPr>
            <w:ins w:id="249" w:author="Dylan Van Aswegen" w:date="2024-07-12T15:03:00Z" w16du:dateUtc="2024-07-12T13:03:00Z">
              <w:r>
                <w:rPr>
                  <w:rFonts w:ascii="Arial" w:hAnsi="Arial" w:cs="Arial"/>
                  <w:sz w:val="20"/>
                  <w:szCs w:val="20"/>
                  <w:lang w:val="en-GB"/>
                </w:rPr>
                <w:t>N/A</w:t>
              </w:r>
            </w:ins>
          </w:p>
        </w:tc>
        <w:tc>
          <w:tcPr>
            <w:tcW w:w="3828" w:type="dxa"/>
          </w:tcPr>
          <w:p w14:paraId="759DED18" w14:textId="263D14B8" w:rsidR="004250B8" w:rsidRDefault="00BD2BEE">
            <w:pPr>
              <w:spacing w:line="360" w:lineRule="auto"/>
              <w:jc w:val="both"/>
              <w:cnfStyle w:val="000000000000" w:firstRow="0" w:lastRow="0" w:firstColumn="0" w:lastColumn="0" w:oddVBand="0" w:evenVBand="0" w:oddHBand="0" w:evenHBand="0" w:firstRowFirstColumn="0" w:firstRowLastColumn="0" w:lastRowFirstColumn="0" w:lastRowLastColumn="0"/>
              <w:rPr>
                <w:ins w:id="250" w:author="Dylan Van Aswegen" w:date="2024-07-12T15:03:00Z" w16du:dateUtc="2024-07-12T13:03:00Z"/>
                <w:rFonts w:ascii="Arial" w:hAnsi="Arial" w:cs="Arial"/>
                <w:sz w:val="20"/>
                <w:szCs w:val="20"/>
                <w:lang w:val="en-GB"/>
              </w:rPr>
            </w:pPr>
            <w:ins w:id="251" w:author="Dylan Van Aswegen" w:date="2024-07-12T15:04:00Z" w16du:dateUtc="2024-07-12T13:04:00Z">
              <w:r>
                <w:rPr>
                  <w:rFonts w:ascii="Arial" w:hAnsi="Arial" w:cs="Arial"/>
                  <w:sz w:val="20"/>
                  <w:szCs w:val="20"/>
                  <w:lang w:val="en-GB"/>
                </w:rPr>
                <w:t xml:space="preserve">This field will be populated with the description </w:t>
              </w:r>
            </w:ins>
            <w:ins w:id="252" w:author="Dylan Van Aswegen" w:date="2024-07-12T15:05:00Z" w16du:dateUtc="2024-07-12T13:05:00Z">
              <w:r>
                <w:rPr>
                  <w:rFonts w:ascii="Arial" w:hAnsi="Arial" w:cs="Arial"/>
                  <w:sz w:val="20"/>
                  <w:szCs w:val="20"/>
                  <w:lang w:val="en-GB"/>
                </w:rPr>
                <w:t xml:space="preserve">of the event that was created by the user when creating the event. </w:t>
              </w:r>
            </w:ins>
            <w:ins w:id="253" w:author="Dylan Van Aswegen" w:date="2024-07-12T15:06:00Z" w16du:dateUtc="2024-07-12T13:06:00Z">
              <w:r>
                <w:rPr>
                  <w:rFonts w:ascii="Arial" w:hAnsi="Arial" w:cs="Arial"/>
                  <w:sz w:val="20"/>
                  <w:szCs w:val="20"/>
                  <w:lang w:val="en-GB"/>
                </w:rPr>
                <w:t xml:space="preserve">If a description was not </w:t>
              </w:r>
            </w:ins>
            <w:ins w:id="254" w:author="Dylan Van Aswegen" w:date="2024-07-12T15:07:00Z" w16du:dateUtc="2024-07-12T13:07:00Z">
              <w:r>
                <w:rPr>
                  <w:rFonts w:ascii="Arial" w:hAnsi="Arial" w:cs="Arial"/>
                  <w:sz w:val="20"/>
                  <w:szCs w:val="20"/>
                  <w:lang w:val="en-GB"/>
                </w:rPr>
                <w:t>created, this</w:t>
              </w:r>
            </w:ins>
            <w:ins w:id="255" w:author="Dylan Van Aswegen" w:date="2024-07-12T15:08:00Z" w16du:dateUtc="2024-07-12T13:08:00Z">
              <w:r>
                <w:rPr>
                  <w:rFonts w:ascii="Arial" w:hAnsi="Arial" w:cs="Arial"/>
                  <w:sz w:val="20"/>
                  <w:szCs w:val="20"/>
                  <w:lang w:val="en-GB"/>
                </w:rPr>
                <w:t xml:space="preserve"> field will not be displayed to the user. </w:t>
              </w:r>
            </w:ins>
            <w:ins w:id="256" w:author="Dylan Van Aswegen" w:date="2024-07-12T15:03:00Z" w16du:dateUtc="2024-07-12T13:03:00Z">
              <w:r w:rsidR="004250B8">
                <w:rPr>
                  <w:rFonts w:ascii="Arial" w:hAnsi="Arial" w:cs="Arial"/>
                  <w:sz w:val="20"/>
                  <w:szCs w:val="20"/>
                  <w:lang w:val="en-GB"/>
                </w:rPr>
                <w:t xml:space="preserve"> </w:t>
              </w:r>
            </w:ins>
          </w:p>
        </w:tc>
      </w:tr>
      <w:tr w:rsidR="00BD2BEE" w14:paraId="5DCDE4FD" w14:textId="77777777" w:rsidTr="005C5491">
        <w:trPr>
          <w:cnfStyle w:val="000000100000" w:firstRow="0" w:lastRow="0" w:firstColumn="0" w:lastColumn="0" w:oddVBand="0" w:evenVBand="0" w:oddHBand="1" w:evenHBand="0" w:firstRowFirstColumn="0" w:firstRowLastColumn="0" w:lastRowFirstColumn="0" w:lastRowLastColumn="0"/>
          <w:trHeight w:val="192"/>
          <w:ins w:id="257" w:author="Dylan Van Aswegen" w:date="2024-07-12T15:08:00Z"/>
        </w:trPr>
        <w:tc>
          <w:tcPr>
            <w:cnfStyle w:val="001000000000" w:firstRow="0" w:lastRow="0" w:firstColumn="1" w:lastColumn="0" w:oddVBand="0" w:evenVBand="0" w:oddHBand="0" w:evenHBand="0" w:firstRowFirstColumn="0" w:firstRowLastColumn="0" w:lastRowFirstColumn="0" w:lastRowLastColumn="0"/>
            <w:tcW w:w="1135" w:type="dxa"/>
          </w:tcPr>
          <w:p w14:paraId="27EB330C" w14:textId="77777777" w:rsidR="00BD2BEE" w:rsidRDefault="00BD2BEE">
            <w:pPr>
              <w:spacing w:line="360" w:lineRule="auto"/>
              <w:jc w:val="both"/>
              <w:rPr>
                <w:ins w:id="258" w:author="Dylan Van Aswegen" w:date="2024-07-12T15:08:00Z" w16du:dateUtc="2024-07-12T13:08:00Z"/>
                <w:rFonts w:ascii="Arial" w:hAnsi="Arial" w:cs="Arial"/>
                <w:sz w:val="20"/>
                <w:szCs w:val="20"/>
                <w:lang w:val="en-GB"/>
              </w:rPr>
            </w:pPr>
          </w:p>
        </w:tc>
        <w:tc>
          <w:tcPr>
            <w:tcW w:w="1417" w:type="dxa"/>
          </w:tcPr>
          <w:p w14:paraId="05121706" w14:textId="4FD0C346" w:rsidR="00BD2BEE" w:rsidRDefault="00BD2BEE">
            <w:pPr>
              <w:spacing w:line="360" w:lineRule="auto"/>
              <w:jc w:val="both"/>
              <w:cnfStyle w:val="000000100000" w:firstRow="0" w:lastRow="0" w:firstColumn="0" w:lastColumn="0" w:oddVBand="0" w:evenVBand="0" w:oddHBand="1" w:evenHBand="0" w:firstRowFirstColumn="0" w:firstRowLastColumn="0" w:lastRowFirstColumn="0" w:lastRowLastColumn="0"/>
              <w:rPr>
                <w:ins w:id="259" w:author="Dylan Van Aswegen" w:date="2024-07-12T15:08:00Z" w16du:dateUtc="2024-07-12T13:08:00Z"/>
                <w:rFonts w:ascii="Arial" w:hAnsi="Arial" w:cs="Arial"/>
                <w:sz w:val="20"/>
                <w:szCs w:val="20"/>
                <w:lang w:val="en-GB"/>
              </w:rPr>
            </w:pPr>
            <w:ins w:id="260" w:author="Dylan Van Aswegen" w:date="2024-07-12T15:08:00Z" w16du:dateUtc="2024-07-12T13:08:00Z">
              <w:r>
                <w:rPr>
                  <w:rFonts w:ascii="Arial" w:hAnsi="Arial" w:cs="Arial"/>
                  <w:sz w:val="20"/>
                  <w:szCs w:val="20"/>
                  <w:lang w:val="en-GB"/>
                </w:rPr>
                <w:t>Select Date</w:t>
              </w:r>
            </w:ins>
          </w:p>
        </w:tc>
        <w:tc>
          <w:tcPr>
            <w:tcW w:w="1276" w:type="dxa"/>
          </w:tcPr>
          <w:p w14:paraId="2209F57B" w14:textId="18CD2925" w:rsidR="00BD2BEE" w:rsidRDefault="00BD2BEE">
            <w:pPr>
              <w:spacing w:line="360" w:lineRule="auto"/>
              <w:jc w:val="both"/>
              <w:cnfStyle w:val="000000100000" w:firstRow="0" w:lastRow="0" w:firstColumn="0" w:lastColumn="0" w:oddVBand="0" w:evenVBand="0" w:oddHBand="1" w:evenHBand="0" w:firstRowFirstColumn="0" w:firstRowLastColumn="0" w:lastRowFirstColumn="0" w:lastRowLastColumn="0"/>
              <w:rPr>
                <w:ins w:id="261" w:author="Dylan Van Aswegen" w:date="2024-07-12T15:08:00Z" w16du:dateUtc="2024-07-12T13:08:00Z"/>
                <w:rFonts w:ascii="Arial" w:hAnsi="Arial" w:cs="Arial"/>
                <w:sz w:val="20"/>
                <w:szCs w:val="20"/>
                <w:lang w:val="en-GB"/>
              </w:rPr>
            </w:pPr>
            <w:ins w:id="262" w:author="Dylan Van Aswegen" w:date="2024-07-12T15:08:00Z" w16du:dateUtc="2024-07-12T13:08:00Z">
              <w:r>
                <w:rPr>
                  <w:rFonts w:ascii="Arial" w:hAnsi="Arial" w:cs="Arial"/>
                  <w:sz w:val="20"/>
                  <w:szCs w:val="20"/>
                  <w:lang w:val="en-GB"/>
                </w:rPr>
                <w:t>Ra</w:t>
              </w:r>
            </w:ins>
            <w:ins w:id="263" w:author="Dylan Van Aswegen" w:date="2024-07-12T15:09:00Z" w16du:dateUtc="2024-07-12T13:09:00Z">
              <w:r>
                <w:rPr>
                  <w:rFonts w:ascii="Arial" w:hAnsi="Arial" w:cs="Arial"/>
                  <w:sz w:val="20"/>
                  <w:szCs w:val="20"/>
                  <w:lang w:val="en-GB"/>
                </w:rPr>
                <w:t>dio</w:t>
              </w:r>
            </w:ins>
          </w:p>
        </w:tc>
        <w:tc>
          <w:tcPr>
            <w:tcW w:w="1701" w:type="dxa"/>
          </w:tcPr>
          <w:p w14:paraId="731B4147" w14:textId="1EAE22A6" w:rsidR="00BD2BEE" w:rsidRPr="00BD2BEE" w:rsidRDefault="00BD2BEE">
            <w:pPr>
              <w:pStyle w:val="ListParagraph"/>
              <w:numPr>
                <w:ilvl w:val="0"/>
                <w:numId w:val="3"/>
              </w:numPr>
              <w:spacing w:line="360" w:lineRule="auto"/>
              <w:jc w:val="both"/>
              <w:cnfStyle w:val="000000100000" w:firstRow="0" w:lastRow="0" w:firstColumn="0" w:lastColumn="0" w:oddVBand="0" w:evenVBand="0" w:oddHBand="1" w:evenHBand="0" w:firstRowFirstColumn="0" w:firstRowLastColumn="0" w:lastRowFirstColumn="0" w:lastRowLastColumn="0"/>
              <w:rPr>
                <w:ins w:id="264" w:author="Dylan Van Aswegen" w:date="2024-07-12T15:08:00Z" w16du:dateUtc="2024-07-12T13:08:00Z"/>
                <w:rFonts w:ascii="Arial" w:hAnsi="Arial" w:cs="Arial"/>
                <w:sz w:val="20"/>
                <w:szCs w:val="20"/>
                <w:lang w:val="en-GB"/>
                <w:rPrChange w:id="265" w:author="Dylan Van Aswegen" w:date="2024-07-12T15:09:00Z" w16du:dateUtc="2024-07-12T13:09:00Z">
                  <w:rPr>
                    <w:ins w:id="266" w:author="Dylan Van Aswegen" w:date="2024-07-12T15:08:00Z" w16du:dateUtc="2024-07-12T13:08:00Z"/>
                    <w:lang w:val="en-GB"/>
                  </w:rPr>
                </w:rPrChange>
              </w:rPr>
              <w:pPrChange w:id="267" w:author="Dylan Van Aswegen" w:date="2024-07-12T15:09:00Z" w16du:dateUtc="2024-07-12T13:09: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268" w:author="Dylan Van Aswegen" w:date="2024-07-12T15:09:00Z" w16du:dateUtc="2024-07-12T13:09:00Z">
              <w:r>
                <w:rPr>
                  <w:rFonts w:ascii="Arial" w:hAnsi="Arial" w:cs="Arial"/>
                  <w:sz w:val="20"/>
                  <w:szCs w:val="20"/>
                  <w:lang w:val="en-GB"/>
                </w:rPr>
                <w:t>Event Dates</w:t>
              </w:r>
            </w:ins>
          </w:p>
        </w:tc>
        <w:tc>
          <w:tcPr>
            <w:tcW w:w="1417" w:type="dxa"/>
          </w:tcPr>
          <w:p w14:paraId="77A43993" w14:textId="02AB1A4B" w:rsidR="00BD2BEE" w:rsidRDefault="00E57D56">
            <w:pPr>
              <w:spacing w:line="360" w:lineRule="auto"/>
              <w:jc w:val="both"/>
              <w:cnfStyle w:val="000000100000" w:firstRow="0" w:lastRow="0" w:firstColumn="0" w:lastColumn="0" w:oddVBand="0" w:evenVBand="0" w:oddHBand="1" w:evenHBand="0" w:firstRowFirstColumn="0" w:firstRowLastColumn="0" w:lastRowFirstColumn="0" w:lastRowLastColumn="0"/>
              <w:rPr>
                <w:ins w:id="269" w:author="Dylan Van Aswegen" w:date="2024-07-12T15:08:00Z" w16du:dateUtc="2024-07-12T13:08:00Z"/>
                <w:rFonts w:ascii="Arial" w:hAnsi="Arial" w:cs="Arial"/>
                <w:sz w:val="20"/>
                <w:szCs w:val="20"/>
                <w:lang w:val="en-GB"/>
              </w:rPr>
            </w:pPr>
            <w:ins w:id="270" w:author="Dylan Van Aswegen" w:date="2024-07-12T15:18:00Z" w16du:dateUtc="2024-07-12T13:18:00Z">
              <w:r>
                <w:rPr>
                  <w:rFonts w:ascii="Arial" w:hAnsi="Arial" w:cs="Arial"/>
                  <w:sz w:val="20"/>
                  <w:szCs w:val="20"/>
                  <w:lang w:val="en-GB"/>
                </w:rPr>
                <w:t>Yes</w:t>
              </w:r>
            </w:ins>
          </w:p>
        </w:tc>
        <w:tc>
          <w:tcPr>
            <w:tcW w:w="3828" w:type="dxa"/>
          </w:tcPr>
          <w:p w14:paraId="7241B51C" w14:textId="679BC970" w:rsidR="00BD2BEE" w:rsidRDefault="00BD2BEE">
            <w:pPr>
              <w:spacing w:line="360" w:lineRule="auto"/>
              <w:jc w:val="both"/>
              <w:cnfStyle w:val="000000100000" w:firstRow="0" w:lastRow="0" w:firstColumn="0" w:lastColumn="0" w:oddVBand="0" w:evenVBand="0" w:oddHBand="1" w:evenHBand="0" w:firstRowFirstColumn="0" w:firstRowLastColumn="0" w:lastRowFirstColumn="0" w:lastRowLastColumn="0"/>
              <w:rPr>
                <w:ins w:id="271" w:author="Dylan Van Aswegen" w:date="2024-07-12T15:08:00Z" w16du:dateUtc="2024-07-12T13:08:00Z"/>
                <w:rFonts w:ascii="Arial" w:hAnsi="Arial" w:cs="Arial"/>
                <w:sz w:val="20"/>
                <w:szCs w:val="20"/>
                <w:lang w:val="en-GB"/>
              </w:rPr>
            </w:pPr>
            <w:ins w:id="272" w:author="Dylan Van Aswegen" w:date="2024-07-12T15:09:00Z" w16du:dateUtc="2024-07-12T13:09:00Z">
              <w:r>
                <w:rPr>
                  <w:rFonts w:ascii="Arial" w:hAnsi="Arial" w:cs="Arial"/>
                  <w:sz w:val="20"/>
                  <w:szCs w:val="20"/>
                  <w:lang w:val="en-GB"/>
                </w:rPr>
                <w:t xml:space="preserve">This field will be populated with the dates that the </w:t>
              </w:r>
            </w:ins>
            <w:ins w:id="273" w:author="Dylan Van Aswegen" w:date="2024-07-12T15:12:00Z" w16du:dateUtc="2024-07-12T13:12:00Z">
              <w:r>
                <w:rPr>
                  <w:rFonts w:ascii="Arial" w:hAnsi="Arial" w:cs="Arial"/>
                  <w:sz w:val="20"/>
                  <w:szCs w:val="20"/>
                  <w:lang w:val="en-GB"/>
                </w:rPr>
                <w:t xml:space="preserve">organisation </w:t>
              </w:r>
            </w:ins>
            <w:ins w:id="274" w:author="Dylan Van Aswegen" w:date="2024-07-12T15:09:00Z" w16du:dateUtc="2024-07-12T13:09:00Z">
              <w:r>
                <w:rPr>
                  <w:rFonts w:ascii="Arial" w:hAnsi="Arial" w:cs="Arial"/>
                  <w:sz w:val="20"/>
                  <w:szCs w:val="20"/>
                  <w:lang w:val="en-GB"/>
                </w:rPr>
                <w:t>admin configured</w:t>
              </w:r>
            </w:ins>
            <w:ins w:id="275" w:author="Dylan Van Aswegen" w:date="2024-07-12T15:10:00Z" w16du:dateUtc="2024-07-12T13:10:00Z">
              <w:r>
                <w:rPr>
                  <w:rFonts w:ascii="Arial" w:hAnsi="Arial" w:cs="Arial"/>
                  <w:sz w:val="20"/>
                  <w:szCs w:val="20"/>
                  <w:lang w:val="en-GB"/>
                </w:rPr>
                <w:t xml:space="preserve">. </w:t>
              </w:r>
            </w:ins>
            <w:ins w:id="276" w:author="Dylan Van Aswegen" w:date="2024-07-12T15:13:00Z" w16du:dateUtc="2024-07-12T13:13:00Z">
              <w:r>
                <w:rPr>
                  <w:rFonts w:ascii="Arial" w:hAnsi="Arial" w:cs="Arial"/>
                  <w:sz w:val="20"/>
                  <w:szCs w:val="20"/>
                  <w:lang w:val="en-GB"/>
                </w:rPr>
                <w:t>Once the user selects a date, the ticket options that have been configured for that date by the org</w:t>
              </w:r>
            </w:ins>
            <w:ins w:id="277" w:author="Dylan Van Aswegen" w:date="2024-07-12T15:14:00Z" w16du:dateUtc="2024-07-12T13:14:00Z">
              <w:r>
                <w:rPr>
                  <w:rFonts w:ascii="Arial" w:hAnsi="Arial" w:cs="Arial"/>
                  <w:sz w:val="20"/>
                  <w:szCs w:val="20"/>
                  <w:lang w:val="en-GB"/>
                </w:rPr>
                <w:t xml:space="preserve">anisation admin will be displayed. </w:t>
              </w:r>
            </w:ins>
          </w:p>
        </w:tc>
      </w:tr>
      <w:tr w:rsidR="00BD2BEE" w14:paraId="427DFB41" w14:textId="77777777" w:rsidTr="005C5491">
        <w:trPr>
          <w:trHeight w:val="192"/>
          <w:ins w:id="278" w:author="Dylan Van Aswegen" w:date="2024-07-12T15:08:00Z"/>
        </w:trPr>
        <w:tc>
          <w:tcPr>
            <w:cnfStyle w:val="001000000000" w:firstRow="0" w:lastRow="0" w:firstColumn="1" w:lastColumn="0" w:oddVBand="0" w:evenVBand="0" w:oddHBand="0" w:evenHBand="0" w:firstRowFirstColumn="0" w:firstRowLastColumn="0" w:lastRowFirstColumn="0" w:lastRowLastColumn="0"/>
            <w:tcW w:w="1135" w:type="dxa"/>
          </w:tcPr>
          <w:p w14:paraId="69AA7618" w14:textId="77777777" w:rsidR="00BD2BEE" w:rsidRDefault="00BD2BEE">
            <w:pPr>
              <w:spacing w:line="360" w:lineRule="auto"/>
              <w:jc w:val="both"/>
              <w:rPr>
                <w:ins w:id="279" w:author="Dylan Van Aswegen" w:date="2024-07-12T15:08:00Z" w16du:dateUtc="2024-07-12T13:08:00Z"/>
                <w:rFonts w:ascii="Arial" w:hAnsi="Arial" w:cs="Arial"/>
                <w:sz w:val="20"/>
                <w:szCs w:val="20"/>
                <w:lang w:val="en-GB"/>
              </w:rPr>
            </w:pPr>
          </w:p>
        </w:tc>
        <w:tc>
          <w:tcPr>
            <w:tcW w:w="1417" w:type="dxa"/>
          </w:tcPr>
          <w:p w14:paraId="4B8163E4" w14:textId="0DE627C1" w:rsidR="00BD2BEE" w:rsidRDefault="00BD2BEE">
            <w:pPr>
              <w:spacing w:line="360" w:lineRule="auto"/>
              <w:jc w:val="both"/>
              <w:cnfStyle w:val="000000000000" w:firstRow="0" w:lastRow="0" w:firstColumn="0" w:lastColumn="0" w:oddVBand="0" w:evenVBand="0" w:oddHBand="0" w:evenHBand="0" w:firstRowFirstColumn="0" w:firstRowLastColumn="0" w:lastRowFirstColumn="0" w:lastRowLastColumn="0"/>
              <w:rPr>
                <w:ins w:id="280" w:author="Dylan Van Aswegen" w:date="2024-07-12T15:08:00Z" w16du:dateUtc="2024-07-12T13:08:00Z"/>
                <w:rFonts w:ascii="Arial" w:hAnsi="Arial" w:cs="Arial"/>
                <w:sz w:val="20"/>
                <w:szCs w:val="20"/>
                <w:lang w:val="en-GB"/>
              </w:rPr>
            </w:pPr>
            <w:ins w:id="281" w:author="Dylan Van Aswegen" w:date="2024-07-12T15:11:00Z" w16du:dateUtc="2024-07-12T13:11:00Z">
              <w:r>
                <w:rPr>
                  <w:rFonts w:ascii="Arial" w:hAnsi="Arial" w:cs="Arial"/>
                  <w:sz w:val="20"/>
                  <w:szCs w:val="20"/>
                  <w:lang w:val="en-GB"/>
                </w:rPr>
                <w:t>Select Ticket Option</w:t>
              </w:r>
            </w:ins>
          </w:p>
        </w:tc>
        <w:tc>
          <w:tcPr>
            <w:tcW w:w="1276" w:type="dxa"/>
          </w:tcPr>
          <w:p w14:paraId="3DE1EE41" w14:textId="7E27456E" w:rsidR="00BD2BEE" w:rsidRDefault="00BD2BEE">
            <w:pPr>
              <w:spacing w:line="360" w:lineRule="auto"/>
              <w:jc w:val="both"/>
              <w:cnfStyle w:val="000000000000" w:firstRow="0" w:lastRow="0" w:firstColumn="0" w:lastColumn="0" w:oddVBand="0" w:evenVBand="0" w:oddHBand="0" w:evenHBand="0" w:firstRowFirstColumn="0" w:firstRowLastColumn="0" w:lastRowFirstColumn="0" w:lastRowLastColumn="0"/>
              <w:rPr>
                <w:ins w:id="282" w:author="Dylan Van Aswegen" w:date="2024-07-12T15:08:00Z" w16du:dateUtc="2024-07-12T13:08:00Z"/>
                <w:rFonts w:ascii="Arial" w:hAnsi="Arial" w:cs="Arial"/>
                <w:sz w:val="20"/>
                <w:szCs w:val="20"/>
                <w:lang w:val="en-GB"/>
              </w:rPr>
            </w:pPr>
            <w:ins w:id="283" w:author="Dylan Van Aswegen" w:date="2024-07-12T15:11:00Z" w16du:dateUtc="2024-07-12T13:11:00Z">
              <w:r>
                <w:rPr>
                  <w:rFonts w:ascii="Arial" w:hAnsi="Arial" w:cs="Arial"/>
                  <w:sz w:val="20"/>
                  <w:szCs w:val="20"/>
                  <w:lang w:val="en-GB"/>
                </w:rPr>
                <w:t>Radio</w:t>
              </w:r>
            </w:ins>
          </w:p>
        </w:tc>
        <w:tc>
          <w:tcPr>
            <w:tcW w:w="1701" w:type="dxa"/>
          </w:tcPr>
          <w:p w14:paraId="1F7E17F2" w14:textId="3E791A2D" w:rsidR="00BD2BEE" w:rsidRPr="00BD2BEE" w:rsidRDefault="00BD2BEE">
            <w:pPr>
              <w:pStyle w:val="ListParagraph"/>
              <w:numPr>
                <w:ilvl w:val="0"/>
                <w:numId w:val="3"/>
              </w:numPr>
              <w:spacing w:line="360" w:lineRule="auto"/>
              <w:jc w:val="both"/>
              <w:cnfStyle w:val="000000000000" w:firstRow="0" w:lastRow="0" w:firstColumn="0" w:lastColumn="0" w:oddVBand="0" w:evenVBand="0" w:oddHBand="0" w:evenHBand="0" w:firstRowFirstColumn="0" w:firstRowLastColumn="0" w:lastRowFirstColumn="0" w:lastRowLastColumn="0"/>
              <w:rPr>
                <w:ins w:id="284" w:author="Dylan Van Aswegen" w:date="2024-07-12T15:08:00Z" w16du:dateUtc="2024-07-12T13:08:00Z"/>
                <w:rFonts w:ascii="Arial" w:hAnsi="Arial" w:cs="Arial"/>
                <w:sz w:val="20"/>
                <w:szCs w:val="20"/>
                <w:lang w:val="en-GB"/>
                <w:rPrChange w:id="285" w:author="Dylan Van Aswegen" w:date="2024-07-12T15:11:00Z" w16du:dateUtc="2024-07-12T13:11:00Z">
                  <w:rPr>
                    <w:ins w:id="286" w:author="Dylan Van Aswegen" w:date="2024-07-12T15:08:00Z" w16du:dateUtc="2024-07-12T13:08:00Z"/>
                    <w:lang w:val="en-GB"/>
                  </w:rPr>
                </w:rPrChange>
              </w:rPr>
              <w:pPrChange w:id="287" w:author="Dylan Van Aswegen" w:date="2024-07-12T15:11:00Z" w16du:dateUtc="2024-07-12T13:11: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288" w:author="Dylan Van Aswegen" w:date="2024-07-12T15:11:00Z" w16du:dateUtc="2024-07-12T13:11:00Z">
              <w:r>
                <w:rPr>
                  <w:rFonts w:ascii="Arial" w:hAnsi="Arial" w:cs="Arial"/>
                  <w:sz w:val="20"/>
                  <w:szCs w:val="20"/>
                  <w:lang w:val="en-GB"/>
                </w:rPr>
                <w:t xml:space="preserve">Ticket Option </w:t>
              </w:r>
            </w:ins>
          </w:p>
        </w:tc>
        <w:tc>
          <w:tcPr>
            <w:tcW w:w="1417" w:type="dxa"/>
          </w:tcPr>
          <w:p w14:paraId="43695AB5" w14:textId="724884A8" w:rsidR="00BD2BEE" w:rsidRDefault="00E57D56">
            <w:pPr>
              <w:spacing w:line="360" w:lineRule="auto"/>
              <w:jc w:val="both"/>
              <w:cnfStyle w:val="000000000000" w:firstRow="0" w:lastRow="0" w:firstColumn="0" w:lastColumn="0" w:oddVBand="0" w:evenVBand="0" w:oddHBand="0" w:evenHBand="0" w:firstRowFirstColumn="0" w:firstRowLastColumn="0" w:lastRowFirstColumn="0" w:lastRowLastColumn="0"/>
              <w:rPr>
                <w:ins w:id="289" w:author="Dylan Van Aswegen" w:date="2024-07-12T15:08:00Z" w16du:dateUtc="2024-07-12T13:08:00Z"/>
                <w:rFonts w:ascii="Arial" w:hAnsi="Arial" w:cs="Arial"/>
                <w:sz w:val="20"/>
                <w:szCs w:val="20"/>
                <w:lang w:val="en-GB"/>
              </w:rPr>
            </w:pPr>
            <w:ins w:id="290" w:author="Dylan Van Aswegen" w:date="2024-07-12T15:18:00Z" w16du:dateUtc="2024-07-12T13:18:00Z">
              <w:r>
                <w:rPr>
                  <w:rFonts w:ascii="Arial" w:hAnsi="Arial" w:cs="Arial"/>
                  <w:sz w:val="20"/>
                  <w:szCs w:val="20"/>
                  <w:lang w:val="en-GB"/>
                </w:rPr>
                <w:t>Yes</w:t>
              </w:r>
            </w:ins>
          </w:p>
        </w:tc>
        <w:tc>
          <w:tcPr>
            <w:tcW w:w="3828" w:type="dxa"/>
          </w:tcPr>
          <w:p w14:paraId="3BC9A9A5" w14:textId="6C95DC30" w:rsidR="00BD2BEE" w:rsidRDefault="00BD2BEE">
            <w:pPr>
              <w:spacing w:line="360" w:lineRule="auto"/>
              <w:jc w:val="both"/>
              <w:cnfStyle w:val="000000000000" w:firstRow="0" w:lastRow="0" w:firstColumn="0" w:lastColumn="0" w:oddVBand="0" w:evenVBand="0" w:oddHBand="0" w:evenHBand="0" w:firstRowFirstColumn="0" w:firstRowLastColumn="0" w:lastRowFirstColumn="0" w:lastRowLastColumn="0"/>
              <w:rPr>
                <w:ins w:id="291" w:author="Dylan Van Aswegen" w:date="2024-07-12T15:08:00Z" w16du:dateUtc="2024-07-12T13:08:00Z"/>
                <w:rFonts w:ascii="Arial" w:hAnsi="Arial" w:cs="Arial"/>
                <w:sz w:val="20"/>
                <w:szCs w:val="20"/>
                <w:lang w:val="en-GB"/>
              </w:rPr>
            </w:pPr>
            <w:ins w:id="292" w:author="Dylan Van Aswegen" w:date="2024-07-12T15:11:00Z" w16du:dateUtc="2024-07-12T13:11:00Z">
              <w:r>
                <w:rPr>
                  <w:rFonts w:ascii="Arial" w:hAnsi="Arial" w:cs="Arial"/>
                  <w:sz w:val="20"/>
                  <w:szCs w:val="20"/>
                  <w:lang w:val="en-GB"/>
                </w:rPr>
                <w:t xml:space="preserve">This field will be populated with the ticket options </w:t>
              </w:r>
            </w:ins>
            <w:ins w:id="293" w:author="Dylan Van Aswegen" w:date="2024-07-12T15:12:00Z" w16du:dateUtc="2024-07-12T13:12:00Z">
              <w:r>
                <w:rPr>
                  <w:rFonts w:ascii="Arial" w:hAnsi="Arial" w:cs="Arial"/>
                  <w:sz w:val="20"/>
                  <w:szCs w:val="20"/>
                  <w:lang w:val="en-GB"/>
                </w:rPr>
                <w:t>that the organisation admin configured</w:t>
              </w:r>
            </w:ins>
            <w:ins w:id="294" w:author="Dylan Van Aswegen" w:date="2024-07-12T15:14:00Z" w16du:dateUtc="2024-07-12T13:14:00Z">
              <w:r>
                <w:rPr>
                  <w:rFonts w:ascii="Arial" w:hAnsi="Arial" w:cs="Arial"/>
                  <w:sz w:val="20"/>
                  <w:szCs w:val="20"/>
                  <w:lang w:val="en-GB"/>
                </w:rPr>
                <w:t xml:space="preserve"> for the selected date. </w:t>
              </w:r>
            </w:ins>
            <w:ins w:id="295" w:author="Dylan Van Aswegen" w:date="2024-07-12T15:15:00Z" w16du:dateUtc="2024-07-12T13:15:00Z">
              <w:r w:rsidR="00E57D56">
                <w:rPr>
                  <w:rFonts w:ascii="Arial" w:hAnsi="Arial" w:cs="Arial"/>
                  <w:sz w:val="20"/>
                  <w:szCs w:val="20"/>
                  <w:lang w:val="en-GB"/>
                </w:rPr>
                <w:t xml:space="preserve">Once the user selects the pricing option, </w:t>
              </w:r>
            </w:ins>
            <w:ins w:id="296" w:author="Dylan Van Aswegen" w:date="2024-07-12T15:12:00Z" w16du:dateUtc="2024-07-12T13:12:00Z">
              <w:r>
                <w:rPr>
                  <w:rFonts w:ascii="Arial" w:hAnsi="Arial" w:cs="Arial"/>
                  <w:sz w:val="20"/>
                  <w:szCs w:val="20"/>
                  <w:lang w:val="en-GB"/>
                </w:rPr>
                <w:t xml:space="preserve"> </w:t>
              </w:r>
            </w:ins>
          </w:p>
        </w:tc>
      </w:tr>
      <w:tr w:rsidR="00E57D56" w14:paraId="080E4ADD" w14:textId="77777777" w:rsidTr="005C5491">
        <w:trPr>
          <w:cnfStyle w:val="000000100000" w:firstRow="0" w:lastRow="0" w:firstColumn="0" w:lastColumn="0" w:oddVBand="0" w:evenVBand="0" w:oddHBand="1" w:evenHBand="0" w:firstRowFirstColumn="0" w:firstRowLastColumn="0" w:lastRowFirstColumn="0" w:lastRowLastColumn="0"/>
          <w:trHeight w:val="192"/>
          <w:ins w:id="297" w:author="Dylan Van Aswegen" w:date="2024-07-12T15:16:00Z"/>
        </w:trPr>
        <w:tc>
          <w:tcPr>
            <w:cnfStyle w:val="001000000000" w:firstRow="0" w:lastRow="0" w:firstColumn="1" w:lastColumn="0" w:oddVBand="0" w:evenVBand="0" w:oddHBand="0" w:evenHBand="0" w:firstRowFirstColumn="0" w:firstRowLastColumn="0" w:lastRowFirstColumn="0" w:lastRowLastColumn="0"/>
            <w:tcW w:w="1135" w:type="dxa"/>
          </w:tcPr>
          <w:p w14:paraId="07CFA269" w14:textId="77777777" w:rsidR="00E57D56" w:rsidRDefault="00E57D56">
            <w:pPr>
              <w:spacing w:line="360" w:lineRule="auto"/>
              <w:jc w:val="both"/>
              <w:rPr>
                <w:ins w:id="298" w:author="Dylan Van Aswegen" w:date="2024-07-12T15:16:00Z" w16du:dateUtc="2024-07-12T13:16:00Z"/>
                <w:rFonts w:ascii="Arial" w:hAnsi="Arial" w:cs="Arial"/>
                <w:sz w:val="20"/>
                <w:szCs w:val="20"/>
                <w:lang w:val="en-GB"/>
              </w:rPr>
            </w:pPr>
          </w:p>
        </w:tc>
        <w:tc>
          <w:tcPr>
            <w:tcW w:w="1417" w:type="dxa"/>
          </w:tcPr>
          <w:p w14:paraId="43965037" w14:textId="3EB725D0" w:rsidR="00E57D56" w:rsidRDefault="00E57D56">
            <w:pPr>
              <w:spacing w:line="360" w:lineRule="auto"/>
              <w:jc w:val="both"/>
              <w:cnfStyle w:val="000000100000" w:firstRow="0" w:lastRow="0" w:firstColumn="0" w:lastColumn="0" w:oddVBand="0" w:evenVBand="0" w:oddHBand="1" w:evenHBand="0" w:firstRowFirstColumn="0" w:firstRowLastColumn="0" w:lastRowFirstColumn="0" w:lastRowLastColumn="0"/>
              <w:rPr>
                <w:ins w:id="299" w:author="Dylan Van Aswegen" w:date="2024-07-12T15:16:00Z" w16du:dateUtc="2024-07-12T13:16:00Z"/>
                <w:rFonts w:ascii="Arial" w:hAnsi="Arial" w:cs="Arial"/>
                <w:sz w:val="20"/>
                <w:szCs w:val="20"/>
                <w:lang w:val="en-GB"/>
              </w:rPr>
            </w:pPr>
            <w:ins w:id="300" w:author="Dylan Van Aswegen" w:date="2024-07-12T15:17:00Z" w16du:dateUtc="2024-07-12T13:17:00Z">
              <w:r>
                <w:rPr>
                  <w:rFonts w:ascii="Arial" w:hAnsi="Arial" w:cs="Arial"/>
                  <w:sz w:val="20"/>
                  <w:szCs w:val="20"/>
                  <w:lang w:val="en-GB"/>
                </w:rPr>
                <w:t xml:space="preserve">Quantity </w:t>
              </w:r>
            </w:ins>
          </w:p>
        </w:tc>
        <w:tc>
          <w:tcPr>
            <w:tcW w:w="1276" w:type="dxa"/>
          </w:tcPr>
          <w:p w14:paraId="78901F0D" w14:textId="7C0E1500" w:rsidR="00E57D56" w:rsidRDefault="00E57D56">
            <w:pPr>
              <w:spacing w:line="360" w:lineRule="auto"/>
              <w:jc w:val="both"/>
              <w:cnfStyle w:val="000000100000" w:firstRow="0" w:lastRow="0" w:firstColumn="0" w:lastColumn="0" w:oddVBand="0" w:evenVBand="0" w:oddHBand="1" w:evenHBand="0" w:firstRowFirstColumn="0" w:firstRowLastColumn="0" w:lastRowFirstColumn="0" w:lastRowLastColumn="0"/>
              <w:rPr>
                <w:ins w:id="301" w:author="Dylan Van Aswegen" w:date="2024-07-12T15:16:00Z" w16du:dateUtc="2024-07-12T13:16:00Z"/>
                <w:rFonts w:ascii="Arial" w:hAnsi="Arial" w:cs="Arial"/>
                <w:sz w:val="20"/>
                <w:szCs w:val="20"/>
                <w:lang w:val="en-GB"/>
              </w:rPr>
            </w:pPr>
            <w:ins w:id="302" w:author="Dylan Van Aswegen" w:date="2024-07-12T15:18:00Z" w16du:dateUtc="2024-07-12T13:18:00Z">
              <w:r>
                <w:rPr>
                  <w:rFonts w:ascii="Arial" w:hAnsi="Arial" w:cs="Arial"/>
                  <w:sz w:val="20"/>
                  <w:szCs w:val="20"/>
                  <w:lang w:val="en-GB"/>
                </w:rPr>
                <w:t>Spinner</w:t>
              </w:r>
            </w:ins>
          </w:p>
        </w:tc>
        <w:tc>
          <w:tcPr>
            <w:tcW w:w="1701" w:type="dxa"/>
          </w:tcPr>
          <w:p w14:paraId="4C042417" w14:textId="4D51179D" w:rsidR="00E57D56" w:rsidRPr="00E57D56" w:rsidRDefault="0058323D">
            <w:pPr>
              <w:spacing w:line="360" w:lineRule="auto"/>
              <w:jc w:val="both"/>
              <w:cnfStyle w:val="000000100000" w:firstRow="0" w:lastRow="0" w:firstColumn="0" w:lastColumn="0" w:oddVBand="0" w:evenVBand="0" w:oddHBand="1" w:evenHBand="0" w:firstRowFirstColumn="0" w:firstRowLastColumn="0" w:lastRowFirstColumn="0" w:lastRowLastColumn="0"/>
              <w:rPr>
                <w:ins w:id="303" w:author="Dylan Van Aswegen" w:date="2024-07-12T15:16:00Z" w16du:dateUtc="2024-07-12T13:16:00Z"/>
                <w:rFonts w:ascii="Arial" w:hAnsi="Arial" w:cs="Arial"/>
                <w:sz w:val="20"/>
                <w:szCs w:val="20"/>
                <w:lang w:val="en-GB"/>
                <w:rPrChange w:id="304" w:author="Dylan Van Aswegen" w:date="2024-07-12T15:18:00Z" w16du:dateUtc="2024-07-12T13:18:00Z">
                  <w:rPr>
                    <w:ins w:id="305" w:author="Dylan Van Aswegen" w:date="2024-07-12T15:16:00Z" w16du:dateUtc="2024-07-12T13:16:00Z"/>
                    <w:lang w:val="en-GB"/>
                  </w:rPr>
                </w:rPrChange>
              </w:rPr>
              <w:pPrChange w:id="306" w:author="Dylan Van Aswegen" w:date="2024-07-12T15:18:00Z" w16du:dateUtc="2024-07-12T13:18:00Z">
                <w:pPr>
                  <w:pStyle w:val="ListParagraph"/>
                  <w:numPr>
                    <w:numId w:val="3"/>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307" w:author="Dylan Van Aswegen" w:date="2024-07-12T15:19:00Z" w16du:dateUtc="2024-07-12T13:19:00Z">
              <w:r>
                <w:rPr>
                  <w:rFonts w:ascii="Arial" w:hAnsi="Arial" w:cs="Arial"/>
                  <w:sz w:val="20"/>
                  <w:szCs w:val="20"/>
                  <w:lang w:val="en-GB"/>
                </w:rPr>
                <w:t>Integer</w:t>
              </w:r>
            </w:ins>
          </w:p>
        </w:tc>
        <w:tc>
          <w:tcPr>
            <w:tcW w:w="1417" w:type="dxa"/>
          </w:tcPr>
          <w:p w14:paraId="55E9759F" w14:textId="4851D2FD" w:rsidR="00E57D56" w:rsidRDefault="00E57D56">
            <w:pPr>
              <w:spacing w:line="360" w:lineRule="auto"/>
              <w:jc w:val="both"/>
              <w:cnfStyle w:val="000000100000" w:firstRow="0" w:lastRow="0" w:firstColumn="0" w:lastColumn="0" w:oddVBand="0" w:evenVBand="0" w:oddHBand="1" w:evenHBand="0" w:firstRowFirstColumn="0" w:firstRowLastColumn="0" w:lastRowFirstColumn="0" w:lastRowLastColumn="0"/>
              <w:rPr>
                <w:ins w:id="308" w:author="Dylan Van Aswegen" w:date="2024-07-12T15:16:00Z" w16du:dateUtc="2024-07-12T13:16:00Z"/>
                <w:rFonts w:ascii="Arial" w:hAnsi="Arial" w:cs="Arial"/>
                <w:sz w:val="20"/>
                <w:szCs w:val="20"/>
                <w:lang w:val="en-GB"/>
              </w:rPr>
            </w:pPr>
            <w:ins w:id="309" w:author="Dylan Van Aswegen" w:date="2024-07-12T15:18:00Z" w16du:dateUtc="2024-07-12T13:18:00Z">
              <w:r>
                <w:rPr>
                  <w:rFonts w:ascii="Arial" w:hAnsi="Arial" w:cs="Arial"/>
                  <w:sz w:val="20"/>
                  <w:szCs w:val="20"/>
                  <w:lang w:val="en-GB"/>
                </w:rPr>
                <w:t>Yes</w:t>
              </w:r>
            </w:ins>
          </w:p>
        </w:tc>
        <w:tc>
          <w:tcPr>
            <w:tcW w:w="3828" w:type="dxa"/>
          </w:tcPr>
          <w:p w14:paraId="78524AD8" w14:textId="1EA881D8" w:rsidR="00E57D56" w:rsidRDefault="0058323D">
            <w:pPr>
              <w:spacing w:line="360" w:lineRule="auto"/>
              <w:jc w:val="both"/>
              <w:cnfStyle w:val="000000100000" w:firstRow="0" w:lastRow="0" w:firstColumn="0" w:lastColumn="0" w:oddVBand="0" w:evenVBand="0" w:oddHBand="1" w:evenHBand="0" w:firstRowFirstColumn="0" w:firstRowLastColumn="0" w:lastRowFirstColumn="0" w:lastRowLastColumn="0"/>
              <w:rPr>
                <w:ins w:id="310" w:author="Dylan Van Aswegen" w:date="2024-07-12T15:16:00Z" w16du:dateUtc="2024-07-12T13:16:00Z"/>
                <w:rFonts w:ascii="Arial" w:hAnsi="Arial" w:cs="Arial"/>
                <w:sz w:val="20"/>
                <w:szCs w:val="20"/>
                <w:lang w:val="en-GB"/>
              </w:rPr>
            </w:pPr>
            <w:ins w:id="311" w:author="Dylan Van Aswegen" w:date="2024-07-12T15:19:00Z" w16du:dateUtc="2024-07-12T13:19:00Z">
              <w:r>
                <w:rPr>
                  <w:rFonts w:ascii="Arial" w:hAnsi="Arial" w:cs="Arial"/>
                  <w:sz w:val="20"/>
                  <w:szCs w:val="20"/>
                  <w:lang w:val="en-GB"/>
                </w:rPr>
                <w:t>This field will be</w:t>
              </w:r>
            </w:ins>
            <w:ins w:id="312" w:author="Dylan Van Aswegen" w:date="2024-07-12T15:22:00Z" w16du:dateUtc="2024-07-12T13:22:00Z">
              <w:r>
                <w:rPr>
                  <w:rFonts w:ascii="Arial" w:hAnsi="Arial" w:cs="Arial"/>
                  <w:sz w:val="20"/>
                  <w:szCs w:val="20"/>
                  <w:lang w:val="en-GB"/>
                </w:rPr>
                <w:t xml:space="preserve"> populated by default with a “</w:t>
              </w:r>
            </w:ins>
            <w:ins w:id="313" w:author="Dylan Van Aswegen" w:date="2024-07-12T15:23:00Z" w16du:dateUtc="2024-07-12T13:23:00Z">
              <w:r>
                <w:rPr>
                  <w:rFonts w:ascii="Arial" w:hAnsi="Arial" w:cs="Arial"/>
                  <w:sz w:val="20"/>
                  <w:szCs w:val="20"/>
                  <w:lang w:val="en-GB"/>
                </w:rPr>
                <w:t xml:space="preserve">1”. The user will be allowed to edit this quantity either by entering a different number or using the arrow buttons to adjust the number. </w:t>
              </w:r>
            </w:ins>
            <w:ins w:id="314" w:author="Dylan Van Aswegen" w:date="2024-07-12T15:19:00Z" w16du:dateUtc="2024-07-12T13:19:00Z">
              <w:r>
                <w:rPr>
                  <w:rFonts w:ascii="Arial" w:hAnsi="Arial" w:cs="Arial"/>
                  <w:sz w:val="20"/>
                  <w:szCs w:val="20"/>
                  <w:lang w:val="en-GB"/>
                </w:rPr>
                <w:t xml:space="preserve"> </w:t>
              </w:r>
            </w:ins>
          </w:p>
        </w:tc>
      </w:tr>
      <w:tr w:rsidR="00E57D56" w14:paraId="0DCD05E5" w14:textId="77777777" w:rsidTr="005C5491">
        <w:trPr>
          <w:trHeight w:val="192"/>
          <w:ins w:id="315" w:author="Dylan Van Aswegen" w:date="2024-07-12T15:16:00Z"/>
        </w:trPr>
        <w:tc>
          <w:tcPr>
            <w:cnfStyle w:val="001000000000" w:firstRow="0" w:lastRow="0" w:firstColumn="1" w:lastColumn="0" w:oddVBand="0" w:evenVBand="0" w:oddHBand="0" w:evenHBand="0" w:firstRowFirstColumn="0" w:firstRowLastColumn="0" w:lastRowFirstColumn="0" w:lastRowLastColumn="0"/>
            <w:tcW w:w="1135" w:type="dxa"/>
          </w:tcPr>
          <w:p w14:paraId="672B85B1" w14:textId="77777777" w:rsidR="00E57D56" w:rsidRDefault="00E57D56">
            <w:pPr>
              <w:spacing w:line="360" w:lineRule="auto"/>
              <w:jc w:val="both"/>
              <w:rPr>
                <w:ins w:id="316" w:author="Dylan Van Aswegen" w:date="2024-07-12T15:16:00Z" w16du:dateUtc="2024-07-12T13:16:00Z"/>
                <w:rFonts w:ascii="Arial" w:hAnsi="Arial" w:cs="Arial"/>
                <w:sz w:val="20"/>
                <w:szCs w:val="20"/>
                <w:lang w:val="en-GB"/>
              </w:rPr>
            </w:pPr>
          </w:p>
        </w:tc>
        <w:tc>
          <w:tcPr>
            <w:tcW w:w="1417" w:type="dxa"/>
          </w:tcPr>
          <w:p w14:paraId="0BB4B3B1" w14:textId="33362F01" w:rsidR="00E57D56" w:rsidRDefault="0087541D">
            <w:pPr>
              <w:spacing w:line="360" w:lineRule="auto"/>
              <w:jc w:val="both"/>
              <w:cnfStyle w:val="000000000000" w:firstRow="0" w:lastRow="0" w:firstColumn="0" w:lastColumn="0" w:oddVBand="0" w:evenVBand="0" w:oddHBand="0" w:evenHBand="0" w:firstRowFirstColumn="0" w:firstRowLastColumn="0" w:lastRowFirstColumn="0" w:lastRowLastColumn="0"/>
              <w:rPr>
                <w:ins w:id="317" w:author="Dylan Van Aswegen" w:date="2024-07-12T15:16:00Z" w16du:dateUtc="2024-07-12T13:16:00Z"/>
                <w:rFonts w:ascii="Arial" w:hAnsi="Arial" w:cs="Arial"/>
                <w:sz w:val="20"/>
                <w:szCs w:val="20"/>
                <w:lang w:val="en-GB"/>
              </w:rPr>
            </w:pPr>
            <w:ins w:id="318" w:author="Dylan Van Aswegen" w:date="2024-07-12T15:24:00Z" w16du:dateUtc="2024-07-12T13:24:00Z">
              <w:r>
                <w:rPr>
                  <w:rFonts w:ascii="Arial" w:hAnsi="Arial" w:cs="Arial"/>
                  <w:sz w:val="20"/>
                  <w:szCs w:val="20"/>
                  <w:lang w:val="en-GB"/>
                </w:rPr>
                <w:t xml:space="preserve">Add to cart </w:t>
              </w:r>
            </w:ins>
          </w:p>
        </w:tc>
        <w:tc>
          <w:tcPr>
            <w:tcW w:w="1276" w:type="dxa"/>
          </w:tcPr>
          <w:p w14:paraId="2E5E3F5B" w14:textId="3D7EEF1D" w:rsidR="00E57D56" w:rsidRDefault="003A2632">
            <w:pPr>
              <w:spacing w:line="360" w:lineRule="auto"/>
              <w:jc w:val="both"/>
              <w:cnfStyle w:val="000000000000" w:firstRow="0" w:lastRow="0" w:firstColumn="0" w:lastColumn="0" w:oddVBand="0" w:evenVBand="0" w:oddHBand="0" w:evenHBand="0" w:firstRowFirstColumn="0" w:firstRowLastColumn="0" w:lastRowFirstColumn="0" w:lastRowLastColumn="0"/>
              <w:rPr>
                <w:ins w:id="319" w:author="Dylan Van Aswegen" w:date="2024-07-12T15:16:00Z" w16du:dateUtc="2024-07-12T13:16:00Z"/>
                <w:rFonts w:ascii="Arial" w:hAnsi="Arial" w:cs="Arial"/>
                <w:sz w:val="20"/>
                <w:szCs w:val="20"/>
                <w:lang w:val="en-GB"/>
              </w:rPr>
            </w:pPr>
            <w:ins w:id="320" w:author="Dylan Van Aswegen" w:date="2024-07-12T15:29:00Z" w16du:dateUtc="2024-07-12T13:29:00Z">
              <w:r>
                <w:rPr>
                  <w:rFonts w:ascii="Arial" w:hAnsi="Arial" w:cs="Arial"/>
                  <w:sz w:val="20"/>
                  <w:szCs w:val="20"/>
                  <w:lang w:val="en-GB"/>
                </w:rPr>
                <w:t>Button</w:t>
              </w:r>
            </w:ins>
          </w:p>
        </w:tc>
        <w:tc>
          <w:tcPr>
            <w:tcW w:w="1701" w:type="dxa"/>
          </w:tcPr>
          <w:p w14:paraId="70B1466B" w14:textId="77777777" w:rsidR="00E57D56" w:rsidRPr="004260B1" w:rsidRDefault="00E57D56">
            <w:pPr>
              <w:spacing w:line="360" w:lineRule="auto"/>
              <w:jc w:val="both"/>
              <w:cnfStyle w:val="000000000000" w:firstRow="0" w:lastRow="0" w:firstColumn="0" w:lastColumn="0" w:oddVBand="0" w:evenVBand="0" w:oddHBand="0" w:evenHBand="0" w:firstRowFirstColumn="0" w:firstRowLastColumn="0" w:lastRowFirstColumn="0" w:lastRowLastColumn="0"/>
              <w:rPr>
                <w:ins w:id="321" w:author="Dylan Van Aswegen" w:date="2024-07-12T15:16:00Z" w16du:dateUtc="2024-07-12T13:16:00Z"/>
                <w:rFonts w:ascii="Arial" w:hAnsi="Arial" w:cs="Arial"/>
                <w:sz w:val="20"/>
                <w:szCs w:val="20"/>
                <w:lang w:val="en-GB"/>
                <w:rPrChange w:id="322" w:author="Dylan Van Aswegen" w:date="2024-07-12T15:18:00Z" w16du:dateUtc="2024-07-12T13:18:00Z">
                  <w:rPr>
                    <w:ins w:id="323" w:author="Dylan Van Aswegen" w:date="2024-07-12T15:16:00Z" w16du:dateUtc="2024-07-12T13:16:00Z"/>
                    <w:lang w:val="en-GB"/>
                  </w:rPr>
                </w:rPrChange>
              </w:rPr>
              <w:pPrChange w:id="324" w:author="Dylan Van Aswegen" w:date="2024-07-12T15:18:00Z" w16du:dateUtc="2024-07-12T13:18:00Z">
                <w:pPr>
                  <w:pStyle w:val="ListParagraph"/>
                  <w:numPr>
                    <w:numId w:val="3"/>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417" w:type="dxa"/>
          </w:tcPr>
          <w:p w14:paraId="5BE77832" w14:textId="77777777" w:rsidR="00E57D56" w:rsidRDefault="00E57D56">
            <w:pPr>
              <w:spacing w:line="360" w:lineRule="auto"/>
              <w:jc w:val="both"/>
              <w:cnfStyle w:val="000000000000" w:firstRow="0" w:lastRow="0" w:firstColumn="0" w:lastColumn="0" w:oddVBand="0" w:evenVBand="0" w:oddHBand="0" w:evenHBand="0" w:firstRowFirstColumn="0" w:firstRowLastColumn="0" w:lastRowFirstColumn="0" w:lastRowLastColumn="0"/>
              <w:rPr>
                <w:ins w:id="325" w:author="Dylan Van Aswegen" w:date="2024-07-12T15:16:00Z" w16du:dateUtc="2024-07-12T13:16:00Z"/>
                <w:rFonts w:ascii="Arial" w:hAnsi="Arial" w:cs="Arial"/>
                <w:sz w:val="20"/>
                <w:szCs w:val="20"/>
                <w:lang w:val="en-GB"/>
              </w:rPr>
            </w:pPr>
          </w:p>
        </w:tc>
        <w:tc>
          <w:tcPr>
            <w:tcW w:w="3828" w:type="dxa"/>
          </w:tcPr>
          <w:p w14:paraId="59FB03C8" w14:textId="45E3E66E" w:rsidR="00E57D56" w:rsidRDefault="003A2632">
            <w:pPr>
              <w:spacing w:line="360" w:lineRule="auto"/>
              <w:jc w:val="both"/>
              <w:cnfStyle w:val="000000000000" w:firstRow="0" w:lastRow="0" w:firstColumn="0" w:lastColumn="0" w:oddVBand="0" w:evenVBand="0" w:oddHBand="0" w:evenHBand="0" w:firstRowFirstColumn="0" w:firstRowLastColumn="0" w:lastRowFirstColumn="0" w:lastRowLastColumn="0"/>
              <w:rPr>
                <w:ins w:id="326" w:author="Dylan Van Aswegen" w:date="2024-07-12T15:16:00Z" w16du:dateUtc="2024-07-12T13:16:00Z"/>
                <w:rFonts w:ascii="Arial" w:hAnsi="Arial" w:cs="Arial"/>
                <w:sz w:val="20"/>
                <w:szCs w:val="20"/>
                <w:lang w:val="en-GB"/>
              </w:rPr>
            </w:pPr>
            <w:ins w:id="327" w:author="Dylan Van Aswegen" w:date="2024-07-12T15:30:00Z" w16du:dateUtc="2024-07-12T13:30:00Z">
              <w:r>
                <w:rPr>
                  <w:rFonts w:ascii="Arial" w:hAnsi="Arial" w:cs="Arial"/>
                  <w:sz w:val="20"/>
                  <w:szCs w:val="20"/>
                  <w:lang w:val="en-GB"/>
                </w:rPr>
                <w:t xml:space="preserve">The user will use this button to add the selected booking to their cart. </w:t>
              </w:r>
            </w:ins>
            <w:ins w:id="328" w:author="Dylan Van Aswegen" w:date="2024-07-12T17:36:00Z" w16du:dateUtc="2024-07-12T15:36:00Z">
              <w:r w:rsidR="00D23709">
                <w:rPr>
                  <w:rFonts w:ascii="Arial" w:hAnsi="Arial" w:cs="Arial"/>
                  <w:sz w:val="20"/>
                  <w:szCs w:val="20"/>
                  <w:lang w:val="en-GB"/>
                </w:rPr>
                <w:t>Once an event booking is added to the cart, the number of tickets available for that event should be reduced by the number of ticket</w:t>
              </w:r>
            </w:ins>
            <w:ins w:id="329" w:author="Dylan Van Aswegen" w:date="2024-07-12T17:37:00Z" w16du:dateUtc="2024-07-12T15:37:00Z">
              <w:r w:rsidR="00D23709">
                <w:rPr>
                  <w:rFonts w:ascii="Arial" w:hAnsi="Arial" w:cs="Arial"/>
                  <w:sz w:val="20"/>
                  <w:szCs w:val="20"/>
                  <w:lang w:val="en-GB"/>
                </w:rPr>
                <w:t xml:space="preserve">s added to the cart for half an hour. Once the half an hour has passed, the tickets should be available again. </w:t>
              </w:r>
            </w:ins>
          </w:p>
        </w:tc>
      </w:tr>
      <w:tr w:rsidR="003A2632" w14:paraId="4D971DA9" w14:textId="77777777" w:rsidTr="005C5491">
        <w:trPr>
          <w:cnfStyle w:val="000000100000" w:firstRow="0" w:lastRow="0" w:firstColumn="0" w:lastColumn="0" w:oddVBand="0" w:evenVBand="0" w:oddHBand="1" w:evenHBand="0" w:firstRowFirstColumn="0" w:firstRowLastColumn="0" w:lastRowFirstColumn="0" w:lastRowLastColumn="0"/>
          <w:trHeight w:val="192"/>
          <w:ins w:id="330" w:author="Dylan Van Aswegen" w:date="2024-07-12T15:31:00Z"/>
        </w:trPr>
        <w:tc>
          <w:tcPr>
            <w:cnfStyle w:val="001000000000" w:firstRow="0" w:lastRow="0" w:firstColumn="1" w:lastColumn="0" w:oddVBand="0" w:evenVBand="0" w:oddHBand="0" w:evenHBand="0" w:firstRowFirstColumn="0" w:firstRowLastColumn="0" w:lastRowFirstColumn="0" w:lastRowLastColumn="0"/>
            <w:tcW w:w="1135" w:type="dxa"/>
          </w:tcPr>
          <w:p w14:paraId="4DBD9CB7" w14:textId="77777777" w:rsidR="003A2632" w:rsidRDefault="003A2632" w:rsidP="003A2632">
            <w:pPr>
              <w:spacing w:line="360" w:lineRule="auto"/>
              <w:jc w:val="both"/>
              <w:rPr>
                <w:ins w:id="331" w:author="Dylan Van Aswegen" w:date="2024-07-12T15:31:00Z" w16du:dateUtc="2024-07-12T13:31:00Z"/>
                <w:rFonts w:ascii="Arial" w:hAnsi="Arial" w:cs="Arial"/>
                <w:sz w:val="20"/>
                <w:szCs w:val="20"/>
                <w:lang w:val="en-GB"/>
              </w:rPr>
            </w:pPr>
          </w:p>
        </w:tc>
        <w:tc>
          <w:tcPr>
            <w:tcW w:w="1417" w:type="dxa"/>
          </w:tcPr>
          <w:p w14:paraId="7E31E6A1" w14:textId="6B75C56F" w:rsidR="003A2632" w:rsidRDefault="003A2632" w:rsidP="003A2632">
            <w:pPr>
              <w:spacing w:line="360" w:lineRule="auto"/>
              <w:jc w:val="both"/>
              <w:cnfStyle w:val="000000100000" w:firstRow="0" w:lastRow="0" w:firstColumn="0" w:lastColumn="0" w:oddVBand="0" w:evenVBand="0" w:oddHBand="1" w:evenHBand="0" w:firstRowFirstColumn="0" w:firstRowLastColumn="0" w:lastRowFirstColumn="0" w:lastRowLastColumn="0"/>
              <w:rPr>
                <w:ins w:id="332" w:author="Dylan Van Aswegen" w:date="2024-07-12T15:31:00Z" w16du:dateUtc="2024-07-12T13:31:00Z"/>
                <w:rFonts w:ascii="Arial" w:hAnsi="Arial" w:cs="Arial"/>
                <w:sz w:val="20"/>
                <w:szCs w:val="20"/>
                <w:lang w:val="en-GB"/>
              </w:rPr>
            </w:pPr>
            <w:ins w:id="333" w:author="Dylan Van Aswegen" w:date="2024-07-12T15:31:00Z" w16du:dateUtc="2024-07-12T13:31:00Z">
              <w:r>
                <w:rPr>
                  <w:rFonts w:ascii="Arial" w:hAnsi="Arial" w:cs="Arial"/>
                  <w:sz w:val="20"/>
                  <w:szCs w:val="20"/>
                  <w:lang w:val="en-GB"/>
                </w:rPr>
                <w:t>Next</w:t>
              </w:r>
            </w:ins>
          </w:p>
        </w:tc>
        <w:tc>
          <w:tcPr>
            <w:tcW w:w="1276" w:type="dxa"/>
          </w:tcPr>
          <w:p w14:paraId="5B6999A2" w14:textId="202431CE" w:rsidR="003A2632" w:rsidRDefault="003A2632" w:rsidP="003A2632">
            <w:pPr>
              <w:spacing w:line="360" w:lineRule="auto"/>
              <w:jc w:val="both"/>
              <w:cnfStyle w:val="000000100000" w:firstRow="0" w:lastRow="0" w:firstColumn="0" w:lastColumn="0" w:oddVBand="0" w:evenVBand="0" w:oddHBand="1" w:evenHBand="0" w:firstRowFirstColumn="0" w:firstRowLastColumn="0" w:lastRowFirstColumn="0" w:lastRowLastColumn="0"/>
              <w:rPr>
                <w:ins w:id="334" w:author="Dylan Van Aswegen" w:date="2024-07-12T15:31:00Z" w16du:dateUtc="2024-07-12T13:31:00Z"/>
                <w:rFonts w:ascii="Arial" w:hAnsi="Arial" w:cs="Arial"/>
                <w:sz w:val="20"/>
                <w:szCs w:val="20"/>
                <w:lang w:val="en-GB"/>
              </w:rPr>
            </w:pPr>
            <w:ins w:id="335" w:author="Dylan Van Aswegen" w:date="2024-07-12T15:31:00Z" w16du:dateUtc="2024-07-12T13:31:00Z">
              <w:r>
                <w:rPr>
                  <w:rFonts w:ascii="Arial" w:hAnsi="Arial" w:cs="Arial"/>
                  <w:sz w:val="20"/>
                  <w:szCs w:val="20"/>
                  <w:lang w:val="en-GB"/>
                </w:rPr>
                <w:t>Button</w:t>
              </w:r>
            </w:ins>
          </w:p>
        </w:tc>
        <w:tc>
          <w:tcPr>
            <w:tcW w:w="1701" w:type="dxa"/>
          </w:tcPr>
          <w:p w14:paraId="7D37D276" w14:textId="77777777" w:rsidR="003A2632" w:rsidRPr="003A2632" w:rsidRDefault="003A2632" w:rsidP="003A2632">
            <w:pPr>
              <w:spacing w:line="360" w:lineRule="auto"/>
              <w:jc w:val="both"/>
              <w:cnfStyle w:val="000000100000" w:firstRow="0" w:lastRow="0" w:firstColumn="0" w:lastColumn="0" w:oddVBand="0" w:evenVBand="0" w:oddHBand="1" w:evenHBand="0" w:firstRowFirstColumn="0" w:firstRowLastColumn="0" w:lastRowFirstColumn="0" w:lastRowLastColumn="0"/>
              <w:rPr>
                <w:ins w:id="336" w:author="Dylan Van Aswegen" w:date="2024-07-12T15:31:00Z" w16du:dateUtc="2024-07-12T13:31:00Z"/>
                <w:rFonts w:ascii="Arial" w:hAnsi="Arial" w:cs="Arial"/>
                <w:sz w:val="20"/>
                <w:szCs w:val="20"/>
                <w:lang w:val="en-GB"/>
              </w:rPr>
            </w:pPr>
          </w:p>
        </w:tc>
        <w:tc>
          <w:tcPr>
            <w:tcW w:w="1417" w:type="dxa"/>
          </w:tcPr>
          <w:p w14:paraId="6191E74F" w14:textId="77777777" w:rsidR="003A2632" w:rsidRDefault="003A2632" w:rsidP="003A2632">
            <w:pPr>
              <w:spacing w:line="360" w:lineRule="auto"/>
              <w:jc w:val="both"/>
              <w:cnfStyle w:val="000000100000" w:firstRow="0" w:lastRow="0" w:firstColumn="0" w:lastColumn="0" w:oddVBand="0" w:evenVBand="0" w:oddHBand="1" w:evenHBand="0" w:firstRowFirstColumn="0" w:firstRowLastColumn="0" w:lastRowFirstColumn="0" w:lastRowLastColumn="0"/>
              <w:rPr>
                <w:ins w:id="337" w:author="Dylan Van Aswegen" w:date="2024-07-12T15:31:00Z" w16du:dateUtc="2024-07-12T13:31:00Z"/>
                <w:rFonts w:ascii="Arial" w:hAnsi="Arial" w:cs="Arial"/>
                <w:sz w:val="20"/>
                <w:szCs w:val="20"/>
                <w:lang w:val="en-GB"/>
              </w:rPr>
            </w:pPr>
          </w:p>
        </w:tc>
        <w:tc>
          <w:tcPr>
            <w:tcW w:w="3828" w:type="dxa"/>
          </w:tcPr>
          <w:p w14:paraId="279776B1" w14:textId="77777777" w:rsidR="003A2632" w:rsidRDefault="003A2632" w:rsidP="003A2632">
            <w:pPr>
              <w:spacing w:line="360" w:lineRule="auto"/>
              <w:jc w:val="both"/>
              <w:cnfStyle w:val="000000100000" w:firstRow="0" w:lastRow="0" w:firstColumn="0" w:lastColumn="0" w:oddVBand="0" w:evenVBand="0" w:oddHBand="1" w:evenHBand="0" w:firstRowFirstColumn="0" w:firstRowLastColumn="0" w:lastRowFirstColumn="0" w:lastRowLastColumn="0"/>
              <w:rPr>
                <w:ins w:id="338" w:author="Dylan Van Aswegen" w:date="2024-07-12T15:31:00Z" w16du:dateUtc="2024-07-12T13:31:00Z"/>
                <w:rFonts w:ascii="Arial" w:hAnsi="Arial" w:cs="Arial"/>
                <w:sz w:val="20"/>
                <w:szCs w:val="20"/>
                <w:lang w:val="en-GB"/>
              </w:rPr>
            </w:pPr>
            <w:ins w:id="339" w:author="Dylan Van Aswegen" w:date="2024-07-12T15:31:00Z" w16du:dateUtc="2024-07-12T13:31:00Z">
              <w:r>
                <w:rPr>
                  <w:rFonts w:ascii="Arial" w:hAnsi="Arial" w:cs="Arial"/>
                  <w:sz w:val="20"/>
                  <w:szCs w:val="20"/>
                  <w:lang w:val="en-GB"/>
                </w:rPr>
                <w:t xml:space="preserve">If the organisation admin has linked this event to another event, this button will be available for the user to click through to book a ticket for the next event. Once clicked, the user will be navigated to the event page for that event. </w:t>
              </w:r>
            </w:ins>
          </w:p>
          <w:p w14:paraId="3563B803" w14:textId="78B12962" w:rsidR="003A2632" w:rsidRDefault="003A2632" w:rsidP="003A2632">
            <w:pPr>
              <w:spacing w:line="360" w:lineRule="auto"/>
              <w:jc w:val="both"/>
              <w:cnfStyle w:val="000000100000" w:firstRow="0" w:lastRow="0" w:firstColumn="0" w:lastColumn="0" w:oddVBand="0" w:evenVBand="0" w:oddHBand="1" w:evenHBand="0" w:firstRowFirstColumn="0" w:firstRowLastColumn="0" w:lastRowFirstColumn="0" w:lastRowLastColumn="0"/>
              <w:rPr>
                <w:ins w:id="340" w:author="Dylan Van Aswegen" w:date="2024-07-12T15:31:00Z" w16du:dateUtc="2024-07-12T13:31:00Z"/>
                <w:rFonts w:ascii="Arial" w:hAnsi="Arial" w:cs="Arial"/>
                <w:sz w:val="20"/>
                <w:szCs w:val="20"/>
                <w:lang w:val="en-GB"/>
              </w:rPr>
            </w:pPr>
            <w:ins w:id="341" w:author="Dylan Van Aswegen" w:date="2024-07-12T15:31:00Z" w16du:dateUtc="2024-07-12T13:31:00Z">
              <w:r>
                <w:rPr>
                  <w:rFonts w:ascii="Arial" w:hAnsi="Arial" w:cs="Arial"/>
                  <w:sz w:val="20"/>
                  <w:szCs w:val="20"/>
                  <w:lang w:val="en-GB"/>
                </w:rPr>
                <w:t xml:space="preserve">If the event has not been linked to another event, this button will navigate the user to the cart page. </w:t>
              </w:r>
            </w:ins>
          </w:p>
        </w:tc>
      </w:tr>
    </w:tbl>
    <w:p w14:paraId="75E366BA" w14:textId="77777777" w:rsidR="004250B8" w:rsidRPr="004250B8" w:rsidRDefault="004250B8">
      <w:pPr>
        <w:rPr>
          <w:ins w:id="342" w:author="Dylan Van Aswegen" w:date="2024-07-12T14:55:00Z" w16du:dateUtc="2024-07-12T12:55:00Z"/>
        </w:rPr>
        <w:pPrChange w:id="343" w:author="Dylan Van Aswegen" w:date="2024-07-12T14:56:00Z" w16du:dateUtc="2024-07-12T12:56:00Z">
          <w:pPr>
            <w:pStyle w:val="Heading4"/>
          </w:pPr>
        </w:pPrChange>
      </w:pPr>
    </w:p>
    <w:p w14:paraId="244C90A9" w14:textId="15DB3230" w:rsidR="0053460E" w:rsidRDefault="0053460E">
      <w:pPr>
        <w:pStyle w:val="Heading4"/>
        <w:rPr>
          <w:ins w:id="344" w:author="Dylan Van Aswegen" w:date="2024-07-12T15:32:00Z" w16du:dateUtc="2024-07-12T13:32:00Z"/>
          <w:i w:val="0"/>
          <w:iCs w:val="0"/>
          <w:sz w:val="32"/>
          <w:szCs w:val="32"/>
        </w:rPr>
      </w:pPr>
      <w:ins w:id="345" w:author="Dylan Van Aswegen" w:date="2024-07-12T15:32:00Z" w16du:dateUtc="2024-07-12T13:32:00Z">
        <w:r w:rsidRPr="0053460E">
          <w:rPr>
            <w:i w:val="0"/>
            <w:iCs w:val="0"/>
            <w:sz w:val="32"/>
            <w:szCs w:val="32"/>
            <w:rPrChange w:id="346" w:author="Dylan Van Aswegen" w:date="2024-07-12T15:32:00Z" w16du:dateUtc="2024-07-12T13:32:00Z">
              <w:rPr/>
            </w:rPrChange>
          </w:rPr>
          <w:t>Subscri</w:t>
        </w:r>
        <w:r w:rsidRPr="0053460E">
          <w:rPr>
            <w:i w:val="0"/>
            <w:iCs w:val="0"/>
            <w:sz w:val="32"/>
            <w:szCs w:val="32"/>
            <w:rPrChange w:id="347" w:author="Dylan Van Aswegen" w:date="2024-07-12T15:32:00Z" w16du:dateUtc="2024-07-12T13:32:00Z">
              <w:rPr>
                <w:lang w:val="fr-MC"/>
              </w:rPr>
            </w:rPrChange>
          </w:rPr>
          <w:t xml:space="preserve">ption </w:t>
        </w:r>
        <w:r>
          <w:rPr>
            <w:i w:val="0"/>
            <w:iCs w:val="0"/>
            <w:sz w:val="32"/>
            <w:szCs w:val="32"/>
          </w:rPr>
          <w:t>Page</w:t>
        </w:r>
      </w:ins>
    </w:p>
    <w:p w14:paraId="5CE5C71E" w14:textId="4EADF9C7" w:rsidR="0053460E" w:rsidRDefault="0053460E" w:rsidP="0053460E">
      <w:pPr>
        <w:rPr>
          <w:ins w:id="348" w:author="Dylan Van Aswegen" w:date="2024-07-12T15:35:00Z" w16du:dateUtc="2024-07-12T13:35:00Z"/>
        </w:rPr>
      </w:pPr>
      <w:ins w:id="349" w:author="Dylan Van Aswegen" w:date="2024-07-12T15:32:00Z" w16du:dateUtc="2024-07-12T13:32:00Z">
        <w:r>
          <w:t>The user will be navigated to the subscription page once they clicked on the button to vie</w:t>
        </w:r>
      </w:ins>
      <w:ins w:id="350" w:author="Dylan Van Aswegen" w:date="2024-07-12T15:33:00Z" w16du:dateUtc="2024-07-12T13:33:00Z">
        <w:r>
          <w:t xml:space="preserve">w the subscription options. </w:t>
        </w:r>
      </w:ins>
      <w:ins w:id="351" w:author="Dylan Van Aswegen" w:date="2024-07-12T15:34:00Z" w16du:dateUtc="2024-07-12T13:34:00Z">
        <w:r>
          <w:t xml:space="preserve">The subscription page will consist of tabs for each of the </w:t>
        </w:r>
      </w:ins>
      <w:ins w:id="352" w:author="Dylan Van Aswegen" w:date="2024-07-12T15:35:00Z" w16du:dateUtc="2024-07-12T13:35:00Z">
        <w:r w:rsidR="00CB3938">
          <w:t xml:space="preserve">subscription categories and an “All” tab that will display all subscriptions. </w:t>
        </w:r>
      </w:ins>
    </w:p>
    <w:p w14:paraId="5A3C1F2C" w14:textId="6D979BBB" w:rsidR="000D5292" w:rsidRDefault="00CB3938" w:rsidP="0053460E">
      <w:pPr>
        <w:rPr>
          <w:ins w:id="353" w:author="Dylan Van Aswegen" w:date="2024-07-12T15:32:00Z" w16du:dateUtc="2024-07-12T13:32:00Z"/>
        </w:rPr>
      </w:pPr>
      <w:ins w:id="354" w:author="Dylan Van Aswegen" w:date="2024-07-12T15:36:00Z" w16du:dateUtc="2024-07-12T13:36:00Z">
        <w:r>
          <w:t xml:space="preserve">Within the tabs the following fields will be displayed for each of the subscription options: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352616BD" w14:textId="77777777" w:rsidTr="005C5491">
        <w:trPr>
          <w:cnfStyle w:val="100000000000" w:firstRow="1" w:lastRow="0" w:firstColumn="0" w:lastColumn="0" w:oddVBand="0" w:evenVBand="0" w:oddHBand="0" w:evenHBand="0" w:firstRowFirstColumn="0" w:firstRowLastColumn="0" w:lastRowFirstColumn="0" w:lastRowLastColumn="0"/>
          <w:tblHeader/>
          <w:ins w:id="355" w:author="Dylan Van Aswegen" w:date="2024-07-12T15:36: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2A90FA7" w14:textId="77777777" w:rsidR="000D5292" w:rsidRDefault="000D5292">
            <w:pPr>
              <w:spacing w:line="360" w:lineRule="auto"/>
              <w:jc w:val="both"/>
              <w:rPr>
                <w:ins w:id="356" w:author="Dylan Van Aswegen" w:date="2024-07-12T15:36:00Z" w16du:dateUtc="2024-07-12T13:36:00Z"/>
                <w:rFonts w:ascii="Arial" w:hAnsi="Arial" w:cs="Arial"/>
                <w:sz w:val="20"/>
                <w:szCs w:val="20"/>
                <w:lang w:val="en-GB"/>
              </w:rPr>
            </w:pPr>
            <w:ins w:id="357" w:author="Dylan Van Aswegen" w:date="2024-07-12T15:36:00Z" w16du:dateUtc="2024-07-12T13:36:00Z">
              <w:r>
                <w:rPr>
                  <w:rFonts w:ascii="Arial" w:hAnsi="Arial" w:cs="Arial"/>
                  <w:sz w:val="20"/>
                  <w:szCs w:val="20"/>
                  <w:lang w:val="en-GB"/>
                </w:rPr>
                <w:t xml:space="preserve">Field Number </w:t>
              </w:r>
            </w:ins>
          </w:p>
        </w:tc>
        <w:tc>
          <w:tcPr>
            <w:tcW w:w="1417" w:type="dxa"/>
            <w:shd w:val="clear" w:color="auto" w:fill="002060"/>
          </w:tcPr>
          <w:p w14:paraId="7ACA2A85" w14:textId="77777777" w:rsidR="000D5292" w:rsidRDefault="000D5292">
            <w:pPr>
              <w:spacing w:line="360" w:lineRule="auto"/>
              <w:jc w:val="both"/>
              <w:cnfStyle w:val="100000000000" w:firstRow="1" w:lastRow="0" w:firstColumn="0" w:lastColumn="0" w:oddVBand="0" w:evenVBand="0" w:oddHBand="0" w:evenHBand="0" w:firstRowFirstColumn="0" w:firstRowLastColumn="0" w:lastRowFirstColumn="0" w:lastRowLastColumn="0"/>
              <w:rPr>
                <w:ins w:id="358" w:author="Dylan Van Aswegen" w:date="2024-07-12T15:36:00Z" w16du:dateUtc="2024-07-12T13:36:00Z"/>
                <w:rFonts w:ascii="Arial" w:hAnsi="Arial" w:cs="Arial"/>
                <w:sz w:val="20"/>
                <w:szCs w:val="20"/>
                <w:lang w:val="en-GB"/>
              </w:rPr>
            </w:pPr>
            <w:ins w:id="359" w:author="Dylan Van Aswegen" w:date="2024-07-12T15:36:00Z" w16du:dateUtc="2024-07-12T13:36:00Z">
              <w:r>
                <w:rPr>
                  <w:rFonts w:ascii="Arial" w:hAnsi="Arial" w:cs="Arial"/>
                  <w:sz w:val="20"/>
                  <w:szCs w:val="20"/>
                  <w:lang w:val="en-GB"/>
                </w:rPr>
                <w:t>Field Name</w:t>
              </w:r>
            </w:ins>
          </w:p>
        </w:tc>
        <w:tc>
          <w:tcPr>
            <w:tcW w:w="1276" w:type="dxa"/>
            <w:shd w:val="clear" w:color="auto" w:fill="002060"/>
          </w:tcPr>
          <w:p w14:paraId="38CE1AA4" w14:textId="77777777" w:rsidR="000D5292" w:rsidRDefault="000D5292">
            <w:pPr>
              <w:spacing w:line="360" w:lineRule="auto"/>
              <w:jc w:val="both"/>
              <w:cnfStyle w:val="100000000000" w:firstRow="1" w:lastRow="0" w:firstColumn="0" w:lastColumn="0" w:oddVBand="0" w:evenVBand="0" w:oddHBand="0" w:evenHBand="0" w:firstRowFirstColumn="0" w:firstRowLastColumn="0" w:lastRowFirstColumn="0" w:lastRowLastColumn="0"/>
              <w:rPr>
                <w:ins w:id="360" w:author="Dylan Van Aswegen" w:date="2024-07-12T15:36:00Z" w16du:dateUtc="2024-07-12T13:36:00Z"/>
                <w:rFonts w:ascii="Arial" w:hAnsi="Arial" w:cs="Arial"/>
                <w:sz w:val="20"/>
                <w:szCs w:val="20"/>
                <w:lang w:val="en-GB"/>
              </w:rPr>
            </w:pPr>
            <w:ins w:id="361" w:author="Dylan Van Aswegen" w:date="2024-07-12T15:36:00Z" w16du:dateUtc="2024-07-12T13:36:00Z">
              <w:r>
                <w:rPr>
                  <w:rFonts w:ascii="Arial" w:hAnsi="Arial" w:cs="Arial"/>
                  <w:sz w:val="20"/>
                  <w:szCs w:val="20"/>
                  <w:lang w:val="en-GB"/>
                </w:rPr>
                <w:t>Field Type</w:t>
              </w:r>
            </w:ins>
          </w:p>
        </w:tc>
        <w:tc>
          <w:tcPr>
            <w:tcW w:w="1701" w:type="dxa"/>
            <w:shd w:val="clear" w:color="auto" w:fill="002060"/>
          </w:tcPr>
          <w:p w14:paraId="55E0D5D3" w14:textId="77777777" w:rsidR="000D5292" w:rsidRDefault="000D5292">
            <w:pPr>
              <w:spacing w:line="360" w:lineRule="auto"/>
              <w:jc w:val="both"/>
              <w:cnfStyle w:val="100000000000" w:firstRow="1" w:lastRow="0" w:firstColumn="0" w:lastColumn="0" w:oddVBand="0" w:evenVBand="0" w:oddHBand="0" w:evenHBand="0" w:firstRowFirstColumn="0" w:firstRowLastColumn="0" w:lastRowFirstColumn="0" w:lastRowLastColumn="0"/>
              <w:rPr>
                <w:ins w:id="362" w:author="Dylan Van Aswegen" w:date="2024-07-12T15:36:00Z" w16du:dateUtc="2024-07-12T13:36:00Z"/>
                <w:rFonts w:ascii="Arial" w:hAnsi="Arial" w:cs="Arial"/>
                <w:sz w:val="20"/>
                <w:szCs w:val="20"/>
                <w:lang w:val="en-GB"/>
              </w:rPr>
            </w:pPr>
            <w:ins w:id="363" w:author="Dylan Van Aswegen" w:date="2024-07-12T15:36:00Z" w16du:dateUtc="2024-07-12T13:36:00Z">
              <w:r>
                <w:rPr>
                  <w:rFonts w:ascii="Arial" w:hAnsi="Arial" w:cs="Arial"/>
                  <w:sz w:val="20"/>
                  <w:szCs w:val="20"/>
                  <w:lang w:val="en-GB"/>
                </w:rPr>
                <w:t>Field Data Type</w:t>
              </w:r>
            </w:ins>
          </w:p>
        </w:tc>
        <w:tc>
          <w:tcPr>
            <w:tcW w:w="1417" w:type="dxa"/>
            <w:shd w:val="clear" w:color="auto" w:fill="002060"/>
          </w:tcPr>
          <w:p w14:paraId="2D77EE19" w14:textId="77777777" w:rsidR="000D5292" w:rsidRDefault="000D5292">
            <w:pPr>
              <w:spacing w:line="360" w:lineRule="auto"/>
              <w:jc w:val="both"/>
              <w:cnfStyle w:val="100000000000" w:firstRow="1" w:lastRow="0" w:firstColumn="0" w:lastColumn="0" w:oddVBand="0" w:evenVBand="0" w:oddHBand="0" w:evenHBand="0" w:firstRowFirstColumn="0" w:firstRowLastColumn="0" w:lastRowFirstColumn="0" w:lastRowLastColumn="0"/>
              <w:rPr>
                <w:ins w:id="364" w:author="Dylan Van Aswegen" w:date="2024-07-12T15:36:00Z" w16du:dateUtc="2024-07-12T13:36:00Z"/>
                <w:rFonts w:ascii="Arial" w:hAnsi="Arial" w:cs="Arial"/>
                <w:sz w:val="20"/>
                <w:szCs w:val="20"/>
                <w:lang w:val="en-GB"/>
              </w:rPr>
            </w:pPr>
            <w:ins w:id="365" w:author="Dylan Van Aswegen" w:date="2024-07-12T15:36:00Z" w16du:dateUtc="2024-07-12T13:36:00Z">
              <w:r>
                <w:rPr>
                  <w:rFonts w:ascii="Arial" w:hAnsi="Arial" w:cs="Arial"/>
                  <w:sz w:val="20"/>
                  <w:szCs w:val="20"/>
                  <w:lang w:val="en-GB"/>
                </w:rPr>
                <w:t>Required?</w:t>
              </w:r>
            </w:ins>
          </w:p>
        </w:tc>
        <w:tc>
          <w:tcPr>
            <w:tcW w:w="3828" w:type="dxa"/>
            <w:shd w:val="clear" w:color="auto" w:fill="002060"/>
          </w:tcPr>
          <w:p w14:paraId="6CF604E1" w14:textId="77777777" w:rsidR="000D5292" w:rsidRDefault="000D5292">
            <w:pPr>
              <w:spacing w:line="360" w:lineRule="auto"/>
              <w:jc w:val="both"/>
              <w:cnfStyle w:val="100000000000" w:firstRow="1" w:lastRow="0" w:firstColumn="0" w:lastColumn="0" w:oddVBand="0" w:evenVBand="0" w:oddHBand="0" w:evenHBand="0" w:firstRowFirstColumn="0" w:firstRowLastColumn="0" w:lastRowFirstColumn="0" w:lastRowLastColumn="0"/>
              <w:rPr>
                <w:ins w:id="366" w:author="Dylan Van Aswegen" w:date="2024-07-12T15:36:00Z" w16du:dateUtc="2024-07-12T13:36:00Z"/>
                <w:rFonts w:ascii="Arial" w:hAnsi="Arial" w:cs="Arial"/>
                <w:sz w:val="20"/>
                <w:szCs w:val="20"/>
                <w:lang w:val="en-GB"/>
              </w:rPr>
            </w:pPr>
            <w:ins w:id="367" w:author="Dylan Van Aswegen" w:date="2024-07-12T15:36:00Z" w16du:dateUtc="2024-07-12T13:36:00Z">
              <w:r>
                <w:rPr>
                  <w:rFonts w:ascii="Arial" w:hAnsi="Arial" w:cs="Arial"/>
                  <w:sz w:val="20"/>
                  <w:szCs w:val="20"/>
                  <w:lang w:val="en-GB"/>
                </w:rPr>
                <w:t>Field Rules</w:t>
              </w:r>
            </w:ins>
          </w:p>
        </w:tc>
      </w:tr>
      <w:tr w:rsidR="000E681F" w14:paraId="14CCFDF1" w14:textId="77777777" w:rsidTr="005C5491">
        <w:trPr>
          <w:cnfStyle w:val="000000100000" w:firstRow="0" w:lastRow="0" w:firstColumn="0" w:lastColumn="0" w:oddVBand="0" w:evenVBand="0" w:oddHBand="1" w:evenHBand="0" w:firstRowFirstColumn="0" w:firstRowLastColumn="0" w:lastRowFirstColumn="0" w:lastRowLastColumn="0"/>
          <w:trHeight w:val="192"/>
          <w:ins w:id="368" w:author="Dylan Van Aswegen" w:date="2024-07-12T15:36:00Z"/>
        </w:trPr>
        <w:tc>
          <w:tcPr>
            <w:cnfStyle w:val="001000000000" w:firstRow="0" w:lastRow="0" w:firstColumn="1" w:lastColumn="0" w:oddVBand="0" w:evenVBand="0" w:oddHBand="0" w:evenHBand="0" w:firstRowFirstColumn="0" w:firstRowLastColumn="0" w:lastRowFirstColumn="0" w:lastRowLastColumn="0"/>
            <w:tcW w:w="1135" w:type="dxa"/>
          </w:tcPr>
          <w:p w14:paraId="114312D3" w14:textId="77777777" w:rsidR="000E681F" w:rsidRDefault="000E681F" w:rsidP="000E681F">
            <w:pPr>
              <w:spacing w:line="360" w:lineRule="auto"/>
              <w:jc w:val="both"/>
              <w:rPr>
                <w:ins w:id="369" w:author="Dylan Van Aswegen" w:date="2024-07-12T15:36:00Z" w16du:dateUtc="2024-07-12T13:36:00Z"/>
                <w:rFonts w:ascii="Arial" w:hAnsi="Arial" w:cs="Arial"/>
                <w:sz w:val="20"/>
                <w:szCs w:val="20"/>
                <w:lang w:val="en-GB"/>
              </w:rPr>
            </w:pPr>
          </w:p>
        </w:tc>
        <w:tc>
          <w:tcPr>
            <w:tcW w:w="1417" w:type="dxa"/>
          </w:tcPr>
          <w:p w14:paraId="5535EB0A" w14:textId="23354D35" w:rsidR="000E681F" w:rsidRDefault="000E681F" w:rsidP="000E681F">
            <w:pPr>
              <w:spacing w:line="360" w:lineRule="auto"/>
              <w:jc w:val="both"/>
              <w:cnfStyle w:val="000000100000" w:firstRow="0" w:lastRow="0" w:firstColumn="0" w:lastColumn="0" w:oddVBand="0" w:evenVBand="0" w:oddHBand="1" w:evenHBand="0" w:firstRowFirstColumn="0" w:firstRowLastColumn="0" w:lastRowFirstColumn="0" w:lastRowLastColumn="0"/>
              <w:rPr>
                <w:ins w:id="370" w:author="Dylan Van Aswegen" w:date="2024-07-12T15:36:00Z" w16du:dateUtc="2024-07-12T13:36:00Z"/>
                <w:rFonts w:ascii="Arial" w:hAnsi="Arial" w:cs="Arial"/>
                <w:sz w:val="20"/>
                <w:szCs w:val="20"/>
                <w:lang w:val="en-GB"/>
              </w:rPr>
            </w:pPr>
            <w:ins w:id="371" w:author="Dylan Van Aswegen" w:date="2024-07-12T15:43:00Z" w16du:dateUtc="2024-07-12T13:43:00Z">
              <w:r>
                <w:rPr>
                  <w:rFonts w:ascii="Arial" w:hAnsi="Arial" w:cs="Arial"/>
                  <w:sz w:val="20"/>
                  <w:szCs w:val="20"/>
                  <w:lang w:val="en-GB"/>
                </w:rPr>
                <w:t xml:space="preserve">Subscription </w:t>
              </w:r>
            </w:ins>
            <w:ins w:id="372" w:author="Dylan Van Aswegen" w:date="2024-07-12T17:08:00Z" w16du:dateUtc="2024-07-12T15:08:00Z">
              <w:r w:rsidR="00DB01C2">
                <w:rPr>
                  <w:rFonts w:ascii="Arial" w:hAnsi="Arial" w:cs="Arial"/>
                  <w:sz w:val="20"/>
                  <w:szCs w:val="20"/>
                  <w:lang w:val="en-GB"/>
                </w:rPr>
                <w:t>Type Name</w:t>
              </w:r>
            </w:ins>
            <w:ins w:id="373" w:author="Dylan Van Aswegen" w:date="2024-07-12T15:43:00Z" w16du:dateUtc="2024-07-12T13:43:00Z">
              <w:r>
                <w:rPr>
                  <w:rFonts w:ascii="Arial" w:hAnsi="Arial" w:cs="Arial"/>
                  <w:sz w:val="20"/>
                  <w:szCs w:val="20"/>
                  <w:lang w:val="en-GB"/>
                </w:rPr>
                <w:t xml:space="preserve"> </w:t>
              </w:r>
            </w:ins>
          </w:p>
        </w:tc>
        <w:tc>
          <w:tcPr>
            <w:tcW w:w="1276" w:type="dxa"/>
          </w:tcPr>
          <w:p w14:paraId="1086B5ED" w14:textId="06B1FF38" w:rsidR="000E681F" w:rsidRDefault="000E681F" w:rsidP="000E681F">
            <w:pPr>
              <w:spacing w:line="360" w:lineRule="auto"/>
              <w:jc w:val="both"/>
              <w:cnfStyle w:val="000000100000" w:firstRow="0" w:lastRow="0" w:firstColumn="0" w:lastColumn="0" w:oddVBand="0" w:evenVBand="0" w:oddHBand="1" w:evenHBand="0" w:firstRowFirstColumn="0" w:firstRowLastColumn="0" w:lastRowFirstColumn="0" w:lastRowLastColumn="0"/>
              <w:rPr>
                <w:ins w:id="374" w:author="Dylan Van Aswegen" w:date="2024-07-12T15:36:00Z" w16du:dateUtc="2024-07-12T13:36:00Z"/>
                <w:rFonts w:ascii="Arial" w:hAnsi="Arial" w:cs="Arial"/>
                <w:sz w:val="20"/>
                <w:szCs w:val="20"/>
                <w:lang w:val="en-GB"/>
              </w:rPr>
            </w:pPr>
            <w:ins w:id="375" w:author="Dylan Van Aswegen" w:date="2024-07-12T15:43:00Z" w16du:dateUtc="2024-07-12T13:43:00Z">
              <w:r>
                <w:rPr>
                  <w:rFonts w:ascii="Arial" w:hAnsi="Arial" w:cs="Arial"/>
                  <w:sz w:val="20"/>
                  <w:szCs w:val="20"/>
                  <w:lang w:val="en-GB"/>
                </w:rPr>
                <w:t xml:space="preserve">Text Field </w:t>
              </w:r>
            </w:ins>
          </w:p>
        </w:tc>
        <w:tc>
          <w:tcPr>
            <w:tcW w:w="1701" w:type="dxa"/>
          </w:tcPr>
          <w:p w14:paraId="1AFE1007" w14:textId="00D649DC" w:rsidR="000E681F" w:rsidRDefault="000E681F" w:rsidP="000E681F">
            <w:pPr>
              <w:spacing w:line="360" w:lineRule="auto"/>
              <w:jc w:val="both"/>
              <w:cnfStyle w:val="000000100000" w:firstRow="0" w:lastRow="0" w:firstColumn="0" w:lastColumn="0" w:oddVBand="0" w:evenVBand="0" w:oddHBand="1" w:evenHBand="0" w:firstRowFirstColumn="0" w:firstRowLastColumn="0" w:lastRowFirstColumn="0" w:lastRowLastColumn="0"/>
              <w:rPr>
                <w:ins w:id="376" w:author="Dylan Van Aswegen" w:date="2024-07-12T15:36:00Z" w16du:dateUtc="2024-07-12T13:36:00Z"/>
                <w:rFonts w:ascii="Arial" w:hAnsi="Arial" w:cs="Arial"/>
                <w:sz w:val="20"/>
                <w:szCs w:val="20"/>
                <w:lang w:val="en-GB"/>
              </w:rPr>
            </w:pPr>
            <w:ins w:id="377" w:author="Dylan Van Aswegen" w:date="2024-07-12T15:43:00Z" w16du:dateUtc="2024-07-12T13:43:00Z">
              <w:r>
                <w:rPr>
                  <w:rFonts w:ascii="Arial" w:hAnsi="Arial" w:cs="Arial"/>
                  <w:sz w:val="20"/>
                  <w:szCs w:val="20"/>
                  <w:lang w:val="en-GB"/>
                </w:rPr>
                <w:t xml:space="preserve">String </w:t>
              </w:r>
            </w:ins>
          </w:p>
        </w:tc>
        <w:tc>
          <w:tcPr>
            <w:tcW w:w="1417" w:type="dxa"/>
          </w:tcPr>
          <w:p w14:paraId="1FB9A899" w14:textId="37DC2E9A" w:rsidR="000E681F" w:rsidRDefault="000E681F" w:rsidP="000E681F">
            <w:pPr>
              <w:spacing w:line="360" w:lineRule="auto"/>
              <w:jc w:val="both"/>
              <w:cnfStyle w:val="000000100000" w:firstRow="0" w:lastRow="0" w:firstColumn="0" w:lastColumn="0" w:oddVBand="0" w:evenVBand="0" w:oddHBand="1" w:evenHBand="0" w:firstRowFirstColumn="0" w:firstRowLastColumn="0" w:lastRowFirstColumn="0" w:lastRowLastColumn="0"/>
              <w:rPr>
                <w:ins w:id="378" w:author="Dylan Van Aswegen" w:date="2024-07-12T15:36:00Z" w16du:dateUtc="2024-07-12T13:36:00Z"/>
                <w:rFonts w:ascii="Arial" w:hAnsi="Arial" w:cs="Arial"/>
                <w:sz w:val="20"/>
                <w:szCs w:val="20"/>
                <w:lang w:val="en-GB"/>
              </w:rPr>
            </w:pPr>
            <w:ins w:id="379" w:author="Dylan Van Aswegen" w:date="2024-07-12T15:43:00Z" w16du:dateUtc="2024-07-12T13:43:00Z">
              <w:r>
                <w:rPr>
                  <w:rFonts w:ascii="Arial" w:hAnsi="Arial" w:cs="Arial"/>
                  <w:sz w:val="20"/>
                  <w:szCs w:val="20"/>
                  <w:lang w:val="en-GB"/>
                </w:rPr>
                <w:t>N/A</w:t>
              </w:r>
            </w:ins>
          </w:p>
        </w:tc>
        <w:tc>
          <w:tcPr>
            <w:tcW w:w="3828" w:type="dxa"/>
          </w:tcPr>
          <w:p w14:paraId="3085B712" w14:textId="16FEE422" w:rsidR="000E681F" w:rsidRDefault="00DB01C2" w:rsidP="000E681F">
            <w:pPr>
              <w:spacing w:line="360" w:lineRule="auto"/>
              <w:jc w:val="both"/>
              <w:cnfStyle w:val="000000100000" w:firstRow="0" w:lastRow="0" w:firstColumn="0" w:lastColumn="0" w:oddVBand="0" w:evenVBand="0" w:oddHBand="1" w:evenHBand="0" w:firstRowFirstColumn="0" w:firstRowLastColumn="0" w:lastRowFirstColumn="0" w:lastRowLastColumn="0"/>
              <w:rPr>
                <w:ins w:id="380" w:author="Dylan Van Aswegen" w:date="2024-07-12T15:36:00Z" w16du:dateUtc="2024-07-12T13:36:00Z"/>
                <w:rFonts w:ascii="Arial" w:hAnsi="Arial" w:cs="Arial"/>
                <w:sz w:val="20"/>
                <w:szCs w:val="20"/>
                <w:lang w:val="en-GB"/>
              </w:rPr>
            </w:pPr>
            <w:ins w:id="381" w:author="Dylan Van Aswegen" w:date="2024-07-12T17:00:00Z" w16du:dateUtc="2024-07-12T15:00:00Z">
              <w:r>
                <w:rPr>
                  <w:rFonts w:ascii="Arial" w:hAnsi="Arial" w:cs="Arial"/>
                  <w:sz w:val="20"/>
                  <w:szCs w:val="20"/>
                  <w:lang w:val="en-GB"/>
                </w:rPr>
                <w:t xml:space="preserve">This field will be populated with the name of the subscription </w:t>
              </w:r>
            </w:ins>
            <w:ins w:id="382" w:author="Dylan Van Aswegen" w:date="2024-07-12T17:08:00Z" w16du:dateUtc="2024-07-12T15:08:00Z">
              <w:r>
                <w:rPr>
                  <w:rFonts w:ascii="Arial" w:hAnsi="Arial" w:cs="Arial"/>
                  <w:sz w:val="20"/>
                  <w:szCs w:val="20"/>
                  <w:lang w:val="en-GB"/>
                </w:rPr>
                <w:t xml:space="preserve">type </w:t>
              </w:r>
            </w:ins>
            <w:ins w:id="383" w:author="Dylan Van Aswegen" w:date="2024-07-12T17:00:00Z" w16du:dateUtc="2024-07-12T15:00:00Z">
              <w:r>
                <w:rPr>
                  <w:rFonts w:ascii="Arial" w:hAnsi="Arial" w:cs="Arial"/>
                  <w:sz w:val="20"/>
                  <w:szCs w:val="20"/>
                  <w:lang w:val="en-GB"/>
                </w:rPr>
                <w:t xml:space="preserve">that was configured by the organisation admin. </w:t>
              </w:r>
            </w:ins>
            <w:ins w:id="384" w:author="Dylan Van Aswegen" w:date="2024-07-12T15:43:00Z" w16du:dateUtc="2024-07-12T13:43:00Z">
              <w:r w:rsidR="000E681F">
                <w:rPr>
                  <w:rFonts w:ascii="Arial" w:hAnsi="Arial" w:cs="Arial"/>
                  <w:sz w:val="20"/>
                  <w:szCs w:val="20"/>
                  <w:lang w:val="en-GB"/>
                </w:rPr>
                <w:t xml:space="preserve">  </w:t>
              </w:r>
            </w:ins>
          </w:p>
        </w:tc>
      </w:tr>
      <w:tr w:rsidR="00DB3974" w14:paraId="5B27FA74" w14:textId="77777777" w:rsidTr="005C5491">
        <w:trPr>
          <w:trHeight w:val="192"/>
          <w:ins w:id="385" w:author="Dylan Van Aswegen" w:date="2024-07-12T17:08:00Z"/>
        </w:trPr>
        <w:tc>
          <w:tcPr>
            <w:cnfStyle w:val="001000000000" w:firstRow="0" w:lastRow="0" w:firstColumn="1" w:lastColumn="0" w:oddVBand="0" w:evenVBand="0" w:oddHBand="0" w:evenHBand="0" w:firstRowFirstColumn="0" w:firstRowLastColumn="0" w:lastRowFirstColumn="0" w:lastRowLastColumn="0"/>
            <w:tcW w:w="1135" w:type="dxa"/>
          </w:tcPr>
          <w:p w14:paraId="0064F0F0" w14:textId="77777777" w:rsidR="00DB3974" w:rsidRDefault="00DB3974" w:rsidP="00DB3974">
            <w:pPr>
              <w:spacing w:line="360" w:lineRule="auto"/>
              <w:jc w:val="both"/>
              <w:rPr>
                <w:ins w:id="386" w:author="Dylan Van Aswegen" w:date="2024-07-12T17:08:00Z" w16du:dateUtc="2024-07-12T15:08:00Z"/>
                <w:rFonts w:ascii="Arial" w:hAnsi="Arial" w:cs="Arial"/>
                <w:sz w:val="20"/>
                <w:szCs w:val="20"/>
                <w:lang w:val="en-GB"/>
              </w:rPr>
            </w:pPr>
          </w:p>
        </w:tc>
        <w:tc>
          <w:tcPr>
            <w:tcW w:w="1417" w:type="dxa"/>
          </w:tcPr>
          <w:p w14:paraId="3B7BDE8F" w14:textId="1F53430B" w:rsidR="00DB3974" w:rsidRDefault="00DB3974" w:rsidP="00DB3974">
            <w:pPr>
              <w:spacing w:line="360" w:lineRule="auto"/>
              <w:jc w:val="both"/>
              <w:cnfStyle w:val="000000000000" w:firstRow="0" w:lastRow="0" w:firstColumn="0" w:lastColumn="0" w:oddVBand="0" w:evenVBand="0" w:oddHBand="0" w:evenHBand="0" w:firstRowFirstColumn="0" w:firstRowLastColumn="0" w:lastRowFirstColumn="0" w:lastRowLastColumn="0"/>
              <w:rPr>
                <w:ins w:id="387" w:author="Dylan Van Aswegen" w:date="2024-07-12T17:08:00Z" w16du:dateUtc="2024-07-12T15:08:00Z"/>
                <w:rFonts w:ascii="Arial" w:hAnsi="Arial" w:cs="Arial"/>
                <w:sz w:val="20"/>
                <w:szCs w:val="20"/>
                <w:lang w:val="en-GB"/>
              </w:rPr>
            </w:pPr>
            <w:ins w:id="388" w:author="Dylan Van Aswegen" w:date="2024-07-12T17:08:00Z" w16du:dateUtc="2024-07-12T15:08:00Z">
              <w:r>
                <w:rPr>
                  <w:rFonts w:ascii="Arial" w:hAnsi="Arial" w:cs="Arial"/>
                  <w:sz w:val="20"/>
                  <w:szCs w:val="20"/>
                  <w:lang w:val="en-GB"/>
                </w:rPr>
                <w:t xml:space="preserve">Price Option Name </w:t>
              </w:r>
            </w:ins>
          </w:p>
        </w:tc>
        <w:tc>
          <w:tcPr>
            <w:tcW w:w="1276" w:type="dxa"/>
          </w:tcPr>
          <w:p w14:paraId="1A15F6B5" w14:textId="6FA18E37" w:rsidR="00DB3974" w:rsidRDefault="00DB3974" w:rsidP="00DB3974">
            <w:pPr>
              <w:spacing w:line="360" w:lineRule="auto"/>
              <w:jc w:val="both"/>
              <w:cnfStyle w:val="000000000000" w:firstRow="0" w:lastRow="0" w:firstColumn="0" w:lastColumn="0" w:oddVBand="0" w:evenVBand="0" w:oddHBand="0" w:evenHBand="0" w:firstRowFirstColumn="0" w:firstRowLastColumn="0" w:lastRowFirstColumn="0" w:lastRowLastColumn="0"/>
              <w:rPr>
                <w:ins w:id="389" w:author="Dylan Van Aswegen" w:date="2024-07-12T17:08:00Z" w16du:dateUtc="2024-07-12T15:08:00Z"/>
                <w:rFonts w:ascii="Arial" w:hAnsi="Arial" w:cs="Arial"/>
                <w:sz w:val="20"/>
                <w:szCs w:val="20"/>
                <w:lang w:val="en-GB"/>
              </w:rPr>
            </w:pPr>
            <w:ins w:id="390" w:author="Dylan Van Aswegen" w:date="2024-07-12T17:23:00Z" w16du:dateUtc="2024-07-12T15:23:00Z">
              <w:r>
                <w:rPr>
                  <w:rFonts w:ascii="Arial" w:hAnsi="Arial" w:cs="Arial"/>
                  <w:sz w:val="20"/>
                  <w:szCs w:val="20"/>
                  <w:lang w:val="en-GB"/>
                </w:rPr>
                <w:t xml:space="preserve">Text Field </w:t>
              </w:r>
            </w:ins>
          </w:p>
        </w:tc>
        <w:tc>
          <w:tcPr>
            <w:tcW w:w="1701" w:type="dxa"/>
          </w:tcPr>
          <w:p w14:paraId="57A64F0D" w14:textId="23D9D575" w:rsidR="00DB3974" w:rsidRDefault="00DB3974" w:rsidP="00DB3974">
            <w:pPr>
              <w:spacing w:line="360" w:lineRule="auto"/>
              <w:jc w:val="both"/>
              <w:cnfStyle w:val="000000000000" w:firstRow="0" w:lastRow="0" w:firstColumn="0" w:lastColumn="0" w:oddVBand="0" w:evenVBand="0" w:oddHBand="0" w:evenHBand="0" w:firstRowFirstColumn="0" w:firstRowLastColumn="0" w:lastRowFirstColumn="0" w:lastRowLastColumn="0"/>
              <w:rPr>
                <w:ins w:id="391" w:author="Dylan Van Aswegen" w:date="2024-07-12T17:08:00Z" w16du:dateUtc="2024-07-12T15:08:00Z"/>
                <w:rFonts w:ascii="Arial" w:hAnsi="Arial" w:cs="Arial"/>
                <w:sz w:val="20"/>
                <w:szCs w:val="20"/>
                <w:lang w:val="en-GB"/>
              </w:rPr>
            </w:pPr>
            <w:ins w:id="392" w:author="Dylan Van Aswegen" w:date="2024-07-12T17:23:00Z" w16du:dateUtc="2024-07-12T15:23:00Z">
              <w:r>
                <w:rPr>
                  <w:rFonts w:ascii="Arial" w:hAnsi="Arial" w:cs="Arial"/>
                  <w:sz w:val="20"/>
                  <w:szCs w:val="20"/>
                  <w:lang w:val="en-GB"/>
                </w:rPr>
                <w:t xml:space="preserve">String </w:t>
              </w:r>
            </w:ins>
          </w:p>
        </w:tc>
        <w:tc>
          <w:tcPr>
            <w:tcW w:w="1417" w:type="dxa"/>
          </w:tcPr>
          <w:p w14:paraId="223382A3" w14:textId="76DEBE8B" w:rsidR="00DB3974" w:rsidRDefault="00DB3974" w:rsidP="00DB3974">
            <w:pPr>
              <w:spacing w:line="360" w:lineRule="auto"/>
              <w:jc w:val="both"/>
              <w:cnfStyle w:val="000000000000" w:firstRow="0" w:lastRow="0" w:firstColumn="0" w:lastColumn="0" w:oddVBand="0" w:evenVBand="0" w:oddHBand="0" w:evenHBand="0" w:firstRowFirstColumn="0" w:firstRowLastColumn="0" w:lastRowFirstColumn="0" w:lastRowLastColumn="0"/>
              <w:rPr>
                <w:ins w:id="393" w:author="Dylan Van Aswegen" w:date="2024-07-12T17:08:00Z" w16du:dateUtc="2024-07-12T15:08:00Z"/>
                <w:rFonts w:ascii="Arial" w:hAnsi="Arial" w:cs="Arial"/>
                <w:sz w:val="20"/>
                <w:szCs w:val="20"/>
                <w:lang w:val="en-GB"/>
              </w:rPr>
            </w:pPr>
            <w:ins w:id="394" w:author="Dylan Van Aswegen" w:date="2024-07-12T17:23:00Z" w16du:dateUtc="2024-07-12T15:23:00Z">
              <w:r>
                <w:rPr>
                  <w:rFonts w:ascii="Arial" w:hAnsi="Arial" w:cs="Arial"/>
                  <w:sz w:val="20"/>
                  <w:szCs w:val="20"/>
                  <w:lang w:val="en-GB"/>
                </w:rPr>
                <w:t>N/A</w:t>
              </w:r>
            </w:ins>
          </w:p>
        </w:tc>
        <w:tc>
          <w:tcPr>
            <w:tcW w:w="3828" w:type="dxa"/>
          </w:tcPr>
          <w:p w14:paraId="2D2763AF" w14:textId="1BB8D8EA" w:rsidR="00DB3974" w:rsidRDefault="00DB3974" w:rsidP="00DB3974">
            <w:pPr>
              <w:spacing w:line="360" w:lineRule="auto"/>
              <w:jc w:val="both"/>
              <w:cnfStyle w:val="000000000000" w:firstRow="0" w:lastRow="0" w:firstColumn="0" w:lastColumn="0" w:oddVBand="0" w:evenVBand="0" w:oddHBand="0" w:evenHBand="0" w:firstRowFirstColumn="0" w:firstRowLastColumn="0" w:lastRowFirstColumn="0" w:lastRowLastColumn="0"/>
              <w:rPr>
                <w:ins w:id="395" w:author="Dylan Van Aswegen" w:date="2024-07-12T17:08:00Z" w16du:dateUtc="2024-07-12T15:08:00Z"/>
                <w:rFonts w:ascii="Arial" w:hAnsi="Arial" w:cs="Arial"/>
                <w:sz w:val="20"/>
                <w:szCs w:val="20"/>
                <w:lang w:val="en-GB"/>
              </w:rPr>
            </w:pPr>
            <w:ins w:id="396" w:author="Dylan Van Aswegen" w:date="2024-07-12T17:23:00Z" w16du:dateUtc="2024-07-12T15:23:00Z">
              <w:r>
                <w:rPr>
                  <w:rFonts w:ascii="Arial" w:hAnsi="Arial" w:cs="Arial"/>
                  <w:sz w:val="20"/>
                  <w:szCs w:val="20"/>
                  <w:lang w:val="en-GB"/>
                </w:rPr>
                <w:t xml:space="preserve">This field will be populated with the subscription price option that was configured by the organisation admin. </w:t>
              </w:r>
            </w:ins>
          </w:p>
        </w:tc>
      </w:tr>
      <w:tr w:rsidR="00DB3974" w14:paraId="6AE7EFBA" w14:textId="77777777" w:rsidTr="005C5491">
        <w:trPr>
          <w:cnfStyle w:val="000000100000" w:firstRow="0" w:lastRow="0" w:firstColumn="0" w:lastColumn="0" w:oddVBand="0" w:evenVBand="0" w:oddHBand="1" w:evenHBand="0" w:firstRowFirstColumn="0" w:firstRowLastColumn="0" w:lastRowFirstColumn="0" w:lastRowLastColumn="0"/>
          <w:trHeight w:val="192"/>
          <w:ins w:id="397" w:author="Dylan Van Aswegen" w:date="2024-07-12T17:27:00Z"/>
        </w:trPr>
        <w:tc>
          <w:tcPr>
            <w:cnfStyle w:val="001000000000" w:firstRow="0" w:lastRow="0" w:firstColumn="1" w:lastColumn="0" w:oddVBand="0" w:evenVBand="0" w:oddHBand="0" w:evenHBand="0" w:firstRowFirstColumn="0" w:firstRowLastColumn="0" w:lastRowFirstColumn="0" w:lastRowLastColumn="0"/>
            <w:tcW w:w="1135" w:type="dxa"/>
          </w:tcPr>
          <w:p w14:paraId="7CA37FA6" w14:textId="77777777" w:rsidR="00DB3974" w:rsidRDefault="00DB3974" w:rsidP="00DB3974">
            <w:pPr>
              <w:spacing w:line="360" w:lineRule="auto"/>
              <w:jc w:val="both"/>
              <w:rPr>
                <w:ins w:id="398" w:author="Dylan Van Aswegen" w:date="2024-07-12T17:27:00Z" w16du:dateUtc="2024-07-12T15:27:00Z"/>
                <w:rFonts w:ascii="Arial" w:hAnsi="Arial" w:cs="Arial"/>
                <w:sz w:val="20"/>
                <w:szCs w:val="20"/>
                <w:lang w:val="en-GB"/>
              </w:rPr>
            </w:pPr>
          </w:p>
        </w:tc>
        <w:tc>
          <w:tcPr>
            <w:tcW w:w="1417" w:type="dxa"/>
          </w:tcPr>
          <w:p w14:paraId="2764F665" w14:textId="24FC4C6F" w:rsidR="00DB3974" w:rsidRDefault="00DB3974" w:rsidP="00DB3974">
            <w:pPr>
              <w:spacing w:line="360" w:lineRule="auto"/>
              <w:jc w:val="both"/>
              <w:cnfStyle w:val="000000100000" w:firstRow="0" w:lastRow="0" w:firstColumn="0" w:lastColumn="0" w:oddVBand="0" w:evenVBand="0" w:oddHBand="1" w:evenHBand="0" w:firstRowFirstColumn="0" w:firstRowLastColumn="0" w:lastRowFirstColumn="0" w:lastRowLastColumn="0"/>
              <w:rPr>
                <w:ins w:id="399" w:author="Dylan Van Aswegen" w:date="2024-07-12T17:27:00Z" w16du:dateUtc="2024-07-12T15:27:00Z"/>
                <w:rFonts w:ascii="Arial" w:hAnsi="Arial" w:cs="Arial"/>
                <w:sz w:val="20"/>
                <w:szCs w:val="20"/>
                <w:lang w:val="en-GB"/>
              </w:rPr>
            </w:pPr>
            <w:ins w:id="400" w:author="Dylan Van Aswegen" w:date="2024-07-12T17:27:00Z" w16du:dateUtc="2024-07-12T15:27:00Z">
              <w:r>
                <w:rPr>
                  <w:rFonts w:ascii="Arial" w:hAnsi="Arial" w:cs="Arial"/>
                  <w:sz w:val="20"/>
                  <w:szCs w:val="20"/>
                  <w:lang w:val="en-GB"/>
                </w:rPr>
                <w:t>Subscription End Date</w:t>
              </w:r>
            </w:ins>
          </w:p>
        </w:tc>
        <w:tc>
          <w:tcPr>
            <w:tcW w:w="1276" w:type="dxa"/>
          </w:tcPr>
          <w:p w14:paraId="674D5A87" w14:textId="06B33C30" w:rsidR="00DB3974" w:rsidRDefault="00DB3974" w:rsidP="00DB3974">
            <w:pPr>
              <w:spacing w:line="360" w:lineRule="auto"/>
              <w:jc w:val="both"/>
              <w:cnfStyle w:val="000000100000" w:firstRow="0" w:lastRow="0" w:firstColumn="0" w:lastColumn="0" w:oddVBand="0" w:evenVBand="0" w:oddHBand="1" w:evenHBand="0" w:firstRowFirstColumn="0" w:firstRowLastColumn="0" w:lastRowFirstColumn="0" w:lastRowLastColumn="0"/>
              <w:rPr>
                <w:ins w:id="401" w:author="Dylan Van Aswegen" w:date="2024-07-12T17:27:00Z" w16du:dateUtc="2024-07-12T15:27:00Z"/>
                <w:rFonts w:ascii="Arial" w:hAnsi="Arial" w:cs="Arial"/>
                <w:sz w:val="20"/>
                <w:szCs w:val="20"/>
                <w:lang w:val="en-GB"/>
              </w:rPr>
            </w:pPr>
            <w:ins w:id="402" w:author="Dylan Van Aswegen" w:date="2024-07-12T17:27:00Z" w16du:dateUtc="2024-07-12T15:27:00Z">
              <w:r>
                <w:rPr>
                  <w:rFonts w:ascii="Arial" w:hAnsi="Arial" w:cs="Arial"/>
                  <w:sz w:val="20"/>
                  <w:szCs w:val="20"/>
                  <w:lang w:val="en-GB"/>
                </w:rPr>
                <w:t xml:space="preserve">Text Field </w:t>
              </w:r>
            </w:ins>
          </w:p>
        </w:tc>
        <w:tc>
          <w:tcPr>
            <w:tcW w:w="1701" w:type="dxa"/>
          </w:tcPr>
          <w:p w14:paraId="1D96E515" w14:textId="2518A8D3" w:rsidR="00DB3974" w:rsidRDefault="00DB3974" w:rsidP="00DB3974">
            <w:pPr>
              <w:spacing w:line="360" w:lineRule="auto"/>
              <w:jc w:val="both"/>
              <w:cnfStyle w:val="000000100000" w:firstRow="0" w:lastRow="0" w:firstColumn="0" w:lastColumn="0" w:oddVBand="0" w:evenVBand="0" w:oddHBand="1" w:evenHBand="0" w:firstRowFirstColumn="0" w:firstRowLastColumn="0" w:lastRowFirstColumn="0" w:lastRowLastColumn="0"/>
              <w:rPr>
                <w:ins w:id="403" w:author="Dylan Van Aswegen" w:date="2024-07-12T17:27:00Z" w16du:dateUtc="2024-07-12T15:27:00Z"/>
                <w:rFonts w:ascii="Arial" w:hAnsi="Arial" w:cs="Arial"/>
                <w:sz w:val="20"/>
                <w:szCs w:val="20"/>
                <w:lang w:val="en-GB"/>
              </w:rPr>
            </w:pPr>
            <w:ins w:id="404" w:author="Dylan Van Aswegen" w:date="2024-07-12T17:27:00Z" w16du:dateUtc="2024-07-12T15:27:00Z">
              <w:r>
                <w:rPr>
                  <w:rFonts w:ascii="Arial" w:hAnsi="Arial" w:cs="Arial"/>
                  <w:sz w:val="20"/>
                  <w:szCs w:val="20"/>
                  <w:lang w:val="en-GB"/>
                </w:rPr>
                <w:t xml:space="preserve">String </w:t>
              </w:r>
            </w:ins>
          </w:p>
        </w:tc>
        <w:tc>
          <w:tcPr>
            <w:tcW w:w="1417" w:type="dxa"/>
          </w:tcPr>
          <w:p w14:paraId="40DF09A8" w14:textId="3E1160A6" w:rsidR="00DB3974" w:rsidRDefault="00DB3974" w:rsidP="00DB3974">
            <w:pPr>
              <w:spacing w:line="360" w:lineRule="auto"/>
              <w:jc w:val="both"/>
              <w:cnfStyle w:val="000000100000" w:firstRow="0" w:lastRow="0" w:firstColumn="0" w:lastColumn="0" w:oddVBand="0" w:evenVBand="0" w:oddHBand="1" w:evenHBand="0" w:firstRowFirstColumn="0" w:firstRowLastColumn="0" w:lastRowFirstColumn="0" w:lastRowLastColumn="0"/>
              <w:rPr>
                <w:ins w:id="405" w:author="Dylan Van Aswegen" w:date="2024-07-12T17:27:00Z" w16du:dateUtc="2024-07-12T15:27:00Z"/>
                <w:rFonts w:ascii="Arial" w:hAnsi="Arial" w:cs="Arial"/>
                <w:sz w:val="20"/>
                <w:szCs w:val="20"/>
                <w:lang w:val="en-GB"/>
              </w:rPr>
            </w:pPr>
            <w:ins w:id="406" w:author="Dylan Van Aswegen" w:date="2024-07-12T17:27:00Z" w16du:dateUtc="2024-07-12T15:27:00Z">
              <w:r>
                <w:rPr>
                  <w:rFonts w:ascii="Arial" w:hAnsi="Arial" w:cs="Arial"/>
                  <w:sz w:val="20"/>
                  <w:szCs w:val="20"/>
                  <w:lang w:val="en-GB"/>
                </w:rPr>
                <w:t>N/A</w:t>
              </w:r>
            </w:ins>
          </w:p>
        </w:tc>
        <w:tc>
          <w:tcPr>
            <w:tcW w:w="3828" w:type="dxa"/>
          </w:tcPr>
          <w:p w14:paraId="47824042" w14:textId="6D74C256" w:rsidR="00DB3974" w:rsidRDefault="00DB3974" w:rsidP="00DB3974">
            <w:pPr>
              <w:spacing w:line="360" w:lineRule="auto"/>
              <w:jc w:val="both"/>
              <w:cnfStyle w:val="000000100000" w:firstRow="0" w:lastRow="0" w:firstColumn="0" w:lastColumn="0" w:oddVBand="0" w:evenVBand="0" w:oddHBand="1" w:evenHBand="0" w:firstRowFirstColumn="0" w:firstRowLastColumn="0" w:lastRowFirstColumn="0" w:lastRowLastColumn="0"/>
              <w:rPr>
                <w:ins w:id="407" w:author="Dylan Van Aswegen" w:date="2024-07-12T17:27:00Z" w16du:dateUtc="2024-07-12T15:27:00Z"/>
                <w:rFonts w:ascii="Arial" w:hAnsi="Arial" w:cs="Arial"/>
                <w:sz w:val="20"/>
                <w:szCs w:val="20"/>
                <w:lang w:val="en-GB"/>
              </w:rPr>
            </w:pPr>
            <w:ins w:id="408" w:author="Dylan Van Aswegen" w:date="2024-07-12T17:27:00Z" w16du:dateUtc="2024-07-12T15:27:00Z">
              <w:r>
                <w:rPr>
                  <w:rFonts w:ascii="Arial" w:hAnsi="Arial" w:cs="Arial"/>
                  <w:sz w:val="20"/>
                  <w:szCs w:val="20"/>
                  <w:lang w:val="en-GB"/>
                </w:rPr>
                <w:t xml:space="preserve">This field will be populated with the subscription </w:t>
              </w:r>
            </w:ins>
            <w:ins w:id="409" w:author="Dylan Van Aswegen" w:date="2024-07-12T17:28:00Z" w16du:dateUtc="2024-07-12T15:28:00Z">
              <w:r>
                <w:rPr>
                  <w:rFonts w:ascii="Arial" w:hAnsi="Arial" w:cs="Arial"/>
                  <w:sz w:val="20"/>
                  <w:szCs w:val="20"/>
                  <w:lang w:val="en-GB"/>
                </w:rPr>
                <w:t xml:space="preserve">end date that was configured by the organisation admin. </w:t>
              </w:r>
            </w:ins>
          </w:p>
        </w:tc>
      </w:tr>
      <w:tr w:rsidR="00DB3974" w14:paraId="39F0BA8B" w14:textId="77777777" w:rsidTr="005C5491">
        <w:trPr>
          <w:trHeight w:val="192"/>
          <w:ins w:id="410" w:author="Dylan Van Aswegen" w:date="2024-07-12T17:23:00Z"/>
        </w:trPr>
        <w:tc>
          <w:tcPr>
            <w:cnfStyle w:val="001000000000" w:firstRow="0" w:lastRow="0" w:firstColumn="1" w:lastColumn="0" w:oddVBand="0" w:evenVBand="0" w:oddHBand="0" w:evenHBand="0" w:firstRowFirstColumn="0" w:firstRowLastColumn="0" w:lastRowFirstColumn="0" w:lastRowLastColumn="0"/>
            <w:tcW w:w="1135" w:type="dxa"/>
          </w:tcPr>
          <w:p w14:paraId="2B7A679A" w14:textId="77777777" w:rsidR="00DB3974" w:rsidRDefault="00DB3974" w:rsidP="00DB3974">
            <w:pPr>
              <w:spacing w:line="360" w:lineRule="auto"/>
              <w:jc w:val="both"/>
              <w:rPr>
                <w:ins w:id="411" w:author="Dylan Van Aswegen" w:date="2024-07-12T17:23:00Z" w16du:dateUtc="2024-07-12T15:23:00Z"/>
                <w:rFonts w:ascii="Arial" w:hAnsi="Arial" w:cs="Arial"/>
                <w:sz w:val="20"/>
                <w:szCs w:val="20"/>
                <w:lang w:val="en-GB"/>
              </w:rPr>
            </w:pPr>
          </w:p>
        </w:tc>
        <w:tc>
          <w:tcPr>
            <w:tcW w:w="1417" w:type="dxa"/>
          </w:tcPr>
          <w:p w14:paraId="11E5539E" w14:textId="5E8ADA27" w:rsidR="00DB3974" w:rsidRDefault="00DB3974" w:rsidP="00DB3974">
            <w:pPr>
              <w:spacing w:line="360" w:lineRule="auto"/>
              <w:jc w:val="both"/>
              <w:cnfStyle w:val="000000000000" w:firstRow="0" w:lastRow="0" w:firstColumn="0" w:lastColumn="0" w:oddVBand="0" w:evenVBand="0" w:oddHBand="0" w:evenHBand="0" w:firstRowFirstColumn="0" w:firstRowLastColumn="0" w:lastRowFirstColumn="0" w:lastRowLastColumn="0"/>
              <w:rPr>
                <w:ins w:id="412" w:author="Dylan Van Aswegen" w:date="2024-07-12T17:23:00Z" w16du:dateUtc="2024-07-12T15:23:00Z"/>
                <w:rFonts w:ascii="Arial" w:hAnsi="Arial" w:cs="Arial"/>
                <w:sz w:val="20"/>
                <w:szCs w:val="20"/>
                <w:lang w:val="en-GB"/>
              </w:rPr>
            </w:pPr>
            <w:ins w:id="413" w:author="Dylan Van Aswegen" w:date="2024-07-12T17:26:00Z" w16du:dateUtc="2024-07-12T15:26:00Z">
              <w:r>
                <w:rPr>
                  <w:rFonts w:ascii="Arial" w:hAnsi="Arial" w:cs="Arial"/>
                  <w:sz w:val="20"/>
                  <w:szCs w:val="20"/>
                  <w:lang w:val="en-GB"/>
                </w:rPr>
                <w:t xml:space="preserve">Quantity </w:t>
              </w:r>
            </w:ins>
          </w:p>
        </w:tc>
        <w:tc>
          <w:tcPr>
            <w:tcW w:w="1276" w:type="dxa"/>
          </w:tcPr>
          <w:p w14:paraId="25C5919E" w14:textId="0FDFFC96" w:rsidR="00DB3974" w:rsidRDefault="00DB3974" w:rsidP="00DB3974">
            <w:pPr>
              <w:spacing w:line="360" w:lineRule="auto"/>
              <w:jc w:val="both"/>
              <w:cnfStyle w:val="000000000000" w:firstRow="0" w:lastRow="0" w:firstColumn="0" w:lastColumn="0" w:oddVBand="0" w:evenVBand="0" w:oddHBand="0" w:evenHBand="0" w:firstRowFirstColumn="0" w:firstRowLastColumn="0" w:lastRowFirstColumn="0" w:lastRowLastColumn="0"/>
              <w:rPr>
                <w:ins w:id="414" w:author="Dylan Van Aswegen" w:date="2024-07-12T17:23:00Z" w16du:dateUtc="2024-07-12T15:23:00Z"/>
                <w:rFonts w:ascii="Arial" w:hAnsi="Arial" w:cs="Arial"/>
                <w:sz w:val="20"/>
                <w:szCs w:val="20"/>
                <w:lang w:val="en-GB"/>
              </w:rPr>
            </w:pPr>
            <w:ins w:id="415" w:author="Dylan Van Aswegen" w:date="2024-07-12T17:26:00Z" w16du:dateUtc="2024-07-12T15:26:00Z">
              <w:r>
                <w:rPr>
                  <w:rFonts w:ascii="Arial" w:hAnsi="Arial" w:cs="Arial"/>
                  <w:sz w:val="20"/>
                  <w:szCs w:val="20"/>
                  <w:lang w:val="en-GB"/>
                </w:rPr>
                <w:t>Spinner</w:t>
              </w:r>
            </w:ins>
          </w:p>
        </w:tc>
        <w:tc>
          <w:tcPr>
            <w:tcW w:w="1701" w:type="dxa"/>
          </w:tcPr>
          <w:p w14:paraId="27701D3C" w14:textId="1EE9C7FB" w:rsidR="00DB3974" w:rsidRDefault="00DB3974" w:rsidP="00DB3974">
            <w:pPr>
              <w:spacing w:line="360" w:lineRule="auto"/>
              <w:jc w:val="both"/>
              <w:cnfStyle w:val="000000000000" w:firstRow="0" w:lastRow="0" w:firstColumn="0" w:lastColumn="0" w:oddVBand="0" w:evenVBand="0" w:oddHBand="0" w:evenHBand="0" w:firstRowFirstColumn="0" w:firstRowLastColumn="0" w:lastRowFirstColumn="0" w:lastRowLastColumn="0"/>
              <w:rPr>
                <w:ins w:id="416" w:author="Dylan Van Aswegen" w:date="2024-07-12T17:23:00Z" w16du:dateUtc="2024-07-12T15:23:00Z"/>
                <w:rFonts w:ascii="Arial" w:hAnsi="Arial" w:cs="Arial"/>
                <w:sz w:val="20"/>
                <w:szCs w:val="20"/>
                <w:lang w:val="en-GB"/>
              </w:rPr>
            </w:pPr>
            <w:ins w:id="417" w:author="Dylan Van Aswegen" w:date="2024-07-12T17:26:00Z" w16du:dateUtc="2024-07-12T15:26:00Z">
              <w:r>
                <w:rPr>
                  <w:rFonts w:ascii="Arial" w:hAnsi="Arial" w:cs="Arial"/>
                  <w:sz w:val="20"/>
                  <w:szCs w:val="20"/>
                  <w:lang w:val="en-GB"/>
                </w:rPr>
                <w:t>Integer</w:t>
              </w:r>
            </w:ins>
          </w:p>
        </w:tc>
        <w:tc>
          <w:tcPr>
            <w:tcW w:w="1417" w:type="dxa"/>
          </w:tcPr>
          <w:p w14:paraId="131E618A" w14:textId="09A9B896" w:rsidR="00DB3974" w:rsidRDefault="00DB3974" w:rsidP="00DB3974">
            <w:pPr>
              <w:spacing w:line="360" w:lineRule="auto"/>
              <w:jc w:val="both"/>
              <w:cnfStyle w:val="000000000000" w:firstRow="0" w:lastRow="0" w:firstColumn="0" w:lastColumn="0" w:oddVBand="0" w:evenVBand="0" w:oddHBand="0" w:evenHBand="0" w:firstRowFirstColumn="0" w:firstRowLastColumn="0" w:lastRowFirstColumn="0" w:lastRowLastColumn="0"/>
              <w:rPr>
                <w:ins w:id="418" w:author="Dylan Van Aswegen" w:date="2024-07-12T17:23:00Z" w16du:dateUtc="2024-07-12T15:23:00Z"/>
                <w:rFonts w:ascii="Arial" w:hAnsi="Arial" w:cs="Arial"/>
                <w:sz w:val="20"/>
                <w:szCs w:val="20"/>
                <w:lang w:val="en-GB"/>
              </w:rPr>
            </w:pPr>
            <w:ins w:id="419" w:author="Dylan Van Aswegen" w:date="2024-07-12T17:26:00Z" w16du:dateUtc="2024-07-12T15:26:00Z">
              <w:r>
                <w:rPr>
                  <w:rFonts w:ascii="Arial" w:hAnsi="Arial" w:cs="Arial"/>
                  <w:sz w:val="20"/>
                  <w:szCs w:val="20"/>
                  <w:lang w:val="en-GB"/>
                </w:rPr>
                <w:t>Yes</w:t>
              </w:r>
            </w:ins>
          </w:p>
        </w:tc>
        <w:tc>
          <w:tcPr>
            <w:tcW w:w="3828" w:type="dxa"/>
          </w:tcPr>
          <w:p w14:paraId="0F909D57" w14:textId="4F1B0225" w:rsidR="00DB3974" w:rsidRDefault="00DB3974" w:rsidP="00DB3974">
            <w:pPr>
              <w:spacing w:line="360" w:lineRule="auto"/>
              <w:jc w:val="both"/>
              <w:cnfStyle w:val="000000000000" w:firstRow="0" w:lastRow="0" w:firstColumn="0" w:lastColumn="0" w:oddVBand="0" w:evenVBand="0" w:oddHBand="0" w:evenHBand="0" w:firstRowFirstColumn="0" w:firstRowLastColumn="0" w:lastRowFirstColumn="0" w:lastRowLastColumn="0"/>
              <w:rPr>
                <w:ins w:id="420" w:author="Dylan Van Aswegen" w:date="2024-07-12T17:23:00Z" w16du:dateUtc="2024-07-12T15:23:00Z"/>
                <w:rFonts w:ascii="Arial" w:hAnsi="Arial" w:cs="Arial"/>
                <w:sz w:val="20"/>
                <w:szCs w:val="20"/>
                <w:lang w:val="en-GB"/>
              </w:rPr>
            </w:pPr>
            <w:ins w:id="421" w:author="Dylan Van Aswegen" w:date="2024-07-12T17:26:00Z" w16du:dateUtc="2024-07-12T15:26:00Z">
              <w:r>
                <w:rPr>
                  <w:rFonts w:ascii="Arial" w:hAnsi="Arial" w:cs="Arial"/>
                  <w:sz w:val="20"/>
                  <w:szCs w:val="20"/>
                  <w:lang w:val="en-GB"/>
                </w:rPr>
                <w:t xml:space="preserve">This field will be populated by default with a “1”. The user will be allowed to edit this quantity either by entering a different number or using the arrow buttons to adjust the number.  </w:t>
              </w:r>
            </w:ins>
          </w:p>
        </w:tc>
      </w:tr>
      <w:tr w:rsidR="00DB3974" w14:paraId="152E27AC" w14:textId="77777777" w:rsidTr="005C5491">
        <w:trPr>
          <w:cnfStyle w:val="000000100000" w:firstRow="0" w:lastRow="0" w:firstColumn="0" w:lastColumn="0" w:oddVBand="0" w:evenVBand="0" w:oddHBand="1" w:evenHBand="0" w:firstRowFirstColumn="0" w:firstRowLastColumn="0" w:lastRowFirstColumn="0" w:lastRowLastColumn="0"/>
          <w:trHeight w:val="192"/>
          <w:ins w:id="422" w:author="Dylan Van Aswegen" w:date="2024-07-12T17:26:00Z"/>
        </w:trPr>
        <w:tc>
          <w:tcPr>
            <w:cnfStyle w:val="001000000000" w:firstRow="0" w:lastRow="0" w:firstColumn="1" w:lastColumn="0" w:oddVBand="0" w:evenVBand="0" w:oddHBand="0" w:evenHBand="0" w:firstRowFirstColumn="0" w:firstRowLastColumn="0" w:lastRowFirstColumn="0" w:lastRowLastColumn="0"/>
            <w:tcW w:w="1135" w:type="dxa"/>
          </w:tcPr>
          <w:p w14:paraId="7C002D2A" w14:textId="77777777" w:rsidR="00DB3974" w:rsidRDefault="00DB3974" w:rsidP="00DB3974">
            <w:pPr>
              <w:spacing w:line="360" w:lineRule="auto"/>
              <w:jc w:val="both"/>
              <w:rPr>
                <w:ins w:id="423" w:author="Dylan Van Aswegen" w:date="2024-07-12T17:26:00Z" w16du:dateUtc="2024-07-12T15:26:00Z"/>
                <w:rFonts w:ascii="Arial" w:hAnsi="Arial" w:cs="Arial"/>
                <w:sz w:val="20"/>
                <w:szCs w:val="20"/>
                <w:lang w:val="en-GB"/>
              </w:rPr>
            </w:pPr>
          </w:p>
        </w:tc>
        <w:tc>
          <w:tcPr>
            <w:tcW w:w="1417" w:type="dxa"/>
          </w:tcPr>
          <w:p w14:paraId="2DD1964D" w14:textId="662E1059" w:rsidR="00DB3974" w:rsidRDefault="00DB3974" w:rsidP="00DB3974">
            <w:pPr>
              <w:spacing w:line="360" w:lineRule="auto"/>
              <w:jc w:val="both"/>
              <w:cnfStyle w:val="000000100000" w:firstRow="0" w:lastRow="0" w:firstColumn="0" w:lastColumn="0" w:oddVBand="0" w:evenVBand="0" w:oddHBand="1" w:evenHBand="0" w:firstRowFirstColumn="0" w:firstRowLastColumn="0" w:lastRowFirstColumn="0" w:lastRowLastColumn="0"/>
              <w:rPr>
                <w:ins w:id="424" w:author="Dylan Van Aswegen" w:date="2024-07-12T17:26:00Z" w16du:dateUtc="2024-07-12T15:26:00Z"/>
                <w:rFonts w:ascii="Arial" w:hAnsi="Arial" w:cs="Arial"/>
                <w:sz w:val="20"/>
                <w:szCs w:val="20"/>
                <w:lang w:val="en-GB"/>
              </w:rPr>
            </w:pPr>
            <w:ins w:id="425" w:author="Dylan Van Aswegen" w:date="2024-07-12T17:26:00Z" w16du:dateUtc="2024-07-12T15:26:00Z">
              <w:r>
                <w:rPr>
                  <w:rFonts w:ascii="Arial" w:hAnsi="Arial" w:cs="Arial"/>
                  <w:sz w:val="20"/>
                  <w:szCs w:val="20"/>
                  <w:lang w:val="en-GB"/>
                </w:rPr>
                <w:t xml:space="preserve">Add to cart </w:t>
              </w:r>
            </w:ins>
          </w:p>
        </w:tc>
        <w:tc>
          <w:tcPr>
            <w:tcW w:w="1276" w:type="dxa"/>
          </w:tcPr>
          <w:p w14:paraId="5C7FCD21" w14:textId="10361B73" w:rsidR="00DB3974" w:rsidRDefault="00DB3974" w:rsidP="00DB3974">
            <w:pPr>
              <w:spacing w:line="360" w:lineRule="auto"/>
              <w:jc w:val="both"/>
              <w:cnfStyle w:val="000000100000" w:firstRow="0" w:lastRow="0" w:firstColumn="0" w:lastColumn="0" w:oddVBand="0" w:evenVBand="0" w:oddHBand="1" w:evenHBand="0" w:firstRowFirstColumn="0" w:firstRowLastColumn="0" w:lastRowFirstColumn="0" w:lastRowLastColumn="0"/>
              <w:rPr>
                <w:ins w:id="426" w:author="Dylan Van Aswegen" w:date="2024-07-12T17:26:00Z" w16du:dateUtc="2024-07-12T15:26:00Z"/>
                <w:rFonts w:ascii="Arial" w:hAnsi="Arial" w:cs="Arial"/>
                <w:sz w:val="20"/>
                <w:szCs w:val="20"/>
                <w:lang w:val="en-GB"/>
              </w:rPr>
            </w:pPr>
            <w:ins w:id="427" w:author="Dylan Van Aswegen" w:date="2024-07-12T17:26:00Z" w16du:dateUtc="2024-07-12T15:26:00Z">
              <w:r>
                <w:rPr>
                  <w:rFonts w:ascii="Arial" w:hAnsi="Arial" w:cs="Arial"/>
                  <w:sz w:val="20"/>
                  <w:szCs w:val="20"/>
                  <w:lang w:val="en-GB"/>
                </w:rPr>
                <w:t>Button</w:t>
              </w:r>
            </w:ins>
          </w:p>
        </w:tc>
        <w:tc>
          <w:tcPr>
            <w:tcW w:w="1701" w:type="dxa"/>
          </w:tcPr>
          <w:p w14:paraId="2DED5DEE" w14:textId="77777777" w:rsidR="00DB3974" w:rsidRDefault="00DB3974" w:rsidP="00DB3974">
            <w:pPr>
              <w:spacing w:line="360" w:lineRule="auto"/>
              <w:jc w:val="both"/>
              <w:cnfStyle w:val="000000100000" w:firstRow="0" w:lastRow="0" w:firstColumn="0" w:lastColumn="0" w:oddVBand="0" w:evenVBand="0" w:oddHBand="1" w:evenHBand="0" w:firstRowFirstColumn="0" w:firstRowLastColumn="0" w:lastRowFirstColumn="0" w:lastRowLastColumn="0"/>
              <w:rPr>
                <w:ins w:id="428" w:author="Dylan Van Aswegen" w:date="2024-07-12T17:26:00Z" w16du:dateUtc="2024-07-12T15:26:00Z"/>
                <w:rFonts w:ascii="Arial" w:hAnsi="Arial" w:cs="Arial"/>
                <w:sz w:val="20"/>
                <w:szCs w:val="20"/>
                <w:lang w:val="en-GB"/>
              </w:rPr>
            </w:pPr>
          </w:p>
        </w:tc>
        <w:tc>
          <w:tcPr>
            <w:tcW w:w="1417" w:type="dxa"/>
          </w:tcPr>
          <w:p w14:paraId="06393F5E" w14:textId="77777777" w:rsidR="00DB3974" w:rsidRDefault="00DB3974" w:rsidP="00DB3974">
            <w:pPr>
              <w:spacing w:line="360" w:lineRule="auto"/>
              <w:jc w:val="both"/>
              <w:cnfStyle w:val="000000100000" w:firstRow="0" w:lastRow="0" w:firstColumn="0" w:lastColumn="0" w:oddVBand="0" w:evenVBand="0" w:oddHBand="1" w:evenHBand="0" w:firstRowFirstColumn="0" w:firstRowLastColumn="0" w:lastRowFirstColumn="0" w:lastRowLastColumn="0"/>
              <w:rPr>
                <w:ins w:id="429" w:author="Dylan Van Aswegen" w:date="2024-07-12T17:26:00Z" w16du:dateUtc="2024-07-12T15:26:00Z"/>
                <w:rFonts w:ascii="Arial" w:hAnsi="Arial" w:cs="Arial"/>
                <w:sz w:val="20"/>
                <w:szCs w:val="20"/>
                <w:lang w:val="en-GB"/>
              </w:rPr>
            </w:pPr>
          </w:p>
        </w:tc>
        <w:tc>
          <w:tcPr>
            <w:tcW w:w="3828" w:type="dxa"/>
          </w:tcPr>
          <w:p w14:paraId="5D40ACB3" w14:textId="06C7BA96" w:rsidR="00DB3974" w:rsidRDefault="00DB3974" w:rsidP="00DB3974">
            <w:pPr>
              <w:spacing w:line="360" w:lineRule="auto"/>
              <w:jc w:val="both"/>
              <w:cnfStyle w:val="000000100000" w:firstRow="0" w:lastRow="0" w:firstColumn="0" w:lastColumn="0" w:oddVBand="0" w:evenVBand="0" w:oddHBand="1" w:evenHBand="0" w:firstRowFirstColumn="0" w:firstRowLastColumn="0" w:lastRowFirstColumn="0" w:lastRowLastColumn="0"/>
              <w:rPr>
                <w:ins w:id="430" w:author="Dylan Van Aswegen" w:date="2024-07-12T17:26:00Z" w16du:dateUtc="2024-07-12T15:26:00Z"/>
                <w:rFonts w:ascii="Arial" w:hAnsi="Arial" w:cs="Arial"/>
                <w:sz w:val="20"/>
                <w:szCs w:val="20"/>
                <w:lang w:val="en-GB"/>
              </w:rPr>
            </w:pPr>
            <w:ins w:id="431" w:author="Dylan Van Aswegen" w:date="2024-07-12T17:26:00Z" w16du:dateUtc="2024-07-12T15:26:00Z">
              <w:r>
                <w:rPr>
                  <w:rFonts w:ascii="Arial" w:hAnsi="Arial" w:cs="Arial"/>
                  <w:sz w:val="20"/>
                  <w:szCs w:val="20"/>
                  <w:lang w:val="en-GB"/>
                </w:rPr>
                <w:t xml:space="preserve">The user will use this button to add the selected booking to their cart. </w:t>
              </w:r>
            </w:ins>
          </w:p>
        </w:tc>
      </w:tr>
    </w:tbl>
    <w:p w14:paraId="7EFC2CEA" w14:textId="77777777" w:rsidR="00171C8C" w:rsidRDefault="00171C8C" w:rsidP="0053460E">
      <w:pPr>
        <w:rPr>
          <w:ins w:id="432" w:author="Dylan Van Aswegen" w:date="2024-07-12T17:32:00Z" w16du:dateUtc="2024-07-12T15:32:00Z"/>
        </w:rPr>
      </w:pPr>
    </w:p>
    <w:p w14:paraId="0AD99567" w14:textId="4071B674" w:rsidR="0053460E" w:rsidRDefault="00171C8C" w:rsidP="0053460E">
      <w:pPr>
        <w:rPr>
          <w:ins w:id="433" w:author="Dylan Van Aswegen" w:date="2024-07-12T17:34:00Z" w16du:dateUtc="2024-07-12T15:34:00Z"/>
        </w:rPr>
      </w:pPr>
      <w:ins w:id="434" w:author="Dylan Van Aswegen" w:date="2024-07-12T17:31:00Z" w16du:dateUtc="2024-07-12T15:31:00Z">
        <w:r>
          <w:t xml:space="preserve">Below this will </w:t>
        </w:r>
      </w:ins>
      <w:ins w:id="435" w:author="Dylan Van Aswegen" w:date="2024-07-12T17:32:00Z" w16du:dateUtc="2024-07-12T15:32:00Z">
        <w:r>
          <w:t>be a table that displays the pricing schedule. The first row of this table will be the date range. The se</w:t>
        </w:r>
      </w:ins>
      <w:ins w:id="436" w:author="Dylan Van Aswegen" w:date="2024-07-12T17:33:00Z" w16du:dateUtc="2024-07-12T15:33:00Z">
        <w:r>
          <w:t xml:space="preserve">cond row of this table will be the price of that date range. </w:t>
        </w:r>
      </w:ins>
    </w:p>
    <w:p w14:paraId="72146367" w14:textId="77777777" w:rsidR="00D23709" w:rsidRPr="0053460E" w:rsidRDefault="00D23709">
      <w:pPr>
        <w:rPr>
          <w:ins w:id="437" w:author="Dylan Van Aswegen" w:date="2024-07-12T15:32:00Z" w16du:dateUtc="2024-07-12T13:32:00Z"/>
        </w:rPr>
        <w:pPrChange w:id="438" w:author="Dylan Van Aswegen" w:date="2024-07-12T15:32:00Z" w16du:dateUtc="2024-07-12T13:32:00Z">
          <w:pPr>
            <w:pStyle w:val="Heading4"/>
          </w:pPr>
        </w:pPrChange>
      </w:pPr>
    </w:p>
    <w:p w14:paraId="7E869FC5" w14:textId="59936747" w:rsidR="00D23709" w:rsidRDefault="00D23709">
      <w:pPr>
        <w:pStyle w:val="Heading4"/>
        <w:rPr>
          <w:ins w:id="439" w:author="Dylan Van Aswegen" w:date="2024-07-12T17:34:00Z" w16du:dateUtc="2024-07-12T15:34:00Z"/>
          <w:i w:val="0"/>
          <w:iCs w:val="0"/>
          <w:sz w:val="32"/>
          <w:szCs w:val="32"/>
        </w:rPr>
      </w:pPr>
      <w:ins w:id="440" w:author="Dylan Van Aswegen" w:date="2024-07-12T17:34:00Z" w16du:dateUtc="2024-07-12T15:34:00Z">
        <w:r w:rsidRPr="00D23709">
          <w:rPr>
            <w:i w:val="0"/>
            <w:iCs w:val="0"/>
            <w:sz w:val="32"/>
            <w:szCs w:val="32"/>
            <w:rPrChange w:id="441" w:author="Dylan Van Aswegen" w:date="2024-07-12T17:34:00Z" w16du:dateUtc="2024-07-12T15:34:00Z">
              <w:rPr/>
            </w:rPrChange>
          </w:rPr>
          <w:t>Car</w:t>
        </w:r>
        <w:r w:rsidRPr="00D23709">
          <w:rPr>
            <w:i w:val="0"/>
            <w:iCs w:val="0"/>
            <w:sz w:val="32"/>
            <w:szCs w:val="32"/>
            <w:rPrChange w:id="442" w:author="Dylan Van Aswegen" w:date="2024-07-12T17:34:00Z" w16du:dateUtc="2024-07-12T15:34:00Z">
              <w:rPr>
                <w:lang w:val="fr-MC"/>
              </w:rPr>
            </w:rPrChange>
          </w:rPr>
          <w:t xml:space="preserve">t Page </w:t>
        </w:r>
      </w:ins>
    </w:p>
    <w:p w14:paraId="498D69A4" w14:textId="253BD149" w:rsidR="00D23709" w:rsidRDefault="00D23709" w:rsidP="00D23709">
      <w:pPr>
        <w:rPr>
          <w:ins w:id="443" w:author="Dylan Van Aswegen" w:date="2024-07-14T22:35:00Z" w16du:dateUtc="2024-07-14T20:35:00Z"/>
        </w:rPr>
      </w:pPr>
      <w:ins w:id="444" w:author="Dylan Van Aswegen" w:date="2024-07-12T17:35:00Z" w16du:dateUtc="2024-07-12T15:35:00Z">
        <w:r>
          <w:t xml:space="preserve">The user will navigate </w:t>
        </w:r>
      </w:ins>
      <w:ins w:id="445" w:author="Dylan Van Aswegen" w:date="2024-07-12T17:36:00Z" w16du:dateUtc="2024-07-12T15:36:00Z">
        <w:r>
          <w:t xml:space="preserve">to the cart page to check out the items that they have </w:t>
        </w:r>
      </w:ins>
      <w:ins w:id="446" w:author="Dylan Van Aswegen" w:date="2024-07-14T21:10:00Z" w16du:dateUtc="2024-07-14T19:10:00Z">
        <w:r w:rsidR="0099427A">
          <w:t xml:space="preserve">added the cart. </w:t>
        </w:r>
      </w:ins>
      <w:ins w:id="447" w:author="Dylan Van Aswegen" w:date="2024-07-14T22:35:00Z" w16du:dateUtc="2024-07-14T20:35:00Z">
        <w:r w:rsidR="00BE1740">
          <w:t xml:space="preserve">The cart page will consist of the following </w:t>
        </w:r>
      </w:ins>
      <w:ins w:id="448" w:author="Dylan Van Aswegen" w:date="2024-07-14T22:54:00Z" w16du:dateUtc="2024-07-14T20:54:00Z">
        <w:r w:rsidR="00F26327">
          <w:t>table</w:t>
        </w:r>
      </w:ins>
      <w:ins w:id="449" w:author="Dylan Van Aswegen" w:date="2024-07-14T22:35:00Z" w16du:dateUtc="2024-07-14T20:35:00Z">
        <w:r w:rsidR="00BE1740">
          <w:t xml:space="preserve">: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BE1740" w14:paraId="77AC2FA6" w14:textId="77777777" w:rsidTr="005C5491">
        <w:trPr>
          <w:cnfStyle w:val="100000000000" w:firstRow="1" w:lastRow="0" w:firstColumn="0" w:lastColumn="0" w:oddVBand="0" w:evenVBand="0" w:oddHBand="0" w:evenHBand="0" w:firstRowFirstColumn="0" w:firstRowLastColumn="0" w:lastRowFirstColumn="0" w:lastRowLastColumn="0"/>
          <w:tblHeader/>
          <w:ins w:id="450" w:author="Dylan Van Aswegen" w:date="2024-07-14T22:45: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664DB98A" w14:textId="77777777" w:rsidR="00BE1740" w:rsidRDefault="00BE1740">
            <w:pPr>
              <w:spacing w:line="360" w:lineRule="auto"/>
              <w:jc w:val="both"/>
              <w:rPr>
                <w:ins w:id="451" w:author="Dylan Van Aswegen" w:date="2024-07-14T22:45:00Z" w16du:dateUtc="2024-07-14T20:45:00Z"/>
                <w:rFonts w:ascii="Arial" w:hAnsi="Arial" w:cs="Arial"/>
                <w:sz w:val="20"/>
                <w:szCs w:val="20"/>
                <w:lang w:val="en-GB"/>
              </w:rPr>
            </w:pPr>
            <w:ins w:id="452" w:author="Dylan Van Aswegen" w:date="2024-07-14T22:45:00Z" w16du:dateUtc="2024-07-14T20:45:00Z">
              <w:r>
                <w:rPr>
                  <w:rFonts w:ascii="Arial" w:hAnsi="Arial" w:cs="Arial"/>
                  <w:sz w:val="20"/>
                  <w:szCs w:val="20"/>
                  <w:lang w:val="en-GB"/>
                </w:rPr>
                <w:t>Column Name</w:t>
              </w:r>
            </w:ins>
          </w:p>
        </w:tc>
        <w:tc>
          <w:tcPr>
            <w:tcW w:w="1273" w:type="dxa"/>
            <w:shd w:val="clear" w:color="auto" w:fill="002060"/>
          </w:tcPr>
          <w:p w14:paraId="4ED3CCEE" w14:textId="77777777" w:rsidR="00BE1740" w:rsidRDefault="00BE1740">
            <w:pPr>
              <w:spacing w:line="360" w:lineRule="auto"/>
              <w:jc w:val="both"/>
              <w:cnfStyle w:val="100000000000" w:firstRow="1" w:lastRow="0" w:firstColumn="0" w:lastColumn="0" w:oddVBand="0" w:evenVBand="0" w:oddHBand="0" w:evenHBand="0" w:firstRowFirstColumn="0" w:firstRowLastColumn="0" w:lastRowFirstColumn="0" w:lastRowLastColumn="0"/>
              <w:rPr>
                <w:ins w:id="453" w:author="Dylan Van Aswegen" w:date="2024-07-14T22:45:00Z" w16du:dateUtc="2024-07-14T20:45:00Z"/>
                <w:rFonts w:ascii="Arial" w:hAnsi="Arial" w:cs="Arial"/>
                <w:sz w:val="20"/>
                <w:szCs w:val="20"/>
                <w:lang w:val="en-GB"/>
              </w:rPr>
            </w:pPr>
            <w:ins w:id="454" w:author="Dylan Van Aswegen" w:date="2024-07-14T22:45:00Z" w16du:dateUtc="2024-07-14T20:45:00Z">
              <w:r>
                <w:rPr>
                  <w:rFonts w:ascii="Arial" w:hAnsi="Arial" w:cs="Arial"/>
                  <w:sz w:val="20"/>
                  <w:szCs w:val="20"/>
                  <w:lang w:val="en-GB"/>
                </w:rPr>
                <w:t>Column Type</w:t>
              </w:r>
            </w:ins>
          </w:p>
        </w:tc>
        <w:tc>
          <w:tcPr>
            <w:tcW w:w="1694" w:type="dxa"/>
            <w:shd w:val="clear" w:color="auto" w:fill="002060"/>
          </w:tcPr>
          <w:p w14:paraId="2E69B295" w14:textId="77777777" w:rsidR="00BE1740" w:rsidRDefault="00BE1740">
            <w:pPr>
              <w:spacing w:line="360" w:lineRule="auto"/>
              <w:jc w:val="both"/>
              <w:cnfStyle w:val="100000000000" w:firstRow="1" w:lastRow="0" w:firstColumn="0" w:lastColumn="0" w:oddVBand="0" w:evenVBand="0" w:oddHBand="0" w:evenHBand="0" w:firstRowFirstColumn="0" w:firstRowLastColumn="0" w:lastRowFirstColumn="0" w:lastRowLastColumn="0"/>
              <w:rPr>
                <w:ins w:id="455" w:author="Dylan Van Aswegen" w:date="2024-07-14T22:45:00Z" w16du:dateUtc="2024-07-14T20:45:00Z"/>
                <w:rFonts w:ascii="Arial" w:hAnsi="Arial" w:cs="Arial"/>
                <w:sz w:val="20"/>
                <w:szCs w:val="20"/>
                <w:lang w:val="en-GB"/>
              </w:rPr>
            </w:pPr>
            <w:ins w:id="456" w:author="Dylan Van Aswegen" w:date="2024-07-14T22:45:00Z" w16du:dateUtc="2024-07-14T20:45:00Z">
              <w:r>
                <w:rPr>
                  <w:rFonts w:ascii="Arial" w:hAnsi="Arial" w:cs="Arial"/>
                  <w:sz w:val="20"/>
                  <w:szCs w:val="20"/>
                  <w:lang w:val="en-GB"/>
                </w:rPr>
                <w:t>Column Data Type</w:t>
              </w:r>
            </w:ins>
          </w:p>
        </w:tc>
        <w:tc>
          <w:tcPr>
            <w:tcW w:w="3804" w:type="dxa"/>
            <w:shd w:val="clear" w:color="auto" w:fill="002060"/>
          </w:tcPr>
          <w:p w14:paraId="27F4DC17" w14:textId="77777777" w:rsidR="00BE1740" w:rsidRDefault="00BE1740">
            <w:pPr>
              <w:spacing w:line="360" w:lineRule="auto"/>
              <w:jc w:val="both"/>
              <w:cnfStyle w:val="100000000000" w:firstRow="1" w:lastRow="0" w:firstColumn="0" w:lastColumn="0" w:oddVBand="0" w:evenVBand="0" w:oddHBand="0" w:evenHBand="0" w:firstRowFirstColumn="0" w:firstRowLastColumn="0" w:lastRowFirstColumn="0" w:lastRowLastColumn="0"/>
              <w:rPr>
                <w:ins w:id="457" w:author="Dylan Van Aswegen" w:date="2024-07-14T22:45:00Z" w16du:dateUtc="2024-07-14T20:45:00Z"/>
                <w:rFonts w:ascii="Arial" w:hAnsi="Arial" w:cs="Arial"/>
                <w:sz w:val="20"/>
                <w:szCs w:val="20"/>
                <w:lang w:val="en-GB"/>
              </w:rPr>
            </w:pPr>
            <w:ins w:id="458" w:author="Dylan Van Aswegen" w:date="2024-07-14T22:45:00Z" w16du:dateUtc="2024-07-14T20:45:00Z">
              <w:r>
                <w:rPr>
                  <w:rFonts w:ascii="Arial" w:hAnsi="Arial" w:cs="Arial"/>
                  <w:sz w:val="20"/>
                  <w:szCs w:val="20"/>
                  <w:lang w:val="en-GB"/>
                </w:rPr>
                <w:t>Column Rules</w:t>
              </w:r>
            </w:ins>
          </w:p>
        </w:tc>
      </w:tr>
      <w:tr w:rsidR="00BE1740" w14:paraId="4782E7F6" w14:textId="77777777" w:rsidTr="005C5491">
        <w:trPr>
          <w:cnfStyle w:val="000000100000" w:firstRow="0" w:lastRow="0" w:firstColumn="0" w:lastColumn="0" w:oddVBand="0" w:evenVBand="0" w:oddHBand="1" w:evenHBand="0" w:firstRowFirstColumn="0" w:firstRowLastColumn="0" w:lastRowFirstColumn="0" w:lastRowLastColumn="0"/>
          <w:ins w:id="459" w:author="Dylan Van Aswegen" w:date="2024-07-14T22:45:00Z"/>
        </w:trPr>
        <w:tc>
          <w:tcPr>
            <w:cnfStyle w:val="001000000000" w:firstRow="0" w:lastRow="0" w:firstColumn="1" w:lastColumn="0" w:oddVBand="0" w:evenVBand="0" w:oddHBand="0" w:evenHBand="0" w:firstRowFirstColumn="0" w:firstRowLastColumn="0" w:lastRowFirstColumn="0" w:lastRowLastColumn="0"/>
            <w:tcW w:w="1451" w:type="dxa"/>
          </w:tcPr>
          <w:p w14:paraId="23ACF695" w14:textId="0763F7EA" w:rsidR="00BE1740" w:rsidRDefault="003E0130">
            <w:pPr>
              <w:spacing w:line="360" w:lineRule="auto"/>
              <w:jc w:val="both"/>
              <w:rPr>
                <w:ins w:id="460" w:author="Dylan Van Aswegen" w:date="2024-07-14T22:45:00Z" w16du:dateUtc="2024-07-14T20:45:00Z"/>
                <w:rFonts w:ascii="Arial" w:hAnsi="Arial" w:cs="Arial"/>
                <w:sz w:val="20"/>
                <w:szCs w:val="20"/>
                <w:lang w:val="en-GB"/>
              </w:rPr>
            </w:pPr>
            <w:ins w:id="461" w:author="Dylan Van Aswegen" w:date="2024-07-14T22:46:00Z" w16du:dateUtc="2024-07-14T20:46:00Z">
              <w:r>
                <w:rPr>
                  <w:rFonts w:ascii="Arial" w:hAnsi="Arial" w:cs="Arial"/>
                  <w:sz w:val="20"/>
                  <w:szCs w:val="20"/>
                  <w:lang w:val="en-GB"/>
                </w:rPr>
                <w:t xml:space="preserve">Item </w:t>
              </w:r>
            </w:ins>
            <w:ins w:id="462" w:author="Dylan Van Aswegen" w:date="2024-07-14T22:45:00Z" w16du:dateUtc="2024-07-14T20:45:00Z">
              <w:r w:rsidR="00BE1740">
                <w:rPr>
                  <w:rFonts w:ascii="Arial" w:hAnsi="Arial" w:cs="Arial"/>
                  <w:sz w:val="20"/>
                  <w:szCs w:val="20"/>
                  <w:lang w:val="en-GB"/>
                </w:rPr>
                <w:t xml:space="preserve"> </w:t>
              </w:r>
            </w:ins>
          </w:p>
        </w:tc>
        <w:tc>
          <w:tcPr>
            <w:tcW w:w="1273" w:type="dxa"/>
          </w:tcPr>
          <w:p w14:paraId="3D7C6E99" w14:textId="77777777" w:rsidR="00BE1740" w:rsidRDefault="00BE1740">
            <w:pPr>
              <w:spacing w:line="360" w:lineRule="auto"/>
              <w:jc w:val="both"/>
              <w:cnfStyle w:val="000000100000" w:firstRow="0" w:lastRow="0" w:firstColumn="0" w:lastColumn="0" w:oddVBand="0" w:evenVBand="0" w:oddHBand="1" w:evenHBand="0" w:firstRowFirstColumn="0" w:firstRowLastColumn="0" w:lastRowFirstColumn="0" w:lastRowLastColumn="0"/>
              <w:rPr>
                <w:ins w:id="463" w:author="Dylan Van Aswegen" w:date="2024-07-14T22:45:00Z" w16du:dateUtc="2024-07-14T20:45:00Z"/>
                <w:rFonts w:ascii="Arial" w:hAnsi="Arial" w:cs="Arial"/>
                <w:sz w:val="20"/>
                <w:szCs w:val="20"/>
                <w:lang w:val="en-GB"/>
              </w:rPr>
            </w:pPr>
            <w:ins w:id="464" w:author="Dylan Van Aswegen" w:date="2024-07-14T22:45:00Z" w16du:dateUtc="2024-07-14T20:45:00Z">
              <w:r>
                <w:rPr>
                  <w:rFonts w:ascii="Arial" w:hAnsi="Arial" w:cs="Arial"/>
                  <w:sz w:val="20"/>
                  <w:szCs w:val="20"/>
                  <w:lang w:val="en-GB"/>
                </w:rPr>
                <w:t xml:space="preserve">Text Field </w:t>
              </w:r>
            </w:ins>
          </w:p>
        </w:tc>
        <w:tc>
          <w:tcPr>
            <w:tcW w:w="1694" w:type="dxa"/>
          </w:tcPr>
          <w:p w14:paraId="69ABAD76" w14:textId="77777777" w:rsidR="00BE1740" w:rsidRDefault="00BE1740">
            <w:pPr>
              <w:spacing w:line="360" w:lineRule="auto"/>
              <w:jc w:val="both"/>
              <w:cnfStyle w:val="000000100000" w:firstRow="0" w:lastRow="0" w:firstColumn="0" w:lastColumn="0" w:oddVBand="0" w:evenVBand="0" w:oddHBand="1" w:evenHBand="0" w:firstRowFirstColumn="0" w:firstRowLastColumn="0" w:lastRowFirstColumn="0" w:lastRowLastColumn="0"/>
              <w:rPr>
                <w:ins w:id="465" w:author="Dylan Van Aswegen" w:date="2024-07-14T22:45:00Z" w16du:dateUtc="2024-07-14T20:45:00Z"/>
                <w:rFonts w:ascii="Arial" w:hAnsi="Arial" w:cs="Arial"/>
                <w:sz w:val="20"/>
                <w:szCs w:val="20"/>
                <w:lang w:val="en-GB"/>
              </w:rPr>
            </w:pPr>
            <w:ins w:id="466" w:author="Dylan Van Aswegen" w:date="2024-07-14T22:45:00Z" w16du:dateUtc="2024-07-14T20:45:00Z">
              <w:r>
                <w:rPr>
                  <w:rFonts w:ascii="Arial" w:hAnsi="Arial" w:cs="Arial"/>
                  <w:sz w:val="20"/>
                  <w:szCs w:val="20"/>
                  <w:lang w:val="en-GB"/>
                </w:rPr>
                <w:t xml:space="preserve">String </w:t>
              </w:r>
            </w:ins>
          </w:p>
        </w:tc>
        <w:tc>
          <w:tcPr>
            <w:tcW w:w="3804" w:type="dxa"/>
          </w:tcPr>
          <w:p w14:paraId="5B7C2DE5" w14:textId="77777777" w:rsidR="00BE1740" w:rsidRDefault="00BE1740">
            <w:pPr>
              <w:spacing w:line="360" w:lineRule="auto"/>
              <w:jc w:val="both"/>
              <w:cnfStyle w:val="000000100000" w:firstRow="0" w:lastRow="0" w:firstColumn="0" w:lastColumn="0" w:oddVBand="0" w:evenVBand="0" w:oddHBand="1" w:evenHBand="0" w:firstRowFirstColumn="0" w:firstRowLastColumn="0" w:lastRowFirstColumn="0" w:lastRowLastColumn="0"/>
              <w:rPr>
                <w:ins w:id="467" w:author="Dylan Van Aswegen" w:date="2024-07-14T22:46:00Z" w16du:dateUtc="2024-07-14T20:46:00Z"/>
                <w:rFonts w:ascii="Arial" w:hAnsi="Arial" w:cs="Arial"/>
                <w:sz w:val="20"/>
                <w:szCs w:val="20"/>
                <w:lang w:val="en-GB"/>
              </w:rPr>
            </w:pPr>
            <w:ins w:id="468" w:author="Dylan Van Aswegen" w:date="2024-07-14T22:45:00Z" w16du:dateUtc="2024-07-14T20:45:00Z">
              <w:r>
                <w:rPr>
                  <w:rFonts w:ascii="Arial" w:hAnsi="Arial" w:cs="Arial"/>
                  <w:sz w:val="20"/>
                  <w:szCs w:val="20"/>
                  <w:lang w:val="en-GB"/>
                </w:rPr>
                <w:t xml:space="preserve">This column will contain the </w:t>
              </w:r>
            </w:ins>
            <w:ins w:id="469" w:author="Dylan Van Aswegen" w:date="2024-07-14T22:46:00Z" w16du:dateUtc="2024-07-14T20:46:00Z">
              <w:r w:rsidR="003E0130">
                <w:rPr>
                  <w:rFonts w:ascii="Arial" w:hAnsi="Arial" w:cs="Arial"/>
                  <w:sz w:val="20"/>
                  <w:szCs w:val="20"/>
                  <w:lang w:val="en-GB"/>
                </w:rPr>
                <w:t xml:space="preserve">items that have been added to the cart. </w:t>
              </w:r>
            </w:ins>
          </w:p>
          <w:p w14:paraId="1D6FC3CE" w14:textId="74BD1EBB" w:rsidR="003E0130" w:rsidRDefault="003E0130">
            <w:pPr>
              <w:spacing w:line="360" w:lineRule="auto"/>
              <w:jc w:val="both"/>
              <w:cnfStyle w:val="000000100000" w:firstRow="0" w:lastRow="0" w:firstColumn="0" w:lastColumn="0" w:oddVBand="0" w:evenVBand="0" w:oddHBand="1" w:evenHBand="0" w:firstRowFirstColumn="0" w:firstRowLastColumn="0" w:lastRowFirstColumn="0" w:lastRowLastColumn="0"/>
              <w:rPr>
                <w:ins w:id="470" w:author="Dylan Van Aswegen" w:date="2024-07-14T22:47:00Z" w16du:dateUtc="2024-07-14T20:47:00Z"/>
                <w:rFonts w:ascii="Arial" w:hAnsi="Arial" w:cs="Arial"/>
                <w:sz w:val="20"/>
                <w:szCs w:val="20"/>
              </w:rPr>
            </w:pPr>
            <w:ins w:id="471" w:author="Dylan Van Aswegen" w:date="2024-07-14T22:46:00Z" w16du:dateUtc="2024-07-14T20:46:00Z">
              <w:r>
                <w:rPr>
                  <w:rFonts w:ascii="Arial" w:hAnsi="Arial" w:cs="Arial"/>
                  <w:sz w:val="20"/>
                  <w:szCs w:val="20"/>
                  <w:lang w:val="en-GB"/>
                </w:rPr>
                <w:t>For subscriptions, the description will r</w:t>
              </w:r>
            </w:ins>
            <w:ins w:id="472" w:author="Dylan Van Aswegen" w:date="2024-07-14T22:47:00Z" w16du:dateUtc="2024-07-14T20:47:00Z">
              <w:r>
                <w:rPr>
                  <w:rFonts w:ascii="Arial" w:hAnsi="Arial" w:cs="Arial"/>
                  <w:sz w:val="20"/>
                  <w:szCs w:val="20"/>
                  <w:lang w:val="en-GB"/>
                </w:rPr>
                <w:t xml:space="preserve">ead </w:t>
              </w:r>
            </w:ins>
            <w:ins w:id="473" w:author="Dylan Van Aswegen" w:date="2024-07-14T22:48:00Z" w16du:dateUtc="2024-07-14T20:48:00Z">
              <w:r>
                <w:rPr>
                  <w:rFonts w:ascii="Arial" w:hAnsi="Arial" w:cs="Arial"/>
                  <w:sz w:val="20"/>
                  <w:szCs w:val="20"/>
                  <w:lang w:val="en-GB"/>
                </w:rPr>
                <w:t>“</w:t>
              </w:r>
            </w:ins>
            <w:ins w:id="474" w:author="Dylan Van Aswegen" w:date="2024-07-14T22:47:00Z" w16du:dateUtc="2024-07-14T20:47:00Z">
              <w:r>
                <w:rPr>
                  <w:rFonts w:ascii="Arial" w:hAnsi="Arial" w:cs="Arial"/>
                  <w:sz w:val="20"/>
                  <w:szCs w:val="20"/>
                  <w:lang w:val="en-GB"/>
                </w:rPr>
                <w:t>Subscription Type – Price Option</w:t>
              </w:r>
            </w:ins>
            <w:ins w:id="475" w:author="Dylan Van Aswegen" w:date="2024-07-14T22:49:00Z" w16du:dateUtc="2024-07-14T20:49:00Z">
              <w:r>
                <w:rPr>
                  <w:rFonts w:ascii="Arial" w:hAnsi="Arial" w:cs="Arial"/>
                  <w:sz w:val="20"/>
                  <w:szCs w:val="20"/>
                  <w:lang w:val="en-GB"/>
                </w:rPr>
                <w:t>”.</w:t>
              </w:r>
            </w:ins>
          </w:p>
          <w:p w14:paraId="017D417D" w14:textId="586A04AE" w:rsidR="003E0130" w:rsidRDefault="003E0130" w:rsidP="003E0130">
            <w:pPr>
              <w:spacing w:line="360" w:lineRule="auto"/>
              <w:jc w:val="both"/>
              <w:cnfStyle w:val="000000100000" w:firstRow="0" w:lastRow="0" w:firstColumn="0" w:lastColumn="0" w:oddVBand="0" w:evenVBand="0" w:oddHBand="1" w:evenHBand="0" w:firstRowFirstColumn="0" w:firstRowLastColumn="0" w:lastRowFirstColumn="0" w:lastRowLastColumn="0"/>
              <w:rPr>
                <w:ins w:id="476" w:author="Dylan Van Aswegen" w:date="2024-07-14T22:49:00Z" w16du:dateUtc="2024-07-14T20:49:00Z"/>
                <w:rFonts w:ascii="Arial" w:hAnsi="Arial" w:cs="Arial"/>
                <w:sz w:val="20"/>
                <w:szCs w:val="20"/>
              </w:rPr>
            </w:pPr>
            <w:ins w:id="477" w:author="Dylan Van Aswegen" w:date="2024-07-14T22:47:00Z" w16du:dateUtc="2024-07-14T20:47:00Z">
              <w:r>
                <w:rPr>
                  <w:rFonts w:ascii="Arial" w:hAnsi="Arial" w:cs="Arial"/>
                  <w:sz w:val="20"/>
                  <w:szCs w:val="20"/>
                  <w:lang w:val="en-GB"/>
                </w:rPr>
                <w:t xml:space="preserve">For subscription </w:t>
              </w:r>
            </w:ins>
            <w:ins w:id="478" w:author="Dylan Van Aswegen" w:date="2024-07-14T22:48:00Z" w16du:dateUtc="2024-07-14T20:48:00Z">
              <w:r>
                <w:rPr>
                  <w:rFonts w:ascii="Arial" w:hAnsi="Arial" w:cs="Arial"/>
                  <w:sz w:val="20"/>
                  <w:szCs w:val="20"/>
                  <w:lang w:val="en-GB"/>
                </w:rPr>
                <w:t>renewals</w:t>
              </w:r>
            </w:ins>
            <w:ins w:id="479" w:author="Dylan Van Aswegen" w:date="2024-07-14T22:47:00Z" w16du:dateUtc="2024-07-14T20:47:00Z">
              <w:r>
                <w:rPr>
                  <w:rFonts w:ascii="Arial" w:hAnsi="Arial" w:cs="Arial"/>
                  <w:sz w:val="20"/>
                  <w:szCs w:val="20"/>
                  <w:lang w:val="en-GB"/>
                </w:rPr>
                <w:t>,</w:t>
              </w:r>
            </w:ins>
            <w:ins w:id="480" w:author="Dylan Van Aswegen" w:date="2024-07-14T22:48:00Z" w16du:dateUtc="2024-07-14T20:48:00Z">
              <w:r>
                <w:rPr>
                  <w:rFonts w:ascii="Arial" w:hAnsi="Arial" w:cs="Arial"/>
                  <w:sz w:val="20"/>
                  <w:szCs w:val="20"/>
                  <w:lang w:val="en-GB"/>
                </w:rPr>
                <w:t xml:space="preserve"> </w:t>
              </w:r>
            </w:ins>
            <w:ins w:id="481" w:author="Dylan Van Aswegen" w:date="2024-07-14T22:47:00Z" w16du:dateUtc="2024-07-14T20:47:00Z">
              <w:r>
                <w:rPr>
                  <w:rFonts w:ascii="Arial" w:hAnsi="Arial" w:cs="Arial"/>
                  <w:sz w:val="20"/>
                  <w:szCs w:val="20"/>
                  <w:lang w:val="en-GB"/>
                </w:rPr>
                <w:t xml:space="preserve">the description will read </w:t>
              </w:r>
            </w:ins>
            <w:ins w:id="482" w:author="Dylan Van Aswegen" w:date="2024-07-14T22:48:00Z" w16du:dateUtc="2024-07-14T20:48:00Z">
              <w:r>
                <w:rPr>
                  <w:rFonts w:ascii="Arial" w:hAnsi="Arial" w:cs="Arial"/>
                  <w:sz w:val="20"/>
                  <w:szCs w:val="20"/>
                  <w:lang w:val="en-GB"/>
                </w:rPr>
                <w:t>“</w:t>
              </w:r>
              <w:r w:rsidRPr="003E0130">
                <w:rPr>
                  <w:rFonts w:ascii="Arial" w:hAnsi="Arial" w:cs="Arial"/>
                  <w:sz w:val="20"/>
                  <w:szCs w:val="20"/>
                  <w:lang w:val="en-GB"/>
                  <w:rPrChange w:id="483" w:author="Dylan Van Aswegen" w:date="2024-07-14T22:48:00Z" w16du:dateUtc="2024-07-14T20:48:00Z">
                    <w:rPr>
                      <w:color w:val="0070C0"/>
                    </w:rPr>
                  </w:rPrChange>
                </w:rPr>
                <w:t>Renewal of</w:t>
              </w:r>
              <w:r w:rsidRPr="003E0130">
                <w:rPr>
                  <w:rFonts w:ascii="Arial" w:hAnsi="Arial" w:cs="Arial"/>
                  <w:sz w:val="20"/>
                  <w:szCs w:val="20"/>
                  <w:lang w:val="en-GB"/>
                  <w:rPrChange w:id="484" w:author="Dylan Van Aswegen" w:date="2024-07-14T22:48:00Z" w16du:dateUtc="2024-07-14T20:48:00Z">
                    <w:rPr/>
                  </w:rPrChange>
                </w:rPr>
                <w:t xml:space="preserve"> Subscription type – price option for member/group name</w:t>
              </w:r>
              <w:r>
                <w:rPr>
                  <w:rFonts w:ascii="Arial" w:hAnsi="Arial" w:cs="Arial"/>
                  <w:sz w:val="20"/>
                  <w:szCs w:val="20"/>
                  <w:lang w:val="en-GB"/>
                </w:rPr>
                <w:t>”.</w:t>
              </w:r>
            </w:ins>
          </w:p>
          <w:p w14:paraId="393B2DAE" w14:textId="547B17DD" w:rsidR="003E0130" w:rsidRDefault="003E0130" w:rsidP="003E0130">
            <w:pPr>
              <w:spacing w:line="360" w:lineRule="auto"/>
              <w:jc w:val="both"/>
              <w:cnfStyle w:val="000000100000" w:firstRow="0" w:lastRow="0" w:firstColumn="0" w:lastColumn="0" w:oddVBand="0" w:evenVBand="0" w:oddHBand="1" w:evenHBand="0" w:firstRowFirstColumn="0" w:firstRowLastColumn="0" w:lastRowFirstColumn="0" w:lastRowLastColumn="0"/>
              <w:rPr>
                <w:ins w:id="485" w:author="Dylan Van Aswegen" w:date="2024-07-14T22:50:00Z" w16du:dateUtc="2024-07-14T20:50:00Z"/>
                <w:rFonts w:ascii="Arial" w:hAnsi="Arial" w:cs="Arial"/>
                <w:sz w:val="20"/>
                <w:szCs w:val="20"/>
                <w:lang w:val="en-GB"/>
              </w:rPr>
            </w:pPr>
            <w:ins w:id="486" w:author="Dylan Van Aswegen" w:date="2024-07-14T22:49:00Z" w16du:dateUtc="2024-07-14T20:49:00Z">
              <w:r>
                <w:rPr>
                  <w:rFonts w:ascii="Arial" w:hAnsi="Arial" w:cs="Arial"/>
                  <w:sz w:val="20"/>
                  <w:szCs w:val="20"/>
                  <w:lang w:val="en-GB"/>
                </w:rPr>
                <w:t xml:space="preserve">For event bookings, the descriptions will read “Event Name </w:t>
              </w:r>
            </w:ins>
            <w:ins w:id="487" w:author="Dylan Van Aswegen" w:date="2024-07-14T22:50:00Z" w16du:dateUtc="2024-07-14T20:50:00Z">
              <w:r>
                <w:rPr>
                  <w:rFonts w:ascii="Arial" w:hAnsi="Arial" w:cs="Arial"/>
                  <w:sz w:val="20"/>
                  <w:szCs w:val="20"/>
                  <w:lang w:val="en-GB"/>
                </w:rPr>
                <w:t>–</w:t>
              </w:r>
            </w:ins>
            <w:ins w:id="488" w:author="Dylan Van Aswegen" w:date="2024-07-14T22:49:00Z" w16du:dateUtc="2024-07-14T20:49:00Z">
              <w:r>
                <w:rPr>
                  <w:rFonts w:ascii="Arial" w:hAnsi="Arial" w:cs="Arial"/>
                  <w:sz w:val="20"/>
                  <w:szCs w:val="20"/>
                  <w:lang w:val="en-GB"/>
                </w:rPr>
                <w:t xml:space="preserve"> P</w:t>
              </w:r>
            </w:ins>
            <w:ins w:id="489" w:author="Dylan Van Aswegen" w:date="2024-07-14T22:50:00Z" w16du:dateUtc="2024-07-14T20:50:00Z">
              <w:r>
                <w:rPr>
                  <w:rFonts w:ascii="Arial" w:hAnsi="Arial" w:cs="Arial"/>
                  <w:sz w:val="20"/>
                  <w:szCs w:val="20"/>
                  <w:lang w:val="en-GB"/>
                </w:rPr>
                <w:t xml:space="preserve">rice Option Name </w:t>
              </w:r>
            </w:ins>
            <w:ins w:id="490" w:author="Dylan Van Aswegen" w:date="2024-07-14T22:49:00Z" w16du:dateUtc="2024-07-14T20:49:00Z">
              <w:r>
                <w:rPr>
                  <w:rFonts w:ascii="Arial" w:hAnsi="Arial" w:cs="Arial"/>
                  <w:sz w:val="20"/>
                  <w:szCs w:val="20"/>
                  <w:lang w:val="en-GB"/>
                </w:rPr>
                <w:t>”</w:t>
              </w:r>
            </w:ins>
            <w:ins w:id="491" w:author="Dylan Van Aswegen" w:date="2024-07-14T22:50:00Z" w16du:dateUtc="2024-07-14T20:50:00Z">
              <w:r>
                <w:rPr>
                  <w:rFonts w:ascii="Arial" w:hAnsi="Arial" w:cs="Arial"/>
                  <w:sz w:val="20"/>
                  <w:szCs w:val="20"/>
                  <w:lang w:val="en-GB"/>
                </w:rPr>
                <w:t xml:space="preserve"> as well as the date if it is a single session. </w:t>
              </w:r>
            </w:ins>
          </w:p>
          <w:p w14:paraId="0907DD2D" w14:textId="77777777" w:rsidR="003E0130" w:rsidRPr="003E0130" w:rsidRDefault="003E0130">
            <w:pPr>
              <w:spacing w:line="360" w:lineRule="auto"/>
              <w:jc w:val="both"/>
              <w:cnfStyle w:val="000000100000" w:firstRow="0" w:lastRow="0" w:firstColumn="0" w:lastColumn="0" w:oddVBand="0" w:evenVBand="0" w:oddHBand="1" w:evenHBand="0" w:firstRowFirstColumn="0" w:firstRowLastColumn="0" w:lastRowFirstColumn="0" w:lastRowLastColumn="0"/>
              <w:rPr>
                <w:ins w:id="492" w:author="Dylan Van Aswegen" w:date="2024-07-14T22:48:00Z" w16du:dateUtc="2024-07-14T20:48:00Z"/>
                <w:rFonts w:ascii="Arial" w:hAnsi="Arial" w:cs="Arial"/>
                <w:sz w:val="20"/>
                <w:szCs w:val="20"/>
                <w:rPrChange w:id="493" w:author="Dylan Van Aswegen" w:date="2024-07-14T22:48:00Z" w16du:dateUtc="2024-07-14T20:48:00Z">
                  <w:rPr>
                    <w:ins w:id="494" w:author="Dylan Van Aswegen" w:date="2024-07-14T22:48:00Z" w16du:dateUtc="2024-07-14T20:48:00Z"/>
                  </w:rPr>
                </w:rPrChange>
              </w:rPr>
              <w:pPrChange w:id="495" w:author="Dylan Van Aswegen" w:date="2024-07-14T22:48:00Z" w16du:dateUtc="2024-07-14T20:48:00Z">
                <w:pPr>
                  <w:pStyle w:val="BodyText"/>
                  <w:numPr>
                    <w:numId w:val="8"/>
                  </w:numPr>
                  <w:tabs>
                    <w:tab w:val="num" w:pos="720"/>
                  </w:tabs>
                  <w:ind w:left="720" w:hanging="360"/>
                  <w:cnfStyle w:val="000000100000" w:firstRow="0" w:lastRow="0" w:firstColumn="0" w:lastColumn="0" w:oddVBand="0" w:evenVBand="0" w:oddHBand="1" w:evenHBand="0" w:firstRowFirstColumn="0" w:firstRowLastColumn="0" w:lastRowFirstColumn="0" w:lastRowLastColumn="0"/>
                </w:pPr>
              </w:pPrChange>
            </w:pPr>
          </w:p>
          <w:p w14:paraId="7A2A6573" w14:textId="3D46013F" w:rsidR="003E0130" w:rsidRDefault="003E0130">
            <w:pPr>
              <w:spacing w:line="360" w:lineRule="auto"/>
              <w:jc w:val="both"/>
              <w:cnfStyle w:val="000000100000" w:firstRow="0" w:lastRow="0" w:firstColumn="0" w:lastColumn="0" w:oddVBand="0" w:evenVBand="0" w:oddHBand="1" w:evenHBand="0" w:firstRowFirstColumn="0" w:firstRowLastColumn="0" w:lastRowFirstColumn="0" w:lastRowLastColumn="0"/>
              <w:rPr>
                <w:ins w:id="496" w:author="Dylan Van Aswegen" w:date="2024-07-14T22:45:00Z" w16du:dateUtc="2024-07-14T20:45:00Z"/>
                <w:rFonts w:ascii="Arial" w:hAnsi="Arial" w:cs="Arial"/>
                <w:sz w:val="20"/>
                <w:szCs w:val="20"/>
                <w:lang w:val="en-GB"/>
              </w:rPr>
            </w:pPr>
          </w:p>
        </w:tc>
      </w:tr>
      <w:tr w:rsidR="003E0130" w14:paraId="0B376AC7" w14:textId="77777777" w:rsidTr="005C5491">
        <w:trPr>
          <w:ins w:id="497" w:author="Dylan Van Aswegen" w:date="2024-07-14T22:46:00Z"/>
        </w:trPr>
        <w:tc>
          <w:tcPr>
            <w:cnfStyle w:val="001000000000" w:firstRow="0" w:lastRow="0" w:firstColumn="1" w:lastColumn="0" w:oddVBand="0" w:evenVBand="0" w:oddHBand="0" w:evenHBand="0" w:firstRowFirstColumn="0" w:firstRowLastColumn="0" w:lastRowFirstColumn="0" w:lastRowLastColumn="0"/>
            <w:tcW w:w="1451" w:type="dxa"/>
          </w:tcPr>
          <w:p w14:paraId="14691E8F" w14:textId="60DF511B" w:rsidR="003E0130" w:rsidRDefault="003E0130" w:rsidP="003E0130">
            <w:pPr>
              <w:spacing w:line="360" w:lineRule="auto"/>
              <w:jc w:val="both"/>
              <w:rPr>
                <w:ins w:id="498" w:author="Dylan Van Aswegen" w:date="2024-07-14T22:46:00Z" w16du:dateUtc="2024-07-14T20:46:00Z"/>
                <w:rFonts w:ascii="Arial" w:hAnsi="Arial" w:cs="Arial"/>
                <w:sz w:val="20"/>
                <w:szCs w:val="20"/>
                <w:lang w:val="en-GB"/>
              </w:rPr>
            </w:pPr>
            <w:ins w:id="499" w:author="Dylan Van Aswegen" w:date="2024-07-14T22:46:00Z" w16du:dateUtc="2024-07-14T20:46:00Z">
              <w:r>
                <w:rPr>
                  <w:rFonts w:ascii="Arial" w:hAnsi="Arial" w:cs="Arial"/>
                  <w:sz w:val="20"/>
                  <w:szCs w:val="20"/>
                  <w:lang w:val="en-GB"/>
                </w:rPr>
                <w:t>Price</w:t>
              </w:r>
            </w:ins>
          </w:p>
        </w:tc>
        <w:tc>
          <w:tcPr>
            <w:tcW w:w="1273" w:type="dxa"/>
          </w:tcPr>
          <w:p w14:paraId="1FC60E19" w14:textId="628206A4" w:rsidR="003E0130" w:rsidRDefault="003E0130" w:rsidP="003E0130">
            <w:pPr>
              <w:spacing w:line="360" w:lineRule="auto"/>
              <w:jc w:val="both"/>
              <w:cnfStyle w:val="000000000000" w:firstRow="0" w:lastRow="0" w:firstColumn="0" w:lastColumn="0" w:oddVBand="0" w:evenVBand="0" w:oddHBand="0" w:evenHBand="0" w:firstRowFirstColumn="0" w:firstRowLastColumn="0" w:lastRowFirstColumn="0" w:lastRowLastColumn="0"/>
              <w:rPr>
                <w:ins w:id="500" w:author="Dylan Van Aswegen" w:date="2024-07-14T22:46:00Z" w16du:dateUtc="2024-07-14T20:46:00Z"/>
                <w:rFonts w:ascii="Arial" w:hAnsi="Arial" w:cs="Arial"/>
                <w:sz w:val="20"/>
                <w:szCs w:val="20"/>
                <w:lang w:val="en-GB"/>
              </w:rPr>
            </w:pPr>
            <w:ins w:id="501" w:author="Dylan Van Aswegen" w:date="2024-07-14T22:51:00Z" w16du:dateUtc="2024-07-14T20:51:00Z">
              <w:r>
                <w:rPr>
                  <w:rFonts w:ascii="Arial" w:hAnsi="Arial" w:cs="Arial"/>
                  <w:sz w:val="20"/>
                  <w:szCs w:val="20"/>
                  <w:lang w:val="en-GB"/>
                </w:rPr>
                <w:t xml:space="preserve">Text Field </w:t>
              </w:r>
            </w:ins>
          </w:p>
        </w:tc>
        <w:tc>
          <w:tcPr>
            <w:tcW w:w="1694" w:type="dxa"/>
          </w:tcPr>
          <w:p w14:paraId="0C1786C3" w14:textId="3145BAD0" w:rsidR="003E0130" w:rsidRDefault="003E0130" w:rsidP="003E0130">
            <w:pPr>
              <w:spacing w:line="360" w:lineRule="auto"/>
              <w:jc w:val="both"/>
              <w:cnfStyle w:val="000000000000" w:firstRow="0" w:lastRow="0" w:firstColumn="0" w:lastColumn="0" w:oddVBand="0" w:evenVBand="0" w:oddHBand="0" w:evenHBand="0" w:firstRowFirstColumn="0" w:firstRowLastColumn="0" w:lastRowFirstColumn="0" w:lastRowLastColumn="0"/>
              <w:rPr>
                <w:ins w:id="502" w:author="Dylan Van Aswegen" w:date="2024-07-14T22:46:00Z" w16du:dateUtc="2024-07-14T20:46:00Z"/>
                <w:rFonts w:ascii="Arial" w:hAnsi="Arial" w:cs="Arial"/>
                <w:sz w:val="20"/>
                <w:szCs w:val="20"/>
                <w:lang w:val="en-GB"/>
              </w:rPr>
            </w:pPr>
            <w:ins w:id="503" w:author="Dylan Van Aswegen" w:date="2024-07-14T22:51:00Z" w16du:dateUtc="2024-07-14T20:51:00Z">
              <w:r>
                <w:rPr>
                  <w:rFonts w:ascii="Arial" w:hAnsi="Arial" w:cs="Arial"/>
                  <w:sz w:val="20"/>
                  <w:szCs w:val="20"/>
                  <w:lang w:val="en-GB"/>
                </w:rPr>
                <w:t xml:space="preserve">String </w:t>
              </w:r>
            </w:ins>
          </w:p>
        </w:tc>
        <w:tc>
          <w:tcPr>
            <w:tcW w:w="3804" w:type="dxa"/>
          </w:tcPr>
          <w:p w14:paraId="7D99AAB9" w14:textId="7061264E" w:rsidR="003E0130" w:rsidRDefault="003E0130" w:rsidP="003E0130">
            <w:pPr>
              <w:spacing w:line="360" w:lineRule="auto"/>
              <w:jc w:val="both"/>
              <w:cnfStyle w:val="000000000000" w:firstRow="0" w:lastRow="0" w:firstColumn="0" w:lastColumn="0" w:oddVBand="0" w:evenVBand="0" w:oddHBand="0" w:evenHBand="0" w:firstRowFirstColumn="0" w:firstRowLastColumn="0" w:lastRowFirstColumn="0" w:lastRowLastColumn="0"/>
              <w:rPr>
                <w:ins w:id="504" w:author="Dylan Van Aswegen" w:date="2024-07-14T22:46:00Z" w16du:dateUtc="2024-07-14T20:46:00Z"/>
                <w:rFonts w:ascii="Arial" w:hAnsi="Arial" w:cs="Arial"/>
                <w:sz w:val="20"/>
                <w:szCs w:val="20"/>
                <w:lang w:val="en-GB"/>
              </w:rPr>
            </w:pPr>
            <w:ins w:id="505" w:author="Dylan Van Aswegen" w:date="2024-07-14T22:51:00Z" w16du:dateUtc="2024-07-14T20:51:00Z">
              <w:r>
                <w:rPr>
                  <w:rFonts w:ascii="Arial" w:hAnsi="Arial" w:cs="Arial"/>
                  <w:sz w:val="20"/>
                  <w:szCs w:val="20"/>
                  <w:lang w:val="en-GB"/>
                </w:rPr>
                <w:t xml:space="preserve">This column will contain the price of the item. </w:t>
              </w:r>
            </w:ins>
          </w:p>
        </w:tc>
      </w:tr>
      <w:tr w:rsidR="003E0130" w14:paraId="604DE62A" w14:textId="77777777" w:rsidTr="005C5491">
        <w:trPr>
          <w:cnfStyle w:val="000000100000" w:firstRow="0" w:lastRow="0" w:firstColumn="0" w:lastColumn="0" w:oddVBand="0" w:evenVBand="0" w:oddHBand="1" w:evenHBand="0" w:firstRowFirstColumn="0" w:firstRowLastColumn="0" w:lastRowFirstColumn="0" w:lastRowLastColumn="0"/>
          <w:ins w:id="506" w:author="Dylan Van Aswegen" w:date="2024-07-14T22:52:00Z"/>
        </w:trPr>
        <w:tc>
          <w:tcPr>
            <w:cnfStyle w:val="001000000000" w:firstRow="0" w:lastRow="0" w:firstColumn="1" w:lastColumn="0" w:oddVBand="0" w:evenVBand="0" w:oddHBand="0" w:evenHBand="0" w:firstRowFirstColumn="0" w:firstRowLastColumn="0" w:lastRowFirstColumn="0" w:lastRowLastColumn="0"/>
            <w:tcW w:w="1451" w:type="dxa"/>
          </w:tcPr>
          <w:p w14:paraId="5578E339" w14:textId="52FF2485" w:rsidR="003E0130" w:rsidRDefault="003E0130" w:rsidP="003E0130">
            <w:pPr>
              <w:spacing w:line="360" w:lineRule="auto"/>
              <w:jc w:val="both"/>
              <w:rPr>
                <w:ins w:id="507" w:author="Dylan Van Aswegen" w:date="2024-07-14T22:52:00Z" w16du:dateUtc="2024-07-14T20:52:00Z"/>
                <w:rFonts w:ascii="Arial" w:hAnsi="Arial" w:cs="Arial"/>
                <w:sz w:val="20"/>
                <w:szCs w:val="20"/>
                <w:lang w:val="en-GB"/>
              </w:rPr>
            </w:pPr>
            <w:ins w:id="508" w:author="Dylan Van Aswegen" w:date="2024-07-14T22:52:00Z" w16du:dateUtc="2024-07-14T20:52:00Z">
              <w:r>
                <w:rPr>
                  <w:rFonts w:ascii="Arial" w:hAnsi="Arial" w:cs="Arial"/>
                  <w:sz w:val="20"/>
                  <w:szCs w:val="20"/>
                  <w:lang w:val="en-GB"/>
                </w:rPr>
                <w:t>Remove Link</w:t>
              </w:r>
            </w:ins>
          </w:p>
        </w:tc>
        <w:tc>
          <w:tcPr>
            <w:tcW w:w="1273" w:type="dxa"/>
          </w:tcPr>
          <w:p w14:paraId="19B1E1C5" w14:textId="144719B3" w:rsidR="003E0130" w:rsidRDefault="003E0130" w:rsidP="003E0130">
            <w:pPr>
              <w:spacing w:line="360" w:lineRule="auto"/>
              <w:jc w:val="both"/>
              <w:cnfStyle w:val="000000100000" w:firstRow="0" w:lastRow="0" w:firstColumn="0" w:lastColumn="0" w:oddVBand="0" w:evenVBand="0" w:oddHBand="1" w:evenHBand="0" w:firstRowFirstColumn="0" w:firstRowLastColumn="0" w:lastRowFirstColumn="0" w:lastRowLastColumn="0"/>
              <w:rPr>
                <w:ins w:id="509" w:author="Dylan Van Aswegen" w:date="2024-07-14T22:52:00Z" w16du:dateUtc="2024-07-14T20:52:00Z"/>
                <w:rFonts w:ascii="Arial" w:hAnsi="Arial" w:cs="Arial"/>
                <w:sz w:val="20"/>
                <w:szCs w:val="20"/>
                <w:lang w:val="en-GB"/>
              </w:rPr>
            </w:pPr>
            <w:ins w:id="510" w:author="Dylan Van Aswegen" w:date="2024-07-14T22:52:00Z" w16du:dateUtc="2024-07-14T20:52:00Z">
              <w:r>
                <w:rPr>
                  <w:rFonts w:ascii="Arial" w:hAnsi="Arial" w:cs="Arial"/>
                  <w:sz w:val="20"/>
                  <w:szCs w:val="20"/>
                  <w:lang w:val="en-GB"/>
                </w:rPr>
                <w:t>Button</w:t>
              </w:r>
            </w:ins>
          </w:p>
        </w:tc>
        <w:tc>
          <w:tcPr>
            <w:tcW w:w="1694" w:type="dxa"/>
          </w:tcPr>
          <w:p w14:paraId="582EF0CC" w14:textId="77777777" w:rsidR="003E0130" w:rsidRDefault="003E0130" w:rsidP="003E0130">
            <w:pPr>
              <w:spacing w:line="360" w:lineRule="auto"/>
              <w:jc w:val="both"/>
              <w:cnfStyle w:val="000000100000" w:firstRow="0" w:lastRow="0" w:firstColumn="0" w:lastColumn="0" w:oddVBand="0" w:evenVBand="0" w:oddHBand="1" w:evenHBand="0" w:firstRowFirstColumn="0" w:firstRowLastColumn="0" w:lastRowFirstColumn="0" w:lastRowLastColumn="0"/>
              <w:rPr>
                <w:ins w:id="511" w:author="Dylan Van Aswegen" w:date="2024-07-14T22:52:00Z" w16du:dateUtc="2024-07-14T20:52:00Z"/>
                <w:rFonts w:ascii="Arial" w:hAnsi="Arial" w:cs="Arial"/>
                <w:sz w:val="20"/>
                <w:szCs w:val="20"/>
                <w:lang w:val="en-GB"/>
              </w:rPr>
            </w:pPr>
          </w:p>
        </w:tc>
        <w:tc>
          <w:tcPr>
            <w:tcW w:w="3804" w:type="dxa"/>
          </w:tcPr>
          <w:p w14:paraId="1BD89EB9" w14:textId="37ADB2CA" w:rsidR="003E0130" w:rsidRDefault="003E0130" w:rsidP="003E0130">
            <w:pPr>
              <w:spacing w:line="360" w:lineRule="auto"/>
              <w:jc w:val="both"/>
              <w:cnfStyle w:val="000000100000" w:firstRow="0" w:lastRow="0" w:firstColumn="0" w:lastColumn="0" w:oddVBand="0" w:evenVBand="0" w:oddHBand="1" w:evenHBand="0" w:firstRowFirstColumn="0" w:firstRowLastColumn="0" w:lastRowFirstColumn="0" w:lastRowLastColumn="0"/>
              <w:rPr>
                <w:ins w:id="512" w:author="Dylan Van Aswegen" w:date="2024-07-14T22:52:00Z" w16du:dateUtc="2024-07-14T20:52:00Z"/>
                <w:rFonts w:ascii="Arial" w:hAnsi="Arial" w:cs="Arial"/>
                <w:sz w:val="20"/>
                <w:szCs w:val="20"/>
                <w:lang w:val="en-GB"/>
              </w:rPr>
            </w:pPr>
            <w:ins w:id="513" w:author="Dylan Van Aswegen" w:date="2024-07-14T22:52:00Z" w16du:dateUtc="2024-07-14T20:52:00Z">
              <w:r>
                <w:rPr>
                  <w:rFonts w:ascii="Arial" w:hAnsi="Arial" w:cs="Arial"/>
                  <w:sz w:val="20"/>
                  <w:szCs w:val="20"/>
                  <w:lang w:val="en-GB"/>
                </w:rPr>
                <w:t>This will appear next to each item in the cart. Once the user clicks this, the item will be removed from the cart</w:t>
              </w:r>
            </w:ins>
            <w:ins w:id="514" w:author="Dylan Van Aswegen" w:date="2024-07-14T22:53:00Z" w16du:dateUtc="2024-07-14T20:53:00Z">
              <w:r w:rsidR="00F26327">
                <w:rPr>
                  <w:rFonts w:ascii="Arial" w:hAnsi="Arial" w:cs="Arial"/>
                  <w:sz w:val="20"/>
                  <w:szCs w:val="20"/>
                  <w:lang w:val="en-GB"/>
                </w:rPr>
                <w:t xml:space="preserve"> and the total for the cart will be recalculated. </w:t>
              </w:r>
            </w:ins>
          </w:p>
        </w:tc>
      </w:tr>
    </w:tbl>
    <w:p w14:paraId="33D24689" w14:textId="77777777" w:rsidR="00BE1740" w:rsidRPr="00BE1740" w:rsidRDefault="00BE1740" w:rsidP="00D23709">
      <w:pPr>
        <w:rPr>
          <w:ins w:id="515" w:author="Dylan Van Aswegen" w:date="2024-07-12T17:34:00Z" w16du:dateUtc="2024-07-12T15:34:00Z"/>
          <w:lang w:val="en-GB"/>
          <w:rPrChange w:id="516" w:author="Dylan Van Aswegen" w:date="2024-07-14T22:45:00Z" w16du:dateUtc="2024-07-14T20:45:00Z">
            <w:rPr>
              <w:ins w:id="517" w:author="Dylan Van Aswegen" w:date="2024-07-12T17:34:00Z" w16du:dateUtc="2024-07-12T15:34:00Z"/>
            </w:rPr>
          </w:rPrChange>
        </w:rPr>
      </w:pPr>
    </w:p>
    <w:p w14:paraId="7C43CF41" w14:textId="2E10F124" w:rsidR="00D23709" w:rsidRDefault="00F26327" w:rsidP="00D23709">
      <w:pPr>
        <w:rPr>
          <w:ins w:id="518" w:author="Dylan Van Aswegen" w:date="2024-07-14T22:54:00Z" w16du:dateUtc="2024-07-14T20:54:00Z"/>
        </w:rPr>
      </w:pPr>
      <w:ins w:id="519" w:author="Dylan Van Aswegen" w:date="2024-07-14T22:53:00Z" w16du:dateUtc="2024-07-14T20:53:00Z">
        <w:r>
          <w:t xml:space="preserve">The last row of the table will be a total table which </w:t>
        </w:r>
      </w:ins>
      <w:ins w:id="520" w:author="Dylan Van Aswegen" w:date="2024-07-14T22:54:00Z" w16du:dateUtc="2024-07-14T20:54:00Z">
        <w:r>
          <w:t xml:space="preserve">will contain the sum of the prices of the items in the cart. </w:t>
        </w:r>
      </w:ins>
    </w:p>
    <w:p w14:paraId="5F709647" w14:textId="1AB42B56" w:rsidR="00F26327" w:rsidRDefault="00F26327" w:rsidP="00D23709">
      <w:pPr>
        <w:rPr>
          <w:ins w:id="521" w:author="Dylan Van Aswegen" w:date="2024-07-14T22:55:00Z" w16du:dateUtc="2024-07-14T20:55:00Z"/>
        </w:rPr>
      </w:pPr>
      <w:ins w:id="522" w:author="Dylan Van Aswegen" w:date="2024-07-14T22:54:00Z" w16du:dateUtc="2024-07-14T20:54:00Z">
        <w:r>
          <w:t>The table will be follow</w:t>
        </w:r>
      </w:ins>
      <w:ins w:id="523" w:author="Dylan Van Aswegen" w:date="2024-07-14T22:55:00Z" w16du:dateUtc="2024-07-14T20:55:00Z">
        <w:r>
          <w:t>ed by buttons for the user to navigate back to the page they were on and to proceed with the checkout.</w:t>
        </w:r>
      </w:ins>
    </w:p>
    <w:p w14:paraId="5C90AC7A" w14:textId="12D4F5E5" w:rsidR="00F26327" w:rsidRDefault="00F26327" w:rsidP="00D23709">
      <w:pPr>
        <w:rPr>
          <w:ins w:id="524" w:author="Dylan Van Aswegen" w:date="2024-07-14T23:00:00Z" w16du:dateUtc="2024-07-14T21:00:00Z"/>
        </w:rPr>
      </w:pPr>
      <w:ins w:id="525" w:author="Dylan Van Aswegen" w:date="2024-07-14T22:55:00Z" w16du:dateUtc="2024-07-14T20:55:00Z">
        <w:r>
          <w:t>If the user is not signed in when attempting to check out, they will be</w:t>
        </w:r>
      </w:ins>
      <w:ins w:id="526" w:author="Dylan Van Aswegen" w:date="2024-07-14T23:14:00Z" w16du:dateUtc="2024-07-14T21:14:00Z">
        <w:r w:rsidR="00FB17D0">
          <w:t xml:space="preserve"> </w:t>
        </w:r>
      </w:ins>
      <w:ins w:id="527" w:author="Dylan Van Aswegen" w:date="2024-07-14T22:56:00Z" w16du:dateUtc="2024-07-14T20:56:00Z">
        <w:r>
          <w:t>presented with the sign-in page</w:t>
        </w:r>
      </w:ins>
      <w:ins w:id="528" w:author="Dylan Van Aswegen" w:date="2024-07-14T22:59:00Z" w16du:dateUtc="2024-07-14T20:59:00Z">
        <w:r w:rsidR="003054A3">
          <w:t xml:space="preserve"> and if they do not have an account, they will be required to register before proceeding with the checkout. </w:t>
        </w:r>
      </w:ins>
    </w:p>
    <w:p w14:paraId="3589DC52" w14:textId="76FF227E" w:rsidR="009E418B" w:rsidRDefault="003054A3" w:rsidP="00D23709">
      <w:pPr>
        <w:rPr>
          <w:ins w:id="529" w:author="Dylan Van Aswegen" w:date="2024-07-15T08:50:00Z" w16du:dateUtc="2024-07-15T06:50:00Z"/>
        </w:rPr>
      </w:pPr>
      <w:ins w:id="530" w:author="Dylan Van Aswegen" w:date="2024-07-14T23:01:00Z" w16du:dateUtc="2024-07-14T21:01:00Z">
        <w:r>
          <w:t xml:space="preserve">Before allowing the user to </w:t>
        </w:r>
      </w:ins>
      <w:ins w:id="531" w:author="Dylan Van Aswegen" w:date="2024-07-14T23:14:00Z" w16du:dateUtc="2024-07-14T21:14:00Z">
        <w:r w:rsidR="00FB17D0">
          <w:t>proceed with the checkout, the application must verify whether the use</w:t>
        </w:r>
      </w:ins>
      <w:ins w:id="532" w:author="Dylan Van Aswegen" w:date="2024-07-14T23:15:00Z" w16du:dateUtc="2024-07-14T21:15:00Z">
        <w:r w:rsidR="00FB17D0">
          <w:t>r is eligible for the item that they are purchasing</w:t>
        </w:r>
      </w:ins>
      <w:ins w:id="533" w:author="Dylan Van Aswegen" w:date="2024-07-14T23:28:00Z" w16du:dateUtc="2024-07-14T21:28:00Z">
        <w:r w:rsidR="00371746">
          <w:t xml:space="preserve">. If they are not eligible, the application should present them with the </w:t>
        </w:r>
      </w:ins>
      <w:ins w:id="534" w:author="Dylan Van Aswegen" w:date="2024-07-15T00:24:00Z" w16du:dateUtc="2024-07-14T22:24:00Z">
        <w:r w:rsidR="00476787">
          <w:t>relevant warning message and present t</w:t>
        </w:r>
      </w:ins>
      <w:ins w:id="535" w:author="Dylan Van Aswegen" w:date="2024-07-15T00:30:00Z" w16du:dateUtc="2024-07-14T22:30:00Z">
        <w:r w:rsidR="00871AA4">
          <w:t xml:space="preserve">hem with the options to register someone else </w:t>
        </w:r>
      </w:ins>
      <w:ins w:id="536" w:author="Dylan Van Aswegen" w:date="2024-07-15T08:45:00Z" w16du:dateUtc="2024-07-15T06:45:00Z">
        <w:r w:rsidR="009E418B">
          <w:t xml:space="preserve">if they are purchasing a subscription for a junior or </w:t>
        </w:r>
      </w:ins>
      <w:ins w:id="537" w:author="Dylan Van Aswegen" w:date="2024-07-15T08:50:00Z" w16du:dateUtc="2024-07-15T06:50:00Z">
        <w:r w:rsidR="009E418B">
          <w:t xml:space="preserve">a group subscription. </w:t>
        </w:r>
      </w:ins>
    </w:p>
    <w:p w14:paraId="2226B434" w14:textId="77777777" w:rsidR="005369FD" w:rsidRDefault="009E418B" w:rsidP="00D23709">
      <w:pPr>
        <w:rPr>
          <w:ins w:id="538" w:author="Dylan Van Aswegen" w:date="2024-07-15T08:57:00Z" w16du:dateUtc="2024-07-15T06:57:00Z"/>
        </w:rPr>
      </w:pPr>
      <w:ins w:id="539" w:author="Dylan Van Aswegen" w:date="2024-07-15T08:50:00Z" w16du:dateUtc="2024-07-15T06:50:00Z">
        <w:r>
          <w:t xml:space="preserve">Where they </w:t>
        </w:r>
      </w:ins>
      <w:ins w:id="540" w:author="Dylan Van Aswegen" w:date="2024-07-15T08:51:00Z" w16du:dateUtc="2024-07-15T06:51:00Z">
        <w:r>
          <w:t xml:space="preserve">are attempting to purchase a subscription renewal, the application should verify that they are still eligible </w:t>
        </w:r>
      </w:ins>
      <w:ins w:id="541" w:author="Dylan Van Aswegen" w:date="2024-07-15T08:52:00Z" w16du:dateUtc="2024-07-15T06:52:00Z">
        <w:r>
          <w:t>for the subscription, if they are not, the system should displ</w:t>
        </w:r>
      </w:ins>
      <w:ins w:id="542" w:author="Dylan Van Aswegen" w:date="2024-07-15T08:53:00Z" w16du:dateUtc="2024-07-15T06:53:00Z">
        <w:r>
          <w:t>ay a warning message. If the organisation has configured a subscription path for that subscription, the user will be presente</w:t>
        </w:r>
      </w:ins>
      <w:ins w:id="543" w:author="Dylan Van Aswegen" w:date="2024-07-15T08:54:00Z" w16du:dateUtc="2024-07-15T06:54:00Z">
        <w:r>
          <w:t xml:space="preserve">d with the option to switch to that subscription or </w:t>
        </w:r>
        <w:r w:rsidR="005369FD">
          <w:t>to select another subscription.</w:t>
        </w:r>
      </w:ins>
      <w:ins w:id="544" w:author="Dylan Van Aswegen" w:date="2024-07-15T08:55:00Z" w16du:dateUtc="2024-07-15T06:55:00Z">
        <w:r w:rsidR="005369FD">
          <w:t xml:space="preserve"> If they select the subscription that has been configured for them, the subscription will start the day after their current subscription ends (if they have one in place</w:t>
        </w:r>
      </w:ins>
      <w:ins w:id="545" w:author="Dylan Van Aswegen" w:date="2024-07-15T08:56:00Z" w16du:dateUtc="2024-07-15T06:56:00Z">
        <w:r w:rsidR="005369FD">
          <w:t>) once it is paid. If they select to purchase a different subscription, their current subscription will be changed to not rene</w:t>
        </w:r>
      </w:ins>
      <w:ins w:id="546" w:author="Dylan Van Aswegen" w:date="2024-07-15T08:57:00Z" w16du:dateUtc="2024-07-15T06:57:00Z">
        <w:r w:rsidR="005369FD">
          <w:t xml:space="preserve">wing status and the subscription they purchased will start the day after the old subscription ends, once it is paid for. </w:t>
        </w:r>
      </w:ins>
    </w:p>
    <w:p w14:paraId="1B9F6A97" w14:textId="51F01D91" w:rsidR="009E418B" w:rsidRDefault="005A7A3B" w:rsidP="00D23709">
      <w:pPr>
        <w:rPr>
          <w:ins w:id="547" w:author="Dylan Van Aswegen" w:date="2024-07-15T09:05:00Z" w16du:dateUtc="2024-07-15T07:05:00Z"/>
        </w:rPr>
      </w:pPr>
      <w:ins w:id="548" w:author="Dylan Van Aswegen" w:date="2024-07-15T08:58:00Z" w16du:dateUtc="2024-07-15T06:58:00Z">
        <w:r>
          <w:t xml:space="preserve">If the user attempts to purchase a subscription for which they already have a membership that is current </w:t>
        </w:r>
      </w:ins>
      <w:ins w:id="549" w:author="Dylan Van Aswegen" w:date="2024-07-15T08:59:00Z" w16du:dateUtc="2024-07-15T06:59:00Z">
        <w:r>
          <w:t xml:space="preserve">or has recently expired and has a renewing status, the application should present a warning message to inform them of </w:t>
        </w:r>
      </w:ins>
      <w:ins w:id="550" w:author="Dylan Van Aswegen" w:date="2024-07-15T09:00:00Z" w16du:dateUtc="2024-07-15T07:00:00Z">
        <w:r>
          <w:t>this and</w:t>
        </w:r>
      </w:ins>
      <w:ins w:id="551" w:author="Dylan Van Aswegen" w:date="2024-07-15T08:59:00Z" w16du:dateUtc="2024-07-15T06:59:00Z">
        <w:r>
          <w:t xml:space="preserve"> give them the option to renew their subscription or purchase for someo</w:t>
        </w:r>
      </w:ins>
      <w:ins w:id="552" w:author="Dylan Van Aswegen" w:date="2024-07-15T09:00:00Z" w16du:dateUtc="2024-07-15T07:00:00Z">
        <w:r>
          <w:t>ne else. If they select the renew option, it will be added to their basket. If they indicate that th</w:t>
        </w:r>
      </w:ins>
      <w:ins w:id="553" w:author="Dylan Van Aswegen" w:date="2024-07-15T09:01:00Z" w16du:dateUtc="2024-07-15T07:01:00Z">
        <w:r>
          <w:t xml:space="preserve">ey are purchasing for someone else, the subscription should be added to their basket and </w:t>
        </w:r>
      </w:ins>
      <w:ins w:id="554" w:author="Dylan Van Aswegen" w:date="2024-07-15T09:02:00Z" w16du:dateUtc="2024-07-15T07:02:00Z">
        <w:r>
          <w:t>a group</w:t>
        </w:r>
      </w:ins>
      <w:ins w:id="555" w:author="Dylan Van Aswegen" w:date="2024-07-15T09:01:00Z" w16du:dateUtc="2024-07-15T07:01:00Z">
        <w:r>
          <w:t xml:space="preserve"> should be created</w:t>
        </w:r>
      </w:ins>
      <w:ins w:id="556" w:author="Dylan Van Aswegen" w:date="2024-07-15T09:02:00Z" w16du:dateUtc="2024-07-15T07:02:00Z">
        <w:r>
          <w:t xml:space="preserve"> for this user. The new users details should be captured as part of checkout</w:t>
        </w:r>
      </w:ins>
      <w:ins w:id="557" w:author="Dylan Van Aswegen" w:date="2024-07-15T09:03:00Z" w16du:dateUtc="2024-07-15T07:03:00Z">
        <w:r>
          <w:t>. The application should verify if their subscription is expired or expiring soon with the status of renewable. If it is</w:t>
        </w:r>
      </w:ins>
      <w:ins w:id="558" w:author="Dylan Van Aswegen" w:date="2024-07-15T09:04:00Z" w16du:dateUtc="2024-07-15T07:04:00Z">
        <w:r>
          <w:t>, they should be presented with the option to renew their subscription as well. If they select not to, the status of the subscription should be changed to not renewable. If they select to renew, their subsc</w:t>
        </w:r>
      </w:ins>
      <w:ins w:id="559" w:author="Dylan Van Aswegen" w:date="2024-07-15T09:05:00Z" w16du:dateUtc="2024-07-15T07:05:00Z">
        <w:r>
          <w:t xml:space="preserve">ription should be added to the cart and should be changed to active once it has been paid for. </w:t>
        </w:r>
      </w:ins>
    </w:p>
    <w:p w14:paraId="678C2F37" w14:textId="093B4C69" w:rsidR="004D2172" w:rsidRDefault="004D2172" w:rsidP="00D23709">
      <w:pPr>
        <w:rPr>
          <w:ins w:id="560" w:author="Dylan Van Aswegen" w:date="2024-07-15T08:54:00Z" w16du:dateUtc="2024-07-15T06:54:00Z"/>
        </w:rPr>
      </w:pPr>
      <w:ins w:id="561" w:author="Dylan Van Aswegen" w:date="2024-07-15T09:06:00Z" w16du:dateUtc="2024-07-15T07:06:00Z">
        <w:r>
          <w:t xml:space="preserve">If the user attempts to purchase a subscription </w:t>
        </w:r>
      </w:ins>
      <w:ins w:id="562" w:author="Dylan Van Aswegen" w:date="2024-07-15T09:07:00Z" w16du:dateUtc="2024-07-15T07:07:00Z">
        <w:r>
          <w:t xml:space="preserve">that is different from their current or recently expired subscription, </w:t>
        </w:r>
      </w:ins>
      <w:ins w:id="563" w:author="Dylan Van Aswegen" w:date="2024-07-15T09:08:00Z" w16du:dateUtc="2024-07-15T07:08:00Z">
        <w:r>
          <w:t xml:space="preserve">the application should present a warning message to the user. The user should </w:t>
        </w:r>
      </w:ins>
      <w:ins w:id="564" w:author="Dylan Van Aswegen" w:date="2024-07-15T09:09:00Z" w16du:dateUtc="2024-07-15T07:09:00Z">
        <w:r>
          <w:t xml:space="preserve">be presented with the options to switch at renewal time, replace their current subscription, </w:t>
        </w:r>
      </w:ins>
      <w:ins w:id="565" w:author="Dylan Van Aswegen" w:date="2024-07-15T09:10:00Z" w16du:dateUtc="2024-07-15T07:10:00Z">
        <w:r>
          <w:t>renew the current subscription or purchase a subscription for someone else. If they choose to sw</w:t>
        </w:r>
      </w:ins>
      <w:ins w:id="566" w:author="Dylan Van Aswegen" w:date="2024-07-15T09:11:00Z" w16du:dateUtc="2024-07-15T07:11:00Z">
        <w:r>
          <w:t>itch</w:t>
        </w:r>
      </w:ins>
      <w:ins w:id="567" w:author="Dylan Van Aswegen" w:date="2024-07-15T09:10:00Z" w16du:dateUtc="2024-07-15T07:10:00Z">
        <w:r>
          <w:t xml:space="preserve"> at renew</w:t>
        </w:r>
      </w:ins>
      <w:ins w:id="568" w:author="Dylan Van Aswegen" w:date="2024-07-15T09:11:00Z" w16du:dateUtc="2024-07-15T07:11:00Z">
        <w:r>
          <w:t>al, the existing subscription should become not renewing, the new subscription should</w:t>
        </w:r>
      </w:ins>
      <w:ins w:id="569" w:author="Dylan Van Aswegen" w:date="2024-07-15T09:12:00Z" w16du:dateUtc="2024-07-15T07:12:00Z">
        <w:r>
          <w:t xml:space="preserve"> be added with a start date for the day after the current subscription ends. If they choose to replace the subscription, </w:t>
        </w:r>
      </w:ins>
      <w:ins w:id="570" w:author="Dylan Van Aswegen" w:date="2024-07-15T09:13:00Z" w16du:dateUtc="2024-07-15T07:13:00Z">
        <w:r>
          <w:t xml:space="preserve">if their current subscription should be marked as not renewing, if it is active the end date should be changed to today, and </w:t>
        </w:r>
      </w:ins>
      <w:ins w:id="571" w:author="Dylan Van Aswegen" w:date="2024-07-15T09:14:00Z" w16du:dateUtc="2024-07-15T07:14:00Z">
        <w:r>
          <w:t xml:space="preserve">the new subscription should have a start date of the order date. </w:t>
        </w:r>
        <w:r w:rsidR="00540ACF">
          <w:t xml:space="preserve">If they choose to renew their subscription, </w:t>
        </w:r>
      </w:ins>
      <w:ins w:id="572" w:author="Dylan Van Aswegen" w:date="2024-07-15T09:15:00Z" w16du:dateUtc="2024-07-15T07:15:00Z">
        <w:r w:rsidR="00540ACF">
          <w:t xml:space="preserve">the selected subscription should be replaced with </w:t>
        </w:r>
      </w:ins>
      <w:ins w:id="573" w:author="Dylan Van Aswegen" w:date="2024-07-15T09:14:00Z" w16du:dateUtc="2024-07-15T07:14:00Z">
        <w:r w:rsidR="00540ACF">
          <w:t xml:space="preserve">a renewal for </w:t>
        </w:r>
      </w:ins>
      <w:ins w:id="574" w:author="Dylan Van Aswegen" w:date="2024-07-15T09:15:00Z" w16du:dateUtc="2024-07-15T07:15:00Z">
        <w:r w:rsidR="00540ACF">
          <w:t xml:space="preserve">the current/recently expired subscription in the cart and should be processed. </w:t>
        </w:r>
      </w:ins>
      <w:ins w:id="575" w:author="Dylan Van Aswegen" w:date="2024-07-15T09:16:00Z" w16du:dateUtc="2024-07-15T07:16:00Z">
        <w:r w:rsidR="00540ACF">
          <w:t xml:space="preserve">If they select to purchase for someone else, a group should be created and the user should be directed through the flow of capturing the new member as part of the checkout. </w:t>
        </w:r>
      </w:ins>
    </w:p>
    <w:p w14:paraId="11CC9BF2" w14:textId="7627D3DC" w:rsidR="00D23709" w:rsidRPr="00D23709" w:rsidRDefault="00D23709">
      <w:pPr>
        <w:rPr>
          <w:ins w:id="576" w:author="Dylan Van Aswegen" w:date="2024-07-12T17:34:00Z" w16du:dateUtc="2024-07-12T15:34:00Z"/>
        </w:rPr>
        <w:pPrChange w:id="577" w:author="Dylan Van Aswegen" w:date="2024-07-12T17:34:00Z" w16du:dateUtc="2024-07-12T15:34:00Z">
          <w:pPr>
            <w:pStyle w:val="Heading4"/>
          </w:pPr>
        </w:pPrChange>
      </w:pPr>
    </w:p>
    <w:p w14:paraId="022C2F73" w14:textId="5FAEC072" w:rsidR="001801F0" w:rsidRPr="00B37527" w:rsidDel="00F536DF" w:rsidRDefault="001801F0" w:rsidP="001801F0">
      <w:pPr>
        <w:pStyle w:val="Heading3"/>
        <w:spacing w:before="40" w:after="0" w:line="360" w:lineRule="auto"/>
        <w:rPr>
          <w:del w:id="578" w:author="Dylan Van Aswegen" w:date="2024-07-15T09:18:00Z" w16du:dateUtc="2024-07-15T07:18:00Z"/>
          <w:rFonts w:ascii="Arial" w:hAnsi="Arial"/>
          <w:color w:val="5B69AB"/>
          <w:kern w:val="0"/>
          <w:szCs w:val="24"/>
          <w:lang w:val="fr-MC"/>
          <w14:ligatures w14:val="none"/>
          <w:rPrChange w:id="579" w:author="Dylan Van Aswegen" w:date="2024-07-12T13:27:00Z" w16du:dateUtc="2024-07-12T11:27:00Z">
            <w:rPr>
              <w:del w:id="580" w:author="Dylan Van Aswegen" w:date="2024-07-15T09:18:00Z" w16du:dateUtc="2024-07-15T07:18:00Z"/>
              <w:rFonts w:ascii="Arial" w:hAnsi="Arial"/>
              <w:color w:val="5B69AB"/>
              <w:kern w:val="0"/>
              <w:szCs w:val="24"/>
              <w:lang w:val="en-GB"/>
              <w14:ligatures w14:val="none"/>
            </w:rPr>
          </w:rPrChange>
        </w:rPr>
      </w:pPr>
      <w:del w:id="581" w:author="Dylan Van Aswegen" w:date="2024-07-15T09:18:00Z" w16du:dateUtc="2024-07-15T07:18:00Z">
        <w:r w:rsidRPr="00B37527" w:rsidDel="00F536DF">
          <w:rPr>
            <w:rFonts w:ascii="Arial" w:hAnsi="Arial"/>
            <w:color w:val="5B69AB"/>
            <w:kern w:val="0"/>
            <w:szCs w:val="24"/>
            <w:lang w:val="fr-MC"/>
            <w14:ligatures w14:val="none"/>
            <w:rPrChange w:id="582" w:author="Dylan Van Aswegen" w:date="2024-07-12T13:27:00Z" w16du:dateUtc="2024-07-12T11:27:00Z">
              <w:rPr>
                <w:rFonts w:ascii="Arial" w:hAnsi="Arial"/>
                <w:color w:val="5B69AB"/>
                <w:kern w:val="0"/>
                <w:szCs w:val="24"/>
                <w:lang w:val="en-GB"/>
                <w14:ligatures w14:val="none"/>
              </w:rPr>
            </w:rPrChange>
          </w:rPr>
          <w:delText>View Organisation public pages</w:delText>
        </w:r>
        <w:bookmarkEnd w:id="28"/>
        <w:bookmarkEnd w:id="29"/>
      </w:del>
    </w:p>
    <w:p w14:paraId="5BFA11D5" w14:textId="35BABC79" w:rsidR="00F536DF" w:rsidDel="00F536DF" w:rsidRDefault="001801F0" w:rsidP="001801F0">
      <w:pPr>
        <w:rPr>
          <w:del w:id="583" w:author="Dylan Van Aswegen" w:date="2024-07-15T09:18:00Z" w16du:dateUtc="2024-07-15T07:18:00Z"/>
          <w:lang w:val="en-GB"/>
        </w:rPr>
      </w:pPr>
      <w:del w:id="584" w:author="Dylan Van Aswegen" w:date="2024-07-15T09:18:00Z" w16du:dateUtc="2024-07-15T07:18:00Z">
        <w:r w:rsidDel="00F536DF">
          <w:rPr>
            <w:lang w:val="en-GB"/>
          </w:rPr>
          <w:delText xml:space="preserve">The public user will be able to view the public pages of organisations that are registered on Membi. The public user will be able to create a membership of the </w:delText>
        </w:r>
      </w:del>
      <w:del w:id="585" w:author="Dylan Van Aswegen" w:date="2024-07-12T14:03:00Z" w16du:dateUtc="2024-07-12T12:03:00Z">
        <w:r w:rsidDel="00BB327C">
          <w:rPr>
            <w:lang w:val="en-GB"/>
          </w:rPr>
          <w:delText>club</w:delText>
        </w:r>
      </w:del>
      <w:del w:id="586" w:author="Dylan Van Aswegen" w:date="2024-07-15T09:18:00Z" w16du:dateUtc="2024-07-15T07:18:00Z">
        <w:r w:rsidDel="00F536DF">
          <w:rPr>
            <w:lang w:val="en-GB"/>
          </w:rPr>
          <w:delText xml:space="preserve"> or begin the event booking process from this page. </w:delText>
        </w:r>
      </w:del>
    </w:p>
    <w:p w14:paraId="48CC00B2" w14:textId="57DD4865" w:rsidR="001801F0" w:rsidRPr="00BD4B8F" w:rsidDel="00F536DF" w:rsidRDefault="001801F0" w:rsidP="001801F0">
      <w:pPr>
        <w:rPr>
          <w:del w:id="587" w:author="Dylan Van Aswegen" w:date="2024-07-15T09:18:00Z" w16du:dateUtc="2024-07-15T07:18:00Z"/>
          <w:lang w:val="en-GB"/>
        </w:rPr>
      </w:pPr>
    </w:p>
    <w:p w14:paraId="554387B3" w14:textId="24CFE02E" w:rsidR="001801F0" w:rsidDel="00F536DF" w:rsidRDefault="001801F0" w:rsidP="001801F0">
      <w:pPr>
        <w:pStyle w:val="Heading3"/>
        <w:spacing w:before="40" w:after="0" w:line="360" w:lineRule="auto"/>
        <w:rPr>
          <w:del w:id="588" w:author="Dylan Van Aswegen" w:date="2024-07-15T09:18:00Z" w16du:dateUtc="2024-07-15T07:18:00Z"/>
          <w:rFonts w:ascii="Arial" w:hAnsi="Arial"/>
          <w:color w:val="5B69AB"/>
          <w:kern w:val="0"/>
          <w:szCs w:val="24"/>
          <w:lang w:val="en-GB"/>
          <w14:ligatures w14:val="none"/>
        </w:rPr>
      </w:pPr>
      <w:bookmarkStart w:id="589" w:name="_Toc168972685"/>
      <w:bookmarkStart w:id="590" w:name="_Toc170780769"/>
      <w:del w:id="591" w:author="Dylan Van Aswegen" w:date="2024-07-15T09:18:00Z" w16du:dateUtc="2024-07-15T07:18:00Z">
        <w:r w:rsidDel="00F536DF">
          <w:rPr>
            <w:rFonts w:ascii="Arial" w:hAnsi="Arial"/>
            <w:color w:val="5B69AB"/>
            <w:kern w:val="0"/>
            <w:szCs w:val="24"/>
            <w:lang w:val="en-GB"/>
            <w14:ligatures w14:val="none"/>
          </w:rPr>
          <w:delText>Organisation</w:delText>
        </w:r>
        <w:r w:rsidRPr="00BD4B8F" w:rsidDel="00F536DF">
          <w:rPr>
            <w:rFonts w:ascii="Arial" w:hAnsi="Arial"/>
            <w:color w:val="5B69AB"/>
            <w:kern w:val="0"/>
            <w:szCs w:val="24"/>
            <w:lang w:val="en-GB"/>
            <w14:ligatures w14:val="none"/>
          </w:rPr>
          <w:delText xml:space="preserve"> Search</w:delText>
        </w:r>
        <w:bookmarkEnd w:id="589"/>
        <w:bookmarkEnd w:id="590"/>
        <w:r w:rsidRPr="00BD4B8F" w:rsidDel="00F536DF">
          <w:rPr>
            <w:rFonts w:ascii="Arial" w:hAnsi="Arial"/>
            <w:color w:val="5B69AB"/>
            <w:kern w:val="0"/>
            <w:szCs w:val="24"/>
            <w:lang w:val="en-GB"/>
            <w14:ligatures w14:val="none"/>
          </w:rPr>
          <w:delText xml:space="preserve"> </w:delText>
        </w:r>
      </w:del>
    </w:p>
    <w:p w14:paraId="1AB9D278" w14:textId="55D7FB7C" w:rsidR="001801F0" w:rsidDel="00F536DF" w:rsidRDefault="001801F0" w:rsidP="001801F0">
      <w:pPr>
        <w:rPr>
          <w:del w:id="592" w:author="Dylan Van Aswegen" w:date="2024-07-15T09:18:00Z" w16du:dateUtc="2024-07-15T07:18:00Z"/>
          <w:lang w:val="en-GB"/>
        </w:rPr>
      </w:pPr>
      <w:del w:id="593" w:author="Dylan Van Aswegen" w:date="2024-07-15T09:18:00Z" w16du:dateUtc="2024-07-15T07:18:00Z">
        <w:r w:rsidDel="00F536DF">
          <w:rPr>
            <w:lang w:val="en-GB"/>
          </w:rPr>
          <w:delText xml:space="preserve">The public user will be able to search for organizations that have been registered on the Membi platfom and be navigated to the public page of the organization that they select out of the search results.  </w:delText>
        </w:r>
      </w:del>
    </w:p>
    <w:p w14:paraId="65CC0368" w14:textId="59D7956B" w:rsidR="001801F0" w:rsidRPr="00362465" w:rsidDel="00F536DF" w:rsidRDefault="001801F0" w:rsidP="001801F0">
      <w:pPr>
        <w:rPr>
          <w:del w:id="594" w:author="Dylan Van Aswegen" w:date="2024-07-15T09:18:00Z" w16du:dateUtc="2024-07-15T07:18:00Z"/>
          <w:lang w:val="en-GB"/>
        </w:rPr>
      </w:pPr>
    </w:p>
    <w:p w14:paraId="5EABA75D" w14:textId="77777777" w:rsidR="001801F0" w:rsidRDefault="001801F0" w:rsidP="001801F0">
      <w:pPr>
        <w:pStyle w:val="Heading3"/>
        <w:spacing w:before="40" w:after="0" w:line="360" w:lineRule="auto"/>
        <w:rPr>
          <w:rFonts w:ascii="Arial" w:hAnsi="Arial"/>
          <w:color w:val="5B69AB"/>
          <w:kern w:val="0"/>
          <w:szCs w:val="24"/>
          <w:lang w:val="en-GB"/>
          <w14:ligatures w14:val="none"/>
        </w:rPr>
      </w:pPr>
      <w:bookmarkStart w:id="595" w:name="_Toc168972686"/>
      <w:bookmarkStart w:id="596" w:name="_Toc170780770"/>
      <w:r w:rsidRPr="00BD4B8F">
        <w:rPr>
          <w:rFonts w:ascii="Arial" w:hAnsi="Arial"/>
          <w:color w:val="5B69AB"/>
          <w:kern w:val="0"/>
          <w:szCs w:val="24"/>
          <w:lang w:val="en-GB"/>
          <w14:ligatures w14:val="none"/>
        </w:rPr>
        <w:t>Account Creation / Sign-in</w:t>
      </w:r>
      <w:bookmarkEnd w:id="595"/>
      <w:bookmarkEnd w:id="596"/>
      <w:r w:rsidRPr="00BD4B8F">
        <w:rPr>
          <w:rFonts w:ascii="Arial" w:hAnsi="Arial"/>
          <w:color w:val="5B69AB"/>
          <w:kern w:val="0"/>
          <w:szCs w:val="24"/>
          <w:lang w:val="en-GB"/>
          <w14:ligatures w14:val="none"/>
        </w:rPr>
        <w:t xml:space="preserve"> </w:t>
      </w:r>
    </w:p>
    <w:p w14:paraId="4A37466B" w14:textId="6E95B724" w:rsidR="00862798" w:rsidDel="00F536DF" w:rsidRDefault="001801F0" w:rsidP="006B4B22">
      <w:pPr>
        <w:rPr>
          <w:del w:id="597" w:author="Dylan Van Aswegen" w:date="2024-07-15T09:18:00Z" w16du:dateUtc="2024-07-15T07:18:00Z"/>
          <w:lang w:val="en-GB"/>
        </w:rPr>
      </w:pPr>
      <w:r>
        <w:rPr>
          <w:lang w:val="en-GB"/>
        </w:rPr>
        <w:t xml:space="preserve">The public user will be allowed to sign-in to the application or create an account on </w:t>
      </w:r>
      <w:proofErr w:type="spellStart"/>
      <w:r>
        <w:rPr>
          <w:lang w:val="en-GB"/>
        </w:rPr>
        <w:t>Membi</w:t>
      </w:r>
      <w:proofErr w:type="spellEnd"/>
      <w:r>
        <w:rPr>
          <w:lang w:val="en-GB"/>
        </w:rPr>
        <w:t xml:space="preserve">. </w:t>
      </w:r>
      <w:r w:rsidR="006B4B22">
        <w:rPr>
          <w:lang w:val="en-GB"/>
        </w:rPr>
        <w:t xml:space="preserve">They will be allowed to do this from the </w:t>
      </w:r>
      <w:proofErr w:type="spellStart"/>
      <w:r w:rsidR="006B4B22">
        <w:rPr>
          <w:lang w:val="en-GB"/>
        </w:rPr>
        <w:t>Membi</w:t>
      </w:r>
      <w:proofErr w:type="spellEnd"/>
      <w:r w:rsidR="006B4B22">
        <w:rPr>
          <w:lang w:val="en-GB"/>
        </w:rPr>
        <w:t xml:space="preserve"> homepage, an organizations public homepage or </w:t>
      </w:r>
      <w:r w:rsidR="00862798">
        <w:rPr>
          <w:lang w:val="en-GB"/>
        </w:rPr>
        <w:t xml:space="preserve">will be prompted to do so when attempting to check-out from the </w:t>
      </w:r>
      <w:del w:id="598" w:author="Dylan Van Aswegen" w:date="2024-07-15T09:18:00Z" w16du:dateUtc="2024-07-15T07:18:00Z">
        <w:r w:rsidR="00862798" w:rsidDel="00F536DF">
          <w:rPr>
            <w:lang w:val="en-GB"/>
          </w:rPr>
          <w:delText xml:space="preserve">basket </w:delText>
        </w:r>
      </w:del>
      <w:ins w:id="599" w:author="Dylan Van Aswegen" w:date="2024-07-15T09:18:00Z" w16du:dateUtc="2024-07-15T07:18:00Z">
        <w:r w:rsidR="00F536DF">
          <w:rPr>
            <w:lang w:val="en-GB"/>
          </w:rPr>
          <w:t xml:space="preserve">cart </w:t>
        </w:r>
      </w:ins>
      <w:r w:rsidR="00862798">
        <w:rPr>
          <w:lang w:val="en-GB"/>
        </w:rPr>
        <w:t xml:space="preserve">page. </w:t>
      </w:r>
    </w:p>
    <w:p w14:paraId="74C391A5" w14:textId="77777777" w:rsidR="00F536DF" w:rsidRDefault="00F536DF" w:rsidP="001801F0">
      <w:pPr>
        <w:rPr>
          <w:ins w:id="600" w:author="Dylan Van Aswegen" w:date="2024-07-15T09:18:00Z" w16du:dateUtc="2024-07-15T07:18:00Z"/>
          <w:lang w:val="en-GB"/>
        </w:rPr>
      </w:pPr>
    </w:p>
    <w:p w14:paraId="275552C2" w14:textId="2A4FBDA7" w:rsidR="00F536DF" w:rsidDel="006254F7" w:rsidRDefault="007E0C02" w:rsidP="001801F0">
      <w:pPr>
        <w:rPr>
          <w:del w:id="601" w:author="Dylan Van Aswegen" w:date="2024-07-15T09:42:00Z" w16du:dateUtc="2024-07-15T07:42:00Z"/>
          <w:lang w:val="en-GB"/>
        </w:rPr>
      </w:pPr>
      <w:del w:id="602" w:author="Dylan Van Aswegen" w:date="2024-07-15T09:18:00Z" w16du:dateUtc="2024-07-15T07:18:00Z">
        <w:r w:rsidDel="00F536DF">
          <w:rPr>
            <w:lang w:val="en-GB"/>
          </w:rPr>
          <w:delText>The users should be able to sign-in using social login (Facebook / Google) and admin users should</w:delText>
        </w:r>
        <w:r w:rsidR="00C66614" w:rsidDel="00F536DF">
          <w:rPr>
            <w:lang w:val="en-GB"/>
          </w:rPr>
          <w:delText xml:space="preserve"> </w:delText>
        </w:r>
        <w:r w:rsidDel="00F536DF">
          <w:rPr>
            <w:lang w:val="en-GB"/>
          </w:rPr>
          <w:delText xml:space="preserve">have 2-Factor Authentication using an application such as Google Authenticator. </w:delText>
        </w:r>
      </w:del>
    </w:p>
    <w:p w14:paraId="161DA276" w14:textId="77777777" w:rsidR="007E0C02" w:rsidRPr="00362465" w:rsidRDefault="007E0C02" w:rsidP="001801F0">
      <w:pPr>
        <w:rPr>
          <w:lang w:val="en-GB"/>
        </w:rPr>
      </w:pPr>
    </w:p>
    <w:p w14:paraId="497C9380" w14:textId="5EBCB81A" w:rsidR="001801F0" w:rsidRPr="006254F7" w:rsidDel="00F536DF" w:rsidRDefault="001801F0" w:rsidP="001801F0">
      <w:pPr>
        <w:pStyle w:val="Heading3"/>
        <w:spacing w:before="40" w:after="0" w:line="360" w:lineRule="auto"/>
        <w:rPr>
          <w:del w:id="603" w:author="Dylan Van Aswegen" w:date="2024-07-15T09:18:00Z" w16du:dateUtc="2024-07-15T07:18:00Z"/>
          <w:sz w:val="32"/>
          <w:szCs w:val="32"/>
          <w:rPrChange w:id="604" w:author="Dylan Van Aswegen" w:date="2024-07-15T09:42:00Z" w16du:dateUtc="2024-07-15T07:42:00Z">
            <w:rPr>
              <w:del w:id="605" w:author="Dylan Van Aswegen" w:date="2024-07-15T09:18:00Z" w16du:dateUtc="2024-07-15T07:18:00Z"/>
              <w:rFonts w:ascii="Arial" w:hAnsi="Arial"/>
              <w:color w:val="5B69AB"/>
              <w:kern w:val="0"/>
              <w:szCs w:val="24"/>
              <w:lang w:val="en-GB"/>
              <w14:ligatures w14:val="none"/>
            </w:rPr>
          </w:rPrChange>
        </w:rPr>
      </w:pPr>
      <w:bookmarkStart w:id="606" w:name="_Toc168972687"/>
      <w:bookmarkStart w:id="607" w:name="_Toc170780771"/>
      <w:del w:id="608" w:author="Dylan Van Aswegen" w:date="2024-07-15T09:18:00Z" w16du:dateUtc="2024-07-15T07:18:00Z">
        <w:r w:rsidRPr="006254F7" w:rsidDel="00F536DF">
          <w:rPr>
            <w:sz w:val="32"/>
            <w:szCs w:val="32"/>
            <w:rPrChange w:id="609" w:author="Dylan Van Aswegen" w:date="2024-07-15T09:42:00Z" w16du:dateUtc="2024-07-15T07:42:00Z">
              <w:rPr>
                <w:rFonts w:ascii="Arial" w:hAnsi="Arial"/>
                <w:color w:val="5B69AB"/>
                <w:kern w:val="0"/>
                <w:szCs w:val="24"/>
                <w:lang w:val="en-GB"/>
                <w14:ligatures w14:val="none"/>
              </w:rPr>
            </w:rPrChange>
          </w:rPr>
          <w:delText>Organisation Resource Booking (Out of Scope)</w:delText>
        </w:r>
        <w:bookmarkEnd w:id="606"/>
        <w:bookmarkEnd w:id="607"/>
        <w:r w:rsidRPr="006254F7" w:rsidDel="00F536DF">
          <w:rPr>
            <w:sz w:val="32"/>
            <w:szCs w:val="32"/>
            <w:rPrChange w:id="610" w:author="Dylan Van Aswegen" w:date="2024-07-15T09:42:00Z" w16du:dateUtc="2024-07-15T07:42:00Z">
              <w:rPr>
                <w:rFonts w:ascii="Arial" w:hAnsi="Arial"/>
                <w:color w:val="5B69AB"/>
                <w:kern w:val="0"/>
                <w:szCs w:val="24"/>
                <w:lang w:val="en-GB"/>
                <w14:ligatures w14:val="none"/>
              </w:rPr>
            </w:rPrChange>
          </w:rPr>
          <w:delText xml:space="preserve"> </w:delText>
        </w:r>
      </w:del>
    </w:p>
    <w:p w14:paraId="4B336419" w14:textId="08E90ADF" w:rsidR="001801F0" w:rsidRPr="006254F7" w:rsidDel="00F536DF" w:rsidRDefault="001801F0" w:rsidP="001801F0">
      <w:pPr>
        <w:rPr>
          <w:del w:id="611" w:author="Dylan Van Aswegen" w:date="2024-07-15T09:18:00Z" w16du:dateUtc="2024-07-15T07:18:00Z"/>
          <w:sz w:val="32"/>
          <w:szCs w:val="32"/>
          <w:rPrChange w:id="612" w:author="Dylan Van Aswegen" w:date="2024-07-15T09:42:00Z" w16du:dateUtc="2024-07-15T07:42:00Z">
            <w:rPr>
              <w:del w:id="613" w:author="Dylan Van Aswegen" w:date="2024-07-15T09:18:00Z" w16du:dateUtc="2024-07-15T07:18:00Z"/>
              <w:lang w:val="en-GB"/>
            </w:rPr>
          </w:rPrChange>
        </w:rPr>
      </w:pPr>
      <w:del w:id="614" w:author="Dylan Van Aswegen" w:date="2024-07-15T09:18:00Z" w16du:dateUtc="2024-07-15T07:18:00Z">
        <w:r w:rsidRPr="006254F7" w:rsidDel="00F536DF">
          <w:rPr>
            <w:sz w:val="32"/>
            <w:szCs w:val="32"/>
            <w:rPrChange w:id="615" w:author="Dylan Van Aswegen" w:date="2024-07-15T09:42:00Z" w16du:dateUtc="2024-07-15T07:42:00Z">
              <w:rPr>
                <w:lang w:val="en-GB"/>
              </w:rPr>
            </w:rPrChange>
          </w:rPr>
          <w:delText xml:space="preserve">The public user will be able to view the availability of </w:delText>
        </w:r>
        <w:r w:rsidR="000657A5" w:rsidRPr="006254F7" w:rsidDel="00F536DF">
          <w:rPr>
            <w:sz w:val="32"/>
            <w:szCs w:val="32"/>
            <w:rPrChange w:id="616" w:author="Dylan Van Aswegen" w:date="2024-07-15T09:42:00Z" w16du:dateUtc="2024-07-15T07:42:00Z">
              <w:rPr>
                <w:lang w:val="en-GB"/>
              </w:rPr>
            </w:rPrChange>
          </w:rPr>
          <w:delText xml:space="preserve">a </w:delText>
        </w:r>
      </w:del>
      <w:del w:id="617" w:author="Dylan Van Aswegen" w:date="2024-07-12T14:03:00Z" w16du:dateUtc="2024-07-12T12:03:00Z">
        <w:r w:rsidRPr="006254F7" w:rsidDel="00BB327C">
          <w:rPr>
            <w:sz w:val="32"/>
            <w:szCs w:val="32"/>
            <w:rPrChange w:id="618" w:author="Dylan Van Aswegen" w:date="2024-07-15T09:42:00Z" w16du:dateUtc="2024-07-15T07:42:00Z">
              <w:rPr>
                <w:lang w:val="en-GB"/>
              </w:rPr>
            </w:rPrChange>
          </w:rPr>
          <w:delText>club</w:delText>
        </w:r>
      </w:del>
      <w:del w:id="619" w:author="Dylan Van Aswegen" w:date="2024-07-15T09:18:00Z" w16du:dateUtc="2024-07-15T07:18:00Z">
        <w:r w:rsidR="000657A5" w:rsidRPr="006254F7" w:rsidDel="00F536DF">
          <w:rPr>
            <w:sz w:val="32"/>
            <w:szCs w:val="32"/>
            <w:rPrChange w:id="620" w:author="Dylan Van Aswegen" w:date="2024-07-15T09:42:00Z" w16du:dateUtc="2024-07-15T07:42:00Z">
              <w:rPr>
                <w:lang w:val="en-GB"/>
              </w:rPr>
            </w:rPrChange>
          </w:rPr>
          <w:delText>’s</w:delText>
        </w:r>
        <w:r w:rsidRPr="006254F7" w:rsidDel="00F536DF">
          <w:rPr>
            <w:sz w:val="32"/>
            <w:szCs w:val="32"/>
            <w:rPrChange w:id="621" w:author="Dylan Van Aswegen" w:date="2024-07-15T09:42:00Z" w16du:dateUtc="2024-07-15T07:42:00Z">
              <w:rPr>
                <w:lang w:val="en-GB"/>
              </w:rPr>
            </w:rPrChange>
          </w:rPr>
          <w:delText xml:space="preserve"> resources via a calendar view and book </w:delText>
        </w:r>
        <w:r w:rsidR="000657A5" w:rsidRPr="006254F7" w:rsidDel="00F536DF">
          <w:rPr>
            <w:sz w:val="32"/>
            <w:szCs w:val="32"/>
            <w:rPrChange w:id="622" w:author="Dylan Van Aswegen" w:date="2024-07-15T09:42:00Z" w16du:dateUtc="2024-07-15T07:42:00Z">
              <w:rPr>
                <w:lang w:val="en-GB"/>
              </w:rPr>
            </w:rPrChange>
          </w:rPr>
          <w:delText xml:space="preserve">and pay for the use of that </w:delText>
        </w:r>
      </w:del>
      <w:del w:id="623" w:author="Dylan Van Aswegen" w:date="2024-07-12T14:03:00Z" w16du:dateUtc="2024-07-12T12:03:00Z">
        <w:r w:rsidRPr="006254F7" w:rsidDel="00BB327C">
          <w:rPr>
            <w:sz w:val="32"/>
            <w:szCs w:val="32"/>
            <w:rPrChange w:id="624" w:author="Dylan Van Aswegen" w:date="2024-07-15T09:42:00Z" w16du:dateUtc="2024-07-15T07:42:00Z">
              <w:rPr>
                <w:lang w:val="en-GB"/>
              </w:rPr>
            </w:rPrChange>
          </w:rPr>
          <w:delText>club</w:delText>
        </w:r>
      </w:del>
      <w:del w:id="625" w:author="Dylan Van Aswegen" w:date="2024-07-15T09:18:00Z" w16du:dateUtc="2024-07-15T07:18:00Z">
        <w:r w:rsidR="000657A5" w:rsidRPr="006254F7" w:rsidDel="00F536DF">
          <w:rPr>
            <w:sz w:val="32"/>
            <w:szCs w:val="32"/>
            <w:rPrChange w:id="626" w:author="Dylan Van Aswegen" w:date="2024-07-15T09:42:00Z" w16du:dateUtc="2024-07-15T07:42:00Z">
              <w:rPr>
                <w:lang w:val="en-GB"/>
              </w:rPr>
            </w:rPrChange>
          </w:rPr>
          <w:delText>’s</w:delText>
        </w:r>
        <w:r w:rsidRPr="006254F7" w:rsidDel="00F536DF">
          <w:rPr>
            <w:sz w:val="32"/>
            <w:szCs w:val="32"/>
            <w:rPrChange w:id="627" w:author="Dylan Van Aswegen" w:date="2024-07-15T09:42:00Z" w16du:dateUtc="2024-07-15T07:42:00Z">
              <w:rPr>
                <w:lang w:val="en-GB"/>
              </w:rPr>
            </w:rPrChange>
          </w:rPr>
          <w:delText xml:space="preserve"> resource</w:delText>
        </w:r>
        <w:r w:rsidR="000657A5" w:rsidRPr="006254F7" w:rsidDel="00F536DF">
          <w:rPr>
            <w:sz w:val="32"/>
            <w:szCs w:val="32"/>
            <w:rPrChange w:id="628" w:author="Dylan Van Aswegen" w:date="2024-07-15T09:42:00Z" w16du:dateUtc="2024-07-15T07:42:00Z">
              <w:rPr>
                <w:lang w:val="en-GB"/>
              </w:rPr>
            </w:rPrChange>
          </w:rPr>
          <w:delText xml:space="preserve"> for a specific time. The booking will be added to the public user’s basket.  This item is not in scope for the beta release. </w:delText>
        </w:r>
      </w:del>
    </w:p>
    <w:p w14:paraId="0D9401AE" w14:textId="6F52D3E4" w:rsidR="001801F0" w:rsidRPr="006254F7" w:rsidDel="00F536DF" w:rsidRDefault="001801F0" w:rsidP="001801F0">
      <w:pPr>
        <w:rPr>
          <w:del w:id="629" w:author="Dylan Van Aswegen" w:date="2024-07-15T09:18:00Z" w16du:dateUtc="2024-07-15T07:18:00Z"/>
          <w:sz w:val="32"/>
          <w:szCs w:val="32"/>
          <w:rPrChange w:id="630" w:author="Dylan Van Aswegen" w:date="2024-07-15T09:42:00Z" w16du:dateUtc="2024-07-15T07:42:00Z">
            <w:rPr>
              <w:del w:id="631" w:author="Dylan Van Aswegen" w:date="2024-07-15T09:18:00Z" w16du:dateUtc="2024-07-15T07:18:00Z"/>
              <w:lang w:val="en-GB"/>
            </w:rPr>
          </w:rPrChange>
        </w:rPr>
      </w:pPr>
    </w:p>
    <w:p w14:paraId="02112796" w14:textId="795FFB9D" w:rsidR="001801F0" w:rsidRPr="006254F7" w:rsidDel="00F536DF" w:rsidRDefault="001801F0" w:rsidP="001801F0">
      <w:pPr>
        <w:pStyle w:val="Heading3"/>
        <w:spacing w:before="40" w:after="0" w:line="360" w:lineRule="auto"/>
        <w:rPr>
          <w:del w:id="632" w:author="Dylan Van Aswegen" w:date="2024-07-15T09:18:00Z" w16du:dateUtc="2024-07-15T07:18:00Z"/>
          <w:sz w:val="32"/>
          <w:szCs w:val="32"/>
          <w:rPrChange w:id="633" w:author="Dylan Van Aswegen" w:date="2024-07-15T09:42:00Z" w16du:dateUtc="2024-07-15T07:42:00Z">
            <w:rPr>
              <w:del w:id="634" w:author="Dylan Van Aswegen" w:date="2024-07-15T09:18:00Z" w16du:dateUtc="2024-07-15T07:18:00Z"/>
              <w:rFonts w:ascii="Arial" w:hAnsi="Arial"/>
              <w:color w:val="5B69AB"/>
              <w:kern w:val="0"/>
              <w:szCs w:val="24"/>
              <w:lang w:val="en-GB"/>
              <w14:ligatures w14:val="none"/>
            </w:rPr>
          </w:rPrChange>
        </w:rPr>
      </w:pPr>
      <w:bookmarkStart w:id="635" w:name="_Toc168972688"/>
      <w:bookmarkStart w:id="636" w:name="_Toc170780772"/>
      <w:del w:id="637" w:author="Dylan Van Aswegen" w:date="2024-07-15T09:18:00Z" w16du:dateUtc="2024-07-15T07:18:00Z">
        <w:r w:rsidRPr="006254F7" w:rsidDel="00F536DF">
          <w:rPr>
            <w:sz w:val="32"/>
            <w:szCs w:val="32"/>
            <w:rPrChange w:id="638" w:author="Dylan Van Aswegen" w:date="2024-07-15T09:42:00Z" w16du:dateUtc="2024-07-15T07:42:00Z">
              <w:rPr>
                <w:rFonts w:ascii="Arial" w:hAnsi="Arial"/>
                <w:color w:val="5B69AB"/>
                <w:kern w:val="0"/>
                <w:szCs w:val="24"/>
                <w:lang w:val="en-GB"/>
                <w14:ligatures w14:val="none"/>
              </w:rPr>
            </w:rPrChange>
          </w:rPr>
          <w:delText>Organisation Shop (Out of Scope)</w:delText>
        </w:r>
        <w:bookmarkEnd w:id="635"/>
        <w:bookmarkEnd w:id="636"/>
      </w:del>
    </w:p>
    <w:p w14:paraId="045A1668" w14:textId="4994422D" w:rsidR="00A26EDB" w:rsidRPr="006254F7" w:rsidDel="00F536DF" w:rsidRDefault="000657A5" w:rsidP="00671995">
      <w:pPr>
        <w:rPr>
          <w:del w:id="639" w:author="Dylan Van Aswegen" w:date="2024-07-15T09:18:00Z" w16du:dateUtc="2024-07-15T07:18:00Z"/>
          <w:sz w:val="32"/>
          <w:szCs w:val="32"/>
          <w:rPrChange w:id="640" w:author="Dylan Van Aswegen" w:date="2024-07-15T09:42:00Z" w16du:dateUtc="2024-07-15T07:42:00Z">
            <w:rPr>
              <w:del w:id="641" w:author="Dylan Van Aswegen" w:date="2024-07-15T09:18:00Z" w16du:dateUtc="2024-07-15T07:18:00Z"/>
              <w:lang w:val="en-GB"/>
            </w:rPr>
          </w:rPrChange>
        </w:rPr>
      </w:pPr>
      <w:del w:id="642" w:author="Dylan Van Aswegen" w:date="2024-07-15T09:18:00Z" w16du:dateUtc="2024-07-15T07:18:00Z">
        <w:r w:rsidRPr="006254F7" w:rsidDel="00F536DF">
          <w:rPr>
            <w:sz w:val="32"/>
            <w:szCs w:val="32"/>
            <w:rPrChange w:id="643" w:author="Dylan Van Aswegen" w:date="2024-07-15T09:42:00Z" w16du:dateUtc="2024-07-15T07:42:00Z">
              <w:rPr>
                <w:lang w:val="en-GB"/>
              </w:rPr>
            </w:rPrChange>
          </w:rPr>
          <w:delText xml:space="preserve">The public user will be able to view the items of an organizations shop that has been added. The public user will be able to </w:delText>
        </w:r>
        <w:r w:rsidR="00304599" w:rsidRPr="006254F7" w:rsidDel="00F536DF">
          <w:rPr>
            <w:sz w:val="32"/>
            <w:szCs w:val="32"/>
            <w:rPrChange w:id="644" w:author="Dylan Van Aswegen" w:date="2024-07-15T09:42:00Z" w16du:dateUtc="2024-07-15T07:42:00Z">
              <w:rPr>
                <w:lang w:val="en-GB"/>
              </w:rPr>
            </w:rPrChange>
          </w:rPr>
          <w:delText xml:space="preserve">add items from the organization shop to the </w:delText>
        </w:r>
      </w:del>
      <w:del w:id="645" w:author="Dylan Van Aswegen" w:date="2024-07-12T14:03:00Z" w16du:dateUtc="2024-07-12T12:03:00Z">
        <w:r w:rsidR="00304599" w:rsidRPr="006254F7" w:rsidDel="00BB327C">
          <w:rPr>
            <w:sz w:val="32"/>
            <w:szCs w:val="32"/>
            <w:rPrChange w:id="646" w:author="Dylan Van Aswegen" w:date="2024-07-15T09:42:00Z" w16du:dateUtc="2024-07-15T07:42:00Z">
              <w:rPr>
                <w:lang w:val="en-GB"/>
              </w:rPr>
            </w:rPrChange>
          </w:rPr>
          <w:delText>club</w:delText>
        </w:r>
      </w:del>
      <w:del w:id="647" w:author="Dylan Van Aswegen" w:date="2024-07-15T09:18:00Z" w16du:dateUtc="2024-07-15T07:18:00Z">
        <w:r w:rsidR="00304599" w:rsidRPr="006254F7" w:rsidDel="00F536DF">
          <w:rPr>
            <w:sz w:val="32"/>
            <w:szCs w:val="32"/>
            <w:rPrChange w:id="648" w:author="Dylan Van Aswegen" w:date="2024-07-15T09:42:00Z" w16du:dateUtc="2024-07-15T07:42:00Z">
              <w:rPr>
                <w:lang w:val="en-GB"/>
              </w:rPr>
            </w:rPrChange>
          </w:rPr>
          <w:delText xml:space="preserve"> basket. </w:delText>
        </w:r>
      </w:del>
    </w:p>
    <w:p w14:paraId="4DD62397" w14:textId="57BB9FBF" w:rsidR="00A26EDB" w:rsidRPr="006254F7" w:rsidDel="00F536DF" w:rsidRDefault="00A26EDB" w:rsidP="00671995">
      <w:pPr>
        <w:rPr>
          <w:del w:id="649" w:author="Dylan Van Aswegen" w:date="2024-07-15T09:18:00Z" w16du:dateUtc="2024-07-15T07:18:00Z"/>
          <w:sz w:val="32"/>
          <w:szCs w:val="32"/>
          <w:rPrChange w:id="650" w:author="Dylan Van Aswegen" w:date="2024-07-15T09:42:00Z" w16du:dateUtc="2024-07-15T07:42:00Z">
            <w:rPr>
              <w:del w:id="651" w:author="Dylan Van Aswegen" w:date="2024-07-15T09:18:00Z" w16du:dateUtc="2024-07-15T07:18:00Z"/>
              <w:lang w:val="en-GB"/>
            </w:rPr>
          </w:rPrChange>
        </w:rPr>
      </w:pPr>
    </w:p>
    <w:p w14:paraId="6D7BB649" w14:textId="120A1C7F" w:rsidR="00571F7E" w:rsidRDefault="00571F7E">
      <w:pPr>
        <w:pStyle w:val="Heading4"/>
        <w:rPr>
          <w:ins w:id="652" w:author="Dylan Van Aswegen" w:date="2024-07-15T09:50:00Z" w16du:dateUtc="2024-07-15T07:50:00Z"/>
          <w:i w:val="0"/>
          <w:iCs w:val="0"/>
          <w:sz w:val="32"/>
          <w:szCs w:val="32"/>
        </w:rPr>
      </w:pPr>
      <w:bookmarkStart w:id="653" w:name="_Toc168972689"/>
      <w:bookmarkStart w:id="654" w:name="_Toc170780773"/>
      <w:ins w:id="655" w:author="Dylan Van Aswegen" w:date="2024-07-15T09:49:00Z" w16du:dateUtc="2024-07-15T07:49:00Z">
        <w:r>
          <w:rPr>
            <w:i w:val="0"/>
            <w:iCs w:val="0"/>
            <w:sz w:val="32"/>
            <w:szCs w:val="32"/>
          </w:rPr>
          <w:t>Sign-in</w:t>
        </w:r>
      </w:ins>
    </w:p>
    <w:p w14:paraId="3FCFC304" w14:textId="77777777" w:rsidR="00571F7E" w:rsidRDefault="00571F7E" w:rsidP="00571F7E">
      <w:pPr>
        <w:rPr>
          <w:ins w:id="656" w:author="Dylan Van Aswegen" w:date="2024-07-15T09:50:00Z" w16du:dateUtc="2024-07-15T07:50:00Z"/>
          <w:lang w:val="en-GB"/>
        </w:rPr>
      </w:pPr>
      <w:ins w:id="657" w:author="Dylan Van Aswegen" w:date="2024-07-15T09:50:00Z" w16du:dateUtc="2024-07-15T07:50:00Z">
        <w:r>
          <w:rPr>
            <w:lang w:val="en-GB"/>
          </w:rPr>
          <w:t xml:space="preserve">The sign in page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158056D1" w14:textId="77777777" w:rsidTr="005C5491">
        <w:trPr>
          <w:cnfStyle w:val="100000000000" w:firstRow="1" w:lastRow="0" w:firstColumn="0" w:lastColumn="0" w:oddVBand="0" w:evenVBand="0" w:oddHBand="0" w:evenHBand="0" w:firstRowFirstColumn="0" w:firstRowLastColumn="0" w:lastRowFirstColumn="0" w:lastRowLastColumn="0"/>
          <w:tblHeader/>
          <w:ins w:id="658" w:author="Dylan Van Aswegen" w:date="2024-07-15T09:50: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2079589B" w14:textId="77777777" w:rsidR="00571F7E" w:rsidRDefault="00571F7E">
            <w:pPr>
              <w:spacing w:line="360" w:lineRule="auto"/>
              <w:jc w:val="both"/>
              <w:rPr>
                <w:ins w:id="659" w:author="Dylan Van Aswegen" w:date="2024-07-15T09:50:00Z" w16du:dateUtc="2024-07-15T07:50:00Z"/>
                <w:rFonts w:ascii="Arial" w:hAnsi="Arial" w:cs="Arial"/>
                <w:sz w:val="20"/>
                <w:szCs w:val="20"/>
                <w:lang w:val="en-GB"/>
              </w:rPr>
            </w:pPr>
            <w:ins w:id="660" w:author="Dylan Van Aswegen" w:date="2024-07-15T09:50:00Z" w16du:dateUtc="2024-07-15T07:50:00Z">
              <w:r>
                <w:rPr>
                  <w:rFonts w:ascii="Arial" w:hAnsi="Arial" w:cs="Arial"/>
                  <w:sz w:val="20"/>
                  <w:szCs w:val="20"/>
                  <w:lang w:val="en-GB"/>
                </w:rPr>
                <w:t xml:space="preserve">Field Number </w:t>
              </w:r>
            </w:ins>
          </w:p>
        </w:tc>
        <w:tc>
          <w:tcPr>
            <w:tcW w:w="1417" w:type="dxa"/>
            <w:shd w:val="clear" w:color="auto" w:fill="002060"/>
          </w:tcPr>
          <w:p w14:paraId="6A48F837" w14:textId="77777777" w:rsidR="00571F7E" w:rsidRDefault="00571F7E">
            <w:pPr>
              <w:spacing w:line="360" w:lineRule="auto"/>
              <w:jc w:val="both"/>
              <w:cnfStyle w:val="100000000000" w:firstRow="1" w:lastRow="0" w:firstColumn="0" w:lastColumn="0" w:oddVBand="0" w:evenVBand="0" w:oddHBand="0" w:evenHBand="0" w:firstRowFirstColumn="0" w:firstRowLastColumn="0" w:lastRowFirstColumn="0" w:lastRowLastColumn="0"/>
              <w:rPr>
                <w:ins w:id="661" w:author="Dylan Van Aswegen" w:date="2024-07-15T09:50:00Z" w16du:dateUtc="2024-07-15T07:50:00Z"/>
                <w:rFonts w:ascii="Arial" w:hAnsi="Arial" w:cs="Arial"/>
                <w:sz w:val="20"/>
                <w:szCs w:val="20"/>
                <w:lang w:val="en-GB"/>
              </w:rPr>
            </w:pPr>
            <w:ins w:id="662" w:author="Dylan Van Aswegen" w:date="2024-07-15T09:50:00Z" w16du:dateUtc="2024-07-15T07:50:00Z">
              <w:r>
                <w:rPr>
                  <w:rFonts w:ascii="Arial" w:hAnsi="Arial" w:cs="Arial"/>
                  <w:sz w:val="20"/>
                  <w:szCs w:val="20"/>
                  <w:lang w:val="en-GB"/>
                </w:rPr>
                <w:t>Field Name</w:t>
              </w:r>
            </w:ins>
          </w:p>
        </w:tc>
        <w:tc>
          <w:tcPr>
            <w:tcW w:w="1276" w:type="dxa"/>
            <w:shd w:val="clear" w:color="auto" w:fill="002060"/>
          </w:tcPr>
          <w:p w14:paraId="0C6741E1" w14:textId="77777777" w:rsidR="00571F7E" w:rsidRDefault="00571F7E">
            <w:pPr>
              <w:spacing w:line="360" w:lineRule="auto"/>
              <w:jc w:val="both"/>
              <w:cnfStyle w:val="100000000000" w:firstRow="1" w:lastRow="0" w:firstColumn="0" w:lastColumn="0" w:oddVBand="0" w:evenVBand="0" w:oddHBand="0" w:evenHBand="0" w:firstRowFirstColumn="0" w:firstRowLastColumn="0" w:lastRowFirstColumn="0" w:lastRowLastColumn="0"/>
              <w:rPr>
                <w:ins w:id="663" w:author="Dylan Van Aswegen" w:date="2024-07-15T09:50:00Z" w16du:dateUtc="2024-07-15T07:50:00Z"/>
                <w:rFonts w:ascii="Arial" w:hAnsi="Arial" w:cs="Arial"/>
                <w:sz w:val="20"/>
                <w:szCs w:val="20"/>
                <w:lang w:val="en-GB"/>
              </w:rPr>
            </w:pPr>
            <w:ins w:id="664" w:author="Dylan Van Aswegen" w:date="2024-07-15T09:50:00Z" w16du:dateUtc="2024-07-15T07:50:00Z">
              <w:r>
                <w:rPr>
                  <w:rFonts w:ascii="Arial" w:hAnsi="Arial" w:cs="Arial"/>
                  <w:sz w:val="20"/>
                  <w:szCs w:val="20"/>
                  <w:lang w:val="en-GB"/>
                </w:rPr>
                <w:t>Field Type</w:t>
              </w:r>
            </w:ins>
          </w:p>
        </w:tc>
        <w:tc>
          <w:tcPr>
            <w:tcW w:w="1701" w:type="dxa"/>
            <w:shd w:val="clear" w:color="auto" w:fill="002060"/>
          </w:tcPr>
          <w:p w14:paraId="70571DCA" w14:textId="77777777" w:rsidR="00571F7E" w:rsidRDefault="00571F7E">
            <w:pPr>
              <w:spacing w:line="360" w:lineRule="auto"/>
              <w:jc w:val="both"/>
              <w:cnfStyle w:val="100000000000" w:firstRow="1" w:lastRow="0" w:firstColumn="0" w:lastColumn="0" w:oddVBand="0" w:evenVBand="0" w:oddHBand="0" w:evenHBand="0" w:firstRowFirstColumn="0" w:firstRowLastColumn="0" w:lastRowFirstColumn="0" w:lastRowLastColumn="0"/>
              <w:rPr>
                <w:ins w:id="665" w:author="Dylan Van Aswegen" w:date="2024-07-15T09:50:00Z" w16du:dateUtc="2024-07-15T07:50:00Z"/>
                <w:rFonts w:ascii="Arial" w:hAnsi="Arial" w:cs="Arial"/>
                <w:sz w:val="20"/>
                <w:szCs w:val="20"/>
                <w:lang w:val="en-GB"/>
              </w:rPr>
            </w:pPr>
            <w:ins w:id="666" w:author="Dylan Van Aswegen" w:date="2024-07-15T09:50:00Z" w16du:dateUtc="2024-07-15T07:50:00Z">
              <w:r>
                <w:rPr>
                  <w:rFonts w:ascii="Arial" w:hAnsi="Arial" w:cs="Arial"/>
                  <w:sz w:val="20"/>
                  <w:szCs w:val="20"/>
                  <w:lang w:val="en-GB"/>
                </w:rPr>
                <w:t>Field Data Type</w:t>
              </w:r>
            </w:ins>
          </w:p>
        </w:tc>
        <w:tc>
          <w:tcPr>
            <w:tcW w:w="1417" w:type="dxa"/>
            <w:shd w:val="clear" w:color="auto" w:fill="002060"/>
          </w:tcPr>
          <w:p w14:paraId="591ED268" w14:textId="77777777" w:rsidR="00571F7E" w:rsidRDefault="00571F7E">
            <w:pPr>
              <w:spacing w:line="360" w:lineRule="auto"/>
              <w:jc w:val="both"/>
              <w:cnfStyle w:val="100000000000" w:firstRow="1" w:lastRow="0" w:firstColumn="0" w:lastColumn="0" w:oddVBand="0" w:evenVBand="0" w:oddHBand="0" w:evenHBand="0" w:firstRowFirstColumn="0" w:firstRowLastColumn="0" w:lastRowFirstColumn="0" w:lastRowLastColumn="0"/>
              <w:rPr>
                <w:ins w:id="667" w:author="Dylan Van Aswegen" w:date="2024-07-15T09:50:00Z" w16du:dateUtc="2024-07-15T07:50:00Z"/>
                <w:rFonts w:ascii="Arial" w:hAnsi="Arial" w:cs="Arial"/>
                <w:sz w:val="20"/>
                <w:szCs w:val="20"/>
                <w:lang w:val="en-GB"/>
              </w:rPr>
            </w:pPr>
            <w:ins w:id="668" w:author="Dylan Van Aswegen" w:date="2024-07-15T09:50:00Z" w16du:dateUtc="2024-07-15T07:50:00Z">
              <w:r>
                <w:rPr>
                  <w:rFonts w:ascii="Arial" w:hAnsi="Arial" w:cs="Arial"/>
                  <w:sz w:val="20"/>
                  <w:szCs w:val="20"/>
                  <w:lang w:val="en-GB"/>
                </w:rPr>
                <w:t>Required?</w:t>
              </w:r>
            </w:ins>
          </w:p>
        </w:tc>
        <w:tc>
          <w:tcPr>
            <w:tcW w:w="3828" w:type="dxa"/>
            <w:shd w:val="clear" w:color="auto" w:fill="002060"/>
          </w:tcPr>
          <w:p w14:paraId="0E7ABBB9" w14:textId="77777777" w:rsidR="00571F7E" w:rsidRDefault="00571F7E">
            <w:pPr>
              <w:spacing w:line="360" w:lineRule="auto"/>
              <w:jc w:val="both"/>
              <w:cnfStyle w:val="100000000000" w:firstRow="1" w:lastRow="0" w:firstColumn="0" w:lastColumn="0" w:oddVBand="0" w:evenVBand="0" w:oddHBand="0" w:evenHBand="0" w:firstRowFirstColumn="0" w:firstRowLastColumn="0" w:lastRowFirstColumn="0" w:lastRowLastColumn="0"/>
              <w:rPr>
                <w:ins w:id="669" w:author="Dylan Van Aswegen" w:date="2024-07-15T09:50:00Z" w16du:dateUtc="2024-07-15T07:50:00Z"/>
                <w:rFonts w:ascii="Arial" w:hAnsi="Arial" w:cs="Arial"/>
                <w:sz w:val="20"/>
                <w:szCs w:val="20"/>
                <w:lang w:val="en-GB"/>
              </w:rPr>
            </w:pPr>
            <w:ins w:id="670" w:author="Dylan Van Aswegen" w:date="2024-07-15T09:50:00Z" w16du:dateUtc="2024-07-15T07:50:00Z">
              <w:r>
                <w:rPr>
                  <w:rFonts w:ascii="Arial" w:hAnsi="Arial" w:cs="Arial"/>
                  <w:sz w:val="20"/>
                  <w:szCs w:val="20"/>
                  <w:lang w:val="en-GB"/>
                </w:rPr>
                <w:t>Field Rules</w:t>
              </w:r>
            </w:ins>
          </w:p>
        </w:tc>
      </w:tr>
      <w:tr w:rsidR="00571F7E" w14:paraId="65D49F8A" w14:textId="77777777" w:rsidTr="005C5491">
        <w:trPr>
          <w:cnfStyle w:val="000000100000" w:firstRow="0" w:lastRow="0" w:firstColumn="0" w:lastColumn="0" w:oddVBand="0" w:evenVBand="0" w:oddHBand="1" w:evenHBand="0" w:firstRowFirstColumn="0" w:firstRowLastColumn="0" w:lastRowFirstColumn="0" w:lastRowLastColumn="0"/>
          <w:trHeight w:val="192"/>
          <w:ins w:id="671" w:author="Dylan Van Aswegen" w:date="2024-07-15T09:50:00Z"/>
        </w:trPr>
        <w:tc>
          <w:tcPr>
            <w:cnfStyle w:val="001000000000" w:firstRow="0" w:lastRow="0" w:firstColumn="1" w:lastColumn="0" w:oddVBand="0" w:evenVBand="0" w:oddHBand="0" w:evenHBand="0" w:firstRowFirstColumn="0" w:firstRowLastColumn="0" w:lastRowFirstColumn="0" w:lastRowLastColumn="0"/>
            <w:tcW w:w="1135" w:type="dxa"/>
          </w:tcPr>
          <w:p w14:paraId="778F42A6" w14:textId="77777777" w:rsidR="00571F7E" w:rsidRDefault="00571F7E">
            <w:pPr>
              <w:spacing w:line="360" w:lineRule="auto"/>
              <w:jc w:val="both"/>
              <w:rPr>
                <w:ins w:id="672" w:author="Dylan Van Aswegen" w:date="2024-07-15T09:50:00Z" w16du:dateUtc="2024-07-15T07:50:00Z"/>
                <w:rFonts w:ascii="Arial" w:hAnsi="Arial" w:cs="Arial"/>
                <w:sz w:val="20"/>
                <w:szCs w:val="20"/>
                <w:lang w:val="en-GB"/>
              </w:rPr>
            </w:pPr>
          </w:p>
        </w:tc>
        <w:tc>
          <w:tcPr>
            <w:tcW w:w="1417" w:type="dxa"/>
          </w:tcPr>
          <w:p w14:paraId="4DFCD962"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673" w:author="Dylan Van Aswegen" w:date="2024-07-15T09:50:00Z" w16du:dateUtc="2024-07-15T07:50:00Z"/>
                <w:rFonts w:ascii="Arial" w:hAnsi="Arial" w:cs="Arial"/>
                <w:sz w:val="20"/>
                <w:szCs w:val="20"/>
                <w:lang w:val="en-GB"/>
              </w:rPr>
            </w:pPr>
            <w:ins w:id="674" w:author="Dylan Van Aswegen" w:date="2024-07-15T09:50:00Z" w16du:dateUtc="2024-07-15T07:50:00Z">
              <w:r>
                <w:rPr>
                  <w:rFonts w:ascii="Arial" w:hAnsi="Arial" w:cs="Arial"/>
                  <w:sz w:val="20"/>
                  <w:szCs w:val="20"/>
                  <w:lang w:val="en-GB"/>
                </w:rPr>
                <w:t xml:space="preserve">Email  </w:t>
              </w:r>
            </w:ins>
          </w:p>
        </w:tc>
        <w:tc>
          <w:tcPr>
            <w:tcW w:w="1276" w:type="dxa"/>
          </w:tcPr>
          <w:p w14:paraId="782C60D6"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675" w:author="Dylan Van Aswegen" w:date="2024-07-15T09:50:00Z" w16du:dateUtc="2024-07-15T07:50:00Z"/>
                <w:rFonts w:ascii="Arial" w:hAnsi="Arial" w:cs="Arial"/>
                <w:sz w:val="20"/>
                <w:szCs w:val="20"/>
                <w:lang w:val="en-GB"/>
              </w:rPr>
            </w:pPr>
            <w:ins w:id="676" w:author="Dylan Van Aswegen" w:date="2024-07-15T09:50:00Z" w16du:dateUtc="2024-07-15T07:50:00Z">
              <w:r>
                <w:rPr>
                  <w:rFonts w:ascii="Arial" w:hAnsi="Arial" w:cs="Arial"/>
                  <w:sz w:val="20"/>
                  <w:szCs w:val="20"/>
                  <w:lang w:val="en-GB"/>
                </w:rPr>
                <w:t xml:space="preserve">Text Field </w:t>
              </w:r>
            </w:ins>
          </w:p>
        </w:tc>
        <w:tc>
          <w:tcPr>
            <w:tcW w:w="1701" w:type="dxa"/>
          </w:tcPr>
          <w:p w14:paraId="598BE295"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677" w:author="Dylan Van Aswegen" w:date="2024-07-15T09:50:00Z" w16du:dateUtc="2024-07-15T07:50:00Z"/>
                <w:rFonts w:ascii="Arial" w:hAnsi="Arial" w:cs="Arial"/>
                <w:sz w:val="20"/>
                <w:szCs w:val="20"/>
                <w:lang w:val="en-GB"/>
              </w:rPr>
            </w:pPr>
            <w:ins w:id="678" w:author="Dylan Van Aswegen" w:date="2024-07-15T09:50:00Z" w16du:dateUtc="2024-07-15T07:50:00Z">
              <w:r>
                <w:rPr>
                  <w:rFonts w:ascii="Arial" w:hAnsi="Arial" w:cs="Arial"/>
                  <w:sz w:val="20"/>
                  <w:szCs w:val="20"/>
                  <w:lang w:val="en-GB"/>
                </w:rPr>
                <w:t xml:space="preserve">String </w:t>
              </w:r>
            </w:ins>
          </w:p>
        </w:tc>
        <w:tc>
          <w:tcPr>
            <w:tcW w:w="1417" w:type="dxa"/>
          </w:tcPr>
          <w:p w14:paraId="66805D3F"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679" w:author="Dylan Van Aswegen" w:date="2024-07-15T09:50:00Z" w16du:dateUtc="2024-07-15T07:50:00Z"/>
                <w:rFonts w:ascii="Arial" w:hAnsi="Arial" w:cs="Arial"/>
                <w:sz w:val="20"/>
                <w:szCs w:val="20"/>
                <w:lang w:val="en-GB"/>
              </w:rPr>
            </w:pPr>
            <w:ins w:id="680" w:author="Dylan Van Aswegen" w:date="2024-07-15T09:50:00Z" w16du:dateUtc="2024-07-15T07:50:00Z">
              <w:r>
                <w:rPr>
                  <w:rFonts w:ascii="Arial" w:hAnsi="Arial" w:cs="Arial"/>
                  <w:sz w:val="20"/>
                  <w:szCs w:val="20"/>
                  <w:lang w:val="en-GB"/>
                </w:rPr>
                <w:t>Yes</w:t>
              </w:r>
            </w:ins>
          </w:p>
        </w:tc>
        <w:tc>
          <w:tcPr>
            <w:tcW w:w="3828" w:type="dxa"/>
          </w:tcPr>
          <w:p w14:paraId="65862209"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681" w:author="Dylan Van Aswegen" w:date="2024-07-15T09:50:00Z" w16du:dateUtc="2024-07-15T07:50:00Z"/>
                <w:rFonts w:ascii="Arial" w:hAnsi="Arial" w:cs="Arial"/>
                <w:sz w:val="20"/>
                <w:szCs w:val="20"/>
                <w:lang w:val="en-GB"/>
              </w:rPr>
            </w:pPr>
            <w:ins w:id="682" w:author="Dylan Van Aswegen" w:date="2024-07-15T09:50:00Z" w16du:dateUtc="2024-07-15T07:50:00Z">
              <w:r>
                <w:rPr>
                  <w:rFonts w:ascii="Arial" w:hAnsi="Arial" w:cs="Arial"/>
                  <w:sz w:val="20"/>
                  <w:szCs w:val="20"/>
                  <w:lang w:val="en-GB"/>
                </w:rPr>
                <w:t>The user will use this field to enter their email address. The application should validate that the email is in a valid format.</w:t>
              </w:r>
            </w:ins>
          </w:p>
        </w:tc>
      </w:tr>
      <w:tr w:rsidR="00571F7E" w14:paraId="16357DF1" w14:textId="77777777" w:rsidTr="005C5491">
        <w:trPr>
          <w:trHeight w:val="192"/>
          <w:ins w:id="683" w:author="Dylan Van Aswegen" w:date="2024-07-15T09:50:00Z"/>
        </w:trPr>
        <w:tc>
          <w:tcPr>
            <w:cnfStyle w:val="001000000000" w:firstRow="0" w:lastRow="0" w:firstColumn="1" w:lastColumn="0" w:oddVBand="0" w:evenVBand="0" w:oddHBand="0" w:evenHBand="0" w:firstRowFirstColumn="0" w:firstRowLastColumn="0" w:lastRowFirstColumn="0" w:lastRowLastColumn="0"/>
            <w:tcW w:w="1135" w:type="dxa"/>
          </w:tcPr>
          <w:p w14:paraId="28F95D08" w14:textId="77777777" w:rsidR="00571F7E" w:rsidRDefault="00571F7E">
            <w:pPr>
              <w:spacing w:line="360" w:lineRule="auto"/>
              <w:jc w:val="both"/>
              <w:rPr>
                <w:ins w:id="684" w:author="Dylan Van Aswegen" w:date="2024-07-15T09:50:00Z" w16du:dateUtc="2024-07-15T07:50:00Z"/>
                <w:rFonts w:ascii="Arial" w:hAnsi="Arial" w:cs="Arial"/>
                <w:sz w:val="20"/>
                <w:szCs w:val="20"/>
                <w:lang w:val="en-GB"/>
              </w:rPr>
            </w:pPr>
          </w:p>
        </w:tc>
        <w:tc>
          <w:tcPr>
            <w:tcW w:w="1417" w:type="dxa"/>
          </w:tcPr>
          <w:p w14:paraId="0172C4F7"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685" w:author="Dylan Van Aswegen" w:date="2024-07-15T09:50:00Z" w16du:dateUtc="2024-07-15T07:50:00Z"/>
                <w:rFonts w:ascii="Arial" w:hAnsi="Arial" w:cs="Arial"/>
                <w:sz w:val="20"/>
                <w:szCs w:val="20"/>
                <w:lang w:val="en-GB"/>
              </w:rPr>
            </w:pPr>
            <w:ins w:id="686" w:author="Dylan Van Aswegen" w:date="2024-07-15T09:50:00Z" w16du:dateUtc="2024-07-15T07:50:00Z">
              <w:r>
                <w:rPr>
                  <w:rFonts w:ascii="Arial" w:hAnsi="Arial" w:cs="Arial"/>
                  <w:sz w:val="20"/>
                  <w:szCs w:val="20"/>
                  <w:lang w:val="en-GB"/>
                </w:rPr>
                <w:t>Password</w:t>
              </w:r>
            </w:ins>
          </w:p>
        </w:tc>
        <w:tc>
          <w:tcPr>
            <w:tcW w:w="1276" w:type="dxa"/>
          </w:tcPr>
          <w:p w14:paraId="2AFAEF07"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687" w:author="Dylan Van Aswegen" w:date="2024-07-15T09:50:00Z" w16du:dateUtc="2024-07-15T07:50:00Z"/>
                <w:rFonts w:ascii="Arial" w:hAnsi="Arial" w:cs="Arial"/>
                <w:sz w:val="20"/>
                <w:szCs w:val="20"/>
                <w:lang w:val="en-GB"/>
              </w:rPr>
            </w:pPr>
            <w:ins w:id="688" w:author="Dylan Van Aswegen" w:date="2024-07-15T09:50:00Z" w16du:dateUtc="2024-07-15T07:50:00Z">
              <w:r>
                <w:rPr>
                  <w:rFonts w:ascii="Arial" w:hAnsi="Arial" w:cs="Arial"/>
                  <w:sz w:val="20"/>
                  <w:szCs w:val="20"/>
                  <w:lang w:val="en-GB"/>
                </w:rPr>
                <w:t xml:space="preserve">Text Field </w:t>
              </w:r>
            </w:ins>
          </w:p>
        </w:tc>
        <w:tc>
          <w:tcPr>
            <w:tcW w:w="1701" w:type="dxa"/>
          </w:tcPr>
          <w:p w14:paraId="77B0BB54"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689" w:author="Dylan Van Aswegen" w:date="2024-07-15T09:50:00Z" w16du:dateUtc="2024-07-15T07:50:00Z"/>
                <w:rFonts w:ascii="Arial" w:hAnsi="Arial" w:cs="Arial"/>
                <w:sz w:val="20"/>
                <w:szCs w:val="20"/>
                <w:lang w:val="en-GB"/>
              </w:rPr>
            </w:pPr>
            <w:ins w:id="690" w:author="Dylan Van Aswegen" w:date="2024-07-15T09:50:00Z" w16du:dateUtc="2024-07-15T07:50:00Z">
              <w:r>
                <w:rPr>
                  <w:rFonts w:ascii="Arial" w:hAnsi="Arial" w:cs="Arial"/>
                  <w:sz w:val="20"/>
                  <w:szCs w:val="20"/>
                  <w:lang w:val="en-GB"/>
                </w:rPr>
                <w:t xml:space="preserve">String </w:t>
              </w:r>
            </w:ins>
          </w:p>
        </w:tc>
        <w:tc>
          <w:tcPr>
            <w:tcW w:w="1417" w:type="dxa"/>
          </w:tcPr>
          <w:p w14:paraId="520F7E69"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691" w:author="Dylan Van Aswegen" w:date="2024-07-15T09:50:00Z" w16du:dateUtc="2024-07-15T07:50:00Z"/>
                <w:rFonts w:ascii="Arial" w:hAnsi="Arial" w:cs="Arial"/>
                <w:sz w:val="20"/>
                <w:szCs w:val="20"/>
                <w:lang w:val="en-GB"/>
              </w:rPr>
            </w:pPr>
            <w:ins w:id="692" w:author="Dylan Van Aswegen" w:date="2024-07-15T09:50:00Z" w16du:dateUtc="2024-07-15T07:50:00Z">
              <w:r>
                <w:rPr>
                  <w:rFonts w:ascii="Arial" w:hAnsi="Arial" w:cs="Arial"/>
                  <w:sz w:val="20"/>
                  <w:szCs w:val="20"/>
                  <w:lang w:val="en-GB"/>
                </w:rPr>
                <w:t>Yes</w:t>
              </w:r>
            </w:ins>
          </w:p>
        </w:tc>
        <w:tc>
          <w:tcPr>
            <w:tcW w:w="3828" w:type="dxa"/>
          </w:tcPr>
          <w:p w14:paraId="3771722A"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693" w:author="Dylan Van Aswegen" w:date="2024-07-15T09:50:00Z" w16du:dateUtc="2024-07-15T07:50:00Z"/>
                <w:rFonts w:ascii="Arial" w:hAnsi="Arial" w:cs="Arial"/>
                <w:sz w:val="20"/>
                <w:szCs w:val="20"/>
                <w:lang w:val="en-GB"/>
              </w:rPr>
            </w:pPr>
            <w:ins w:id="694" w:author="Dylan Van Aswegen" w:date="2024-07-15T09:50:00Z" w16du:dateUtc="2024-07-15T07:50:00Z">
              <w:r>
                <w:rPr>
                  <w:rFonts w:ascii="Arial" w:hAnsi="Arial" w:cs="Arial"/>
                  <w:sz w:val="20"/>
                  <w:szCs w:val="20"/>
                  <w:lang w:val="en-GB"/>
                </w:rPr>
                <w:t xml:space="preserve">The user will use this field to enter their password. The application should hide their password as they enter it. </w:t>
              </w:r>
            </w:ins>
          </w:p>
        </w:tc>
      </w:tr>
      <w:tr w:rsidR="00571F7E" w14:paraId="1F444245" w14:textId="77777777" w:rsidTr="005C5491">
        <w:trPr>
          <w:cnfStyle w:val="000000100000" w:firstRow="0" w:lastRow="0" w:firstColumn="0" w:lastColumn="0" w:oddVBand="0" w:evenVBand="0" w:oddHBand="1" w:evenHBand="0" w:firstRowFirstColumn="0" w:firstRowLastColumn="0" w:lastRowFirstColumn="0" w:lastRowLastColumn="0"/>
          <w:trHeight w:val="192"/>
          <w:ins w:id="695" w:author="Dylan Van Aswegen" w:date="2024-07-15T09:50:00Z"/>
        </w:trPr>
        <w:tc>
          <w:tcPr>
            <w:cnfStyle w:val="001000000000" w:firstRow="0" w:lastRow="0" w:firstColumn="1" w:lastColumn="0" w:oddVBand="0" w:evenVBand="0" w:oddHBand="0" w:evenHBand="0" w:firstRowFirstColumn="0" w:firstRowLastColumn="0" w:lastRowFirstColumn="0" w:lastRowLastColumn="0"/>
            <w:tcW w:w="1135" w:type="dxa"/>
          </w:tcPr>
          <w:p w14:paraId="1D2D415F" w14:textId="77777777" w:rsidR="00571F7E" w:rsidRDefault="00571F7E">
            <w:pPr>
              <w:spacing w:line="360" w:lineRule="auto"/>
              <w:jc w:val="both"/>
              <w:rPr>
                <w:ins w:id="696" w:author="Dylan Van Aswegen" w:date="2024-07-15T09:50:00Z" w16du:dateUtc="2024-07-15T07:50:00Z"/>
                <w:rFonts w:ascii="Arial" w:hAnsi="Arial" w:cs="Arial"/>
                <w:sz w:val="20"/>
                <w:szCs w:val="20"/>
                <w:lang w:val="en-GB"/>
              </w:rPr>
            </w:pPr>
          </w:p>
        </w:tc>
        <w:tc>
          <w:tcPr>
            <w:tcW w:w="1417" w:type="dxa"/>
          </w:tcPr>
          <w:p w14:paraId="6C31A38A"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697" w:author="Dylan Van Aswegen" w:date="2024-07-15T09:50:00Z" w16du:dateUtc="2024-07-15T07:50:00Z"/>
                <w:rFonts w:ascii="Arial" w:hAnsi="Arial" w:cs="Arial"/>
                <w:sz w:val="20"/>
                <w:szCs w:val="20"/>
                <w:lang w:val="en-GB"/>
              </w:rPr>
            </w:pPr>
            <w:ins w:id="698" w:author="Dylan Van Aswegen" w:date="2024-07-15T09:50:00Z" w16du:dateUtc="2024-07-15T07:50:00Z">
              <w:r>
                <w:rPr>
                  <w:rFonts w:ascii="Arial" w:hAnsi="Arial" w:cs="Arial"/>
                  <w:sz w:val="20"/>
                  <w:szCs w:val="20"/>
                  <w:lang w:val="en-GB"/>
                </w:rPr>
                <w:t>Forgot Password</w:t>
              </w:r>
            </w:ins>
          </w:p>
        </w:tc>
        <w:tc>
          <w:tcPr>
            <w:tcW w:w="1276" w:type="dxa"/>
          </w:tcPr>
          <w:p w14:paraId="475BD0A8"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699" w:author="Dylan Van Aswegen" w:date="2024-07-15T09:50:00Z" w16du:dateUtc="2024-07-15T07:50:00Z"/>
                <w:rFonts w:ascii="Arial" w:hAnsi="Arial" w:cs="Arial"/>
                <w:sz w:val="20"/>
                <w:szCs w:val="20"/>
                <w:lang w:val="en-GB"/>
              </w:rPr>
            </w:pPr>
            <w:ins w:id="700" w:author="Dylan Van Aswegen" w:date="2024-07-15T09:50:00Z" w16du:dateUtc="2024-07-15T07:50:00Z">
              <w:r>
                <w:rPr>
                  <w:rFonts w:ascii="Arial" w:hAnsi="Arial" w:cs="Arial"/>
                  <w:sz w:val="20"/>
                  <w:szCs w:val="20"/>
                  <w:lang w:val="en-GB"/>
                </w:rPr>
                <w:t>Link</w:t>
              </w:r>
            </w:ins>
          </w:p>
        </w:tc>
        <w:tc>
          <w:tcPr>
            <w:tcW w:w="1701" w:type="dxa"/>
          </w:tcPr>
          <w:p w14:paraId="286089AF"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01" w:author="Dylan Van Aswegen" w:date="2024-07-15T09:50:00Z" w16du:dateUtc="2024-07-15T07:50:00Z"/>
                <w:rFonts w:ascii="Arial" w:hAnsi="Arial" w:cs="Arial"/>
                <w:sz w:val="20"/>
                <w:szCs w:val="20"/>
                <w:lang w:val="en-GB"/>
              </w:rPr>
            </w:pPr>
          </w:p>
        </w:tc>
        <w:tc>
          <w:tcPr>
            <w:tcW w:w="1417" w:type="dxa"/>
          </w:tcPr>
          <w:p w14:paraId="1A8ED173"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02" w:author="Dylan Van Aswegen" w:date="2024-07-15T09:50:00Z" w16du:dateUtc="2024-07-15T07:50:00Z"/>
                <w:rFonts w:ascii="Arial" w:hAnsi="Arial" w:cs="Arial"/>
                <w:sz w:val="20"/>
                <w:szCs w:val="20"/>
                <w:lang w:val="en-GB"/>
              </w:rPr>
            </w:pPr>
          </w:p>
        </w:tc>
        <w:tc>
          <w:tcPr>
            <w:tcW w:w="3828" w:type="dxa"/>
          </w:tcPr>
          <w:p w14:paraId="7405D834"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03" w:author="Dylan Van Aswegen" w:date="2024-07-15T09:50:00Z" w16du:dateUtc="2024-07-15T07:50:00Z"/>
                <w:rFonts w:ascii="Arial" w:hAnsi="Arial" w:cs="Arial"/>
                <w:sz w:val="20"/>
                <w:szCs w:val="20"/>
                <w:lang w:val="en-GB"/>
              </w:rPr>
            </w:pPr>
            <w:ins w:id="704" w:author="Dylan Van Aswegen" w:date="2024-07-15T09:50:00Z" w16du:dateUtc="2024-07-15T07:50:00Z">
              <w:r>
                <w:rPr>
                  <w:rFonts w:ascii="Arial" w:hAnsi="Arial" w:cs="Arial"/>
                  <w:sz w:val="20"/>
                  <w:szCs w:val="20"/>
                  <w:lang w:val="en-GB"/>
                </w:rPr>
                <w:t xml:space="preserve">The user will use this button to indicate that they have forgotten their password. Once clicked, the user will be presented with a screen to enter their email address. </w:t>
              </w:r>
            </w:ins>
          </w:p>
        </w:tc>
      </w:tr>
      <w:tr w:rsidR="00571F7E" w14:paraId="2591A839" w14:textId="77777777" w:rsidTr="005C5491">
        <w:trPr>
          <w:trHeight w:val="192"/>
          <w:ins w:id="705" w:author="Dylan Van Aswegen" w:date="2024-07-15T09:50:00Z"/>
        </w:trPr>
        <w:tc>
          <w:tcPr>
            <w:cnfStyle w:val="001000000000" w:firstRow="0" w:lastRow="0" w:firstColumn="1" w:lastColumn="0" w:oddVBand="0" w:evenVBand="0" w:oddHBand="0" w:evenHBand="0" w:firstRowFirstColumn="0" w:firstRowLastColumn="0" w:lastRowFirstColumn="0" w:lastRowLastColumn="0"/>
            <w:tcW w:w="1135" w:type="dxa"/>
          </w:tcPr>
          <w:p w14:paraId="18AF22D1" w14:textId="77777777" w:rsidR="00571F7E" w:rsidRDefault="00571F7E">
            <w:pPr>
              <w:spacing w:line="360" w:lineRule="auto"/>
              <w:jc w:val="both"/>
              <w:rPr>
                <w:ins w:id="706" w:author="Dylan Van Aswegen" w:date="2024-07-15T09:50:00Z" w16du:dateUtc="2024-07-15T07:50:00Z"/>
                <w:rFonts w:ascii="Arial" w:hAnsi="Arial" w:cs="Arial"/>
                <w:sz w:val="20"/>
                <w:szCs w:val="20"/>
                <w:lang w:val="en-GB"/>
              </w:rPr>
            </w:pPr>
          </w:p>
        </w:tc>
        <w:tc>
          <w:tcPr>
            <w:tcW w:w="1417" w:type="dxa"/>
          </w:tcPr>
          <w:p w14:paraId="11D765EC"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07" w:author="Dylan Van Aswegen" w:date="2024-07-15T09:50:00Z" w16du:dateUtc="2024-07-15T07:50:00Z"/>
                <w:rFonts w:ascii="Arial" w:hAnsi="Arial" w:cs="Arial"/>
                <w:sz w:val="20"/>
                <w:szCs w:val="20"/>
                <w:lang w:val="en-GB"/>
              </w:rPr>
            </w:pPr>
            <w:ins w:id="708" w:author="Dylan Van Aswegen" w:date="2024-07-15T09:50:00Z" w16du:dateUtc="2024-07-15T07:50:00Z">
              <w:r>
                <w:rPr>
                  <w:rFonts w:ascii="Arial" w:hAnsi="Arial" w:cs="Arial"/>
                  <w:sz w:val="20"/>
                  <w:szCs w:val="20"/>
                  <w:lang w:val="en-GB"/>
                </w:rPr>
                <w:t>Google</w:t>
              </w:r>
            </w:ins>
          </w:p>
        </w:tc>
        <w:tc>
          <w:tcPr>
            <w:tcW w:w="1276" w:type="dxa"/>
          </w:tcPr>
          <w:p w14:paraId="0F6DD8D7"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09" w:author="Dylan Van Aswegen" w:date="2024-07-15T09:50:00Z" w16du:dateUtc="2024-07-15T07:50:00Z"/>
                <w:rFonts w:ascii="Arial" w:hAnsi="Arial" w:cs="Arial"/>
                <w:sz w:val="20"/>
                <w:szCs w:val="20"/>
                <w:lang w:val="en-GB"/>
              </w:rPr>
            </w:pPr>
            <w:ins w:id="710" w:author="Dylan Van Aswegen" w:date="2024-07-15T09:50:00Z" w16du:dateUtc="2024-07-15T07:50:00Z">
              <w:r>
                <w:rPr>
                  <w:rFonts w:ascii="Arial" w:hAnsi="Arial" w:cs="Arial"/>
                  <w:sz w:val="20"/>
                  <w:szCs w:val="20"/>
                  <w:lang w:val="en-GB"/>
                </w:rPr>
                <w:t>Link</w:t>
              </w:r>
            </w:ins>
          </w:p>
        </w:tc>
        <w:tc>
          <w:tcPr>
            <w:tcW w:w="1701" w:type="dxa"/>
          </w:tcPr>
          <w:p w14:paraId="04247C3D"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11" w:author="Dylan Van Aswegen" w:date="2024-07-15T09:50:00Z" w16du:dateUtc="2024-07-15T07:50:00Z"/>
                <w:rFonts w:ascii="Arial" w:hAnsi="Arial" w:cs="Arial"/>
                <w:sz w:val="20"/>
                <w:szCs w:val="20"/>
                <w:lang w:val="en-GB"/>
              </w:rPr>
            </w:pPr>
          </w:p>
        </w:tc>
        <w:tc>
          <w:tcPr>
            <w:tcW w:w="1417" w:type="dxa"/>
          </w:tcPr>
          <w:p w14:paraId="06BED242"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12" w:author="Dylan Van Aswegen" w:date="2024-07-15T09:50:00Z" w16du:dateUtc="2024-07-15T07:50:00Z"/>
                <w:rFonts w:ascii="Arial" w:hAnsi="Arial" w:cs="Arial"/>
                <w:sz w:val="20"/>
                <w:szCs w:val="20"/>
                <w:lang w:val="en-GB"/>
              </w:rPr>
            </w:pPr>
          </w:p>
        </w:tc>
        <w:tc>
          <w:tcPr>
            <w:tcW w:w="3828" w:type="dxa"/>
          </w:tcPr>
          <w:p w14:paraId="6194D3E3" w14:textId="4758C192"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13" w:author="Dylan Van Aswegen" w:date="2024-07-15T09:50:00Z" w16du:dateUtc="2024-07-15T07:50:00Z"/>
                <w:rFonts w:ascii="Arial" w:hAnsi="Arial" w:cs="Arial"/>
                <w:sz w:val="20"/>
                <w:szCs w:val="20"/>
                <w:lang w:val="en-GB"/>
              </w:rPr>
            </w:pPr>
            <w:ins w:id="714" w:author="Dylan Van Aswegen" w:date="2024-07-15T09:50:00Z" w16du:dateUtc="2024-07-15T07:50:00Z">
              <w:r>
                <w:rPr>
                  <w:rFonts w:ascii="Arial" w:hAnsi="Arial" w:cs="Arial"/>
                  <w:sz w:val="20"/>
                  <w:szCs w:val="20"/>
                  <w:lang w:val="en-GB"/>
                </w:rPr>
                <w:t>The user will use this link to use their google account to sign-in. Once they do this, they will be navigated to a page where they can enter their google account credentials</w:t>
              </w:r>
            </w:ins>
            <w:ins w:id="715" w:author="Dylan Van Aswegen" w:date="2024-07-15T10:20:00Z" w16du:dateUtc="2024-07-15T08:20:00Z">
              <w:r w:rsidR="00AA36AD">
                <w:rPr>
                  <w:rFonts w:ascii="Arial" w:hAnsi="Arial" w:cs="Arial"/>
                  <w:sz w:val="20"/>
                  <w:szCs w:val="20"/>
                  <w:lang w:val="en-GB"/>
                </w:rPr>
                <w:t xml:space="preserve">. If the credentials are confirmed, the user will be logged in. </w:t>
              </w:r>
            </w:ins>
          </w:p>
        </w:tc>
      </w:tr>
      <w:tr w:rsidR="00571F7E" w14:paraId="25249561" w14:textId="77777777" w:rsidTr="005C5491">
        <w:trPr>
          <w:cnfStyle w:val="000000100000" w:firstRow="0" w:lastRow="0" w:firstColumn="0" w:lastColumn="0" w:oddVBand="0" w:evenVBand="0" w:oddHBand="1" w:evenHBand="0" w:firstRowFirstColumn="0" w:firstRowLastColumn="0" w:lastRowFirstColumn="0" w:lastRowLastColumn="0"/>
          <w:trHeight w:val="192"/>
          <w:ins w:id="716" w:author="Dylan Van Aswegen" w:date="2024-07-15T09:50:00Z"/>
        </w:trPr>
        <w:tc>
          <w:tcPr>
            <w:cnfStyle w:val="001000000000" w:firstRow="0" w:lastRow="0" w:firstColumn="1" w:lastColumn="0" w:oddVBand="0" w:evenVBand="0" w:oddHBand="0" w:evenHBand="0" w:firstRowFirstColumn="0" w:firstRowLastColumn="0" w:lastRowFirstColumn="0" w:lastRowLastColumn="0"/>
            <w:tcW w:w="1135" w:type="dxa"/>
          </w:tcPr>
          <w:p w14:paraId="5FEF56BE" w14:textId="77777777" w:rsidR="00571F7E" w:rsidRDefault="00571F7E">
            <w:pPr>
              <w:spacing w:line="360" w:lineRule="auto"/>
              <w:jc w:val="both"/>
              <w:rPr>
                <w:ins w:id="717" w:author="Dylan Van Aswegen" w:date="2024-07-15T09:50:00Z" w16du:dateUtc="2024-07-15T07:50:00Z"/>
                <w:rFonts w:ascii="Arial" w:hAnsi="Arial" w:cs="Arial"/>
                <w:sz w:val="20"/>
                <w:szCs w:val="20"/>
                <w:lang w:val="en-GB"/>
              </w:rPr>
            </w:pPr>
          </w:p>
        </w:tc>
        <w:tc>
          <w:tcPr>
            <w:tcW w:w="1417" w:type="dxa"/>
          </w:tcPr>
          <w:p w14:paraId="7BDF8E29"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18" w:author="Dylan Van Aswegen" w:date="2024-07-15T09:50:00Z" w16du:dateUtc="2024-07-15T07:50:00Z"/>
                <w:rFonts w:ascii="Arial" w:hAnsi="Arial" w:cs="Arial"/>
                <w:sz w:val="20"/>
                <w:szCs w:val="20"/>
                <w:lang w:val="en-GB"/>
              </w:rPr>
            </w:pPr>
            <w:ins w:id="719" w:author="Dylan Van Aswegen" w:date="2024-07-15T09:50:00Z" w16du:dateUtc="2024-07-15T07:50:00Z">
              <w:r>
                <w:rPr>
                  <w:rFonts w:ascii="Arial" w:hAnsi="Arial" w:cs="Arial"/>
                  <w:sz w:val="20"/>
                  <w:szCs w:val="20"/>
                  <w:lang w:val="en-GB"/>
                </w:rPr>
                <w:t xml:space="preserve">Facebook </w:t>
              </w:r>
            </w:ins>
          </w:p>
        </w:tc>
        <w:tc>
          <w:tcPr>
            <w:tcW w:w="1276" w:type="dxa"/>
          </w:tcPr>
          <w:p w14:paraId="4A5DC49D"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20" w:author="Dylan Van Aswegen" w:date="2024-07-15T09:50:00Z" w16du:dateUtc="2024-07-15T07:50:00Z"/>
                <w:rFonts w:ascii="Arial" w:hAnsi="Arial" w:cs="Arial"/>
                <w:sz w:val="20"/>
                <w:szCs w:val="20"/>
                <w:lang w:val="en-GB"/>
              </w:rPr>
            </w:pPr>
            <w:ins w:id="721" w:author="Dylan Van Aswegen" w:date="2024-07-15T09:50:00Z" w16du:dateUtc="2024-07-15T07:50:00Z">
              <w:r>
                <w:rPr>
                  <w:rFonts w:ascii="Arial" w:hAnsi="Arial" w:cs="Arial"/>
                  <w:sz w:val="20"/>
                  <w:szCs w:val="20"/>
                  <w:lang w:val="en-GB"/>
                </w:rPr>
                <w:t>Link</w:t>
              </w:r>
            </w:ins>
          </w:p>
        </w:tc>
        <w:tc>
          <w:tcPr>
            <w:tcW w:w="1701" w:type="dxa"/>
          </w:tcPr>
          <w:p w14:paraId="0A4C8F7C"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22" w:author="Dylan Van Aswegen" w:date="2024-07-15T09:50:00Z" w16du:dateUtc="2024-07-15T07:50:00Z"/>
                <w:rFonts w:ascii="Arial" w:hAnsi="Arial" w:cs="Arial"/>
                <w:sz w:val="20"/>
                <w:szCs w:val="20"/>
                <w:lang w:val="en-GB"/>
              </w:rPr>
            </w:pPr>
          </w:p>
        </w:tc>
        <w:tc>
          <w:tcPr>
            <w:tcW w:w="1417" w:type="dxa"/>
          </w:tcPr>
          <w:p w14:paraId="3629305C"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23" w:author="Dylan Van Aswegen" w:date="2024-07-15T09:50:00Z" w16du:dateUtc="2024-07-15T07:50:00Z"/>
                <w:rFonts w:ascii="Arial" w:hAnsi="Arial" w:cs="Arial"/>
                <w:sz w:val="20"/>
                <w:szCs w:val="20"/>
                <w:lang w:val="en-GB"/>
              </w:rPr>
            </w:pPr>
          </w:p>
        </w:tc>
        <w:tc>
          <w:tcPr>
            <w:tcW w:w="3828" w:type="dxa"/>
          </w:tcPr>
          <w:p w14:paraId="6531089E" w14:textId="722BFB7C"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24" w:author="Dylan Van Aswegen" w:date="2024-07-15T09:50:00Z" w16du:dateUtc="2024-07-15T07:50:00Z"/>
                <w:rFonts w:ascii="Arial" w:hAnsi="Arial" w:cs="Arial"/>
                <w:sz w:val="20"/>
                <w:szCs w:val="20"/>
                <w:lang w:val="en-GB"/>
              </w:rPr>
            </w:pPr>
            <w:ins w:id="725" w:author="Dylan Van Aswegen" w:date="2024-07-15T09:50:00Z" w16du:dateUtc="2024-07-15T07:50:00Z">
              <w:r>
                <w:rPr>
                  <w:rFonts w:ascii="Arial" w:hAnsi="Arial" w:cs="Arial"/>
                  <w:sz w:val="20"/>
                  <w:szCs w:val="20"/>
                  <w:lang w:val="en-GB"/>
                </w:rPr>
                <w:t>The user will use this link to use their Facebook account to sign-in. Once they do this, they will be navigated to a page where they can enter their Facebook account credentials</w:t>
              </w:r>
            </w:ins>
            <w:ins w:id="726" w:author="Dylan Van Aswegen" w:date="2024-07-15T10:20:00Z" w16du:dateUtc="2024-07-15T08:20:00Z">
              <w:r w:rsidR="00AA36AD">
                <w:rPr>
                  <w:rFonts w:ascii="Arial" w:hAnsi="Arial" w:cs="Arial"/>
                  <w:sz w:val="20"/>
                  <w:szCs w:val="20"/>
                  <w:lang w:val="en-GB"/>
                </w:rPr>
                <w:t>. If the credentials are confirmed, the user will be logged in.</w:t>
              </w:r>
            </w:ins>
          </w:p>
        </w:tc>
      </w:tr>
      <w:tr w:rsidR="00571F7E" w14:paraId="09596B73" w14:textId="77777777" w:rsidTr="005C5491">
        <w:trPr>
          <w:trHeight w:val="192"/>
          <w:ins w:id="727" w:author="Dylan Van Aswegen" w:date="2024-07-15T09:50:00Z"/>
        </w:trPr>
        <w:tc>
          <w:tcPr>
            <w:cnfStyle w:val="001000000000" w:firstRow="0" w:lastRow="0" w:firstColumn="1" w:lastColumn="0" w:oddVBand="0" w:evenVBand="0" w:oddHBand="0" w:evenHBand="0" w:firstRowFirstColumn="0" w:firstRowLastColumn="0" w:lastRowFirstColumn="0" w:lastRowLastColumn="0"/>
            <w:tcW w:w="1135" w:type="dxa"/>
          </w:tcPr>
          <w:p w14:paraId="07836702" w14:textId="77777777" w:rsidR="00571F7E" w:rsidRDefault="00571F7E">
            <w:pPr>
              <w:spacing w:line="360" w:lineRule="auto"/>
              <w:jc w:val="both"/>
              <w:rPr>
                <w:ins w:id="728" w:author="Dylan Van Aswegen" w:date="2024-07-15T09:50:00Z" w16du:dateUtc="2024-07-15T07:50:00Z"/>
                <w:rFonts w:ascii="Arial" w:hAnsi="Arial" w:cs="Arial"/>
                <w:sz w:val="20"/>
                <w:szCs w:val="20"/>
                <w:lang w:val="en-GB"/>
              </w:rPr>
            </w:pPr>
          </w:p>
        </w:tc>
        <w:tc>
          <w:tcPr>
            <w:tcW w:w="1417" w:type="dxa"/>
          </w:tcPr>
          <w:p w14:paraId="5713771D"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29" w:author="Dylan Van Aswegen" w:date="2024-07-15T09:50:00Z" w16du:dateUtc="2024-07-15T07:50:00Z"/>
                <w:rFonts w:ascii="Arial" w:hAnsi="Arial" w:cs="Arial"/>
                <w:sz w:val="20"/>
                <w:szCs w:val="20"/>
                <w:lang w:val="en-GB"/>
              </w:rPr>
            </w:pPr>
            <w:ins w:id="730" w:author="Dylan Van Aswegen" w:date="2024-07-15T09:50:00Z" w16du:dateUtc="2024-07-15T07:50:00Z">
              <w:r>
                <w:rPr>
                  <w:rFonts w:ascii="Arial" w:hAnsi="Arial" w:cs="Arial"/>
                  <w:sz w:val="20"/>
                  <w:szCs w:val="20"/>
                  <w:lang w:val="en-GB"/>
                </w:rPr>
                <w:t xml:space="preserve">Sign-in </w:t>
              </w:r>
            </w:ins>
          </w:p>
        </w:tc>
        <w:tc>
          <w:tcPr>
            <w:tcW w:w="1276" w:type="dxa"/>
          </w:tcPr>
          <w:p w14:paraId="20CD8700"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31" w:author="Dylan Van Aswegen" w:date="2024-07-15T09:50:00Z" w16du:dateUtc="2024-07-15T07:50:00Z"/>
                <w:rFonts w:ascii="Arial" w:hAnsi="Arial" w:cs="Arial"/>
                <w:sz w:val="20"/>
                <w:szCs w:val="20"/>
                <w:lang w:val="en-GB"/>
              </w:rPr>
            </w:pPr>
            <w:ins w:id="732" w:author="Dylan Van Aswegen" w:date="2024-07-15T09:50:00Z" w16du:dateUtc="2024-07-15T07:50:00Z">
              <w:r>
                <w:rPr>
                  <w:rFonts w:ascii="Arial" w:hAnsi="Arial" w:cs="Arial"/>
                  <w:sz w:val="20"/>
                  <w:szCs w:val="20"/>
                  <w:lang w:val="en-GB"/>
                </w:rPr>
                <w:t xml:space="preserve">Button </w:t>
              </w:r>
            </w:ins>
          </w:p>
        </w:tc>
        <w:tc>
          <w:tcPr>
            <w:tcW w:w="1701" w:type="dxa"/>
          </w:tcPr>
          <w:p w14:paraId="07C0E152"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33" w:author="Dylan Van Aswegen" w:date="2024-07-15T09:50:00Z" w16du:dateUtc="2024-07-15T07:50:00Z"/>
                <w:rFonts w:ascii="Arial" w:hAnsi="Arial" w:cs="Arial"/>
                <w:sz w:val="20"/>
                <w:szCs w:val="20"/>
                <w:lang w:val="en-GB"/>
              </w:rPr>
            </w:pPr>
          </w:p>
        </w:tc>
        <w:tc>
          <w:tcPr>
            <w:tcW w:w="1417" w:type="dxa"/>
          </w:tcPr>
          <w:p w14:paraId="0D90C3DC"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34" w:author="Dylan Van Aswegen" w:date="2024-07-15T09:50:00Z" w16du:dateUtc="2024-07-15T07:50:00Z"/>
                <w:rFonts w:ascii="Arial" w:hAnsi="Arial" w:cs="Arial"/>
                <w:sz w:val="20"/>
                <w:szCs w:val="20"/>
                <w:lang w:val="en-GB"/>
              </w:rPr>
            </w:pPr>
          </w:p>
        </w:tc>
        <w:tc>
          <w:tcPr>
            <w:tcW w:w="3828" w:type="dxa"/>
          </w:tcPr>
          <w:p w14:paraId="05B683D3" w14:textId="7D848760"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35" w:author="Dylan Van Aswegen" w:date="2024-07-15T09:50:00Z" w16du:dateUtc="2024-07-15T07:50:00Z"/>
                <w:rFonts w:ascii="Arial" w:hAnsi="Arial" w:cs="Arial"/>
                <w:sz w:val="20"/>
                <w:szCs w:val="20"/>
                <w:lang w:val="en-GB"/>
              </w:rPr>
            </w:pPr>
            <w:ins w:id="736" w:author="Dylan Van Aswegen" w:date="2024-07-15T09:50:00Z" w16du:dateUtc="2024-07-15T07:50:00Z">
              <w:r>
                <w:rPr>
                  <w:rFonts w:ascii="Arial" w:hAnsi="Arial" w:cs="Arial"/>
                  <w:sz w:val="20"/>
                  <w:szCs w:val="20"/>
                  <w:lang w:val="en-GB"/>
                </w:rPr>
                <w:t xml:space="preserve">This button will be used to sign in to </w:t>
              </w:r>
              <w:proofErr w:type="spellStart"/>
              <w:r>
                <w:rPr>
                  <w:rFonts w:ascii="Arial" w:hAnsi="Arial" w:cs="Arial"/>
                  <w:sz w:val="20"/>
                  <w:szCs w:val="20"/>
                  <w:lang w:val="en-GB"/>
                </w:rPr>
                <w:t>Membi</w:t>
              </w:r>
              <w:proofErr w:type="spellEnd"/>
              <w:r>
                <w:rPr>
                  <w:rFonts w:ascii="Arial" w:hAnsi="Arial" w:cs="Arial"/>
                  <w:sz w:val="20"/>
                  <w:szCs w:val="20"/>
                  <w:lang w:val="en-GB"/>
                </w:rPr>
                <w:t xml:space="preserve">. Once clicked, the application will verify that the entered email and password match what is stored against the user record. </w:t>
              </w:r>
            </w:ins>
            <w:ins w:id="737" w:author="Dylan Van Aswegen" w:date="2024-07-15T10:21:00Z" w16du:dateUtc="2024-07-15T08:21:00Z">
              <w:r w:rsidR="00473F24">
                <w:rPr>
                  <w:rFonts w:ascii="Arial" w:hAnsi="Arial" w:cs="Arial"/>
                  <w:sz w:val="20"/>
                  <w:szCs w:val="20"/>
                  <w:lang w:val="en-GB"/>
                </w:rPr>
                <w:t xml:space="preserve">If successful, the user will be directed to their My home page if they signed in from the </w:t>
              </w:r>
              <w:proofErr w:type="spellStart"/>
              <w:r w:rsidR="00473F24">
                <w:rPr>
                  <w:rFonts w:ascii="Arial" w:hAnsi="Arial" w:cs="Arial"/>
                  <w:sz w:val="20"/>
                  <w:szCs w:val="20"/>
                  <w:lang w:val="en-GB"/>
                </w:rPr>
                <w:t>Membi</w:t>
              </w:r>
              <w:proofErr w:type="spellEnd"/>
              <w:r w:rsidR="00473F24">
                <w:rPr>
                  <w:rFonts w:ascii="Arial" w:hAnsi="Arial" w:cs="Arial"/>
                  <w:sz w:val="20"/>
                  <w:szCs w:val="20"/>
                  <w:lang w:val="en-GB"/>
                </w:rPr>
                <w:t xml:space="preserve"> Home page, the organisation page if they signed in from the organisation public page, or the cart if they signed in from the cart page.</w:t>
              </w:r>
            </w:ins>
          </w:p>
          <w:p w14:paraId="45EBF245" w14:textId="77777777"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38" w:author="Dylan Van Aswegen" w:date="2024-07-15T09:50:00Z" w16du:dateUtc="2024-07-15T07:50:00Z"/>
                <w:rFonts w:ascii="Arial" w:hAnsi="Arial" w:cs="Arial"/>
                <w:sz w:val="20"/>
                <w:szCs w:val="20"/>
                <w:lang w:val="en-GB"/>
              </w:rPr>
            </w:pPr>
            <w:ins w:id="739" w:author="Dylan Van Aswegen" w:date="2024-07-15T09:50:00Z" w16du:dateUtc="2024-07-15T07:50:00Z">
              <w:r>
                <w:rPr>
                  <w:rFonts w:ascii="Arial" w:hAnsi="Arial" w:cs="Arial"/>
                  <w:sz w:val="20"/>
                  <w:szCs w:val="20"/>
                  <w:lang w:val="en-GB"/>
                </w:rPr>
                <w:t>If the email does not exist on the application or the password does not match what is stored for the captured email, the application should generate a user message to inform the user of this.</w:t>
              </w:r>
            </w:ins>
          </w:p>
          <w:p w14:paraId="07BA18E3" w14:textId="68E66F18" w:rsidR="00571F7E" w:rsidRDefault="00571F7E">
            <w:pPr>
              <w:spacing w:line="360" w:lineRule="auto"/>
              <w:jc w:val="both"/>
              <w:cnfStyle w:val="000000000000" w:firstRow="0" w:lastRow="0" w:firstColumn="0" w:lastColumn="0" w:oddVBand="0" w:evenVBand="0" w:oddHBand="0" w:evenHBand="0" w:firstRowFirstColumn="0" w:firstRowLastColumn="0" w:lastRowFirstColumn="0" w:lastRowLastColumn="0"/>
              <w:rPr>
                <w:ins w:id="740" w:author="Dylan Van Aswegen" w:date="2024-07-15T09:50:00Z" w16du:dateUtc="2024-07-15T07:50:00Z"/>
                <w:rFonts w:ascii="Arial" w:hAnsi="Arial" w:cs="Arial"/>
                <w:sz w:val="20"/>
                <w:szCs w:val="20"/>
                <w:lang w:val="en-GB"/>
              </w:rPr>
            </w:pPr>
            <w:ins w:id="741" w:author="Dylan Van Aswegen" w:date="2024-07-15T09:50:00Z" w16du:dateUtc="2024-07-15T07:50:00Z">
              <w:r>
                <w:rPr>
                  <w:rFonts w:ascii="Arial" w:hAnsi="Arial" w:cs="Arial"/>
                  <w:sz w:val="20"/>
                  <w:szCs w:val="20"/>
                  <w:lang w:val="en-GB"/>
                </w:rPr>
                <w:t xml:space="preserve">If email and password match, </w:t>
              </w:r>
            </w:ins>
          </w:p>
        </w:tc>
      </w:tr>
      <w:tr w:rsidR="00571F7E" w14:paraId="31A533CB" w14:textId="77777777" w:rsidTr="005C5491">
        <w:trPr>
          <w:cnfStyle w:val="000000100000" w:firstRow="0" w:lastRow="0" w:firstColumn="0" w:lastColumn="0" w:oddVBand="0" w:evenVBand="0" w:oddHBand="1" w:evenHBand="0" w:firstRowFirstColumn="0" w:firstRowLastColumn="0" w:lastRowFirstColumn="0" w:lastRowLastColumn="0"/>
          <w:trHeight w:val="192"/>
          <w:ins w:id="742" w:author="Dylan Van Aswegen" w:date="2024-07-15T09:50:00Z"/>
        </w:trPr>
        <w:tc>
          <w:tcPr>
            <w:cnfStyle w:val="001000000000" w:firstRow="0" w:lastRow="0" w:firstColumn="1" w:lastColumn="0" w:oddVBand="0" w:evenVBand="0" w:oddHBand="0" w:evenHBand="0" w:firstRowFirstColumn="0" w:firstRowLastColumn="0" w:lastRowFirstColumn="0" w:lastRowLastColumn="0"/>
            <w:tcW w:w="1135" w:type="dxa"/>
          </w:tcPr>
          <w:p w14:paraId="467BC9FB" w14:textId="77777777" w:rsidR="00571F7E" w:rsidRDefault="00571F7E">
            <w:pPr>
              <w:spacing w:line="360" w:lineRule="auto"/>
              <w:jc w:val="both"/>
              <w:rPr>
                <w:ins w:id="743" w:author="Dylan Van Aswegen" w:date="2024-07-15T09:50:00Z" w16du:dateUtc="2024-07-15T07:50:00Z"/>
                <w:rFonts w:ascii="Arial" w:hAnsi="Arial" w:cs="Arial"/>
                <w:sz w:val="20"/>
                <w:szCs w:val="20"/>
                <w:lang w:val="en-GB"/>
              </w:rPr>
            </w:pPr>
          </w:p>
        </w:tc>
        <w:tc>
          <w:tcPr>
            <w:tcW w:w="1417" w:type="dxa"/>
          </w:tcPr>
          <w:p w14:paraId="16008CA9"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44" w:author="Dylan Van Aswegen" w:date="2024-07-15T09:50:00Z" w16du:dateUtc="2024-07-15T07:50:00Z"/>
                <w:rFonts w:ascii="Arial" w:hAnsi="Arial" w:cs="Arial"/>
                <w:sz w:val="20"/>
                <w:szCs w:val="20"/>
                <w:lang w:val="en-GB"/>
              </w:rPr>
            </w:pPr>
            <w:ins w:id="745" w:author="Dylan Van Aswegen" w:date="2024-07-15T09:50:00Z" w16du:dateUtc="2024-07-15T07:50:00Z">
              <w:r>
                <w:rPr>
                  <w:rFonts w:ascii="Arial" w:hAnsi="Arial" w:cs="Arial"/>
                  <w:sz w:val="20"/>
                  <w:szCs w:val="20"/>
                  <w:lang w:val="en-GB"/>
                </w:rPr>
                <w:t>Sign-up</w:t>
              </w:r>
            </w:ins>
          </w:p>
        </w:tc>
        <w:tc>
          <w:tcPr>
            <w:tcW w:w="1276" w:type="dxa"/>
          </w:tcPr>
          <w:p w14:paraId="2E20E725"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46" w:author="Dylan Van Aswegen" w:date="2024-07-15T09:50:00Z" w16du:dateUtc="2024-07-15T07:50:00Z"/>
                <w:rFonts w:ascii="Arial" w:hAnsi="Arial" w:cs="Arial"/>
                <w:sz w:val="20"/>
                <w:szCs w:val="20"/>
                <w:lang w:val="en-GB"/>
              </w:rPr>
            </w:pPr>
            <w:ins w:id="747" w:author="Dylan Van Aswegen" w:date="2024-07-15T09:50:00Z" w16du:dateUtc="2024-07-15T07:50:00Z">
              <w:r>
                <w:rPr>
                  <w:rFonts w:ascii="Arial" w:hAnsi="Arial" w:cs="Arial"/>
                  <w:sz w:val="20"/>
                  <w:szCs w:val="20"/>
                  <w:lang w:val="en-GB"/>
                </w:rPr>
                <w:t>Button</w:t>
              </w:r>
            </w:ins>
          </w:p>
        </w:tc>
        <w:tc>
          <w:tcPr>
            <w:tcW w:w="1701" w:type="dxa"/>
          </w:tcPr>
          <w:p w14:paraId="3F502F50"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48" w:author="Dylan Van Aswegen" w:date="2024-07-15T09:50:00Z" w16du:dateUtc="2024-07-15T07:50:00Z"/>
                <w:rFonts w:ascii="Arial" w:hAnsi="Arial" w:cs="Arial"/>
                <w:sz w:val="20"/>
                <w:szCs w:val="20"/>
                <w:lang w:val="en-GB"/>
              </w:rPr>
            </w:pPr>
          </w:p>
        </w:tc>
        <w:tc>
          <w:tcPr>
            <w:tcW w:w="1417" w:type="dxa"/>
          </w:tcPr>
          <w:p w14:paraId="0233E4BC"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49" w:author="Dylan Van Aswegen" w:date="2024-07-15T09:50:00Z" w16du:dateUtc="2024-07-15T07:50:00Z"/>
                <w:rFonts w:ascii="Arial" w:hAnsi="Arial" w:cs="Arial"/>
                <w:sz w:val="20"/>
                <w:szCs w:val="20"/>
                <w:lang w:val="en-GB"/>
              </w:rPr>
            </w:pPr>
          </w:p>
        </w:tc>
        <w:tc>
          <w:tcPr>
            <w:tcW w:w="3828" w:type="dxa"/>
          </w:tcPr>
          <w:p w14:paraId="1BDABD84" w14:textId="77777777" w:rsidR="00571F7E" w:rsidRDefault="00571F7E">
            <w:pPr>
              <w:spacing w:line="360" w:lineRule="auto"/>
              <w:jc w:val="both"/>
              <w:cnfStyle w:val="000000100000" w:firstRow="0" w:lastRow="0" w:firstColumn="0" w:lastColumn="0" w:oddVBand="0" w:evenVBand="0" w:oddHBand="1" w:evenHBand="0" w:firstRowFirstColumn="0" w:firstRowLastColumn="0" w:lastRowFirstColumn="0" w:lastRowLastColumn="0"/>
              <w:rPr>
                <w:ins w:id="750" w:author="Dylan Van Aswegen" w:date="2024-07-15T09:50:00Z" w16du:dateUtc="2024-07-15T07:50:00Z"/>
                <w:rFonts w:ascii="Arial" w:hAnsi="Arial" w:cs="Arial"/>
                <w:sz w:val="20"/>
                <w:szCs w:val="20"/>
                <w:lang w:val="en-GB"/>
              </w:rPr>
            </w:pPr>
            <w:ins w:id="751" w:author="Dylan Van Aswegen" w:date="2024-07-15T09:50:00Z" w16du:dateUtc="2024-07-15T07:50:00Z">
              <w:r>
                <w:rPr>
                  <w:rFonts w:ascii="Arial" w:hAnsi="Arial" w:cs="Arial"/>
                  <w:sz w:val="20"/>
                  <w:szCs w:val="20"/>
                  <w:lang w:val="en-GB"/>
                </w:rPr>
                <w:t xml:space="preserve">This button will be used by the user to sign-up. Once kicked off, the navigate the user to the sign-up screen. </w:t>
              </w:r>
            </w:ins>
          </w:p>
        </w:tc>
      </w:tr>
    </w:tbl>
    <w:p w14:paraId="29C0BE20" w14:textId="77777777" w:rsidR="00571F7E" w:rsidRDefault="00571F7E" w:rsidP="00571F7E">
      <w:pPr>
        <w:rPr>
          <w:ins w:id="752" w:author="Dylan Van Aswegen" w:date="2024-07-15T09:50:00Z" w16du:dateUtc="2024-07-15T07:50:00Z"/>
          <w:lang w:val="en-GB"/>
        </w:rPr>
      </w:pPr>
    </w:p>
    <w:p w14:paraId="30D35DBD" w14:textId="77777777" w:rsidR="00571F7E" w:rsidRPr="00956DB0" w:rsidRDefault="00571F7E">
      <w:pPr>
        <w:rPr>
          <w:ins w:id="753" w:author="Dylan Van Aswegen" w:date="2024-07-15T09:49:00Z" w16du:dateUtc="2024-07-15T07:49:00Z"/>
          <w:lang w:val="en-GB"/>
          <w:rPrChange w:id="754" w:author="Dylan Van Aswegen" w:date="2024-07-15T09:50:00Z" w16du:dateUtc="2024-07-15T07:50:00Z">
            <w:rPr>
              <w:ins w:id="755" w:author="Dylan Van Aswegen" w:date="2024-07-15T09:49:00Z" w16du:dateUtc="2024-07-15T07:49:00Z"/>
            </w:rPr>
          </w:rPrChange>
        </w:rPr>
        <w:pPrChange w:id="756" w:author="Dylan Van Aswegen" w:date="2024-07-15T09:50:00Z" w16du:dateUtc="2024-07-15T07:50:00Z">
          <w:pPr>
            <w:pStyle w:val="Heading4"/>
          </w:pPr>
        </w:pPrChange>
      </w:pPr>
    </w:p>
    <w:p w14:paraId="5A2EE3D1" w14:textId="7184398C" w:rsidR="006254F7" w:rsidRDefault="006254F7" w:rsidP="006254F7">
      <w:pPr>
        <w:pStyle w:val="Heading4"/>
        <w:rPr>
          <w:ins w:id="757" w:author="Dylan Van Aswegen" w:date="2024-07-15T09:42:00Z" w16du:dateUtc="2024-07-15T07:42:00Z"/>
          <w:i w:val="0"/>
          <w:iCs w:val="0"/>
          <w:sz w:val="32"/>
          <w:szCs w:val="32"/>
        </w:rPr>
      </w:pPr>
      <w:ins w:id="758" w:author="Dylan Van Aswegen" w:date="2024-07-15T09:42:00Z" w16du:dateUtc="2024-07-15T07:42:00Z">
        <w:r w:rsidRPr="006254F7">
          <w:rPr>
            <w:i w:val="0"/>
            <w:iCs w:val="0"/>
            <w:sz w:val="32"/>
            <w:szCs w:val="32"/>
            <w:rPrChange w:id="759" w:author="Dylan Van Aswegen" w:date="2024-07-15T09:42:00Z" w16du:dateUtc="2024-07-15T07:42:00Z">
              <w:rPr/>
            </w:rPrChange>
          </w:rPr>
          <w:t>Forgot password</w:t>
        </w:r>
      </w:ins>
    </w:p>
    <w:p w14:paraId="076280C1" w14:textId="77777777" w:rsidR="006254F7" w:rsidRDefault="006254F7" w:rsidP="006254F7">
      <w:pPr>
        <w:rPr>
          <w:ins w:id="760" w:author="Dylan Van Aswegen" w:date="2024-07-15T09:42:00Z" w16du:dateUtc="2024-07-15T07:42:00Z"/>
          <w:lang w:val="en-GB"/>
        </w:rPr>
      </w:pPr>
      <w:ins w:id="761" w:author="Dylan Van Aswegen" w:date="2024-07-15T09:42:00Z" w16du:dateUtc="2024-07-15T07:42:00Z">
        <w:r>
          <w:rPr>
            <w:lang w:val="en-GB"/>
          </w:rPr>
          <w:t xml:space="preserve">If the user clicked the link to indicate that they have forgotten their password, the forgot password flow will be kicked off. The following fields will be presented to the user: </w:t>
        </w:r>
      </w:ins>
    </w:p>
    <w:p w14:paraId="68F21339" w14:textId="77777777" w:rsidR="006254F7" w:rsidRDefault="006254F7" w:rsidP="006254F7">
      <w:pPr>
        <w:rPr>
          <w:ins w:id="762" w:author="Dylan Van Aswegen" w:date="2024-07-15T09:42:00Z" w16du:dateUtc="2024-07-15T07:42:00Z"/>
          <w:lang w:val="en-GB"/>
        </w:rPr>
      </w:pPr>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4A3E39C2" w14:textId="77777777" w:rsidTr="005C5491">
        <w:trPr>
          <w:cnfStyle w:val="100000000000" w:firstRow="1" w:lastRow="0" w:firstColumn="0" w:lastColumn="0" w:oddVBand="0" w:evenVBand="0" w:oddHBand="0" w:evenHBand="0" w:firstRowFirstColumn="0" w:firstRowLastColumn="0" w:lastRowFirstColumn="0" w:lastRowLastColumn="0"/>
          <w:tblHeader/>
          <w:ins w:id="763" w:author="Dylan Van Aswegen" w:date="2024-07-15T09:42: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29D86ADE" w14:textId="77777777" w:rsidR="006254F7" w:rsidRDefault="006254F7">
            <w:pPr>
              <w:spacing w:line="360" w:lineRule="auto"/>
              <w:jc w:val="both"/>
              <w:rPr>
                <w:ins w:id="764" w:author="Dylan Van Aswegen" w:date="2024-07-15T09:42:00Z" w16du:dateUtc="2024-07-15T07:42:00Z"/>
                <w:rFonts w:ascii="Arial" w:hAnsi="Arial" w:cs="Arial"/>
                <w:sz w:val="20"/>
                <w:szCs w:val="20"/>
                <w:lang w:val="en-GB"/>
              </w:rPr>
            </w:pPr>
            <w:ins w:id="765" w:author="Dylan Van Aswegen" w:date="2024-07-15T09:42:00Z" w16du:dateUtc="2024-07-15T07:42:00Z">
              <w:r>
                <w:rPr>
                  <w:rFonts w:ascii="Arial" w:hAnsi="Arial" w:cs="Arial"/>
                  <w:sz w:val="20"/>
                  <w:szCs w:val="20"/>
                  <w:lang w:val="en-GB"/>
                </w:rPr>
                <w:t xml:space="preserve">Field Number </w:t>
              </w:r>
            </w:ins>
          </w:p>
        </w:tc>
        <w:tc>
          <w:tcPr>
            <w:tcW w:w="1417" w:type="dxa"/>
            <w:shd w:val="clear" w:color="auto" w:fill="002060"/>
          </w:tcPr>
          <w:p w14:paraId="6E889578" w14:textId="77777777" w:rsidR="006254F7" w:rsidRDefault="006254F7">
            <w:pPr>
              <w:spacing w:line="360" w:lineRule="auto"/>
              <w:jc w:val="both"/>
              <w:cnfStyle w:val="100000000000" w:firstRow="1" w:lastRow="0" w:firstColumn="0" w:lastColumn="0" w:oddVBand="0" w:evenVBand="0" w:oddHBand="0" w:evenHBand="0" w:firstRowFirstColumn="0" w:firstRowLastColumn="0" w:lastRowFirstColumn="0" w:lastRowLastColumn="0"/>
              <w:rPr>
                <w:ins w:id="766" w:author="Dylan Van Aswegen" w:date="2024-07-15T09:42:00Z" w16du:dateUtc="2024-07-15T07:42:00Z"/>
                <w:rFonts w:ascii="Arial" w:hAnsi="Arial" w:cs="Arial"/>
                <w:sz w:val="20"/>
                <w:szCs w:val="20"/>
                <w:lang w:val="en-GB"/>
              </w:rPr>
            </w:pPr>
            <w:ins w:id="767" w:author="Dylan Van Aswegen" w:date="2024-07-15T09:42:00Z" w16du:dateUtc="2024-07-15T07:42:00Z">
              <w:r>
                <w:rPr>
                  <w:rFonts w:ascii="Arial" w:hAnsi="Arial" w:cs="Arial"/>
                  <w:sz w:val="20"/>
                  <w:szCs w:val="20"/>
                  <w:lang w:val="en-GB"/>
                </w:rPr>
                <w:t>Field Name</w:t>
              </w:r>
            </w:ins>
          </w:p>
        </w:tc>
        <w:tc>
          <w:tcPr>
            <w:tcW w:w="1276" w:type="dxa"/>
            <w:shd w:val="clear" w:color="auto" w:fill="002060"/>
          </w:tcPr>
          <w:p w14:paraId="08DB2019" w14:textId="77777777" w:rsidR="006254F7" w:rsidRDefault="006254F7">
            <w:pPr>
              <w:spacing w:line="360" w:lineRule="auto"/>
              <w:jc w:val="both"/>
              <w:cnfStyle w:val="100000000000" w:firstRow="1" w:lastRow="0" w:firstColumn="0" w:lastColumn="0" w:oddVBand="0" w:evenVBand="0" w:oddHBand="0" w:evenHBand="0" w:firstRowFirstColumn="0" w:firstRowLastColumn="0" w:lastRowFirstColumn="0" w:lastRowLastColumn="0"/>
              <w:rPr>
                <w:ins w:id="768" w:author="Dylan Van Aswegen" w:date="2024-07-15T09:42:00Z" w16du:dateUtc="2024-07-15T07:42:00Z"/>
                <w:rFonts w:ascii="Arial" w:hAnsi="Arial" w:cs="Arial"/>
                <w:sz w:val="20"/>
                <w:szCs w:val="20"/>
                <w:lang w:val="en-GB"/>
              </w:rPr>
            </w:pPr>
            <w:ins w:id="769" w:author="Dylan Van Aswegen" w:date="2024-07-15T09:42:00Z" w16du:dateUtc="2024-07-15T07:42:00Z">
              <w:r>
                <w:rPr>
                  <w:rFonts w:ascii="Arial" w:hAnsi="Arial" w:cs="Arial"/>
                  <w:sz w:val="20"/>
                  <w:szCs w:val="20"/>
                  <w:lang w:val="en-GB"/>
                </w:rPr>
                <w:t>Field Type</w:t>
              </w:r>
            </w:ins>
          </w:p>
        </w:tc>
        <w:tc>
          <w:tcPr>
            <w:tcW w:w="1701" w:type="dxa"/>
            <w:shd w:val="clear" w:color="auto" w:fill="002060"/>
          </w:tcPr>
          <w:p w14:paraId="596B0A2A" w14:textId="77777777" w:rsidR="006254F7" w:rsidRDefault="006254F7">
            <w:pPr>
              <w:spacing w:line="360" w:lineRule="auto"/>
              <w:jc w:val="both"/>
              <w:cnfStyle w:val="100000000000" w:firstRow="1" w:lastRow="0" w:firstColumn="0" w:lastColumn="0" w:oddVBand="0" w:evenVBand="0" w:oddHBand="0" w:evenHBand="0" w:firstRowFirstColumn="0" w:firstRowLastColumn="0" w:lastRowFirstColumn="0" w:lastRowLastColumn="0"/>
              <w:rPr>
                <w:ins w:id="770" w:author="Dylan Van Aswegen" w:date="2024-07-15T09:42:00Z" w16du:dateUtc="2024-07-15T07:42:00Z"/>
                <w:rFonts w:ascii="Arial" w:hAnsi="Arial" w:cs="Arial"/>
                <w:sz w:val="20"/>
                <w:szCs w:val="20"/>
                <w:lang w:val="en-GB"/>
              </w:rPr>
            </w:pPr>
            <w:ins w:id="771" w:author="Dylan Van Aswegen" w:date="2024-07-15T09:42:00Z" w16du:dateUtc="2024-07-15T07:42:00Z">
              <w:r>
                <w:rPr>
                  <w:rFonts w:ascii="Arial" w:hAnsi="Arial" w:cs="Arial"/>
                  <w:sz w:val="20"/>
                  <w:szCs w:val="20"/>
                  <w:lang w:val="en-GB"/>
                </w:rPr>
                <w:t>Field Data Type</w:t>
              </w:r>
            </w:ins>
          </w:p>
        </w:tc>
        <w:tc>
          <w:tcPr>
            <w:tcW w:w="1417" w:type="dxa"/>
            <w:shd w:val="clear" w:color="auto" w:fill="002060"/>
          </w:tcPr>
          <w:p w14:paraId="7A71D81A" w14:textId="77777777" w:rsidR="006254F7" w:rsidRDefault="006254F7">
            <w:pPr>
              <w:spacing w:line="360" w:lineRule="auto"/>
              <w:jc w:val="both"/>
              <w:cnfStyle w:val="100000000000" w:firstRow="1" w:lastRow="0" w:firstColumn="0" w:lastColumn="0" w:oddVBand="0" w:evenVBand="0" w:oddHBand="0" w:evenHBand="0" w:firstRowFirstColumn="0" w:firstRowLastColumn="0" w:lastRowFirstColumn="0" w:lastRowLastColumn="0"/>
              <w:rPr>
                <w:ins w:id="772" w:author="Dylan Van Aswegen" w:date="2024-07-15T09:42:00Z" w16du:dateUtc="2024-07-15T07:42:00Z"/>
                <w:rFonts w:ascii="Arial" w:hAnsi="Arial" w:cs="Arial"/>
                <w:sz w:val="20"/>
                <w:szCs w:val="20"/>
                <w:lang w:val="en-GB"/>
              </w:rPr>
            </w:pPr>
            <w:ins w:id="773" w:author="Dylan Van Aswegen" w:date="2024-07-15T09:42:00Z" w16du:dateUtc="2024-07-15T07:42:00Z">
              <w:r>
                <w:rPr>
                  <w:rFonts w:ascii="Arial" w:hAnsi="Arial" w:cs="Arial"/>
                  <w:sz w:val="20"/>
                  <w:szCs w:val="20"/>
                  <w:lang w:val="en-GB"/>
                </w:rPr>
                <w:t>Required?</w:t>
              </w:r>
            </w:ins>
          </w:p>
        </w:tc>
        <w:tc>
          <w:tcPr>
            <w:tcW w:w="3828" w:type="dxa"/>
            <w:shd w:val="clear" w:color="auto" w:fill="002060"/>
          </w:tcPr>
          <w:p w14:paraId="7C7C5E65" w14:textId="77777777" w:rsidR="006254F7" w:rsidRDefault="006254F7">
            <w:pPr>
              <w:spacing w:line="360" w:lineRule="auto"/>
              <w:jc w:val="both"/>
              <w:cnfStyle w:val="100000000000" w:firstRow="1" w:lastRow="0" w:firstColumn="0" w:lastColumn="0" w:oddVBand="0" w:evenVBand="0" w:oddHBand="0" w:evenHBand="0" w:firstRowFirstColumn="0" w:firstRowLastColumn="0" w:lastRowFirstColumn="0" w:lastRowLastColumn="0"/>
              <w:rPr>
                <w:ins w:id="774" w:author="Dylan Van Aswegen" w:date="2024-07-15T09:42:00Z" w16du:dateUtc="2024-07-15T07:42:00Z"/>
                <w:rFonts w:ascii="Arial" w:hAnsi="Arial" w:cs="Arial"/>
                <w:sz w:val="20"/>
                <w:szCs w:val="20"/>
                <w:lang w:val="en-GB"/>
              </w:rPr>
            </w:pPr>
            <w:ins w:id="775" w:author="Dylan Van Aswegen" w:date="2024-07-15T09:42:00Z" w16du:dateUtc="2024-07-15T07:42:00Z">
              <w:r>
                <w:rPr>
                  <w:rFonts w:ascii="Arial" w:hAnsi="Arial" w:cs="Arial"/>
                  <w:sz w:val="20"/>
                  <w:szCs w:val="20"/>
                  <w:lang w:val="en-GB"/>
                </w:rPr>
                <w:t>Field Rules</w:t>
              </w:r>
            </w:ins>
          </w:p>
        </w:tc>
      </w:tr>
      <w:tr w:rsidR="006254F7" w14:paraId="0D0D7129" w14:textId="77777777" w:rsidTr="005C5491">
        <w:trPr>
          <w:cnfStyle w:val="000000100000" w:firstRow="0" w:lastRow="0" w:firstColumn="0" w:lastColumn="0" w:oddVBand="0" w:evenVBand="0" w:oddHBand="1" w:evenHBand="0" w:firstRowFirstColumn="0" w:firstRowLastColumn="0" w:lastRowFirstColumn="0" w:lastRowLastColumn="0"/>
          <w:trHeight w:val="192"/>
          <w:ins w:id="776" w:author="Dylan Van Aswegen" w:date="2024-07-15T09:42:00Z"/>
        </w:trPr>
        <w:tc>
          <w:tcPr>
            <w:cnfStyle w:val="001000000000" w:firstRow="0" w:lastRow="0" w:firstColumn="1" w:lastColumn="0" w:oddVBand="0" w:evenVBand="0" w:oddHBand="0" w:evenHBand="0" w:firstRowFirstColumn="0" w:firstRowLastColumn="0" w:lastRowFirstColumn="0" w:lastRowLastColumn="0"/>
            <w:tcW w:w="1135" w:type="dxa"/>
          </w:tcPr>
          <w:p w14:paraId="503AA510" w14:textId="77777777" w:rsidR="006254F7" w:rsidRDefault="006254F7">
            <w:pPr>
              <w:spacing w:line="360" w:lineRule="auto"/>
              <w:jc w:val="both"/>
              <w:rPr>
                <w:ins w:id="777" w:author="Dylan Van Aswegen" w:date="2024-07-15T09:42:00Z" w16du:dateUtc="2024-07-15T07:42:00Z"/>
                <w:rFonts w:ascii="Arial" w:hAnsi="Arial" w:cs="Arial"/>
                <w:sz w:val="20"/>
                <w:szCs w:val="20"/>
                <w:lang w:val="en-GB"/>
              </w:rPr>
            </w:pPr>
          </w:p>
        </w:tc>
        <w:tc>
          <w:tcPr>
            <w:tcW w:w="1417" w:type="dxa"/>
          </w:tcPr>
          <w:p w14:paraId="74DB2BA1"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778" w:author="Dylan Van Aswegen" w:date="2024-07-15T09:42:00Z" w16du:dateUtc="2024-07-15T07:42:00Z"/>
                <w:rFonts w:ascii="Arial" w:hAnsi="Arial" w:cs="Arial"/>
                <w:sz w:val="20"/>
                <w:szCs w:val="20"/>
                <w:lang w:val="en-GB"/>
              </w:rPr>
            </w:pPr>
            <w:ins w:id="779" w:author="Dylan Van Aswegen" w:date="2024-07-15T09:42:00Z" w16du:dateUtc="2024-07-15T07:42:00Z">
              <w:r>
                <w:rPr>
                  <w:rFonts w:ascii="Arial" w:hAnsi="Arial" w:cs="Arial"/>
                  <w:sz w:val="20"/>
                  <w:szCs w:val="20"/>
                  <w:lang w:val="en-GB"/>
                </w:rPr>
                <w:t xml:space="preserve">Email  </w:t>
              </w:r>
            </w:ins>
          </w:p>
        </w:tc>
        <w:tc>
          <w:tcPr>
            <w:tcW w:w="1276" w:type="dxa"/>
          </w:tcPr>
          <w:p w14:paraId="1725B102"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780" w:author="Dylan Van Aswegen" w:date="2024-07-15T09:42:00Z" w16du:dateUtc="2024-07-15T07:42:00Z"/>
                <w:rFonts w:ascii="Arial" w:hAnsi="Arial" w:cs="Arial"/>
                <w:sz w:val="20"/>
                <w:szCs w:val="20"/>
                <w:lang w:val="en-GB"/>
              </w:rPr>
            </w:pPr>
            <w:ins w:id="781" w:author="Dylan Van Aswegen" w:date="2024-07-15T09:42:00Z" w16du:dateUtc="2024-07-15T07:42:00Z">
              <w:r>
                <w:rPr>
                  <w:rFonts w:ascii="Arial" w:hAnsi="Arial" w:cs="Arial"/>
                  <w:sz w:val="20"/>
                  <w:szCs w:val="20"/>
                  <w:lang w:val="en-GB"/>
                </w:rPr>
                <w:t xml:space="preserve">Text Field </w:t>
              </w:r>
            </w:ins>
          </w:p>
        </w:tc>
        <w:tc>
          <w:tcPr>
            <w:tcW w:w="1701" w:type="dxa"/>
          </w:tcPr>
          <w:p w14:paraId="1C045466"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782" w:author="Dylan Van Aswegen" w:date="2024-07-15T09:42:00Z" w16du:dateUtc="2024-07-15T07:42:00Z"/>
                <w:rFonts w:ascii="Arial" w:hAnsi="Arial" w:cs="Arial"/>
                <w:sz w:val="20"/>
                <w:szCs w:val="20"/>
                <w:lang w:val="en-GB"/>
              </w:rPr>
            </w:pPr>
            <w:ins w:id="783" w:author="Dylan Van Aswegen" w:date="2024-07-15T09:42:00Z" w16du:dateUtc="2024-07-15T07:42:00Z">
              <w:r>
                <w:rPr>
                  <w:rFonts w:ascii="Arial" w:hAnsi="Arial" w:cs="Arial"/>
                  <w:sz w:val="20"/>
                  <w:szCs w:val="20"/>
                  <w:lang w:val="en-GB"/>
                </w:rPr>
                <w:t xml:space="preserve">String </w:t>
              </w:r>
            </w:ins>
          </w:p>
        </w:tc>
        <w:tc>
          <w:tcPr>
            <w:tcW w:w="1417" w:type="dxa"/>
          </w:tcPr>
          <w:p w14:paraId="6D268925"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784" w:author="Dylan Van Aswegen" w:date="2024-07-15T09:42:00Z" w16du:dateUtc="2024-07-15T07:42:00Z"/>
                <w:rFonts w:ascii="Arial" w:hAnsi="Arial" w:cs="Arial"/>
                <w:sz w:val="20"/>
                <w:szCs w:val="20"/>
                <w:lang w:val="en-GB"/>
              </w:rPr>
            </w:pPr>
            <w:ins w:id="785" w:author="Dylan Van Aswegen" w:date="2024-07-15T09:42:00Z" w16du:dateUtc="2024-07-15T07:42:00Z">
              <w:r>
                <w:rPr>
                  <w:rFonts w:ascii="Arial" w:hAnsi="Arial" w:cs="Arial"/>
                  <w:sz w:val="20"/>
                  <w:szCs w:val="20"/>
                  <w:lang w:val="en-GB"/>
                </w:rPr>
                <w:t>Yes</w:t>
              </w:r>
            </w:ins>
          </w:p>
        </w:tc>
        <w:tc>
          <w:tcPr>
            <w:tcW w:w="3828" w:type="dxa"/>
          </w:tcPr>
          <w:p w14:paraId="7A684434"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786" w:author="Dylan Van Aswegen" w:date="2024-07-15T09:42:00Z" w16du:dateUtc="2024-07-15T07:42:00Z"/>
                <w:rFonts w:ascii="Arial" w:hAnsi="Arial" w:cs="Arial"/>
                <w:sz w:val="20"/>
                <w:szCs w:val="20"/>
                <w:lang w:val="en-GB"/>
              </w:rPr>
            </w:pPr>
            <w:ins w:id="787" w:author="Dylan Van Aswegen" w:date="2024-07-15T09:42:00Z" w16du:dateUtc="2024-07-15T07:42:00Z">
              <w:r>
                <w:rPr>
                  <w:rFonts w:ascii="Arial" w:hAnsi="Arial" w:cs="Arial"/>
                  <w:sz w:val="20"/>
                  <w:szCs w:val="20"/>
                  <w:lang w:val="en-GB"/>
                </w:rPr>
                <w:t>The user will use this field to enter the email address that is linked with their account.</w:t>
              </w:r>
            </w:ins>
          </w:p>
        </w:tc>
      </w:tr>
      <w:tr w:rsidR="006254F7" w14:paraId="6BF51ED4" w14:textId="77777777" w:rsidTr="005C5491">
        <w:trPr>
          <w:trHeight w:val="192"/>
          <w:ins w:id="788" w:author="Dylan Van Aswegen" w:date="2024-07-15T09:42:00Z"/>
        </w:trPr>
        <w:tc>
          <w:tcPr>
            <w:cnfStyle w:val="001000000000" w:firstRow="0" w:lastRow="0" w:firstColumn="1" w:lastColumn="0" w:oddVBand="0" w:evenVBand="0" w:oddHBand="0" w:evenHBand="0" w:firstRowFirstColumn="0" w:firstRowLastColumn="0" w:lastRowFirstColumn="0" w:lastRowLastColumn="0"/>
            <w:tcW w:w="1135" w:type="dxa"/>
          </w:tcPr>
          <w:p w14:paraId="57BAE585" w14:textId="77777777" w:rsidR="006254F7" w:rsidRDefault="006254F7">
            <w:pPr>
              <w:spacing w:line="360" w:lineRule="auto"/>
              <w:jc w:val="both"/>
              <w:rPr>
                <w:ins w:id="789" w:author="Dylan Van Aswegen" w:date="2024-07-15T09:42:00Z" w16du:dateUtc="2024-07-15T07:42:00Z"/>
                <w:rFonts w:ascii="Arial" w:hAnsi="Arial" w:cs="Arial"/>
                <w:sz w:val="20"/>
                <w:szCs w:val="20"/>
                <w:lang w:val="en-GB"/>
              </w:rPr>
            </w:pPr>
          </w:p>
        </w:tc>
        <w:tc>
          <w:tcPr>
            <w:tcW w:w="1417" w:type="dxa"/>
          </w:tcPr>
          <w:p w14:paraId="3803FEED" w14:textId="77777777" w:rsidR="006254F7" w:rsidRDefault="006254F7">
            <w:pPr>
              <w:spacing w:line="360" w:lineRule="auto"/>
              <w:jc w:val="both"/>
              <w:cnfStyle w:val="000000000000" w:firstRow="0" w:lastRow="0" w:firstColumn="0" w:lastColumn="0" w:oddVBand="0" w:evenVBand="0" w:oddHBand="0" w:evenHBand="0" w:firstRowFirstColumn="0" w:firstRowLastColumn="0" w:lastRowFirstColumn="0" w:lastRowLastColumn="0"/>
              <w:rPr>
                <w:ins w:id="790" w:author="Dylan Van Aswegen" w:date="2024-07-15T09:42:00Z" w16du:dateUtc="2024-07-15T07:42:00Z"/>
                <w:rFonts w:ascii="Arial" w:hAnsi="Arial" w:cs="Arial"/>
                <w:sz w:val="20"/>
                <w:szCs w:val="20"/>
                <w:lang w:val="en-GB"/>
              </w:rPr>
            </w:pPr>
            <w:ins w:id="791" w:author="Dylan Van Aswegen" w:date="2024-07-15T09:42:00Z" w16du:dateUtc="2024-07-15T07:42:00Z">
              <w:r>
                <w:rPr>
                  <w:rFonts w:ascii="Arial" w:hAnsi="Arial" w:cs="Arial"/>
                  <w:sz w:val="20"/>
                  <w:szCs w:val="20"/>
                  <w:lang w:val="en-GB"/>
                </w:rPr>
                <w:t>Submit</w:t>
              </w:r>
            </w:ins>
          </w:p>
        </w:tc>
        <w:tc>
          <w:tcPr>
            <w:tcW w:w="1276" w:type="dxa"/>
          </w:tcPr>
          <w:p w14:paraId="0C579B40" w14:textId="77777777" w:rsidR="006254F7" w:rsidRDefault="006254F7">
            <w:pPr>
              <w:spacing w:line="360" w:lineRule="auto"/>
              <w:jc w:val="both"/>
              <w:cnfStyle w:val="000000000000" w:firstRow="0" w:lastRow="0" w:firstColumn="0" w:lastColumn="0" w:oddVBand="0" w:evenVBand="0" w:oddHBand="0" w:evenHBand="0" w:firstRowFirstColumn="0" w:firstRowLastColumn="0" w:lastRowFirstColumn="0" w:lastRowLastColumn="0"/>
              <w:rPr>
                <w:ins w:id="792" w:author="Dylan Van Aswegen" w:date="2024-07-15T09:42:00Z" w16du:dateUtc="2024-07-15T07:42:00Z"/>
                <w:rFonts w:ascii="Arial" w:hAnsi="Arial" w:cs="Arial"/>
                <w:sz w:val="20"/>
                <w:szCs w:val="20"/>
                <w:lang w:val="en-GB"/>
              </w:rPr>
            </w:pPr>
            <w:ins w:id="793" w:author="Dylan Van Aswegen" w:date="2024-07-15T09:42:00Z" w16du:dateUtc="2024-07-15T07:42:00Z">
              <w:r>
                <w:rPr>
                  <w:rFonts w:ascii="Arial" w:hAnsi="Arial" w:cs="Arial"/>
                  <w:sz w:val="20"/>
                  <w:szCs w:val="20"/>
                  <w:lang w:val="en-GB"/>
                </w:rPr>
                <w:t>Button</w:t>
              </w:r>
            </w:ins>
          </w:p>
        </w:tc>
        <w:tc>
          <w:tcPr>
            <w:tcW w:w="1701" w:type="dxa"/>
          </w:tcPr>
          <w:p w14:paraId="17EB8EDD" w14:textId="77777777" w:rsidR="006254F7" w:rsidRDefault="006254F7">
            <w:pPr>
              <w:spacing w:line="360" w:lineRule="auto"/>
              <w:jc w:val="both"/>
              <w:cnfStyle w:val="000000000000" w:firstRow="0" w:lastRow="0" w:firstColumn="0" w:lastColumn="0" w:oddVBand="0" w:evenVBand="0" w:oddHBand="0" w:evenHBand="0" w:firstRowFirstColumn="0" w:firstRowLastColumn="0" w:lastRowFirstColumn="0" w:lastRowLastColumn="0"/>
              <w:rPr>
                <w:ins w:id="794" w:author="Dylan Van Aswegen" w:date="2024-07-15T09:42:00Z" w16du:dateUtc="2024-07-15T07:42:00Z"/>
                <w:rFonts w:ascii="Arial" w:hAnsi="Arial" w:cs="Arial"/>
                <w:sz w:val="20"/>
                <w:szCs w:val="20"/>
                <w:lang w:val="en-GB"/>
              </w:rPr>
            </w:pPr>
          </w:p>
        </w:tc>
        <w:tc>
          <w:tcPr>
            <w:tcW w:w="1417" w:type="dxa"/>
          </w:tcPr>
          <w:p w14:paraId="42D478FF" w14:textId="77777777" w:rsidR="006254F7" w:rsidRDefault="006254F7">
            <w:pPr>
              <w:spacing w:line="360" w:lineRule="auto"/>
              <w:jc w:val="both"/>
              <w:cnfStyle w:val="000000000000" w:firstRow="0" w:lastRow="0" w:firstColumn="0" w:lastColumn="0" w:oddVBand="0" w:evenVBand="0" w:oddHBand="0" w:evenHBand="0" w:firstRowFirstColumn="0" w:firstRowLastColumn="0" w:lastRowFirstColumn="0" w:lastRowLastColumn="0"/>
              <w:rPr>
                <w:ins w:id="795" w:author="Dylan Van Aswegen" w:date="2024-07-15T09:42:00Z" w16du:dateUtc="2024-07-15T07:42:00Z"/>
                <w:rFonts w:ascii="Arial" w:hAnsi="Arial" w:cs="Arial"/>
                <w:sz w:val="20"/>
                <w:szCs w:val="20"/>
                <w:lang w:val="en-GB"/>
              </w:rPr>
            </w:pPr>
          </w:p>
        </w:tc>
        <w:tc>
          <w:tcPr>
            <w:tcW w:w="3828" w:type="dxa"/>
          </w:tcPr>
          <w:p w14:paraId="6C3297C4" w14:textId="77777777" w:rsidR="006254F7" w:rsidRDefault="006254F7">
            <w:pPr>
              <w:spacing w:line="360" w:lineRule="auto"/>
              <w:jc w:val="both"/>
              <w:cnfStyle w:val="000000000000" w:firstRow="0" w:lastRow="0" w:firstColumn="0" w:lastColumn="0" w:oddVBand="0" w:evenVBand="0" w:oddHBand="0" w:evenHBand="0" w:firstRowFirstColumn="0" w:firstRowLastColumn="0" w:lastRowFirstColumn="0" w:lastRowLastColumn="0"/>
              <w:rPr>
                <w:ins w:id="796" w:author="Dylan Van Aswegen" w:date="2024-07-15T09:42:00Z" w16du:dateUtc="2024-07-15T07:42:00Z"/>
                <w:rFonts w:ascii="Arial" w:hAnsi="Arial" w:cs="Arial"/>
                <w:sz w:val="20"/>
                <w:szCs w:val="20"/>
                <w:lang w:val="en-GB"/>
              </w:rPr>
            </w:pPr>
            <w:ins w:id="797" w:author="Dylan Van Aswegen" w:date="2024-07-15T09:42:00Z" w16du:dateUtc="2024-07-15T07:42:00Z">
              <w:r>
                <w:rPr>
                  <w:rFonts w:ascii="Arial" w:hAnsi="Arial" w:cs="Arial"/>
                  <w:sz w:val="20"/>
                  <w:szCs w:val="20"/>
                  <w:lang w:val="en-GB"/>
                </w:rPr>
                <w:t xml:space="preserve">The user will use this button to submit the email address they have captured. Once clicked, the application will validate that the email exists on the application records. If it does not, the application should generate a message informing the user of this. If it does, the application should generate a password reset email to the captured email address and inform the user of this. </w:t>
              </w:r>
            </w:ins>
          </w:p>
        </w:tc>
      </w:tr>
    </w:tbl>
    <w:p w14:paraId="35ACA91F" w14:textId="77777777" w:rsidR="006254F7" w:rsidRDefault="006254F7" w:rsidP="006254F7">
      <w:pPr>
        <w:rPr>
          <w:ins w:id="798" w:author="Dylan Van Aswegen" w:date="2024-07-15T09:42:00Z" w16du:dateUtc="2024-07-15T07:42:00Z"/>
          <w:lang w:val="en-GB"/>
        </w:rPr>
      </w:pPr>
    </w:p>
    <w:p w14:paraId="3BE0D8B6" w14:textId="77777777" w:rsidR="006254F7" w:rsidRDefault="006254F7" w:rsidP="006254F7">
      <w:pPr>
        <w:rPr>
          <w:ins w:id="799" w:author="Dylan Van Aswegen" w:date="2024-07-15T09:42:00Z" w16du:dateUtc="2024-07-15T07:42:00Z"/>
          <w:lang w:val="en-GB"/>
        </w:rPr>
      </w:pPr>
      <w:ins w:id="800" w:author="Dylan Van Aswegen" w:date="2024-07-15T09:42:00Z" w16du:dateUtc="2024-07-15T07:42:00Z">
        <w:r>
          <w:rPr>
            <w:lang w:val="en-GB"/>
          </w:rPr>
          <w:t xml:space="preserve">Once the user clicks on the password reset link in the email, they will be navigated to a page where they can reset their password. This page will consist of the following fields: </w:t>
        </w:r>
      </w:ins>
    </w:p>
    <w:p w14:paraId="3BE69EC6" w14:textId="77777777" w:rsidR="006254F7" w:rsidRDefault="006254F7" w:rsidP="006254F7">
      <w:pPr>
        <w:rPr>
          <w:ins w:id="801" w:author="Dylan Van Aswegen" w:date="2024-07-15T09:42:00Z" w16du:dateUtc="2024-07-15T07:42:00Z"/>
          <w:lang w:val="en-GB"/>
        </w:rPr>
      </w:pPr>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561E07B5" w14:textId="77777777" w:rsidTr="005C5491">
        <w:trPr>
          <w:cnfStyle w:val="100000000000" w:firstRow="1" w:lastRow="0" w:firstColumn="0" w:lastColumn="0" w:oddVBand="0" w:evenVBand="0" w:oddHBand="0" w:evenHBand="0" w:firstRowFirstColumn="0" w:firstRowLastColumn="0" w:lastRowFirstColumn="0" w:lastRowLastColumn="0"/>
          <w:tblHeader/>
          <w:ins w:id="802" w:author="Dylan Van Aswegen" w:date="2024-07-15T09:42: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965F7E9" w14:textId="77777777" w:rsidR="006254F7" w:rsidRDefault="006254F7">
            <w:pPr>
              <w:spacing w:line="360" w:lineRule="auto"/>
              <w:jc w:val="both"/>
              <w:rPr>
                <w:ins w:id="803" w:author="Dylan Van Aswegen" w:date="2024-07-15T09:42:00Z" w16du:dateUtc="2024-07-15T07:42:00Z"/>
                <w:rFonts w:ascii="Arial" w:hAnsi="Arial" w:cs="Arial"/>
                <w:sz w:val="20"/>
                <w:szCs w:val="20"/>
                <w:lang w:val="en-GB"/>
              </w:rPr>
            </w:pPr>
            <w:ins w:id="804" w:author="Dylan Van Aswegen" w:date="2024-07-15T09:42:00Z" w16du:dateUtc="2024-07-15T07:42:00Z">
              <w:r>
                <w:rPr>
                  <w:rFonts w:ascii="Arial" w:hAnsi="Arial" w:cs="Arial"/>
                  <w:sz w:val="20"/>
                  <w:szCs w:val="20"/>
                  <w:lang w:val="en-GB"/>
                </w:rPr>
                <w:t xml:space="preserve">Field Number </w:t>
              </w:r>
            </w:ins>
          </w:p>
        </w:tc>
        <w:tc>
          <w:tcPr>
            <w:tcW w:w="1417" w:type="dxa"/>
            <w:shd w:val="clear" w:color="auto" w:fill="002060"/>
          </w:tcPr>
          <w:p w14:paraId="77E46149" w14:textId="77777777" w:rsidR="006254F7" w:rsidRDefault="006254F7">
            <w:pPr>
              <w:spacing w:line="360" w:lineRule="auto"/>
              <w:jc w:val="both"/>
              <w:cnfStyle w:val="100000000000" w:firstRow="1" w:lastRow="0" w:firstColumn="0" w:lastColumn="0" w:oddVBand="0" w:evenVBand="0" w:oddHBand="0" w:evenHBand="0" w:firstRowFirstColumn="0" w:firstRowLastColumn="0" w:lastRowFirstColumn="0" w:lastRowLastColumn="0"/>
              <w:rPr>
                <w:ins w:id="805" w:author="Dylan Van Aswegen" w:date="2024-07-15T09:42:00Z" w16du:dateUtc="2024-07-15T07:42:00Z"/>
                <w:rFonts w:ascii="Arial" w:hAnsi="Arial" w:cs="Arial"/>
                <w:sz w:val="20"/>
                <w:szCs w:val="20"/>
                <w:lang w:val="en-GB"/>
              </w:rPr>
            </w:pPr>
            <w:ins w:id="806" w:author="Dylan Van Aswegen" w:date="2024-07-15T09:42:00Z" w16du:dateUtc="2024-07-15T07:42:00Z">
              <w:r>
                <w:rPr>
                  <w:rFonts w:ascii="Arial" w:hAnsi="Arial" w:cs="Arial"/>
                  <w:sz w:val="20"/>
                  <w:szCs w:val="20"/>
                  <w:lang w:val="en-GB"/>
                </w:rPr>
                <w:t>Field Name</w:t>
              </w:r>
            </w:ins>
          </w:p>
        </w:tc>
        <w:tc>
          <w:tcPr>
            <w:tcW w:w="1276" w:type="dxa"/>
            <w:shd w:val="clear" w:color="auto" w:fill="002060"/>
          </w:tcPr>
          <w:p w14:paraId="0F751DD7" w14:textId="77777777" w:rsidR="006254F7" w:rsidRDefault="006254F7">
            <w:pPr>
              <w:spacing w:line="360" w:lineRule="auto"/>
              <w:jc w:val="both"/>
              <w:cnfStyle w:val="100000000000" w:firstRow="1" w:lastRow="0" w:firstColumn="0" w:lastColumn="0" w:oddVBand="0" w:evenVBand="0" w:oddHBand="0" w:evenHBand="0" w:firstRowFirstColumn="0" w:firstRowLastColumn="0" w:lastRowFirstColumn="0" w:lastRowLastColumn="0"/>
              <w:rPr>
                <w:ins w:id="807" w:author="Dylan Van Aswegen" w:date="2024-07-15T09:42:00Z" w16du:dateUtc="2024-07-15T07:42:00Z"/>
                <w:rFonts w:ascii="Arial" w:hAnsi="Arial" w:cs="Arial"/>
                <w:sz w:val="20"/>
                <w:szCs w:val="20"/>
                <w:lang w:val="en-GB"/>
              </w:rPr>
            </w:pPr>
            <w:ins w:id="808" w:author="Dylan Van Aswegen" w:date="2024-07-15T09:42:00Z" w16du:dateUtc="2024-07-15T07:42:00Z">
              <w:r>
                <w:rPr>
                  <w:rFonts w:ascii="Arial" w:hAnsi="Arial" w:cs="Arial"/>
                  <w:sz w:val="20"/>
                  <w:szCs w:val="20"/>
                  <w:lang w:val="en-GB"/>
                </w:rPr>
                <w:t>Field Type</w:t>
              </w:r>
            </w:ins>
          </w:p>
        </w:tc>
        <w:tc>
          <w:tcPr>
            <w:tcW w:w="1701" w:type="dxa"/>
            <w:shd w:val="clear" w:color="auto" w:fill="002060"/>
          </w:tcPr>
          <w:p w14:paraId="1B067F60" w14:textId="77777777" w:rsidR="006254F7" w:rsidRDefault="006254F7">
            <w:pPr>
              <w:spacing w:line="360" w:lineRule="auto"/>
              <w:jc w:val="both"/>
              <w:cnfStyle w:val="100000000000" w:firstRow="1" w:lastRow="0" w:firstColumn="0" w:lastColumn="0" w:oddVBand="0" w:evenVBand="0" w:oddHBand="0" w:evenHBand="0" w:firstRowFirstColumn="0" w:firstRowLastColumn="0" w:lastRowFirstColumn="0" w:lastRowLastColumn="0"/>
              <w:rPr>
                <w:ins w:id="809" w:author="Dylan Van Aswegen" w:date="2024-07-15T09:42:00Z" w16du:dateUtc="2024-07-15T07:42:00Z"/>
                <w:rFonts w:ascii="Arial" w:hAnsi="Arial" w:cs="Arial"/>
                <w:sz w:val="20"/>
                <w:szCs w:val="20"/>
                <w:lang w:val="en-GB"/>
              </w:rPr>
            </w:pPr>
            <w:ins w:id="810" w:author="Dylan Van Aswegen" w:date="2024-07-15T09:42:00Z" w16du:dateUtc="2024-07-15T07:42:00Z">
              <w:r>
                <w:rPr>
                  <w:rFonts w:ascii="Arial" w:hAnsi="Arial" w:cs="Arial"/>
                  <w:sz w:val="20"/>
                  <w:szCs w:val="20"/>
                  <w:lang w:val="en-GB"/>
                </w:rPr>
                <w:t>Field Data Type</w:t>
              </w:r>
            </w:ins>
          </w:p>
        </w:tc>
        <w:tc>
          <w:tcPr>
            <w:tcW w:w="1417" w:type="dxa"/>
            <w:shd w:val="clear" w:color="auto" w:fill="002060"/>
          </w:tcPr>
          <w:p w14:paraId="6351372D" w14:textId="77777777" w:rsidR="006254F7" w:rsidRDefault="006254F7">
            <w:pPr>
              <w:spacing w:line="360" w:lineRule="auto"/>
              <w:jc w:val="both"/>
              <w:cnfStyle w:val="100000000000" w:firstRow="1" w:lastRow="0" w:firstColumn="0" w:lastColumn="0" w:oddVBand="0" w:evenVBand="0" w:oddHBand="0" w:evenHBand="0" w:firstRowFirstColumn="0" w:firstRowLastColumn="0" w:lastRowFirstColumn="0" w:lastRowLastColumn="0"/>
              <w:rPr>
                <w:ins w:id="811" w:author="Dylan Van Aswegen" w:date="2024-07-15T09:42:00Z" w16du:dateUtc="2024-07-15T07:42:00Z"/>
                <w:rFonts w:ascii="Arial" w:hAnsi="Arial" w:cs="Arial"/>
                <w:sz w:val="20"/>
                <w:szCs w:val="20"/>
                <w:lang w:val="en-GB"/>
              </w:rPr>
            </w:pPr>
            <w:ins w:id="812" w:author="Dylan Van Aswegen" w:date="2024-07-15T09:42:00Z" w16du:dateUtc="2024-07-15T07:42:00Z">
              <w:r>
                <w:rPr>
                  <w:rFonts w:ascii="Arial" w:hAnsi="Arial" w:cs="Arial"/>
                  <w:sz w:val="20"/>
                  <w:szCs w:val="20"/>
                  <w:lang w:val="en-GB"/>
                </w:rPr>
                <w:t>Required?</w:t>
              </w:r>
            </w:ins>
          </w:p>
        </w:tc>
        <w:tc>
          <w:tcPr>
            <w:tcW w:w="3828" w:type="dxa"/>
            <w:shd w:val="clear" w:color="auto" w:fill="002060"/>
          </w:tcPr>
          <w:p w14:paraId="3DBEA71E" w14:textId="77777777" w:rsidR="006254F7" w:rsidRDefault="006254F7">
            <w:pPr>
              <w:spacing w:line="360" w:lineRule="auto"/>
              <w:jc w:val="both"/>
              <w:cnfStyle w:val="100000000000" w:firstRow="1" w:lastRow="0" w:firstColumn="0" w:lastColumn="0" w:oddVBand="0" w:evenVBand="0" w:oddHBand="0" w:evenHBand="0" w:firstRowFirstColumn="0" w:firstRowLastColumn="0" w:lastRowFirstColumn="0" w:lastRowLastColumn="0"/>
              <w:rPr>
                <w:ins w:id="813" w:author="Dylan Van Aswegen" w:date="2024-07-15T09:42:00Z" w16du:dateUtc="2024-07-15T07:42:00Z"/>
                <w:rFonts w:ascii="Arial" w:hAnsi="Arial" w:cs="Arial"/>
                <w:sz w:val="20"/>
                <w:szCs w:val="20"/>
                <w:lang w:val="en-GB"/>
              </w:rPr>
            </w:pPr>
            <w:ins w:id="814" w:author="Dylan Van Aswegen" w:date="2024-07-15T09:42:00Z" w16du:dateUtc="2024-07-15T07:42:00Z">
              <w:r>
                <w:rPr>
                  <w:rFonts w:ascii="Arial" w:hAnsi="Arial" w:cs="Arial"/>
                  <w:sz w:val="20"/>
                  <w:szCs w:val="20"/>
                  <w:lang w:val="en-GB"/>
                </w:rPr>
                <w:t>Field Rules</w:t>
              </w:r>
            </w:ins>
          </w:p>
        </w:tc>
      </w:tr>
      <w:tr w:rsidR="006254F7" w14:paraId="5E98EC09" w14:textId="77777777" w:rsidTr="005C5491">
        <w:trPr>
          <w:cnfStyle w:val="000000100000" w:firstRow="0" w:lastRow="0" w:firstColumn="0" w:lastColumn="0" w:oddVBand="0" w:evenVBand="0" w:oddHBand="1" w:evenHBand="0" w:firstRowFirstColumn="0" w:firstRowLastColumn="0" w:lastRowFirstColumn="0" w:lastRowLastColumn="0"/>
          <w:trHeight w:val="192"/>
          <w:ins w:id="815" w:author="Dylan Van Aswegen" w:date="2024-07-15T09:42:00Z"/>
        </w:trPr>
        <w:tc>
          <w:tcPr>
            <w:cnfStyle w:val="001000000000" w:firstRow="0" w:lastRow="0" w:firstColumn="1" w:lastColumn="0" w:oddVBand="0" w:evenVBand="0" w:oddHBand="0" w:evenHBand="0" w:firstRowFirstColumn="0" w:firstRowLastColumn="0" w:lastRowFirstColumn="0" w:lastRowLastColumn="0"/>
            <w:tcW w:w="1135" w:type="dxa"/>
          </w:tcPr>
          <w:p w14:paraId="591A947A" w14:textId="77777777" w:rsidR="006254F7" w:rsidRDefault="006254F7">
            <w:pPr>
              <w:spacing w:line="360" w:lineRule="auto"/>
              <w:jc w:val="both"/>
              <w:rPr>
                <w:ins w:id="816" w:author="Dylan Van Aswegen" w:date="2024-07-15T09:42:00Z" w16du:dateUtc="2024-07-15T07:42:00Z"/>
                <w:rFonts w:ascii="Arial" w:hAnsi="Arial" w:cs="Arial"/>
                <w:sz w:val="20"/>
                <w:szCs w:val="20"/>
                <w:lang w:val="en-GB"/>
              </w:rPr>
            </w:pPr>
          </w:p>
        </w:tc>
        <w:tc>
          <w:tcPr>
            <w:tcW w:w="1417" w:type="dxa"/>
          </w:tcPr>
          <w:p w14:paraId="6BBEF179"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817" w:author="Dylan Van Aswegen" w:date="2024-07-15T09:42:00Z" w16du:dateUtc="2024-07-15T07:42:00Z"/>
                <w:rFonts w:ascii="Arial" w:hAnsi="Arial" w:cs="Arial"/>
                <w:sz w:val="20"/>
                <w:szCs w:val="20"/>
                <w:lang w:val="en-GB"/>
              </w:rPr>
            </w:pPr>
            <w:ins w:id="818" w:author="Dylan Van Aswegen" w:date="2024-07-15T09:42:00Z" w16du:dateUtc="2024-07-15T07:42:00Z">
              <w:r>
                <w:rPr>
                  <w:rFonts w:ascii="Arial" w:hAnsi="Arial" w:cs="Arial"/>
                  <w:sz w:val="20"/>
                  <w:szCs w:val="20"/>
                  <w:lang w:val="en-GB"/>
                </w:rPr>
                <w:t>New Password</w:t>
              </w:r>
            </w:ins>
          </w:p>
        </w:tc>
        <w:tc>
          <w:tcPr>
            <w:tcW w:w="1276" w:type="dxa"/>
          </w:tcPr>
          <w:p w14:paraId="1742910A"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819" w:author="Dylan Van Aswegen" w:date="2024-07-15T09:42:00Z" w16du:dateUtc="2024-07-15T07:42:00Z"/>
                <w:rFonts w:ascii="Arial" w:hAnsi="Arial" w:cs="Arial"/>
                <w:sz w:val="20"/>
                <w:szCs w:val="20"/>
                <w:lang w:val="en-GB"/>
              </w:rPr>
            </w:pPr>
            <w:ins w:id="820" w:author="Dylan Van Aswegen" w:date="2024-07-15T09:42:00Z" w16du:dateUtc="2024-07-15T07:42:00Z">
              <w:r>
                <w:rPr>
                  <w:rFonts w:ascii="Arial" w:hAnsi="Arial" w:cs="Arial"/>
                  <w:sz w:val="20"/>
                  <w:szCs w:val="20"/>
                  <w:lang w:val="en-GB"/>
                </w:rPr>
                <w:t xml:space="preserve">Text Field </w:t>
              </w:r>
            </w:ins>
          </w:p>
        </w:tc>
        <w:tc>
          <w:tcPr>
            <w:tcW w:w="1701" w:type="dxa"/>
          </w:tcPr>
          <w:p w14:paraId="6FC2FDA1"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821" w:author="Dylan Van Aswegen" w:date="2024-07-15T09:42:00Z" w16du:dateUtc="2024-07-15T07:42:00Z"/>
                <w:rFonts w:ascii="Arial" w:hAnsi="Arial" w:cs="Arial"/>
                <w:sz w:val="20"/>
                <w:szCs w:val="20"/>
                <w:lang w:val="en-GB"/>
              </w:rPr>
            </w:pPr>
            <w:ins w:id="822" w:author="Dylan Van Aswegen" w:date="2024-07-15T09:42:00Z" w16du:dateUtc="2024-07-15T07:42:00Z">
              <w:r>
                <w:rPr>
                  <w:rFonts w:ascii="Arial" w:hAnsi="Arial" w:cs="Arial"/>
                  <w:sz w:val="20"/>
                  <w:szCs w:val="20"/>
                  <w:lang w:val="en-GB"/>
                </w:rPr>
                <w:t xml:space="preserve">String </w:t>
              </w:r>
            </w:ins>
          </w:p>
        </w:tc>
        <w:tc>
          <w:tcPr>
            <w:tcW w:w="1417" w:type="dxa"/>
          </w:tcPr>
          <w:p w14:paraId="2688F0E4"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823" w:author="Dylan Van Aswegen" w:date="2024-07-15T09:42:00Z" w16du:dateUtc="2024-07-15T07:42:00Z"/>
                <w:rFonts w:ascii="Arial" w:hAnsi="Arial" w:cs="Arial"/>
                <w:sz w:val="20"/>
                <w:szCs w:val="20"/>
                <w:lang w:val="en-GB"/>
              </w:rPr>
            </w:pPr>
            <w:ins w:id="824" w:author="Dylan Van Aswegen" w:date="2024-07-15T09:42:00Z" w16du:dateUtc="2024-07-15T07:42:00Z">
              <w:r>
                <w:rPr>
                  <w:rFonts w:ascii="Arial" w:hAnsi="Arial" w:cs="Arial"/>
                  <w:sz w:val="20"/>
                  <w:szCs w:val="20"/>
                  <w:lang w:val="en-GB"/>
                </w:rPr>
                <w:t>Yes</w:t>
              </w:r>
            </w:ins>
          </w:p>
        </w:tc>
        <w:tc>
          <w:tcPr>
            <w:tcW w:w="3828" w:type="dxa"/>
          </w:tcPr>
          <w:p w14:paraId="6E8E27C7"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825" w:author="Dylan Van Aswegen" w:date="2024-07-15T09:42:00Z" w16du:dateUtc="2024-07-15T07:42:00Z"/>
                <w:rFonts w:ascii="Arial" w:hAnsi="Arial" w:cs="Arial"/>
                <w:sz w:val="20"/>
                <w:szCs w:val="20"/>
                <w:lang w:val="en-GB"/>
              </w:rPr>
            </w:pPr>
            <w:ins w:id="826" w:author="Dylan Van Aswegen" w:date="2024-07-15T09:42:00Z" w16du:dateUtc="2024-07-15T07:42:00Z">
              <w:r>
                <w:rPr>
                  <w:rFonts w:ascii="Arial" w:hAnsi="Arial" w:cs="Arial"/>
                  <w:sz w:val="20"/>
                  <w:szCs w:val="20"/>
                  <w:lang w:val="en-GB"/>
                </w:rPr>
                <w:t xml:space="preserve">The user will use this field to enter their new password. The application should indicate the password strength. </w:t>
              </w:r>
            </w:ins>
          </w:p>
        </w:tc>
      </w:tr>
      <w:tr w:rsidR="006254F7" w14:paraId="0E1C4734" w14:textId="77777777" w:rsidTr="005C5491">
        <w:trPr>
          <w:trHeight w:val="192"/>
          <w:ins w:id="827" w:author="Dylan Van Aswegen" w:date="2024-07-15T09:42:00Z"/>
        </w:trPr>
        <w:tc>
          <w:tcPr>
            <w:cnfStyle w:val="001000000000" w:firstRow="0" w:lastRow="0" w:firstColumn="1" w:lastColumn="0" w:oddVBand="0" w:evenVBand="0" w:oddHBand="0" w:evenHBand="0" w:firstRowFirstColumn="0" w:firstRowLastColumn="0" w:lastRowFirstColumn="0" w:lastRowLastColumn="0"/>
            <w:tcW w:w="1135" w:type="dxa"/>
          </w:tcPr>
          <w:p w14:paraId="2BA40118" w14:textId="77777777" w:rsidR="006254F7" w:rsidRDefault="006254F7">
            <w:pPr>
              <w:spacing w:line="360" w:lineRule="auto"/>
              <w:jc w:val="both"/>
              <w:rPr>
                <w:ins w:id="828" w:author="Dylan Van Aswegen" w:date="2024-07-15T09:42:00Z" w16du:dateUtc="2024-07-15T07:42:00Z"/>
                <w:rFonts w:ascii="Arial" w:hAnsi="Arial" w:cs="Arial"/>
                <w:sz w:val="20"/>
                <w:szCs w:val="20"/>
                <w:lang w:val="en-GB"/>
              </w:rPr>
            </w:pPr>
          </w:p>
        </w:tc>
        <w:tc>
          <w:tcPr>
            <w:tcW w:w="1417" w:type="dxa"/>
          </w:tcPr>
          <w:p w14:paraId="4DCAB7CE" w14:textId="77777777" w:rsidR="006254F7" w:rsidRDefault="006254F7">
            <w:pPr>
              <w:spacing w:line="360" w:lineRule="auto"/>
              <w:jc w:val="both"/>
              <w:cnfStyle w:val="000000000000" w:firstRow="0" w:lastRow="0" w:firstColumn="0" w:lastColumn="0" w:oddVBand="0" w:evenVBand="0" w:oddHBand="0" w:evenHBand="0" w:firstRowFirstColumn="0" w:firstRowLastColumn="0" w:lastRowFirstColumn="0" w:lastRowLastColumn="0"/>
              <w:rPr>
                <w:ins w:id="829" w:author="Dylan Van Aswegen" w:date="2024-07-15T09:42:00Z" w16du:dateUtc="2024-07-15T07:42:00Z"/>
                <w:rFonts w:ascii="Arial" w:hAnsi="Arial" w:cs="Arial"/>
                <w:sz w:val="20"/>
                <w:szCs w:val="20"/>
                <w:lang w:val="en-GB"/>
              </w:rPr>
            </w:pPr>
            <w:ins w:id="830" w:author="Dylan Van Aswegen" w:date="2024-07-15T09:42:00Z" w16du:dateUtc="2024-07-15T07:42:00Z">
              <w:r>
                <w:rPr>
                  <w:rFonts w:ascii="Arial" w:hAnsi="Arial" w:cs="Arial"/>
                  <w:sz w:val="20"/>
                  <w:szCs w:val="20"/>
                  <w:lang w:val="en-GB"/>
                </w:rPr>
                <w:t>Confirm Password</w:t>
              </w:r>
            </w:ins>
          </w:p>
        </w:tc>
        <w:tc>
          <w:tcPr>
            <w:tcW w:w="1276" w:type="dxa"/>
          </w:tcPr>
          <w:p w14:paraId="74FA3B9D" w14:textId="77777777" w:rsidR="006254F7" w:rsidRDefault="006254F7">
            <w:pPr>
              <w:spacing w:line="360" w:lineRule="auto"/>
              <w:jc w:val="both"/>
              <w:cnfStyle w:val="000000000000" w:firstRow="0" w:lastRow="0" w:firstColumn="0" w:lastColumn="0" w:oddVBand="0" w:evenVBand="0" w:oddHBand="0" w:evenHBand="0" w:firstRowFirstColumn="0" w:firstRowLastColumn="0" w:lastRowFirstColumn="0" w:lastRowLastColumn="0"/>
              <w:rPr>
                <w:ins w:id="831" w:author="Dylan Van Aswegen" w:date="2024-07-15T09:42:00Z" w16du:dateUtc="2024-07-15T07:42:00Z"/>
                <w:rFonts w:ascii="Arial" w:hAnsi="Arial" w:cs="Arial"/>
                <w:sz w:val="20"/>
                <w:szCs w:val="20"/>
                <w:lang w:val="en-GB"/>
              </w:rPr>
            </w:pPr>
            <w:ins w:id="832" w:author="Dylan Van Aswegen" w:date="2024-07-15T09:42:00Z" w16du:dateUtc="2024-07-15T07:42:00Z">
              <w:r>
                <w:rPr>
                  <w:rFonts w:ascii="Arial" w:hAnsi="Arial" w:cs="Arial"/>
                  <w:sz w:val="20"/>
                  <w:szCs w:val="20"/>
                  <w:lang w:val="en-GB"/>
                </w:rPr>
                <w:t xml:space="preserve">Text Field </w:t>
              </w:r>
            </w:ins>
          </w:p>
        </w:tc>
        <w:tc>
          <w:tcPr>
            <w:tcW w:w="1701" w:type="dxa"/>
          </w:tcPr>
          <w:p w14:paraId="3ECDF7D0" w14:textId="77777777" w:rsidR="006254F7" w:rsidRDefault="006254F7">
            <w:pPr>
              <w:spacing w:line="360" w:lineRule="auto"/>
              <w:jc w:val="both"/>
              <w:cnfStyle w:val="000000000000" w:firstRow="0" w:lastRow="0" w:firstColumn="0" w:lastColumn="0" w:oddVBand="0" w:evenVBand="0" w:oddHBand="0" w:evenHBand="0" w:firstRowFirstColumn="0" w:firstRowLastColumn="0" w:lastRowFirstColumn="0" w:lastRowLastColumn="0"/>
              <w:rPr>
                <w:ins w:id="833" w:author="Dylan Van Aswegen" w:date="2024-07-15T09:42:00Z" w16du:dateUtc="2024-07-15T07:42:00Z"/>
                <w:rFonts w:ascii="Arial" w:hAnsi="Arial" w:cs="Arial"/>
                <w:sz w:val="20"/>
                <w:szCs w:val="20"/>
                <w:lang w:val="en-GB"/>
              </w:rPr>
            </w:pPr>
            <w:ins w:id="834" w:author="Dylan Van Aswegen" w:date="2024-07-15T09:42:00Z" w16du:dateUtc="2024-07-15T07:42:00Z">
              <w:r>
                <w:rPr>
                  <w:rFonts w:ascii="Arial" w:hAnsi="Arial" w:cs="Arial"/>
                  <w:sz w:val="20"/>
                  <w:szCs w:val="20"/>
                  <w:lang w:val="en-GB"/>
                </w:rPr>
                <w:t xml:space="preserve">String </w:t>
              </w:r>
            </w:ins>
          </w:p>
        </w:tc>
        <w:tc>
          <w:tcPr>
            <w:tcW w:w="1417" w:type="dxa"/>
          </w:tcPr>
          <w:p w14:paraId="7EA8B11D" w14:textId="77777777" w:rsidR="006254F7" w:rsidRDefault="006254F7">
            <w:pPr>
              <w:spacing w:line="360" w:lineRule="auto"/>
              <w:jc w:val="both"/>
              <w:cnfStyle w:val="000000000000" w:firstRow="0" w:lastRow="0" w:firstColumn="0" w:lastColumn="0" w:oddVBand="0" w:evenVBand="0" w:oddHBand="0" w:evenHBand="0" w:firstRowFirstColumn="0" w:firstRowLastColumn="0" w:lastRowFirstColumn="0" w:lastRowLastColumn="0"/>
              <w:rPr>
                <w:ins w:id="835" w:author="Dylan Van Aswegen" w:date="2024-07-15T09:42:00Z" w16du:dateUtc="2024-07-15T07:42:00Z"/>
                <w:rFonts w:ascii="Arial" w:hAnsi="Arial" w:cs="Arial"/>
                <w:sz w:val="20"/>
                <w:szCs w:val="20"/>
                <w:lang w:val="en-GB"/>
              </w:rPr>
            </w:pPr>
            <w:ins w:id="836" w:author="Dylan Van Aswegen" w:date="2024-07-15T09:42:00Z" w16du:dateUtc="2024-07-15T07:42:00Z">
              <w:r>
                <w:rPr>
                  <w:rFonts w:ascii="Arial" w:hAnsi="Arial" w:cs="Arial"/>
                  <w:sz w:val="20"/>
                  <w:szCs w:val="20"/>
                  <w:lang w:val="en-GB"/>
                </w:rPr>
                <w:t>Yes</w:t>
              </w:r>
            </w:ins>
          </w:p>
        </w:tc>
        <w:tc>
          <w:tcPr>
            <w:tcW w:w="3828" w:type="dxa"/>
          </w:tcPr>
          <w:p w14:paraId="289F9B79" w14:textId="77777777" w:rsidR="006254F7" w:rsidRDefault="006254F7">
            <w:pPr>
              <w:spacing w:line="360" w:lineRule="auto"/>
              <w:jc w:val="both"/>
              <w:cnfStyle w:val="000000000000" w:firstRow="0" w:lastRow="0" w:firstColumn="0" w:lastColumn="0" w:oddVBand="0" w:evenVBand="0" w:oddHBand="0" w:evenHBand="0" w:firstRowFirstColumn="0" w:firstRowLastColumn="0" w:lastRowFirstColumn="0" w:lastRowLastColumn="0"/>
              <w:rPr>
                <w:ins w:id="837" w:author="Dylan Van Aswegen" w:date="2024-07-15T09:42:00Z" w16du:dateUtc="2024-07-15T07:42:00Z"/>
                <w:rFonts w:ascii="Arial" w:hAnsi="Arial" w:cs="Arial"/>
                <w:sz w:val="20"/>
                <w:szCs w:val="20"/>
                <w:lang w:val="en-GB"/>
              </w:rPr>
            </w:pPr>
            <w:ins w:id="838" w:author="Dylan Van Aswegen" w:date="2024-07-15T09:42:00Z" w16du:dateUtc="2024-07-15T07:42:00Z">
              <w:r>
                <w:rPr>
                  <w:rFonts w:ascii="Arial" w:hAnsi="Arial" w:cs="Arial"/>
                  <w:sz w:val="20"/>
                  <w:szCs w:val="20"/>
                  <w:lang w:val="en-GB"/>
                </w:rPr>
                <w:t xml:space="preserve">The user will use this field to confirm their new password. The application should validate that the two passwords match. If they do not, the user should not be allowed to proceed and should be presented with a warning message. </w:t>
              </w:r>
            </w:ins>
          </w:p>
        </w:tc>
      </w:tr>
      <w:tr w:rsidR="006254F7" w14:paraId="4307AF33" w14:textId="77777777" w:rsidTr="005C5491">
        <w:trPr>
          <w:cnfStyle w:val="000000100000" w:firstRow="0" w:lastRow="0" w:firstColumn="0" w:lastColumn="0" w:oddVBand="0" w:evenVBand="0" w:oddHBand="1" w:evenHBand="0" w:firstRowFirstColumn="0" w:firstRowLastColumn="0" w:lastRowFirstColumn="0" w:lastRowLastColumn="0"/>
          <w:trHeight w:val="192"/>
          <w:ins w:id="839" w:author="Dylan Van Aswegen" w:date="2024-07-15T09:42:00Z"/>
        </w:trPr>
        <w:tc>
          <w:tcPr>
            <w:cnfStyle w:val="001000000000" w:firstRow="0" w:lastRow="0" w:firstColumn="1" w:lastColumn="0" w:oddVBand="0" w:evenVBand="0" w:oddHBand="0" w:evenHBand="0" w:firstRowFirstColumn="0" w:firstRowLastColumn="0" w:lastRowFirstColumn="0" w:lastRowLastColumn="0"/>
            <w:tcW w:w="1135" w:type="dxa"/>
          </w:tcPr>
          <w:p w14:paraId="6DE44BFD" w14:textId="77777777" w:rsidR="006254F7" w:rsidRDefault="006254F7">
            <w:pPr>
              <w:spacing w:line="360" w:lineRule="auto"/>
              <w:jc w:val="both"/>
              <w:rPr>
                <w:ins w:id="840" w:author="Dylan Van Aswegen" w:date="2024-07-15T09:42:00Z" w16du:dateUtc="2024-07-15T07:42:00Z"/>
                <w:rFonts w:ascii="Arial" w:hAnsi="Arial" w:cs="Arial"/>
                <w:sz w:val="20"/>
                <w:szCs w:val="20"/>
                <w:lang w:val="en-GB"/>
              </w:rPr>
            </w:pPr>
          </w:p>
        </w:tc>
        <w:tc>
          <w:tcPr>
            <w:tcW w:w="1417" w:type="dxa"/>
          </w:tcPr>
          <w:p w14:paraId="6A44084B"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841" w:author="Dylan Van Aswegen" w:date="2024-07-15T09:42:00Z" w16du:dateUtc="2024-07-15T07:42:00Z"/>
                <w:rFonts w:ascii="Arial" w:hAnsi="Arial" w:cs="Arial"/>
                <w:sz w:val="20"/>
                <w:szCs w:val="20"/>
                <w:lang w:val="en-GB"/>
              </w:rPr>
            </w:pPr>
            <w:ins w:id="842" w:author="Dylan Van Aswegen" w:date="2024-07-15T09:42:00Z" w16du:dateUtc="2024-07-15T07:42:00Z">
              <w:r>
                <w:rPr>
                  <w:rFonts w:ascii="Arial" w:hAnsi="Arial" w:cs="Arial"/>
                  <w:sz w:val="20"/>
                  <w:szCs w:val="20"/>
                  <w:lang w:val="en-GB"/>
                </w:rPr>
                <w:t xml:space="preserve">Submit </w:t>
              </w:r>
            </w:ins>
          </w:p>
        </w:tc>
        <w:tc>
          <w:tcPr>
            <w:tcW w:w="1276" w:type="dxa"/>
          </w:tcPr>
          <w:p w14:paraId="4EFF07ED"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843" w:author="Dylan Van Aswegen" w:date="2024-07-15T09:42:00Z" w16du:dateUtc="2024-07-15T07:42:00Z"/>
                <w:rFonts w:ascii="Arial" w:hAnsi="Arial" w:cs="Arial"/>
                <w:sz w:val="20"/>
                <w:szCs w:val="20"/>
                <w:lang w:val="en-GB"/>
              </w:rPr>
            </w:pPr>
            <w:ins w:id="844" w:author="Dylan Van Aswegen" w:date="2024-07-15T09:42:00Z" w16du:dateUtc="2024-07-15T07:42:00Z">
              <w:r>
                <w:rPr>
                  <w:rFonts w:ascii="Arial" w:hAnsi="Arial" w:cs="Arial"/>
                  <w:sz w:val="20"/>
                  <w:szCs w:val="20"/>
                  <w:lang w:val="en-GB"/>
                </w:rPr>
                <w:t>Button</w:t>
              </w:r>
            </w:ins>
          </w:p>
        </w:tc>
        <w:tc>
          <w:tcPr>
            <w:tcW w:w="1701" w:type="dxa"/>
          </w:tcPr>
          <w:p w14:paraId="28DFF168"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845" w:author="Dylan Van Aswegen" w:date="2024-07-15T09:42:00Z" w16du:dateUtc="2024-07-15T07:42:00Z"/>
                <w:rFonts w:ascii="Arial" w:hAnsi="Arial" w:cs="Arial"/>
                <w:sz w:val="20"/>
                <w:szCs w:val="20"/>
                <w:lang w:val="en-GB"/>
              </w:rPr>
            </w:pPr>
          </w:p>
        </w:tc>
        <w:tc>
          <w:tcPr>
            <w:tcW w:w="1417" w:type="dxa"/>
          </w:tcPr>
          <w:p w14:paraId="323CE23F"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846" w:author="Dylan Van Aswegen" w:date="2024-07-15T09:42:00Z" w16du:dateUtc="2024-07-15T07:42:00Z"/>
                <w:rFonts w:ascii="Arial" w:hAnsi="Arial" w:cs="Arial"/>
                <w:sz w:val="20"/>
                <w:szCs w:val="20"/>
                <w:lang w:val="en-GB"/>
              </w:rPr>
            </w:pPr>
          </w:p>
        </w:tc>
        <w:tc>
          <w:tcPr>
            <w:tcW w:w="3828" w:type="dxa"/>
          </w:tcPr>
          <w:p w14:paraId="64C05EF4" w14:textId="77777777" w:rsidR="006254F7" w:rsidRDefault="006254F7">
            <w:pPr>
              <w:spacing w:line="360" w:lineRule="auto"/>
              <w:jc w:val="both"/>
              <w:cnfStyle w:val="000000100000" w:firstRow="0" w:lastRow="0" w:firstColumn="0" w:lastColumn="0" w:oddVBand="0" w:evenVBand="0" w:oddHBand="1" w:evenHBand="0" w:firstRowFirstColumn="0" w:firstRowLastColumn="0" w:lastRowFirstColumn="0" w:lastRowLastColumn="0"/>
              <w:rPr>
                <w:ins w:id="847" w:author="Dylan Van Aswegen" w:date="2024-07-15T09:42:00Z" w16du:dateUtc="2024-07-15T07:42:00Z"/>
                <w:rFonts w:ascii="Arial" w:hAnsi="Arial" w:cs="Arial"/>
                <w:sz w:val="20"/>
                <w:szCs w:val="20"/>
                <w:lang w:val="en-GB"/>
              </w:rPr>
            </w:pPr>
            <w:ins w:id="848" w:author="Dylan Van Aswegen" w:date="2024-07-15T09:42:00Z" w16du:dateUtc="2024-07-15T07:42:00Z">
              <w:r>
                <w:rPr>
                  <w:rFonts w:ascii="Arial" w:hAnsi="Arial" w:cs="Arial"/>
                  <w:sz w:val="20"/>
                  <w:szCs w:val="20"/>
                  <w:lang w:val="en-GB"/>
                </w:rPr>
                <w:t xml:space="preserve">The user will use this button to submit their new password. Once clicked, the application will add the new password to their record and the user will be navigated back to the log-in page. </w:t>
              </w:r>
            </w:ins>
          </w:p>
        </w:tc>
      </w:tr>
    </w:tbl>
    <w:p w14:paraId="18D91B56" w14:textId="77777777" w:rsidR="006254F7" w:rsidRDefault="006254F7" w:rsidP="006254F7">
      <w:pPr>
        <w:rPr>
          <w:ins w:id="849" w:author="Dylan Van Aswegen" w:date="2024-07-15T09:42:00Z" w16du:dateUtc="2024-07-15T07:42:00Z"/>
          <w:lang w:val="en-GB"/>
        </w:rPr>
      </w:pPr>
    </w:p>
    <w:p w14:paraId="1A2B76BC" w14:textId="77777777" w:rsidR="006254F7" w:rsidRPr="006254F7" w:rsidRDefault="006254F7">
      <w:pPr>
        <w:rPr>
          <w:ins w:id="850" w:author="Dylan Van Aswegen" w:date="2024-07-15T09:42:00Z" w16du:dateUtc="2024-07-15T07:42:00Z"/>
        </w:rPr>
        <w:pPrChange w:id="851" w:author="Dylan Van Aswegen" w:date="2024-07-15T09:42:00Z" w16du:dateUtc="2024-07-15T07:42:00Z">
          <w:pPr>
            <w:pStyle w:val="Heading3"/>
          </w:pPr>
        </w:pPrChange>
      </w:pPr>
    </w:p>
    <w:p w14:paraId="0B65BFCA" w14:textId="77777777" w:rsidR="005C58F8" w:rsidRPr="005C58F8" w:rsidRDefault="005C58F8">
      <w:pPr>
        <w:rPr>
          <w:ins w:id="852" w:author="Dylan Van Aswegen" w:date="2024-07-15T09:43:00Z" w16du:dateUtc="2024-07-15T07:43:00Z"/>
        </w:rPr>
        <w:pPrChange w:id="853" w:author="Dylan Van Aswegen" w:date="2024-07-15T09:43:00Z" w16du:dateUtc="2024-07-15T07:43:00Z">
          <w:pPr>
            <w:pStyle w:val="Heading3"/>
          </w:pPr>
        </w:pPrChange>
      </w:pPr>
    </w:p>
    <w:p w14:paraId="5123814D" w14:textId="05806F66" w:rsidR="00956DB0" w:rsidRDefault="00956DB0" w:rsidP="00956DB0">
      <w:pPr>
        <w:pStyle w:val="Heading4"/>
        <w:rPr>
          <w:ins w:id="854" w:author="Dylan Van Aswegen" w:date="2024-07-15T09:51:00Z" w16du:dateUtc="2024-07-15T07:51:00Z"/>
          <w:i w:val="0"/>
          <w:iCs w:val="0"/>
          <w:sz w:val="32"/>
          <w:szCs w:val="32"/>
        </w:rPr>
      </w:pPr>
      <w:ins w:id="855" w:author="Dylan Van Aswegen" w:date="2024-07-15T09:50:00Z" w16du:dateUtc="2024-07-15T07:50:00Z">
        <w:r>
          <w:rPr>
            <w:i w:val="0"/>
            <w:iCs w:val="0"/>
            <w:sz w:val="32"/>
            <w:szCs w:val="32"/>
          </w:rPr>
          <w:t>Sign-up</w:t>
        </w:r>
      </w:ins>
    </w:p>
    <w:p w14:paraId="52592C0E" w14:textId="709FBAC7" w:rsidR="00956DB0" w:rsidRDefault="00956DB0" w:rsidP="00956DB0">
      <w:pPr>
        <w:rPr>
          <w:ins w:id="856" w:author="Dylan Van Aswegen" w:date="2024-07-15T09:52:00Z" w16du:dateUtc="2024-07-15T07:52:00Z"/>
        </w:rPr>
      </w:pPr>
      <w:ins w:id="857" w:author="Dylan Van Aswegen" w:date="2024-07-15T09:51:00Z" w16du:dateUtc="2024-07-15T07:51:00Z">
        <w:r>
          <w:t xml:space="preserve">The user will be directed to the sign-up screen from the </w:t>
        </w:r>
        <w:r w:rsidR="004011DD">
          <w:t>sign-in screen. The user will be presented with the following fields on the sign-</w:t>
        </w:r>
      </w:ins>
      <w:ins w:id="858" w:author="Dylan Van Aswegen" w:date="2024-07-15T09:52:00Z" w16du:dateUtc="2024-07-15T07:52:00Z">
        <w:r w:rsidR="004011DD">
          <w:t xml:space="preserve">up screen. </w:t>
        </w:r>
      </w:ins>
    </w:p>
    <w:p w14:paraId="6497A064" w14:textId="77777777" w:rsidR="004011DD" w:rsidRPr="00956DB0" w:rsidRDefault="004011DD">
      <w:pPr>
        <w:rPr>
          <w:ins w:id="859" w:author="Dylan Van Aswegen" w:date="2024-07-15T09:50:00Z" w16du:dateUtc="2024-07-15T07:50:00Z"/>
          <w:i/>
          <w:iCs/>
          <w:rPrChange w:id="860" w:author="Dylan Van Aswegen" w:date="2024-07-15T09:51:00Z" w16du:dateUtc="2024-07-15T07:51:00Z">
            <w:rPr>
              <w:ins w:id="861" w:author="Dylan Van Aswegen" w:date="2024-07-15T09:50:00Z" w16du:dateUtc="2024-07-15T07:50:00Z"/>
              <w:i w:val="0"/>
              <w:iCs w:val="0"/>
              <w:sz w:val="32"/>
              <w:szCs w:val="32"/>
            </w:rPr>
          </w:rPrChange>
        </w:rPr>
        <w:pPrChange w:id="862" w:author="Dylan Van Aswegen" w:date="2024-07-15T09:51:00Z" w16du:dateUtc="2024-07-15T07:51:00Z">
          <w:pPr>
            <w:pStyle w:val="Heading4"/>
          </w:pPr>
        </w:pPrChange>
      </w:pPr>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12C89798" w14:textId="77777777" w:rsidTr="005C5491">
        <w:trPr>
          <w:cnfStyle w:val="100000000000" w:firstRow="1" w:lastRow="0" w:firstColumn="0" w:lastColumn="0" w:oddVBand="0" w:evenVBand="0" w:oddHBand="0" w:evenHBand="0" w:firstRowFirstColumn="0" w:firstRowLastColumn="0" w:lastRowFirstColumn="0" w:lastRowLastColumn="0"/>
          <w:tblHeader/>
          <w:ins w:id="863" w:author="Dylan Van Aswegen" w:date="2024-07-15T09:53: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5DC9B137" w14:textId="77777777" w:rsidR="008715AC" w:rsidRDefault="008715AC">
            <w:pPr>
              <w:spacing w:line="360" w:lineRule="auto"/>
              <w:jc w:val="both"/>
              <w:rPr>
                <w:ins w:id="864" w:author="Dylan Van Aswegen" w:date="2024-07-15T09:53:00Z" w16du:dateUtc="2024-07-15T07:53:00Z"/>
                <w:rFonts w:ascii="Arial" w:hAnsi="Arial" w:cs="Arial"/>
                <w:sz w:val="20"/>
                <w:szCs w:val="20"/>
                <w:lang w:val="en-GB"/>
              </w:rPr>
            </w:pPr>
            <w:ins w:id="865" w:author="Dylan Van Aswegen" w:date="2024-07-15T09:53:00Z" w16du:dateUtc="2024-07-15T07:53:00Z">
              <w:r>
                <w:rPr>
                  <w:rFonts w:ascii="Arial" w:hAnsi="Arial" w:cs="Arial"/>
                  <w:sz w:val="20"/>
                  <w:szCs w:val="20"/>
                  <w:lang w:val="en-GB"/>
                </w:rPr>
                <w:t xml:space="preserve">Field Number </w:t>
              </w:r>
            </w:ins>
          </w:p>
        </w:tc>
        <w:tc>
          <w:tcPr>
            <w:tcW w:w="1417" w:type="dxa"/>
            <w:shd w:val="clear" w:color="auto" w:fill="002060"/>
          </w:tcPr>
          <w:p w14:paraId="1DA06A4B" w14:textId="77777777" w:rsidR="008715AC" w:rsidRDefault="008715AC">
            <w:pPr>
              <w:spacing w:line="360" w:lineRule="auto"/>
              <w:jc w:val="both"/>
              <w:cnfStyle w:val="100000000000" w:firstRow="1" w:lastRow="0" w:firstColumn="0" w:lastColumn="0" w:oddVBand="0" w:evenVBand="0" w:oddHBand="0" w:evenHBand="0" w:firstRowFirstColumn="0" w:firstRowLastColumn="0" w:lastRowFirstColumn="0" w:lastRowLastColumn="0"/>
              <w:rPr>
                <w:ins w:id="866" w:author="Dylan Van Aswegen" w:date="2024-07-15T09:53:00Z" w16du:dateUtc="2024-07-15T07:53:00Z"/>
                <w:rFonts w:ascii="Arial" w:hAnsi="Arial" w:cs="Arial"/>
                <w:sz w:val="20"/>
                <w:szCs w:val="20"/>
                <w:lang w:val="en-GB"/>
              </w:rPr>
            </w:pPr>
            <w:ins w:id="867" w:author="Dylan Van Aswegen" w:date="2024-07-15T09:53:00Z" w16du:dateUtc="2024-07-15T07:53:00Z">
              <w:r>
                <w:rPr>
                  <w:rFonts w:ascii="Arial" w:hAnsi="Arial" w:cs="Arial"/>
                  <w:sz w:val="20"/>
                  <w:szCs w:val="20"/>
                  <w:lang w:val="en-GB"/>
                </w:rPr>
                <w:t>Field Name</w:t>
              </w:r>
            </w:ins>
          </w:p>
        </w:tc>
        <w:tc>
          <w:tcPr>
            <w:tcW w:w="1276" w:type="dxa"/>
            <w:shd w:val="clear" w:color="auto" w:fill="002060"/>
          </w:tcPr>
          <w:p w14:paraId="2E1A7486" w14:textId="77777777" w:rsidR="008715AC" w:rsidRDefault="008715AC">
            <w:pPr>
              <w:spacing w:line="360" w:lineRule="auto"/>
              <w:jc w:val="both"/>
              <w:cnfStyle w:val="100000000000" w:firstRow="1" w:lastRow="0" w:firstColumn="0" w:lastColumn="0" w:oddVBand="0" w:evenVBand="0" w:oddHBand="0" w:evenHBand="0" w:firstRowFirstColumn="0" w:firstRowLastColumn="0" w:lastRowFirstColumn="0" w:lastRowLastColumn="0"/>
              <w:rPr>
                <w:ins w:id="868" w:author="Dylan Van Aswegen" w:date="2024-07-15T09:53:00Z" w16du:dateUtc="2024-07-15T07:53:00Z"/>
                <w:rFonts w:ascii="Arial" w:hAnsi="Arial" w:cs="Arial"/>
                <w:sz w:val="20"/>
                <w:szCs w:val="20"/>
                <w:lang w:val="en-GB"/>
              </w:rPr>
            </w:pPr>
            <w:ins w:id="869" w:author="Dylan Van Aswegen" w:date="2024-07-15T09:53:00Z" w16du:dateUtc="2024-07-15T07:53:00Z">
              <w:r>
                <w:rPr>
                  <w:rFonts w:ascii="Arial" w:hAnsi="Arial" w:cs="Arial"/>
                  <w:sz w:val="20"/>
                  <w:szCs w:val="20"/>
                  <w:lang w:val="en-GB"/>
                </w:rPr>
                <w:t>Field Type</w:t>
              </w:r>
            </w:ins>
          </w:p>
        </w:tc>
        <w:tc>
          <w:tcPr>
            <w:tcW w:w="1701" w:type="dxa"/>
            <w:shd w:val="clear" w:color="auto" w:fill="002060"/>
          </w:tcPr>
          <w:p w14:paraId="47F4F1C6" w14:textId="77777777" w:rsidR="008715AC" w:rsidRDefault="008715AC">
            <w:pPr>
              <w:spacing w:line="360" w:lineRule="auto"/>
              <w:jc w:val="both"/>
              <w:cnfStyle w:val="100000000000" w:firstRow="1" w:lastRow="0" w:firstColumn="0" w:lastColumn="0" w:oddVBand="0" w:evenVBand="0" w:oddHBand="0" w:evenHBand="0" w:firstRowFirstColumn="0" w:firstRowLastColumn="0" w:lastRowFirstColumn="0" w:lastRowLastColumn="0"/>
              <w:rPr>
                <w:ins w:id="870" w:author="Dylan Van Aswegen" w:date="2024-07-15T09:53:00Z" w16du:dateUtc="2024-07-15T07:53:00Z"/>
                <w:rFonts w:ascii="Arial" w:hAnsi="Arial" w:cs="Arial"/>
                <w:sz w:val="20"/>
                <w:szCs w:val="20"/>
                <w:lang w:val="en-GB"/>
              </w:rPr>
            </w:pPr>
            <w:ins w:id="871" w:author="Dylan Van Aswegen" w:date="2024-07-15T09:53:00Z" w16du:dateUtc="2024-07-15T07:53:00Z">
              <w:r>
                <w:rPr>
                  <w:rFonts w:ascii="Arial" w:hAnsi="Arial" w:cs="Arial"/>
                  <w:sz w:val="20"/>
                  <w:szCs w:val="20"/>
                  <w:lang w:val="en-GB"/>
                </w:rPr>
                <w:t>Field Data Type</w:t>
              </w:r>
            </w:ins>
          </w:p>
        </w:tc>
        <w:tc>
          <w:tcPr>
            <w:tcW w:w="1417" w:type="dxa"/>
            <w:shd w:val="clear" w:color="auto" w:fill="002060"/>
          </w:tcPr>
          <w:p w14:paraId="1AEC2282" w14:textId="77777777" w:rsidR="008715AC" w:rsidRDefault="008715AC">
            <w:pPr>
              <w:spacing w:line="360" w:lineRule="auto"/>
              <w:jc w:val="both"/>
              <w:cnfStyle w:val="100000000000" w:firstRow="1" w:lastRow="0" w:firstColumn="0" w:lastColumn="0" w:oddVBand="0" w:evenVBand="0" w:oddHBand="0" w:evenHBand="0" w:firstRowFirstColumn="0" w:firstRowLastColumn="0" w:lastRowFirstColumn="0" w:lastRowLastColumn="0"/>
              <w:rPr>
                <w:ins w:id="872" w:author="Dylan Van Aswegen" w:date="2024-07-15T09:53:00Z" w16du:dateUtc="2024-07-15T07:53:00Z"/>
                <w:rFonts w:ascii="Arial" w:hAnsi="Arial" w:cs="Arial"/>
                <w:sz w:val="20"/>
                <w:szCs w:val="20"/>
                <w:lang w:val="en-GB"/>
              </w:rPr>
            </w:pPr>
            <w:ins w:id="873" w:author="Dylan Van Aswegen" w:date="2024-07-15T09:53:00Z" w16du:dateUtc="2024-07-15T07:53:00Z">
              <w:r>
                <w:rPr>
                  <w:rFonts w:ascii="Arial" w:hAnsi="Arial" w:cs="Arial"/>
                  <w:sz w:val="20"/>
                  <w:szCs w:val="20"/>
                  <w:lang w:val="en-GB"/>
                </w:rPr>
                <w:t>Required?</w:t>
              </w:r>
            </w:ins>
          </w:p>
        </w:tc>
        <w:tc>
          <w:tcPr>
            <w:tcW w:w="3828" w:type="dxa"/>
            <w:shd w:val="clear" w:color="auto" w:fill="002060"/>
          </w:tcPr>
          <w:p w14:paraId="6FF48614" w14:textId="77777777" w:rsidR="008715AC" w:rsidRDefault="008715AC">
            <w:pPr>
              <w:spacing w:line="360" w:lineRule="auto"/>
              <w:jc w:val="both"/>
              <w:cnfStyle w:val="100000000000" w:firstRow="1" w:lastRow="0" w:firstColumn="0" w:lastColumn="0" w:oddVBand="0" w:evenVBand="0" w:oddHBand="0" w:evenHBand="0" w:firstRowFirstColumn="0" w:firstRowLastColumn="0" w:lastRowFirstColumn="0" w:lastRowLastColumn="0"/>
              <w:rPr>
                <w:ins w:id="874" w:author="Dylan Van Aswegen" w:date="2024-07-15T09:53:00Z" w16du:dateUtc="2024-07-15T07:53:00Z"/>
                <w:rFonts w:ascii="Arial" w:hAnsi="Arial" w:cs="Arial"/>
                <w:sz w:val="20"/>
                <w:szCs w:val="20"/>
                <w:lang w:val="en-GB"/>
              </w:rPr>
            </w:pPr>
            <w:ins w:id="875" w:author="Dylan Van Aswegen" w:date="2024-07-15T09:53:00Z" w16du:dateUtc="2024-07-15T07:53:00Z">
              <w:r>
                <w:rPr>
                  <w:rFonts w:ascii="Arial" w:hAnsi="Arial" w:cs="Arial"/>
                  <w:sz w:val="20"/>
                  <w:szCs w:val="20"/>
                  <w:lang w:val="en-GB"/>
                </w:rPr>
                <w:t>Field Rules</w:t>
              </w:r>
            </w:ins>
          </w:p>
        </w:tc>
      </w:tr>
      <w:tr w:rsidR="00373A41" w14:paraId="17C518BD" w14:textId="77777777" w:rsidTr="005C5491">
        <w:trPr>
          <w:cnfStyle w:val="000000100000" w:firstRow="0" w:lastRow="0" w:firstColumn="0" w:lastColumn="0" w:oddVBand="0" w:evenVBand="0" w:oddHBand="1" w:evenHBand="0" w:firstRowFirstColumn="0" w:firstRowLastColumn="0" w:lastRowFirstColumn="0" w:lastRowLastColumn="0"/>
          <w:trHeight w:val="192"/>
          <w:ins w:id="876" w:author="Dylan Van Aswegen" w:date="2024-07-15T09:54:00Z"/>
        </w:trPr>
        <w:tc>
          <w:tcPr>
            <w:cnfStyle w:val="001000000000" w:firstRow="0" w:lastRow="0" w:firstColumn="1" w:lastColumn="0" w:oddVBand="0" w:evenVBand="0" w:oddHBand="0" w:evenHBand="0" w:firstRowFirstColumn="0" w:firstRowLastColumn="0" w:lastRowFirstColumn="0" w:lastRowLastColumn="0"/>
            <w:tcW w:w="1135" w:type="dxa"/>
          </w:tcPr>
          <w:p w14:paraId="5ED1B3E8" w14:textId="77777777" w:rsidR="00373A41" w:rsidRDefault="00373A41" w:rsidP="00373A41">
            <w:pPr>
              <w:spacing w:line="360" w:lineRule="auto"/>
              <w:jc w:val="both"/>
              <w:rPr>
                <w:ins w:id="877" w:author="Dylan Van Aswegen" w:date="2024-07-15T09:54:00Z" w16du:dateUtc="2024-07-15T07:54:00Z"/>
                <w:rFonts w:ascii="Arial" w:hAnsi="Arial" w:cs="Arial"/>
                <w:sz w:val="20"/>
                <w:szCs w:val="20"/>
                <w:lang w:val="en-GB"/>
              </w:rPr>
            </w:pPr>
          </w:p>
        </w:tc>
        <w:tc>
          <w:tcPr>
            <w:tcW w:w="1417" w:type="dxa"/>
          </w:tcPr>
          <w:p w14:paraId="2DEFBDEC" w14:textId="2F6BC94B"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878" w:author="Dylan Van Aswegen" w:date="2024-07-15T09:54:00Z" w16du:dateUtc="2024-07-15T07:54:00Z"/>
                <w:rFonts w:ascii="Arial" w:hAnsi="Arial" w:cs="Arial"/>
                <w:sz w:val="20"/>
                <w:szCs w:val="20"/>
                <w:lang w:val="en-GB"/>
              </w:rPr>
            </w:pPr>
            <w:ins w:id="879" w:author="Dylan Van Aswegen" w:date="2024-07-15T09:54:00Z" w16du:dateUtc="2024-07-15T07:54:00Z">
              <w:r>
                <w:rPr>
                  <w:rFonts w:ascii="Arial" w:hAnsi="Arial" w:cs="Arial"/>
                  <w:sz w:val="20"/>
                  <w:szCs w:val="20"/>
                  <w:lang w:val="en-GB"/>
                </w:rPr>
                <w:t>First Name</w:t>
              </w:r>
            </w:ins>
          </w:p>
        </w:tc>
        <w:tc>
          <w:tcPr>
            <w:tcW w:w="1276" w:type="dxa"/>
          </w:tcPr>
          <w:p w14:paraId="6155DD20" w14:textId="5B12DA4C"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880" w:author="Dylan Van Aswegen" w:date="2024-07-15T09:54:00Z" w16du:dateUtc="2024-07-15T07:54:00Z"/>
                <w:rFonts w:ascii="Arial" w:hAnsi="Arial" w:cs="Arial"/>
                <w:sz w:val="20"/>
                <w:szCs w:val="20"/>
                <w:lang w:val="en-GB"/>
              </w:rPr>
            </w:pPr>
            <w:ins w:id="881" w:author="Dylan Van Aswegen" w:date="2024-07-15T09:54:00Z" w16du:dateUtc="2024-07-15T07:54:00Z">
              <w:r>
                <w:rPr>
                  <w:rFonts w:ascii="Arial" w:hAnsi="Arial" w:cs="Arial"/>
                  <w:sz w:val="20"/>
                  <w:szCs w:val="20"/>
                  <w:lang w:val="en-GB"/>
                </w:rPr>
                <w:t xml:space="preserve">Text Field </w:t>
              </w:r>
            </w:ins>
          </w:p>
        </w:tc>
        <w:tc>
          <w:tcPr>
            <w:tcW w:w="1701" w:type="dxa"/>
          </w:tcPr>
          <w:p w14:paraId="3610FF06" w14:textId="7D4D7C2F"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882" w:author="Dylan Van Aswegen" w:date="2024-07-15T09:54:00Z" w16du:dateUtc="2024-07-15T07:54:00Z"/>
                <w:rFonts w:ascii="Arial" w:hAnsi="Arial" w:cs="Arial"/>
                <w:sz w:val="20"/>
                <w:szCs w:val="20"/>
                <w:lang w:val="en-GB"/>
              </w:rPr>
            </w:pPr>
            <w:ins w:id="883" w:author="Dylan Van Aswegen" w:date="2024-07-15T09:54:00Z" w16du:dateUtc="2024-07-15T07:54:00Z">
              <w:r>
                <w:rPr>
                  <w:rFonts w:ascii="Arial" w:hAnsi="Arial" w:cs="Arial"/>
                  <w:sz w:val="20"/>
                  <w:szCs w:val="20"/>
                  <w:lang w:val="en-GB"/>
                </w:rPr>
                <w:t xml:space="preserve">String </w:t>
              </w:r>
            </w:ins>
          </w:p>
        </w:tc>
        <w:tc>
          <w:tcPr>
            <w:tcW w:w="1417" w:type="dxa"/>
          </w:tcPr>
          <w:p w14:paraId="45146052" w14:textId="20A20A77"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884" w:author="Dylan Van Aswegen" w:date="2024-07-15T09:54:00Z" w16du:dateUtc="2024-07-15T07:54:00Z"/>
                <w:rFonts w:ascii="Arial" w:hAnsi="Arial" w:cs="Arial"/>
                <w:sz w:val="20"/>
                <w:szCs w:val="20"/>
                <w:lang w:val="en-GB"/>
              </w:rPr>
            </w:pPr>
            <w:ins w:id="885" w:author="Dylan Van Aswegen" w:date="2024-07-15T09:54:00Z" w16du:dateUtc="2024-07-15T07:54:00Z">
              <w:r>
                <w:rPr>
                  <w:rFonts w:ascii="Arial" w:hAnsi="Arial" w:cs="Arial"/>
                  <w:sz w:val="20"/>
                  <w:szCs w:val="20"/>
                  <w:lang w:val="en-GB"/>
                </w:rPr>
                <w:t>Yes</w:t>
              </w:r>
            </w:ins>
          </w:p>
        </w:tc>
        <w:tc>
          <w:tcPr>
            <w:tcW w:w="3828" w:type="dxa"/>
          </w:tcPr>
          <w:p w14:paraId="39C00D25" w14:textId="204B72C9"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886" w:author="Dylan Van Aswegen" w:date="2024-07-15T09:54:00Z" w16du:dateUtc="2024-07-15T07:54:00Z"/>
                <w:rFonts w:ascii="Arial" w:hAnsi="Arial" w:cs="Arial"/>
                <w:sz w:val="20"/>
                <w:szCs w:val="20"/>
                <w:lang w:val="en-GB"/>
              </w:rPr>
            </w:pPr>
            <w:ins w:id="887" w:author="Dylan Van Aswegen" w:date="2024-07-15T09:54:00Z" w16du:dateUtc="2024-07-15T07:54:00Z">
              <w:r>
                <w:rPr>
                  <w:rFonts w:ascii="Arial" w:hAnsi="Arial" w:cs="Arial"/>
                  <w:sz w:val="20"/>
                  <w:szCs w:val="20"/>
                  <w:lang w:val="en-GB"/>
                </w:rPr>
                <w:t xml:space="preserve">The user will use this field to capture their first name. </w:t>
              </w:r>
            </w:ins>
          </w:p>
        </w:tc>
      </w:tr>
      <w:tr w:rsidR="00373A41" w14:paraId="0420198B" w14:textId="77777777" w:rsidTr="005C5491">
        <w:trPr>
          <w:trHeight w:val="192"/>
          <w:ins w:id="888" w:author="Dylan Van Aswegen" w:date="2024-07-15T09:54:00Z"/>
        </w:trPr>
        <w:tc>
          <w:tcPr>
            <w:cnfStyle w:val="001000000000" w:firstRow="0" w:lastRow="0" w:firstColumn="1" w:lastColumn="0" w:oddVBand="0" w:evenVBand="0" w:oddHBand="0" w:evenHBand="0" w:firstRowFirstColumn="0" w:firstRowLastColumn="0" w:lastRowFirstColumn="0" w:lastRowLastColumn="0"/>
            <w:tcW w:w="1135" w:type="dxa"/>
          </w:tcPr>
          <w:p w14:paraId="4DF003C2" w14:textId="77777777" w:rsidR="00373A41" w:rsidRDefault="00373A41" w:rsidP="00373A41">
            <w:pPr>
              <w:spacing w:line="360" w:lineRule="auto"/>
              <w:jc w:val="both"/>
              <w:rPr>
                <w:ins w:id="889" w:author="Dylan Van Aswegen" w:date="2024-07-15T09:54:00Z" w16du:dateUtc="2024-07-15T07:54:00Z"/>
                <w:rFonts w:ascii="Arial" w:hAnsi="Arial" w:cs="Arial"/>
                <w:sz w:val="20"/>
                <w:szCs w:val="20"/>
                <w:lang w:val="en-GB"/>
              </w:rPr>
            </w:pPr>
          </w:p>
        </w:tc>
        <w:tc>
          <w:tcPr>
            <w:tcW w:w="1417" w:type="dxa"/>
          </w:tcPr>
          <w:p w14:paraId="0BCD141A" w14:textId="2E5A2E58"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890" w:author="Dylan Van Aswegen" w:date="2024-07-15T09:54:00Z" w16du:dateUtc="2024-07-15T07:54:00Z"/>
                <w:rFonts w:ascii="Arial" w:hAnsi="Arial" w:cs="Arial"/>
                <w:sz w:val="20"/>
                <w:szCs w:val="20"/>
                <w:lang w:val="en-GB"/>
              </w:rPr>
            </w:pPr>
            <w:ins w:id="891" w:author="Dylan Van Aswegen" w:date="2024-07-15T09:54:00Z" w16du:dateUtc="2024-07-15T07:54:00Z">
              <w:r>
                <w:rPr>
                  <w:rFonts w:ascii="Arial" w:hAnsi="Arial" w:cs="Arial"/>
                  <w:sz w:val="20"/>
                  <w:szCs w:val="20"/>
                  <w:lang w:val="en-GB"/>
                </w:rPr>
                <w:t>Last Name</w:t>
              </w:r>
            </w:ins>
          </w:p>
        </w:tc>
        <w:tc>
          <w:tcPr>
            <w:tcW w:w="1276" w:type="dxa"/>
          </w:tcPr>
          <w:p w14:paraId="5588EF21" w14:textId="5D90CA31"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892" w:author="Dylan Van Aswegen" w:date="2024-07-15T09:54:00Z" w16du:dateUtc="2024-07-15T07:54:00Z"/>
                <w:rFonts w:ascii="Arial" w:hAnsi="Arial" w:cs="Arial"/>
                <w:sz w:val="20"/>
                <w:szCs w:val="20"/>
                <w:lang w:val="en-GB"/>
              </w:rPr>
            </w:pPr>
            <w:ins w:id="893" w:author="Dylan Van Aswegen" w:date="2024-07-15T09:54:00Z" w16du:dateUtc="2024-07-15T07:54:00Z">
              <w:r>
                <w:rPr>
                  <w:rFonts w:ascii="Arial" w:hAnsi="Arial" w:cs="Arial"/>
                  <w:sz w:val="20"/>
                  <w:szCs w:val="20"/>
                  <w:lang w:val="en-GB"/>
                </w:rPr>
                <w:t xml:space="preserve">Text Field </w:t>
              </w:r>
            </w:ins>
          </w:p>
        </w:tc>
        <w:tc>
          <w:tcPr>
            <w:tcW w:w="1701" w:type="dxa"/>
          </w:tcPr>
          <w:p w14:paraId="014A9BFC" w14:textId="16A9A926"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894" w:author="Dylan Van Aswegen" w:date="2024-07-15T09:54:00Z" w16du:dateUtc="2024-07-15T07:54:00Z"/>
                <w:rFonts w:ascii="Arial" w:hAnsi="Arial" w:cs="Arial"/>
                <w:sz w:val="20"/>
                <w:szCs w:val="20"/>
                <w:lang w:val="en-GB"/>
              </w:rPr>
            </w:pPr>
            <w:ins w:id="895" w:author="Dylan Van Aswegen" w:date="2024-07-15T09:54:00Z" w16du:dateUtc="2024-07-15T07:54:00Z">
              <w:r>
                <w:rPr>
                  <w:rFonts w:ascii="Arial" w:hAnsi="Arial" w:cs="Arial"/>
                  <w:sz w:val="20"/>
                  <w:szCs w:val="20"/>
                  <w:lang w:val="en-GB"/>
                </w:rPr>
                <w:t xml:space="preserve">String </w:t>
              </w:r>
            </w:ins>
          </w:p>
        </w:tc>
        <w:tc>
          <w:tcPr>
            <w:tcW w:w="1417" w:type="dxa"/>
          </w:tcPr>
          <w:p w14:paraId="264EC19B" w14:textId="05CAC723"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896" w:author="Dylan Van Aswegen" w:date="2024-07-15T09:54:00Z" w16du:dateUtc="2024-07-15T07:54:00Z"/>
                <w:rFonts w:ascii="Arial" w:hAnsi="Arial" w:cs="Arial"/>
                <w:sz w:val="20"/>
                <w:szCs w:val="20"/>
                <w:lang w:val="en-GB"/>
              </w:rPr>
            </w:pPr>
            <w:ins w:id="897" w:author="Dylan Van Aswegen" w:date="2024-07-15T09:54:00Z" w16du:dateUtc="2024-07-15T07:54:00Z">
              <w:r>
                <w:rPr>
                  <w:rFonts w:ascii="Arial" w:hAnsi="Arial" w:cs="Arial"/>
                  <w:sz w:val="20"/>
                  <w:szCs w:val="20"/>
                  <w:lang w:val="en-GB"/>
                </w:rPr>
                <w:t>Yes</w:t>
              </w:r>
            </w:ins>
          </w:p>
        </w:tc>
        <w:tc>
          <w:tcPr>
            <w:tcW w:w="3828" w:type="dxa"/>
          </w:tcPr>
          <w:p w14:paraId="36660D7C" w14:textId="29C696D7"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898" w:author="Dylan Van Aswegen" w:date="2024-07-15T09:54:00Z" w16du:dateUtc="2024-07-15T07:54:00Z"/>
                <w:rFonts w:ascii="Arial" w:hAnsi="Arial" w:cs="Arial"/>
                <w:sz w:val="20"/>
                <w:szCs w:val="20"/>
                <w:lang w:val="en-GB"/>
              </w:rPr>
            </w:pPr>
            <w:ins w:id="899" w:author="Dylan Van Aswegen" w:date="2024-07-15T09:54:00Z" w16du:dateUtc="2024-07-15T07:54:00Z">
              <w:r>
                <w:rPr>
                  <w:rFonts w:ascii="Arial" w:hAnsi="Arial" w:cs="Arial"/>
                  <w:sz w:val="20"/>
                  <w:szCs w:val="20"/>
                  <w:lang w:val="en-GB"/>
                </w:rPr>
                <w:t>The user will use this fie</w:t>
              </w:r>
            </w:ins>
            <w:ins w:id="900" w:author="Dylan Van Aswegen" w:date="2024-07-15T09:55:00Z" w16du:dateUtc="2024-07-15T07:55:00Z">
              <w:r>
                <w:rPr>
                  <w:rFonts w:ascii="Arial" w:hAnsi="Arial" w:cs="Arial"/>
                  <w:sz w:val="20"/>
                  <w:szCs w:val="20"/>
                  <w:lang w:val="en-GB"/>
                </w:rPr>
                <w:t xml:space="preserve">ld to capture their last name. </w:t>
              </w:r>
            </w:ins>
          </w:p>
        </w:tc>
      </w:tr>
      <w:tr w:rsidR="00373A41" w14:paraId="2321F303" w14:textId="77777777" w:rsidTr="005C5491">
        <w:trPr>
          <w:cnfStyle w:val="000000100000" w:firstRow="0" w:lastRow="0" w:firstColumn="0" w:lastColumn="0" w:oddVBand="0" w:evenVBand="0" w:oddHBand="1" w:evenHBand="0" w:firstRowFirstColumn="0" w:firstRowLastColumn="0" w:lastRowFirstColumn="0" w:lastRowLastColumn="0"/>
          <w:trHeight w:val="192"/>
          <w:ins w:id="901" w:author="Dylan Van Aswegen" w:date="2024-07-15T09:53:00Z"/>
        </w:trPr>
        <w:tc>
          <w:tcPr>
            <w:cnfStyle w:val="001000000000" w:firstRow="0" w:lastRow="0" w:firstColumn="1" w:lastColumn="0" w:oddVBand="0" w:evenVBand="0" w:oddHBand="0" w:evenHBand="0" w:firstRowFirstColumn="0" w:firstRowLastColumn="0" w:lastRowFirstColumn="0" w:lastRowLastColumn="0"/>
            <w:tcW w:w="1135" w:type="dxa"/>
          </w:tcPr>
          <w:p w14:paraId="346C4C1B" w14:textId="77777777" w:rsidR="00373A41" w:rsidRDefault="00373A41" w:rsidP="00373A41">
            <w:pPr>
              <w:spacing w:line="360" w:lineRule="auto"/>
              <w:jc w:val="both"/>
              <w:rPr>
                <w:ins w:id="902" w:author="Dylan Van Aswegen" w:date="2024-07-15T09:53:00Z" w16du:dateUtc="2024-07-15T07:53:00Z"/>
                <w:rFonts w:ascii="Arial" w:hAnsi="Arial" w:cs="Arial"/>
                <w:sz w:val="20"/>
                <w:szCs w:val="20"/>
                <w:lang w:val="en-GB"/>
              </w:rPr>
            </w:pPr>
          </w:p>
        </w:tc>
        <w:tc>
          <w:tcPr>
            <w:tcW w:w="1417" w:type="dxa"/>
          </w:tcPr>
          <w:p w14:paraId="39B06FE4" w14:textId="77777777"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03" w:author="Dylan Van Aswegen" w:date="2024-07-15T09:53:00Z" w16du:dateUtc="2024-07-15T07:53:00Z"/>
                <w:rFonts w:ascii="Arial" w:hAnsi="Arial" w:cs="Arial"/>
                <w:sz w:val="20"/>
                <w:szCs w:val="20"/>
                <w:lang w:val="en-GB"/>
              </w:rPr>
            </w:pPr>
            <w:ins w:id="904" w:author="Dylan Van Aswegen" w:date="2024-07-15T09:53:00Z" w16du:dateUtc="2024-07-15T07:53:00Z">
              <w:r>
                <w:rPr>
                  <w:rFonts w:ascii="Arial" w:hAnsi="Arial" w:cs="Arial"/>
                  <w:sz w:val="20"/>
                  <w:szCs w:val="20"/>
                  <w:lang w:val="en-GB"/>
                </w:rPr>
                <w:t xml:space="preserve">Email  </w:t>
              </w:r>
            </w:ins>
          </w:p>
        </w:tc>
        <w:tc>
          <w:tcPr>
            <w:tcW w:w="1276" w:type="dxa"/>
          </w:tcPr>
          <w:p w14:paraId="40C14DA1" w14:textId="77777777"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05" w:author="Dylan Van Aswegen" w:date="2024-07-15T09:53:00Z" w16du:dateUtc="2024-07-15T07:53:00Z"/>
                <w:rFonts w:ascii="Arial" w:hAnsi="Arial" w:cs="Arial"/>
                <w:sz w:val="20"/>
                <w:szCs w:val="20"/>
                <w:lang w:val="en-GB"/>
              </w:rPr>
            </w:pPr>
            <w:ins w:id="906" w:author="Dylan Van Aswegen" w:date="2024-07-15T09:53:00Z" w16du:dateUtc="2024-07-15T07:53:00Z">
              <w:r>
                <w:rPr>
                  <w:rFonts w:ascii="Arial" w:hAnsi="Arial" w:cs="Arial"/>
                  <w:sz w:val="20"/>
                  <w:szCs w:val="20"/>
                  <w:lang w:val="en-GB"/>
                </w:rPr>
                <w:t xml:space="preserve">Text Field </w:t>
              </w:r>
            </w:ins>
          </w:p>
        </w:tc>
        <w:tc>
          <w:tcPr>
            <w:tcW w:w="1701" w:type="dxa"/>
          </w:tcPr>
          <w:p w14:paraId="52CBDE1F" w14:textId="77777777"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07" w:author="Dylan Van Aswegen" w:date="2024-07-15T09:53:00Z" w16du:dateUtc="2024-07-15T07:53:00Z"/>
                <w:rFonts w:ascii="Arial" w:hAnsi="Arial" w:cs="Arial"/>
                <w:sz w:val="20"/>
                <w:szCs w:val="20"/>
                <w:lang w:val="en-GB"/>
              </w:rPr>
            </w:pPr>
            <w:ins w:id="908" w:author="Dylan Van Aswegen" w:date="2024-07-15T09:53:00Z" w16du:dateUtc="2024-07-15T07:53:00Z">
              <w:r>
                <w:rPr>
                  <w:rFonts w:ascii="Arial" w:hAnsi="Arial" w:cs="Arial"/>
                  <w:sz w:val="20"/>
                  <w:szCs w:val="20"/>
                  <w:lang w:val="en-GB"/>
                </w:rPr>
                <w:t xml:space="preserve">String </w:t>
              </w:r>
            </w:ins>
          </w:p>
        </w:tc>
        <w:tc>
          <w:tcPr>
            <w:tcW w:w="1417" w:type="dxa"/>
          </w:tcPr>
          <w:p w14:paraId="721533C9" w14:textId="77777777"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09" w:author="Dylan Van Aswegen" w:date="2024-07-15T09:53:00Z" w16du:dateUtc="2024-07-15T07:53:00Z"/>
                <w:rFonts w:ascii="Arial" w:hAnsi="Arial" w:cs="Arial"/>
                <w:sz w:val="20"/>
                <w:szCs w:val="20"/>
                <w:lang w:val="en-GB"/>
              </w:rPr>
            </w:pPr>
            <w:ins w:id="910" w:author="Dylan Van Aswegen" w:date="2024-07-15T09:53:00Z" w16du:dateUtc="2024-07-15T07:53:00Z">
              <w:r>
                <w:rPr>
                  <w:rFonts w:ascii="Arial" w:hAnsi="Arial" w:cs="Arial"/>
                  <w:sz w:val="20"/>
                  <w:szCs w:val="20"/>
                  <w:lang w:val="en-GB"/>
                </w:rPr>
                <w:t>Yes</w:t>
              </w:r>
            </w:ins>
          </w:p>
        </w:tc>
        <w:tc>
          <w:tcPr>
            <w:tcW w:w="3828" w:type="dxa"/>
          </w:tcPr>
          <w:p w14:paraId="32708EC5" w14:textId="77777777"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11" w:author="Dylan Van Aswegen" w:date="2024-07-15T09:53:00Z" w16du:dateUtc="2024-07-15T07:53:00Z"/>
                <w:rFonts w:ascii="Arial" w:hAnsi="Arial" w:cs="Arial"/>
                <w:sz w:val="20"/>
                <w:szCs w:val="20"/>
                <w:lang w:val="en-GB"/>
              </w:rPr>
            </w:pPr>
            <w:ins w:id="912" w:author="Dylan Van Aswegen" w:date="2024-07-15T09:53:00Z" w16du:dateUtc="2024-07-15T07:53:00Z">
              <w:r>
                <w:rPr>
                  <w:rFonts w:ascii="Arial" w:hAnsi="Arial" w:cs="Arial"/>
                  <w:sz w:val="20"/>
                  <w:szCs w:val="20"/>
                  <w:lang w:val="en-GB"/>
                </w:rPr>
                <w:t>The user will use this field to enter their email address. The application should validate that the email is in a valid format.</w:t>
              </w:r>
            </w:ins>
          </w:p>
        </w:tc>
      </w:tr>
      <w:tr w:rsidR="00373A41" w14:paraId="68E5D1C9" w14:textId="77777777" w:rsidTr="005C5491">
        <w:trPr>
          <w:trHeight w:val="192"/>
          <w:ins w:id="913" w:author="Dylan Van Aswegen" w:date="2024-07-15T09:53:00Z"/>
        </w:trPr>
        <w:tc>
          <w:tcPr>
            <w:cnfStyle w:val="001000000000" w:firstRow="0" w:lastRow="0" w:firstColumn="1" w:lastColumn="0" w:oddVBand="0" w:evenVBand="0" w:oddHBand="0" w:evenHBand="0" w:firstRowFirstColumn="0" w:firstRowLastColumn="0" w:lastRowFirstColumn="0" w:lastRowLastColumn="0"/>
            <w:tcW w:w="1135" w:type="dxa"/>
          </w:tcPr>
          <w:p w14:paraId="7ED7DCAB" w14:textId="77777777" w:rsidR="00373A41" w:rsidRDefault="00373A41" w:rsidP="00373A41">
            <w:pPr>
              <w:spacing w:line="360" w:lineRule="auto"/>
              <w:jc w:val="both"/>
              <w:rPr>
                <w:ins w:id="914" w:author="Dylan Van Aswegen" w:date="2024-07-15T09:53:00Z" w16du:dateUtc="2024-07-15T07:53:00Z"/>
                <w:rFonts w:ascii="Arial" w:hAnsi="Arial" w:cs="Arial"/>
                <w:sz w:val="20"/>
                <w:szCs w:val="20"/>
                <w:lang w:val="en-GB"/>
              </w:rPr>
            </w:pPr>
          </w:p>
        </w:tc>
        <w:tc>
          <w:tcPr>
            <w:tcW w:w="1417" w:type="dxa"/>
          </w:tcPr>
          <w:p w14:paraId="3A3990AC" w14:textId="2A156F12"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15" w:author="Dylan Van Aswegen" w:date="2024-07-15T09:53:00Z" w16du:dateUtc="2024-07-15T07:53:00Z"/>
                <w:rFonts w:ascii="Arial" w:hAnsi="Arial" w:cs="Arial"/>
                <w:sz w:val="20"/>
                <w:szCs w:val="20"/>
                <w:lang w:val="en-GB"/>
              </w:rPr>
            </w:pPr>
            <w:ins w:id="916" w:author="Dylan Van Aswegen" w:date="2024-07-15T09:53:00Z" w16du:dateUtc="2024-07-15T07:53:00Z">
              <w:r>
                <w:rPr>
                  <w:rFonts w:ascii="Arial" w:hAnsi="Arial" w:cs="Arial"/>
                  <w:sz w:val="20"/>
                  <w:szCs w:val="20"/>
                  <w:lang w:val="en-GB"/>
                </w:rPr>
                <w:t>Password</w:t>
              </w:r>
            </w:ins>
          </w:p>
        </w:tc>
        <w:tc>
          <w:tcPr>
            <w:tcW w:w="1276" w:type="dxa"/>
          </w:tcPr>
          <w:p w14:paraId="4D6FD666" w14:textId="27964AF0"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17" w:author="Dylan Van Aswegen" w:date="2024-07-15T09:53:00Z" w16du:dateUtc="2024-07-15T07:53:00Z"/>
                <w:rFonts w:ascii="Arial" w:hAnsi="Arial" w:cs="Arial"/>
                <w:sz w:val="20"/>
                <w:szCs w:val="20"/>
                <w:lang w:val="en-GB"/>
              </w:rPr>
            </w:pPr>
            <w:ins w:id="918" w:author="Dylan Van Aswegen" w:date="2024-07-15T09:55:00Z" w16du:dateUtc="2024-07-15T07:55:00Z">
              <w:r>
                <w:rPr>
                  <w:rFonts w:ascii="Arial" w:hAnsi="Arial" w:cs="Arial"/>
                  <w:sz w:val="20"/>
                  <w:szCs w:val="20"/>
                  <w:lang w:val="en-GB"/>
                </w:rPr>
                <w:t xml:space="preserve">Text Field </w:t>
              </w:r>
            </w:ins>
          </w:p>
        </w:tc>
        <w:tc>
          <w:tcPr>
            <w:tcW w:w="1701" w:type="dxa"/>
          </w:tcPr>
          <w:p w14:paraId="5680DE92" w14:textId="4BC5B1D4"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19" w:author="Dylan Van Aswegen" w:date="2024-07-15T09:53:00Z" w16du:dateUtc="2024-07-15T07:53:00Z"/>
                <w:rFonts w:ascii="Arial" w:hAnsi="Arial" w:cs="Arial"/>
                <w:sz w:val="20"/>
                <w:szCs w:val="20"/>
                <w:lang w:val="en-GB"/>
              </w:rPr>
            </w:pPr>
            <w:ins w:id="920" w:author="Dylan Van Aswegen" w:date="2024-07-15T09:55:00Z" w16du:dateUtc="2024-07-15T07:55:00Z">
              <w:r>
                <w:rPr>
                  <w:rFonts w:ascii="Arial" w:hAnsi="Arial" w:cs="Arial"/>
                  <w:sz w:val="20"/>
                  <w:szCs w:val="20"/>
                  <w:lang w:val="en-GB"/>
                </w:rPr>
                <w:t xml:space="preserve">String </w:t>
              </w:r>
            </w:ins>
          </w:p>
        </w:tc>
        <w:tc>
          <w:tcPr>
            <w:tcW w:w="1417" w:type="dxa"/>
          </w:tcPr>
          <w:p w14:paraId="28E766E0" w14:textId="7A43E748"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21" w:author="Dylan Van Aswegen" w:date="2024-07-15T09:53:00Z" w16du:dateUtc="2024-07-15T07:53:00Z"/>
                <w:rFonts w:ascii="Arial" w:hAnsi="Arial" w:cs="Arial"/>
                <w:sz w:val="20"/>
                <w:szCs w:val="20"/>
                <w:lang w:val="en-GB"/>
              </w:rPr>
            </w:pPr>
            <w:ins w:id="922" w:author="Dylan Van Aswegen" w:date="2024-07-15T09:55:00Z" w16du:dateUtc="2024-07-15T07:55:00Z">
              <w:r>
                <w:rPr>
                  <w:rFonts w:ascii="Arial" w:hAnsi="Arial" w:cs="Arial"/>
                  <w:sz w:val="20"/>
                  <w:szCs w:val="20"/>
                  <w:lang w:val="en-GB"/>
                </w:rPr>
                <w:t>Yes</w:t>
              </w:r>
            </w:ins>
          </w:p>
        </w:tc>
        <w:tc>
          <w:tcPr>
            <w:tcW w:w="3828" w:type="dxa"/>
          </w:tcPr>
          <w:p w14:paraId="50625F10" w14:textId="06C6F6D4"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23" w:author="Dylan Van Aswegen" w:date="2024-07-15T09:53:00Z" w16du:dateUtc="2024-07-15T07:53:00Z"/>
                <w:rFonts w:ascii="Arial" w:hAnsi="Arial" w:cs="Arial"/>
                <w:sz w:val="20"/>
                <w:szCs w:val="20"/>
                <w:lang w:val="en-GB"/>
              </w:rPr>
            </w:pPr>
            <w:ins w:id="924" w:author="Dylan Van Aswegen" w:date="2024-07-15T09:55:00Z" w16du:dateUtc="2024-07-15T07:55:00Z">
              <w:r>
                <w:rPr>
                  <w:rFonts w:ascii="Arial" w:hAnsi="Arial" w:cs="Arial"/>
                  <w:sz w:val="20"/>
                  <w:szCs w:val="20"/>
                  <w:lang w:val="en-GB"/>
                </w:rPr>
                <w:t xml:space="preserve">The user will use this field to capture their password. The application should measure and display the password strength. </w:t>
              </w:r>
            </w:ins>
          </w:p>
        </w:tc>
      </w:tr>
      <w:tr w:rsidR="00373A41" w14:paraId="6D0FE864" w14:textId="77777777" w:rsidTr="005C5491">
        <w:trPr>
          <w:cnfStyle w:val="000000100000" w:firstRow="0" w:lastRow="0" w:firstColumn="0" w:lastColumn="0" w:oddVBand="0" w:evenVBand="0" w:oddHBand="1" w:evenHBand="0" w:firstRowFirstColumn="0" w:firstRowLastColumn="0" w:lastRowFirstColumn="0" w:lastRowLastColumn="0"/>
          <w:trHeight w:val="192"/>
          <w:ins w:id="925" w:author="Dylan Van Aswegen" w:date="2024-07-15T09:57:00Z"/>
        </w:trPr>
        <w:tc>
          <w:tcPr>
            <w:cnfStyle w:val="001000000000" w:firstRow="0" w:lastRow="0" w:firstColumn="1" w:lastColumn="0" w:oddVBand="0" w:evenVBand="0" w:oddHBand="0" w:evenHBand="0" w:firstRowFirstColumn="0" w:firstRowLastColumn="0" w:lastRowFirstColumn="0" w:lastRowLastColumn="0"/>
            <w:tcW w:w="1135" w:type="dxa"/>
          </w:tcPr>
          <w:p w14:paraId="74A2B270" w14:textId="77777777" w:rsidR="00373A41" w:rsidRDefault="00373A41" w:rsidP="00373A41">
            <w:pPr>
              <w:spacing w:line="360" w:lineRule="auto"/>
              <w:jc w:val="both"/>
              <w:rPr>
                <w:ins w:id="926" w:author="Dylan Van Aswegen" w:date="2024-07-15T09:57:00Z" w16du:dateUtc="2024-07-15T07:57:00Z"/>
                <w:rFonts w:ascii="Arial" w:hAnsi="Arial" w:cs="Arial"/>
                <w:sz w:val="20"/>
                <w:szCs w:val="20"/>
                <w:lang w:val="en-GB"/>
              </w:rPr>
            </w:pPr>
          </w:p>
        </w:tc>
        <w:tc>
          <w:tcPr>
            <w:tcW w:w="1417" w:type="dxa"/>
          </w:tcPr>
          <w:p w14:paraId="20A46A6D" w14:textId="4DE66913"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27" w:author="Dylan Van Aswegen" w:date="2024-07-15T09:57:00Z" w16du:dateUtc="2024-07-15T07:57:00Z"/>
                <w:rFonts w:ascii="Arial" w:hAnsi="Arial" w:cs="Arial"/>
                <w:sz w:val="20"/>
                <w:szCs w:val="20"/>
                <w:lang w:val="en-GB"/>
              </w:rPr>
            </w:pPr>
            <w:ins w:id="928" w:author="Dylan Van Aswegen" w:date="2024-07-15T09:57:00Z" w16du:dateUtc="2024-07-15T07:57:00Z">
              <w:r>
                <w:rPr>
                  <w:rFonts w:ascii="Arial" w:hAnsi="Arial" w:cs="Arial"/>
                  <w:sz w:val="20"/>
                  <w:szCs w:val="20"/>
                  <w:lang w:val="en-GB"/>
                </w:rPr>
                <w:t>Google</w:t>
              </w:r>
            </w:ins>
          </w:p>
        </w:tc>
        <w:tc>
          <w:tcPr>
            <w:tcW w:w="1276" w:type="dxa"/>
          </w:tcPr>
          <w:p w14:paraId="5E939543" w14:textId="1B59D6B2"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29" w:author="Dylan Van Aswegen" w:date="2024-07-15T09:57:00Z" w16du:dateUtc="2024-07-15T07:57:00Z"/>
                <w:rFonts w:ascii="Arial" w:hAnsi="Arial" w:cs="Arial"/>
                <w:sz w:val="20"/>
                <w:szCs w:val="20"/>
                <w:lang w:val="en-GB"/>
              </w:rPr>
            </w:pPr>
            <w:ins w:id="930" w:author="Dylan Van Aswegen" w:date="2024-07-15T09:57:00Z" w16du:dateUtc="2024-07-15T07:57:00Z">
              <w:r>
                <w:rPr>
                  <w:rFonts w:ascii="Arial" w:hAnsi="Arial" w:cs="Arial"/>
                  <w:sz w:val="20"/>
                  <w:szCs w:val="20"/>
                  <w:lang w:val="en-GB"/>
                </w:rPr>
                <w:t>Link</w:t>
              </w:r>
            </w:ins>
          </w:p>
        </w:tc>
        <w:tc>
          <w:tcPr>
            <w:tcW w:w="1701" w:type="dxa"/>
          </w:tcPr>
          <w:p w14:paraId="5ED217FC" w14:textId="77777777"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31" w:author="Dylan Van Aswegen" w:date="2024-07-15T09:57:00Z" w16du:dateUtc="2024-07-15T07:57:00Z"/>
                <w:rFonts w:ascii="Arial" w:hAnsi="Arial" w:cs="Arial"/>
                <w:sz w:val="20"/>
                <w:szCs w:val="20"/>
                <w:lang w:val="en-GB"/>
              </w:rPr>
            </w:pPr>
          </w:p>
        </w:tc>
        <w:tc>
          <w:tcPr>
            <w:tcW w:w="1417" w:type="dxa"/>
          </w:tcPr>
          <w:p w14:paraId="3CEF06EC" w14:textId="77777777"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32" w:author="Dylan Van Aswegen" w:date="2024-07-15T09:57:00Z" w16du:dateUtc="2024-07-15T07:57:00Z"/>
                <w:rFonts w:ascii="Arial" w:hAnsi="Arial" w:cs="Arial"/>
                <w:sz w:val="20"/>
                <w:szCs w:val="20"/>
                <w:lang w:val="en-GB"/>
              </w:rPr>
            </w:pPr>
          </w:p>
        </w:tc>
        <w:tc>
          <w:tcPr>
            <w:tcW w:w="3828" w:type="dxa"/>
          </w:tcPr>
          <w:p w14:paraId="38E9668C" w14:textId="240B8DA9"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33" w:author="Dylan Van Aswegen" w:date="2024-07-15T09:57:00Z" w16du:dateUtc="2024-07-15T07:57:00Z"/>
                <w:rFonts w:ascii="Arial" w:hAnsi="Arial" w:cs="Arial"/>
                <w:sz w:val="20"/>
                <w:szCs w:val="20"/>
                <w:lang w:val="en-GB"/>
              </w:rPr>
            </w:pPr>
            <w:ins w:id="934" w:author="Dylan Van Aswegen" w:date="2024-07-15T09:57:00Z" w16du:dateUtc="2024-07-15T07:57:00Z">
              <w:r>
                <w:rPr>
                  <w:rFonts w:ascii="Arial" w:hAnsi="Arial" w:cs="Arial"/>
                  <w:sz w:val="20"/>
                  <w:szCs w:val="20"/>
                  <w:lang w:val="en-GB"/>
                </w:rPr>
                <w:t>The user will use this link to use their google account to sign-</w:t>
              </w:r>
            </w:ins>
            <w:ins w:id="935" w:author="Dylan Van Aswegen" w:date="2024-07-15T09:58:00Z" w16du:dateUtc="2024-07-15T07:58:00Z">
              <w:r>
                <w:rPr>
                  <w:rFonts w:ascii="Arial" w:hAnsi="Arial" w:cs="Arial"/>
                  <w:sz w:val="20"/>
                  <w:szCs w:val="20"/>
                  <w:lang w:val="en-GB"/>
                </w:rPr>
                <w:t>up</w:t>
              </w:r>
            </w:ins>
            <w:ins w:id="936" w:author="Dylan Van Aswegen" w:date="2024-07-15T09:57:00Z" w16du:dateUtc="2024-07-15T07:57:00Z">
              <w:r>
                <w:rPr>
                  <w:rFonts w:ascii="Arial" w:hAnsi="Arial" w:cs="Arial"/>
                  <w:sz w:val="20"/>
                  <w:szCs w:val="20"/>
                  <w:lang w:val="en-GB"/>
                </w:rPr>
                <w:t xml:space="preserve">. Once they do this, they will be navigated to a page where they can enter their google account credentials and grant permissions to </w:t>
              </w:r>
              <w:proofErr w:type="spellStart"/>
              <w:r>
                <w:rPr>
                  <w:rFonts w:ascii="Arial" w:hAnsi="Arial" w:cs="Arial"/>
                  <w:sz w:val="20"/>
                  <w:szCs w:val="20"/>
                  <w:lang w:val="en-GB"/>
                </w:rPr>
                <w:t>Membi</w:t>
              </w:r>
              <w:proofErr w:type="spellEnd"/>
              <w:r>
                <w:rPr>
                  <w:rFonts w:ascii="Arial" w:hAnsi="Arial" w:cs="Arial"/>
                  <w:sz w:val="20"/>
                  <w:szCs w:val="20"/>
                  <w:lang w:val="en-GB"/>
                </w:rPr>
                <w:t xml:space="preserve"> to use their credentials. </w:t>
              </w:r>
            </w:ins>
          </w:p>
        </w:tc>
      </w:tr>
      <w:tr w:rsidR="00373A41" w14:paraId="46591DF0" w14:textId="77777777" w:rsidTr="005C5491">
        <w:trPr>
          <w:trHeight w:val="192"/>
          <w:ins w:id="937" w:author="Dylan Van Aswegen" w:date="2024-07-15T09:57:00Z"/>
        </w:trPr>
        <w:tc>
          <w:tcPr>
            <w:cnfStyle w:val="001000000000" w:firstRow="0" w:lastRow="0" w:firstColumn="1" w:lastColumn="0" w:oddVBand="0" w:evenVBand="0" w:oddHBand="0" w:evenHBand="0" w:firstRowFirstColumn="0" w:firstRowLastColumn="0" w:lastRowFirstColumn="0" w:lastRowLastColumn="0"/>
            <w:tcW w:w="1135" w:type="dxa"/>
          </w:tcPr>
          <w:p w14:paraId="7612933D" w14:textId="77777777" w:rsidR="00373A41" w:rsidRDefault="00373A41" w:rsidP="00373A41">
            <w:pPr>
              <w:spacing w:line="360" w:lineRule="auto"/>
              <w:jc w:val="both"/>
              <w:rPr>
                <w:ins w:id="938" w:author="Dylan Van Aswegen" w:date="2024-07-15T09:57:00Z" w16du:dateUtc="2024-07-15T07:57:00Z"/>
                <w:rFonts w:ascii="Arial" w:hAnsi="Arial" w:cs="Arial"/>
                <w:sz w:val="20"/>
                <w:szCs w:val="20"/>
                <w:lang w:val="en-GB"/>
              </w:rPr>
            </w:pPr>
          </w:p>
        </w:tc>
        <w:tc>
          <w:tcPr>
            <w:tcW w:w="1417" w:type="dxa"/>
          </w:tcPr>
          <w:p w14:paraId="41A77E2D" w14:textId="488E6C96"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39" w:author="Dylan Van Aswegen" w:date="2024-07-15T09:57:00Z" w16du:dateUtc="2024-07-15T07:57:00Z"/>
                <w:rFonts w:ascii="Arial" w:hAnsi="Arial" w:cs="Arial"/>
                <w:sz w:val="20"/>
                <w:szCs w:val="20"/>
                <w:lang w:val="en-GB"/>
              </w:rPr>
            </w:pPr>
            <w:ins w:id="940" w:author="Dylan Van Aswegen" w:date="2024-07-15T09:57:00Z" w16du:dateUtc="2024-07-15T07:57:00Z">
              <w:r>
                <w:rPr>
                  <w:rFonts w:ascii="Arial" w:hAnsi="Arial" w:cs="Arial"/>
                  <w:sz w:val="20"/>
                  <w:szCs w:val="20"/>
                  <w:lang w:val="en-GB"/>
                </w:rPr>
                <w:t xml:space="preserve">Facebook </w:t>
              </w:r>
            </w:ins>
          </w:p>
        </w:tc>
        <w:tc>
          <w:tcPr>
            <w:tcW w:w="1276" w:type="dxa"/>
          </w:tcPr>
          <w:p w14:paraId="51A0574B" w14:textId="1AE87F7A"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41" w:author="Dylan Van Aswegen" w:date="2024-07-15T09:57:00Z" w16du:dateUtc="2024-07-15T07:57:00Z"/>
                <w:rFonts w:ascii="Arial" w:hAnsi="Arial" w:cs="Arial"/>
                <w:sz w:val="20"/>
                <w:szCs w:val="20"/>
                <w:lang w:val="en-GB"/>
              </w:rPr>
            </w:pPr>
            <w:ins w:id="942" w:author="Dylan Van Aswegen" w:date="2024-07-15T09:57:00Z" w16du:dateUtc="2024-07-15T07:57:00Z">
              <w:r>
                <w:rPr>
                  <w:rFonts w:ascii="Arial" w:hAnsi="Arial" w:cs="Arial"/>
                  <w:sz w:val="20"/>
                  <w:szCs w:val="20"/>
                  <w:lang w:val="en-GB"/>
                </w:rPr>
                <w:t>Link</w:t>
              </w:r>
            </w:ins>
          </w:p>
        </w:tc>
        <w:tc>
          <w:tcPr>
            <w:tcW w:w="1701" w:type="dxa"/>
          </w:tcPr>
          <w:p w14:paraId="0F41B503" w14:textId="77777777"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43" w:author="Dylan Van Aswegen" w:date="2024-07-15T09:57:00Z" w16du:dateUtc="2024-07-15T07:57:00Z"/>
                <w:rFonts w:ascii="Arial" w:hAnsi="Arial" w:cs="Arial"/>
                <w:sz w:val="20"/>
                <w:szCs w:val="20"/>
                <w:lang w:val="en-GB"/>
              </w:rPr>
            </w:pPr>
          </w:p>
        </w:tc>
        <w:tc>
          <w:tcPr>
            <w:tcW w:w="1417" w:type="dxa"/>
          </w:tcPr>
          <w:p w14:paraId="66C9E29E" w14:textId="77777777"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44" w:author="Dylan Van Aswegen" w:date="2024-07-15T09:57:00Z" w16du:dateUtc="2024-07-15T07:57:00Z"/>
                <w:rFonts w:ascii="Arial" w:hAnsi="Arial" w:cs="Arial"/>
                <w:sz w:val="20"/>
                <w:szCs w:val="20"/>
                <w:lang w:val="en-GB"/>
              </w:rPr>
            </w:pPr>
          </w:p>
        </w:tc>
        <w:tc>
          <w:tcPr>
            <w:tcW w:w="3828" w:type="dxa"/>
          </w:tcPr>
          <w:p w14:paraId="6A07BFE2" w14:textId="501B19B2"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45" w:author="Dylan Van Aswegen" w:date="2024-07-15T09:57:00Z" w16du:dateUtc="2024-07-15T07:57:00Z"/>
                <w:rFonts w:ascii="Arial" w:hAnsi="Arial" w:cs="Arial"/>
                <w:sz w:val="20"/>
                <w:szCs w:val="20"/>
                <w:lang w:val="en-GB"/>
              </w:rPr>
            </w:pPr>
            <w:ins w:id="946" w:author="Dylan Van Aswegen" w:date="2024-07-15T09:57:00Z" w16du:dateUtc="2024-07-15T07:57:00Z">
              <w:r>
                <w:rPr>
                  <w:rFonts w:ascii="Arial" w:hAnsi="Arial" w:cs="Arial"/>
                  <w:sz w:val="20"/>
                  <w:szCs w:val="20"/>
                  <w:lang w:val="en-GB"/>
                </w:rPr>
                <w:t>The user will use this link to use their Facebook account to sign-</w:t>
              </w:r>
            </w:ins>
            <w:ins w:id="947" w:author="Dylan Van Aswegen" w:date="2024-07-15T09:58:00Z" w16du:dateUtc="2024-07-15T07:58:00Z">
              <w:r>
                <w:rPr>
                  <w:rFonts w:ascii="Arial" w:hAnsi="Arial" w:cs="Arial"/>
                  <w:sz w:val="20"/>
                  <w:szCs w:val="20"/>
                  <w:lang w:val="en-GB"/>
                </w:rPr>
                <w:t>up</w:t>
              </w:r>
            </w:ins>
            <w:ins w:id="948" w:author="Dylan Van Aswegen" w:date="2024-07-15T09:57:00Z" w16du:dateUtc="2024-07-15T07:57:00Z">
              <w:r>
                <w:rPr>
                  <w:rFonts w:ascii="Arial" w:hAnsi="Arial" w:cs="Arial"/>
                  <w:sz w:val="20"/>
                  <w:szCs w:val="20"/>
                  <w:lang w:val="en-GB"/>
                </w:rPr>
                <w:t xml:space="preserve">. Once they do this, they will be navigated to a page where they can enter their Facebook account credentials and grant permissions to </w:t>
              </w:r>
              <w:proofErr w:type="spellStart"/>
              <w:r>
                <w:rPr>
                  <w:rFonts w:ascii="Arial" w:hAnsi="Arial" w:cs="Arial"/>
                  <w:sz w:val="20"/>
                  <w:szCs w:val="20"/>
                  <w:lang w:val="en-GB"/>
                </w:rPr>
                <w:t>Membi</w:t>
              </w:r>
              <w:proofErr w:type="spellEnd"/>
              <w:r>
                <w:rPr>
                  <w:rFonts w:ascii="Arial" w:hAnsi="Arial" w:cs="Arial"/>
                  <w:sz w:val="20"/>
                  <w:szCs w:val="20"/>
                  <w:lang w:val="en-GB"/>
                </w:rPr>
                <w:t xml:space="preserve"> to use their credentials.</w:t>
              </w:r>
            </w:ins>
          </w:p>
        </w:tc>
      </w:tr>
      <w:tr w:rsidR="00373A41" w14:paraId="382C97FD" w14:textId="77777777" w:rsidTr="005C5491">
        <w:trPr>
          <w:cnfStyle w:val="000000100000" w:firstRow="0" w:lastRow="0" w:firstColumn="0" w:lastColumn="0" w:oddVBand="0" w:evenVBand="0" w:oddHBand="1" w:evenHBand="0" w:firstRowFirstColumn="0" w:firstRowLastColumn="0" w:lastRowFirstColumn="0" w:lastRowLastColumn="0"/>
          <w:trHeight w:val="192"/>
          <w:ins w:id="949" w:author="Dylan Van Aswegen" w:date="2024-07-15T09:53:00Z"/>
        </w:trPr>
        <w:tc>
          <w:tcPr>
            <w:cnfStyle w:val="001000000000" w:firstRow="0" w:lastRow="0" w:firstColumn="1" w:lastColumn="0" w:oddVBand="0" w:evenVBand="0" w:oddHBand="0" w:evenHBand="0" w:firstRowFirstColumn="0" w:firstRowLastColumn="0" w:lastRowFirstColumn="0" w:lastRowLastColumn="0"/>
            <w:tcW w:w="1135" w:type="dxa"/>
          </w:tcPr>
          <w:p w14:paraId="2D7AA649" w14:textId="77777777" w:rsidR="00373A41" w:rsidRDefault="00373A41" w:rsidP="00373A41">
            <w:pPr>
              <w:spacing w:line="360" w:lineRule="auto"/>
              <w:jc w:val="both"/>
              <w:rPr>
                <w:ins w:id="950" w:author="Dylan Van Aswegen" w:date="2024-07-15T09:53:00Z" w16du:dateUtc="2024-07-15T07:53:00Z"/>
                <w:rFonts w:ascii="Arial" w:hAnsi="Arial" w:cs="Arial"/>
                <w:sz w:val="20"/>
                <w:szCs w:val="20"/>
                <w:lang w:val="en-GB"/>
              </w:rPr>
            </w:pPr>
          </w:p>
        </w:tc>
        <w:tc>
          <w:tcPr>
            <w:tcW w:w="1417" w:type="dxa"/>
          </w:tcPr>
          <w:p w14:paraId="554A1882" w14:textId="5381BDC0"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51" w:author="Dylan Van Aswegen" w:date="2024-07-15T09:53:00Z" w16du:dateUtc="2024-07-15T07:53:00Z"/>
                <w:rFonts w:ascii="Arial" w:hAnsi="Arial" w:cs="Arial"/>
                <w:sz w:val="20"/>
                <w:szCs w:val="20"/>
                <w:lang w:val="en-GB"/>
              </w:rPr>
            </w:pPr>
            <w:ins w:id="952" w:author="Dylan Van Aswegen" w:date="2024-07-15T09:54:00Z" w16du:dateUtc="2024-07-15T07:54:00Z">
              <w:r>
                <w:rPr>
                  <w:rFonts w:ascii="Arial" w:hAnsi="Arial" w:cs="Arial"/>
                  <w:sz w:val="20"/>
                  <w:szCs w:val="20"/>
                  <w:lang w:val="en-GB"/>
                </w:rPr>
                <w:t>Confirm Password</w:t>
              </w:r>
            </w:ins>
          </w:p>
        </w:tc>
        <w:tc>
          <w:tcPr>
            <w:tcW w:w="1276" w:type="dxa"/>
          </w:tcPr>
          <w:p w14:paraId="169B12D7" w14:textId="004FEE0B"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53" w:author="Dylan Van Aswegen" w:date="2024-07-15T09:53:00Z" w16du:dateUtc="2024-07-15T07:53:00Z"/>
                <w:rFonts w:ascii="Arial" w:hAnsi="Arial" w:cs="Arial"/>
                <w:sz w:val="20"/>
                <w:szCs w:val="20"/>
                <w:lang w:val="en-GB"/>
              </w:rPr>
            </w:pPr>
            <w:ins w:id="954" w:author="Dylan Van Aswegen" w:date="2024-07-15T09:56:00Z" w16du:dateUtc="2024-07-15T07:56:00Z">
              <w:r>
                <w:rPr>
                  <w:rFonts w:ascii="Arial" w:hAnsi="Arial" w:cs="Arial"/>
                  <w:sz w:val="20"/>
                  <w:szCs w:val="20"/>
                  <w:lang w:val="en-GB"/>
                </w:rPr>
                <w:t xml:space="preserve">Text Field </w:t>
              </w:r>
            </w:ins>
          </w:p>
        </w:tc>
        <w:tc>
          <w:tcPr>
            <w:tcW w:w="1701" w:type="dxa"/>
          </w:tcPr>
          <w:p w14:paraId="562E6CE3" w14:textId="156BC882"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55" w:author="Dylan Van Aswegen" w:date="2024-07-15T09:53:00Z" w16du:dateUtc="2024-07-15T07:53:00Z"/>
                <w:rFonts w:ascii="Arial" w:hAnsi="Arial" w:cs="Arial"/>
                <w:sz w:val="20"/>
                <w:szCs w:val="20"/>
                <w:lang w:val="en-GB"/>
              </w:rPr>
            </w:pPr>
            <w:ins w:id="956" w:author="Dylan Van Aswegen" w:date="2024-07-15T09:56:00Z" w16du:dateUtc="2024-07-15T07:56:00Z">
              <w:r>
                <w:rPr>
                  <w:rFonts w:ascii="Arial" w:hAnsi="Arial" w:cs="Arial"/>
                  <w:sz w:val="20"/>
                  <w:szCs w:val="20"/>
                  <w:lang w:val="en-GB"/>
                </w:rPr>
                <w:t xml:space="preserve">String </w:t>
              </w:r>
            </w:ins>
          </w:p>
        </w:tc>
        <w:tc>
          <w:tcPr>
            <w:tcW w:w="1417" w:type="dxa"/>
          </w:tcPr>
          <w:p w14:paraId="4E1435CD" w14:textId="62F7D2A8"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57" w:author="Dylan Van Aswegen" w:date="2024-07-15T09:53:00Z" w16du:dateUtc="2024-07-15T07:53:00Z"/>
                <w:rFonts w:ascii="Arial" w:hAnsi="Arial" w:cs="Arial"/>
                <w:sz w:val="20"/>
                <w:szCs w:val="20"/>
                <w:lang w:val="en-GB"/>
              </w:rPr>
            </w:pPr>
            <w:ins w:id="958" w:author="Dylan Van Aswegen" w:date="2024-07-15T09:56:00Z" w16du:dateUtc="2024-07-15T07:56:00Z">
              <w:r>
                <w:rPr>
                  <w:rFonts w:ascii="Arial" w:hAnsi="Arial" w:cs="Arial"/>
                  <w:sz w:val="20"/>
                  <w:szCs w:val="20"/>
                  <w:lang w:val="en-GB"/>
                </w:rPr>
                <w:t>Yes</w:t>
              </w:r>
            </w:ins>
          </w:p>
        </w:tc>
        <w:tc>
          <w:tcPr>
            <w:tcW w:w="3828" w:type="dxa"/>
          </w:tcPr>
          <w:p w14:paraId="7860E48B" w14:textId="70EA1800"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59" w:author="Dylan Van Aswegen" w:date="2024-07-15T09:53:00Z" w16du:dateUtc="2024-07-15T07:53:00Z"/>
                <w:rFonts w:ascii="Arial" w:hAnsi="Arial" w:cs="Arial"/>
                <w:sz w:val="20"/>
                <w:szCs w:val="20"/>
                <w:lang w:val="en-GB"/>
              </w:rPr>
            </w:pPr>
            <w:ins w:id="960" w:author="Dylan Van Aswegen" w:date="2024-07-15T09:56:00Z" w16du:dateUtc="2024-07-15T07:56:00Z">
              <w:r>
                <w:rPr>
                  <w:rFonts w:ascii="Arial" w:hAnsi="Arial" w:cs="Arial"/>
                  <w:sz w:val="20"/>
                  <w:szCs w:val="20"/>
                  <w:lang w:val="en-GB"/>
                </w:rPr>
                <w:t>The user will use this field to confirm their new password. The application should validate that the two passwords match. If they do not, the user should not be allowed to proceed and should be presented with a warning message.</w:t>
              </w:r>
            </w:ins>
          </w:p>
        </w:tc>
      </w:tr>
      <w:tr w:rsidR="00373A41" w14:paraId="04B8EADE" w14:textId="77777777" w:rsidTr="005C5491">
        <w:trPr>
          <w:trHeight w:val="192"/>
          <w:ins w:id="961" w:author="Dylan Van Aswegen" w:date="2024-07-15T09:53:00Z"/>
        </w:trPr>
        <w:tc>
          <w:tcPr>
            <w:cnfStyle w:val="001000000000" w:firstRow="0" w:lastRow="0" w:firstColumn="1" w:lastColumn="0" w:oddVBand="0" w:evenVBand="0" w:oddHBand="0" w:evenHBand="0" w:firstRowFirstColumn="0" w:firstRowLastColumn="0" w:lastRowFirstColumn="0" w:lastRowLastColumn="0"/>
            <w:tcW w:w="1135" w:type="dxa"/>
          </w:tcPr>
          <w:p w14:paraId="3A3042B3" w14:textId="77777777" w:rsidR="00373A41" w:rsidRDefault="00373A41" w:rsidP="00373A41">
            <w:pPr>
              <w:spacing w:line="360" w:lineRule="auto"/>
              <w:jc w:val="both"/>
              <w:rPr>
                <w:ins w:id="962" w:author="Dylan Van Aswegen" w:date="2024-07-15T09:53:00Z" w16du:dateUtc="2024-07-15T07:53:00Z"/>
                <w:rFonts w:ascii="Arial" w:hAnsi="Arial" w:cs="Arial"/>
                <w:sz w:val="20"/>
                <w:szCs w:val="20"/>
                <w:lang w:val="en-GB"/>
              </w:rPr>
            </w:pPr>
          </w:p>
        </w:tc>
        <w:tc>
          <w:tcPr>
            <w:tcW w:w="1417" w:type="dxa"/>
          </w:tcPr>
          <w:p w14:paraId="687BAB36" w14:textId="725A93A6"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63" w:author="Dylan Van Aswegen" w:date="2024-07-15T09:53:00Z" w16du:dateUtc="2024-07-15T07:53:00Z"/>
                <w:rFonts w:ascii="Arial" w:hAnsi="Arial" w:cs="Arial"/>
                <w:sz w:val="20"/>
                <w:szCs w:val="20"/>
                <w:lang w:val="en-GB"/>
              </w:rPr>
            </w:pPr>
            <w:ins w:id="964" w:author="Dylan Van Aswegen" w:date="2024-07-15T09:54:00Z" w16du:dateUtc="2024-07-15T07:54:00Z">
              <w:r>
                <w:rPr>
                  <w:rFonts w:ascii="Arial" w:hAnsi="Arial" w:cs="Arial"/>
                  <w:sz w:val="20"/>
                  <w:szCs w:val="20"/>
                  <w:lang w:val="en-GB"/>
                </w:rPr>
                <w:t>Sign Up</w:t>
              </w:r>
            </w:ins>
          </w:p>
        </w:tc>
        <w:tc>
          <w:tcPr>
            <w:tcW w:w="1276" w:type="dxa"/>
          </w:tcPr>
          <w:p w14:paraId="6B641CD1" w14:textId="4FF6183E"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65" w:author="Dylan Van Aswegen" w:date="2024-07-15T09:53:00Z" w16du:dateUtc="2024-07-15T07:53:00Z"/>
                <w:rFonts w:ascii="Arial" w:hAnsi="Arial" w:cs="Arial"/>
                <w:sz w:val="20"/>
                <w:szCs w:val="20"/>
                <w:lang w:val="en-GB"/>
              </w:rPr>
            </w:pPr>
            <w:ins w:id="966" w:author="Dylan Van Aswegen" w:date="2024-07-15T09:56:00Z" w16du:dateUtc="2024-07-15T07:56:00Z">
              <w:r>
                <w:rPr>
                  <w:rFonts w:ascii="Arial" w:hAnsi="Arial" w:cs="Arial"/>
                  <w:sz w:val="20"/>
                  <w:szCs w:val="20"/>
                  <w:lang w:val="en-GB"/>
                </w:rPr>
                <w:t>Button</w:t>
              </w:r>
            </w:ins>
          </w:p>
        </w:tc>
        <w:tc>
          <w:tcPr>
            <w:tcW w:w="1701" w:type="dxa"/>
          </w:tcPr>
          <w:p w14:paraId="7AB274D5" w14:textId="77777777"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67" w:author="Dylan Van Aswegen" w:date="2024-07-15T09:53:00Z" w16du:dateUtc="2024-07-15T07:53:00Z"/>
                <w:rFonts w:ascii="Arial" w:hAnsi="Arial" w:cs="Arial"/>
                <w:sz w:val="20"/>
                <w:szCs w:val="20"/>
                <w:lang w:val="en-GB"/>
              </w:rPr>
            </w:pPr>
          </w:p>
        </w:tc>
        <w:tc>
          <w:tcPr>
            <w:tcW w:w="1417" w:type="dxa"/>
          </w:tcPr>
          <w:p w14:paraId="2B3919C6" w14:textId="77777777"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68" w:author="Dylan Van Aswegen" w:date="2024-07-15T09:53:00Z" w16du:dateUtc="2024-07-15T07:53:00Z"/>
                <w:rFonts w:ascii="Arial" w:hAnsi="Arial" w:cs="Arial"/>
                <w:sz w:val="20"/>
                <w:szCs w:val="20"/>
                <w:lang w:val="en-GB"/>
              </w:rPr>
            </w:pPr>
          </w:p>
        </w:tc>
        <w:tc>
          <w:tcPr>
            <w:tcW w:w="3828" w:type="dxa"/>
          </w:tcPr>
          <w:p w14:paraId="489E874A" w14:textId="622C31B4" w:rsidR="00373A41" w:rsidRDefault="00373A41" w:rsidP="00373A41">
            <w:pPr>
              <w:spacing w:line="360" w:lineRule="auto"/>
              <w:jc w:val="both"/>
              <w:cnfStyle w:val="000000000000" w:firstRow="0" w:lastRow="0" w:firstColumn="0" w:lastColumn="0" w:oddVBand="0" w:evenVBand="0" w:oddHBand="0" w:evenHBand="0" w:firstRowFirstColumn="0" w:firstRowLastColumn="0" w:lastRowFirstColumn="0" w:lastRowLastColumn="0"/>
              <w:rPr>
                <w:ins w:id="969" w:author="Dylan Van Aswegen" w:date="2024-07-15T09:53:00Z" w16du:dateUtc="2024-07-15T07:53:00Z"/>
                <w:rFonts w:ascii="Arial" w:hAnsi="Arial" w:cs="Arial"/>
                <w:sz w:val="20"/>
                <w:szCs w:val="20"/>
                <w:lang w:val="en-GB"/>
              </w:rPr>
            </w:pPr>
            <w:ins w:id="970" w:author="Dylan Van Aswegen" w:date="2024-07-15T09:56:00Z" w16du:dateUtc="2024-07-15T07:56:00Z">
              <w:r>
                <w:rPr>
                  <w:rFonts w:ascii="Arial" w:hAnsi="Arial" w:cs="Arial"/>
                  <w:sz w:val="20"/>
                  <w:szCs w:val="20"/>
                  <w:lang w:val="en-GB"/>
                </w:rPr>
                <w:t>The user will use this field to sign-up. Once clicked, the application will ver</w:t>
              </w:r>
            </w:ins>
            <w:ins w:id="971" w:author="Dylan Van Aswegen" w:date="2024-07-15T09:57:00Z" w16du:dateUtc="2024-07-15T07:57:00Z">
              <w:r>
                <w:rPr>
                  <w:rFonts w:ascii="Arial" w:hAnsi="Arial" w:cs="Arial"/>
                  <w:sz w:val="20"/>
                  <w:szCs w:val="20"/>
                  <w:lang w:val="en-GB"/>
                </w:rPr>
                <w:t xml:space="preserve">ify if email address is already </w:t>
              </w:r>
            </w:ins>
            <w:ins w:id="972" w:author="Dylan Van Aswegen" w:date="2024-07-15T09:58:00Z" w16du:dateUtc="2024-07-15T07:58:00Z">
              <w:r w:rsidR="00E01E12">
                <w:rPr>
                  <w:rFonts w:ascii="Arial" w:hAnsi="Arial" w:cs="Arial"/>
                  <w:sz w:val="20"/>
                  <w:szCs w:val="20"/>
                  <w:lang w:val="en-GB"/>
                </w:rPr>
                <w:t xml:space="preserve">linked to an account in the application. If it is, the user should be presented with a message informing them of this. If </w:t>
              </w:r>
            </w:ins>
            <w:ins w:id="973" w:author="Dylan Van Aswegen" w:date="2024-07-15T09:59:00Z" w16du:dateUtc="2024-07-15T07:59:00Z">
              <w:r w:rsidR="00E01E12">
                <w:rPr>
                  <w:rFonts w:ascii="Arial" w:hAnsi="Arial" w:cs="Arial"/>
                  <w:sz w:val="20"/>
                  <w:szCs w:val="20"/>
                  <w:lang w:val="en-GB"/>
                </w:rPr>
                <w:t>it is not, and the user must go through setting up two-factor authentication, they will be navigated to a screen where they will be allowed to do this. If the user is not required to use two -factor authentication,</w:t>
              </w:r>
            </w:ins>
            <w:ins w:id="974" w:author="Dylan Van Aswegen" w:date="2024-07-15T10:00:00Z" w16du:dateUtc="2024-07-15T08:00:00Z">
              <w:r w:rsidR="00E01E12">
                <w:rPr>
                  <w:rFonts w:ascii="Arial" w:hAnsi="Arial" w:cs="Arial"/>
                  <w:sz w:val="20"/>
                  <w:szCs w:val="20"/>
                  <w:lang w:val="en-GB"/>
                </w:rPr>
                <w:t xml:space="preserve"> the user will be directed to their My home page if they signed in from the </w:t>
              </w:r>
              <w:proofErr w:type="spellStart"/>
              <w:r w:rsidR="00E01E12">
                <w:rPr>
                  <w:rFonts w:ascii="Arial" w:hAnsi="Arial" w:cs="Arial"/>
                  <w:sz w:val="20"/>
                  <w:szCs w:val="20"/>
                  <w:lang w:val="en-GB"/>
                </w:rPr>
                <w:t>Membi</w:t>
              </w:r>
              <w:proofErr w:type="spellEnd"/>
              <w:r w:rsidR="00E01E12">
                <w:rPr>
                  <w:rFonts w:ascii="Arial" w:hAnsi="Arial" w:cs="Arial"/>
                  <w:sz w:val="20"/>
                  <w:szCs w:val="20"/>
                  <w:lang w:val="en-GB"/>
                </w:rPr>
                <w:t xml:space="preserve"> Home page, the organisation page if they signed in from the organisation public page, or the cart if they signed in from the cart page.</w:t>
              </w:r>
            </w:ins>
          </w:p>
        </w:tc>
      </w:tr>
      <w:tr w:rsidR="00373A41" w14:paraId="1ADC17FB" w14:textId="77777777" w:rsidTr="005C5491">
        <w:trPr>
          <w:cnfStyle w:val="000000100000" w:firstRow="0" w:lastRow="0" w:firstColumn="0" w:lastColumn="0" w:oddVBand="0" w:evenVBand="0" w:oddHBand="1" w:evenHBand="0" w:firstRowFirstColumn="0" w:firstRowLastColumn="0" w:lastRowFirstColumn="0" w:lastRowLastColumn="0"/>
          <w:trHeight w:val="192"/>
          <w:ins w:id="975" w:author="Dylan Van Aswegen" w:date="2024-07-15T09:54:00Z"/>
        </w:trPr>
        <w:tc>
          <w:tcPr>
            <w:cnfStyle w:val="001000000000" w:firstRow="0" w:lastRow="0" w:firstColumn="1" w:lastColumn="0" w:oddVBand="0" w:evenVBand="0" w:oddHBand="0" w:evenHBand="0" w:firstRowFirstColumn="0" w:firstRowLastColumn="0" w:lastRowFirstColumn="0" w:lastRowLastColumn="0"/>
            <w:tcW w:w="1135" w:type="dxa"/>
          </w:tcPr>
          <w:p w14:paraId="77E99681" w14:textId="77777777" w:rsidR="00373A41" w:rsidRDefault="00373A41" w:rsidP="00373A41">
            <w:pPr>
              <w:spacing w:line="360" w:lineRule="auto"/>
              <w:jc w:val="both"/>
              <w:rPr>
                <w:ins w:id="976" w:author="Dylan Van Aswegen" w:date="2024-07-15T09:54:00Z" w16du:dateUtc="2024-07-15T07:54:00Z"/>
                <w:rFonts w:ascii="Arial" w:hAnsi="Arial" w:cs="Arial"/>
                <w:sz w:val="20"/>
                <w:szCs w:val="20"/>
                <w:lang w:val="en-GB"/>
              </w:rPr>
            </w:pPr>
          </w:p>
        </w:tc>
        <w:tc>
          <w:tcPr>
            <w:tcW w:w="1417" w:type="dxa"/>
          </w:tcPr>
          <w:p w14:paraId="573FCF2B" w14:textId="2CE1D171"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77" w:author="Dylan Van Aswegen" w:date="2024-07-15T09:54:00Z" w16du:dateUtc="2024-07-15T07:54:00Z"/>
                <w:rFonts w:ascii="Arial" w:hAnsi="Arial" w:cs="Arial"/>
                <w:sz w:val="20"/>
                <w:szCs w:val="20"/>
                <w:lang w:val="en-GB"/>
              </w:rPr>
            </w:pPr>
            <w:ins w:id="978" w:author="Dylan Van Aswegen" w:date="2024-07-15T09:54:00Z" w16du:dateUtc="2024-07-15T07:54:00Z">
              <w:r>
                <w:rPr>
                  <w:rFonts w:ascii="Arial" w:hAnsi="Arial" w:cs="Arial"/>
                  <w:sz w:val="20"/>
                  <w:szCs w:val="20"/>
                  <w:lang w:val="en-GB"/>
                </w:rPr>
                <w:t>Sign In</w:t>
              </w:r>
            </w:ins>
          </w:p>
        </w:tc>
        <w:tc>
          <w:tcPr>
            <w:tcW w:w="1276" w:type="dxa"/>
          </w:tcPr>
          <w:p w14:paraId="45FB8BA6" w14:textId="63ED0D83"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79" w:author="Dylan Van Aswegen" w:date="2024-07-15T09:54:00Z" w16du:dateUtc="2024-07-15T07:54:00Z"/>
                <w:rFonts w:ascii="Arial" w:hAnsi="Arial" w:cs="Arial"/>
                <w:sz w:val="20"/>
                <w:szCs w:val="20"/>
                <w:lang w:val="en-GB"/>
              </w:rPr>
            </w:pPr>
            <w:ins w:id="980" w:author="Dylan Van Aswegen" w:date="2024-07-15T09:56:00Z" w16du:dateUtc="2024-07-15T07:56:00Z">
              <w:r>
                <w:rPr>
                  <w:rFonts w:ascii="Arial" w:hAnsi="Arial" w:cs="Arial"/>
                  <w:sz w:val="20"/>
                  <w:szCs w:val="20"/>
                  <w:lang w:val="en-GB"/>
                </w:rPr>
                <w:t>Button</w:t>
              </w:r>
            </w:ins>
          </w:p>
        </w:tc>
        <w:tc>
          <w:tcPr>
            <w:tcW w:w="1701" w:type="dxa"/>
          </w:tcPr>
          <w:p w14:paraId="5E292FC7" w14:textId="77777777"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81" w:author="Dylan Van Aswegen" w:date="2024-07-15T09:54:00Z" w16du:dateUtc="2024-07-15T07:54:00Z"/>
                <w:rFonts w:ascii="Arial" w:hAnsi="Arial" w:cs="Arial"/>
                <w:sz w:val="20"/>
                <w:szCs w:val="20"/>
                <w:lang w:val="en-GB"/>
              </w:rPr>
            </w:pPr>
          </w:p>
        </w:tc>
        <w:tc>
          <w:tcPr>
            <w:tcW w:w="1417" w:type="dxa"/>
          </w:tcPr>
          <w:p w14:paraId="6D1AC247" w14:textId="77777777" w:rsidR="00373A41" w:rsidRDefault="00373A41"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82" w:author="Dylan Van Aswegen" w:date="2024-07-15T09:54:00Z" w16du:dateUtc="2024-07-15T07:54:00Z"/>
                <w:rFonts w:ascii="Arial" w:hAnsi="Arial" w:cs="Arial"/>
                <w:sz w:val="20"/>
                <w:szCs w:val="20"/>
                <w:lang w:val="en-GB"/>
              </w:rPr>
            </w:pPr>
          </w:p>
        </w:tc>
        <w:tc>
          <w:tcPr>
            <w:tcW w:w="3828" w:type="dxa"/>
          </w:tcPr>
          <w:p w14:paraId="369C0798" w14:textId="392484E0" w:rsidR="00373A41" w:rsidRDefault="00AA36AD" w:rsidP="00373A41">
            <w:pPr>
              <w:spacing w:line="360" w:lineRule="auto"/>
              <w:jc w:val="both"/>
              <w:cnfStyle w:val="000000100000" w:firstRow="0" w:lastRow="0" w:firstColumn="0" w:lastColumn="0" w:oddVBand="0" w:evenVBand="0" w:oddHBand="1" w:evenHBand="0" w:firstRowFirstColumn="0" w:firstRowLastColumn="0" w:lastRowFirstColumn="0" w:lastRowLastColumn="0"/>
              <w:rPr>
                <w:ins w:id="983" w:author="Dylan Van Aswegen" w:date="2024-07-15T09:54:00Z" w16du:dateUtc="2024-07-15T07:54:00Z"/>
                <w:rFonts w:ascii="Arial" w:hAnsi="Arial" w:cs="Arial"/>
                <w:sz w:val="20"/>
                <w:szCs w:val="20"/>
                <w:lang w:val="en-GB"/>
              </w:rPr>
            </w:pPr>
            <w:ins w:id="984" w:author="Dylan Van Aswegen" w:date="2024-07-15T10:19:00Z" w16du:dateUtc="2024-07-15T08:19:00Z">
              <w:r>
                <w:rPr>
                  <w:rFonts w:ascii="Arial" w:hAnsi="Arial" w:cs="Arial"/>
                  <w:sz w:val="20"/>
                  <w:szCs w:val="20"/>
                  <w:lang w:val="en-GB"/>
                </w:rPr>
                <w:t>This button will be used by the user to navigate to the Sign in page. Once clicked, the user should be n</w:t>
              </w:r>
            </w:ins>
            <w:ins w:id="985" w:author="Dylan Van Aswegen" w:date="2024-07-15T10:20:00Z" w16du:dateUtc="2024-07-15T08:20:00Z">
              <w:r>
                <w:rPr>
                  <w:rFonts w:ascii="Arial" w:hAnsi="Arial" w:cs="Arial"/>
                  <w:sz w:val="20"/>
                  <w:szCs w:val="20"/>
                  <w:lang w:val="en-GB"/>
                </w:rPr>
                <w:t xml:space="preserve">avigated to the sign in page. </w:t>
              </w:r>
            </w:ins>
          </w:p>
        </w:tc>
      </w:tr>
    </w:tbl>
    <w:p w14:paraId="7A9ADB70" w14:textId="77777777" w:rsidR="00956DB0" w:rsidRPr="008715AC" w:rsidRDefault="00956DB0" w:rsidP="00956DB0">
      <w:pPr>
        <w:rPr>
          <w:ins w:id="986" w:author="Dylan Van Aswegen" w:date="2024-07-15T09:50:00Z" w16du:dateUtc="2024-07-15T07:50:00Z"/>
          <w:lang w:val="en-GB"/>
          <w:rPrChange w:id="987" w:author="Dylan Van Aswegen" w:date="2024-07-15T09:52:00Z" w16du:dateUtc="2024-07-15T07:52:00Z">
            <w:rPr>
              <w:ins w:id="988" w:author="Dylan Van Aswegen" w:date="2024-07-15T09:50:00Z" w16du:dateUtc="2024-07-15T07:50:00Z"/>
            </w:rPr>
          </w:rPrChange>
        </w:rPr>
      </w:pPr>
    </w:p>
    <w:p w14:paraId="7F9C8CA0" w14:textId="77777777" w:rsidR="00956DB0" w:rsidRDefault="00956DB0" w:rsidP="00956DB0">
      <w:pPr>
        <w:rPr>
          <w:ins w:id="989" w:author="Dylan Van Aswegen" w:date="2024-07-15T09:50:00Z" w16du:dateUtc="2024-07-15T07:50:00Z"/>
        </w:rPr>
      </w:pPr>
    </w:p>
    <w:p w14:paraId="7FA7CC1D" w14:textId="77777777" w:rsidR="00956DB0" w:rsidRDefault="00956DB0" w:rsidP="00956DB0">
      <w:pPr>
        <w:rPr>
          <w:ins w:id="990" w:author="Dylan Van Aswegen" w:date="2024-07-15T09:51:00Z" w16du:dateUtc="2024-07-15T07:51:00Z"/>
        </w:rPr>
      </w:pPr>
    </w:p>
    <w:p w14:paraId="1845A4F3" w14:textId="77777777" w:rsidR="00956DB0" w:rsidRDefault="00956DB0" w:rsidP="00956DB0">
      <w:pPr>
        <w:rPr>
          <w:ins w:id="991" w:author="Dylan Van Aswegen" w:date="2024-07-15T09:51:00Z" w16du:dateUtc="2024-07-15T07:51:00Z"/>
        </w:rPr>
      </w:pPr>
    </w:p>
    <w:p w14:paraId="1CFB552E" w14:textId="77777777" w:rsidR="00956DB0" w:rsidRDefault="00956DB0" w:rsidP="00956DB0">
      <w:pPr>
        <w:rPr>
          <w:ins w:id="992" w:author="Dylan Van Aswegen" w:date="2024-07-15T09:51:00Z" w16du:dateUtc="2024-07-15T07:51:00Z"/>
        </w:rPr>
      </w:pPr>
    </w:p>
    <w:p w14:paraId="40432D49" w14:textId="77777777" w:rsidR="00956DB0" w:rsidRDefault="00956DB0" w:rsidP="00956DB0">
      <w:pPr>
        <w:rPr>
          <w:ins w:id="993" w:author="Dylan Van Aswegen" w:date="2024-07-15T09:51:00Z" w16du:dateUtc="2024-07-15T07:51:00Z"/>
        </w:rPr>
      </w:pPr>
    </w:p>
    <w:p w14:paraId="621A7C95" w14:textId="77777777" w:rsidR="00956DB0" w:rsidRDefault="00956DB0" w:rsidP="00956DB0">
      <w:pPr>
        <w:rPr>
          <w:ins w:id="994" w:author="Dylan Van Aswegen" w:date="2024-07-15T09:51:00Z" w16du:dateUtc="2024-07-15T07:51:00Z"/>
        </w:rPr>
      </w:pPr>
    </w:p>
    <w:p w14:paraId="444E8AF5" w14:textId="77777777" w:rsidR="00956DB0" w:rsidRDefault="00956DB0" w:rsidP="00956DB0">
      <w:pPr>
        <w:rPr>
          <w:ins w:id="995" w:author="Dylan Van Aswegen" w:date="2024-07-15T09:51:00Z" w16du:dateUtc="2024-07-15T07:51:00Z"/>
        </w:rPr>
      </w:pPr>
    </w:p>
    <w:p w14:paraId="5680BBBA" w14:textId="77777777" w:rsidR="00956DB0" w:rsidRDefault="00956DB0" w:rsidP="00956DB0">
      <w:pPr>
        <w:rPr>
          <w:ins w:id="996" w:author="Dylan Van Aswegen" w:date="2024-07-15T09:51:00Z" w16du:dateUtc="2024-07-15T07:51:00Z"/>
        </w:rPr>
      </w:pPr>
    </w:p>
    <w:p w14:paraId="0678AE8E" w14:textId="77777777" w:rsidR="00956DB0" w:rsidRDefault="00956DB0" w:rsidP="00956DB0">
      <w:pPr>
        <w:rPr>
          <w:ins w:id="997" w:author="Dylan Van Aswegen" w:date="2024-07-15T09:51:00Z" w16du:dateUtc="2024-07-15T07:51:00Z"/>
        </w:rPr>
      </w:pPr>
    </w:p>
    <w:p w14:paraId="17557C95" w14:textId="77777777" w:rsidR="00956DB0" w:rsidRDefault="00956DB0" w:rsidP="00956DB0">
      <w:pPr>
        <w:rPr>
          <w:ins w:id="998" w:author="Dylan Van Aswegen" w:date="2024-07-15T09:51:00Z" w16du:dateUtc="2024-07-15T07:51:00Z"/>
        </w:rPr>
      </w:pPr>
    </w:p>
    <w:p w14:paraId="0C798BC6" w14:textId="77777777" w:rsidR="00956DB0" w:rsidRDefault="00956DB0" w:rsidP="00956DB0">
      <w:pPr>
        <w:rPr>
          <w:ins w:id="999" w:author="Dylan Van Aswegen" w:date="2024-07-15T09:51:00Z" w16du:dateUtc="2024-07-15T07:51:00Z"/>
        </w:rPr>
      </w:pPr>
    </w:p>
    <w:p w14:paraId="7828896F" w14:textId="77777777" w:rsidR="00956DB0" w:rsidRDefault="00956DB0" w:rsidP="00956DB0">
      <w:pPr>
        <w:rPr>
          <w:ins w:id="1000" w:author="Dylan Van Aswegen" w:date="2024-07-15T09:51:00Z" w16du:dateUtc="2024-07-15T07:51:00Z"/>
        </w:rPr>
      </w:pPr>
    </w:p>
    <w:p w14:paraId="56C4198B" w14:textId="77777777" w:rsidR="00956DB0" w:rsidRPr="00956DB0" w:rsidRDefault="00956DB0">
      <w:pPr>
        <w:rPr>
          <w:ins w:id="1001" w:author="Dylan Van Aswegen" w:date="2024-07-15T09:50:00Z" w16du:dateUtc="2024-07-15T07:50:00Z"/>
          <w:i/>
          <w:iCs/>
          <w:rPrChange w:id="1002" w:author="Dylan Van Aswegen" w:date="2024-07-15T09:50:00Z" w16du:dateUtc="2024-07-15T07:50:00Z">
            <w:rPr>
              <w:ins w:id="1003" w:author="Dylan Van Aswegen" w:date="2024-07-15T09:50:00Z" w16du:dateUtc="2024-07-15T07:50:00Z"/>
              <w:i w:val="0"/>
              <w:iCs w:val="0"/>
              <w:sz w:val="32"/>
              <w:szCs w:val="32"/>
            </w:rPr>
          </w:rPrChange>
        </w:rPr>
        <w:pPrChange w:id="1004" w:author="Dylan Van Aswegen" w:date="2024-07-15T09:50:00Z" w16du:dateUtc="2024-07-15T07:50:00Z">
          <w:pPr>
            <w:pStyle w:val="Heading4"/>
          </w:pPr>
        </w:pPrChange>
      </w:pPr>
    </w:p>
    <w:p w14:paraId="7A853678" w14:textId="194FB69F" w:rsidR="00E230A9" w:rsidRDefault="00E230A9" w:rsidP="00E230A9">
      <w:pPr>
        <w:pStyle w:val="Heading2"/>
        <w:spacing w:before="40" w:after="0" w:line="360" w:lineRule="auto"/>
        <w:rPr>
          <w:rFonts w:ascii="Arial" w:hAnsi="Arial"/>
          <w:color w:val="83C3AA"/>
          <w:kern w:val="0"/>
          <w:sz w:val="36"/>
          <w:szCs w:val="26"/>
          <w:lang w:val="en-GB"/>
          <w14:ligatures w14:val="none"/>
        </w:rPr>
      </w:pPr>
      <w:r w:rsidRPr="003776C1">
        <w:rPr>
          <w:rFonts w:ascii="Arial" w:hAnsi="Arial"/>
          <w:color w:val="83C3AA"/>
          <w:kern w:val="0"/>
          <w:sz w:val="36"/>
          <w:szCs w:val="26"/>
          <w:lang w:val="en-GB"/>
          <w14:ligatures w14:val="none"/>
        </w:rPr>
        <w:t>Organisation Super Admin / Admin Members</w:t>
      </w:r>
      <w:bookmarkEnd w:id="653"/>
      <w:r w:rsidRPr="003776C1">
        <w:rPr>
          <w:rFonts w:ascii="Arial" w:hAnsi="Arial"/>
          <w:color w:val="83C3AA"/>
          <w:kern w:val="0"/>
          <w:sz w:val="36"/>
          <w:szCs w:val="26"/>
          <w:lang w:val="en-GB"/>
          <w14:ligatures w14:val="none"/>
        </w:rPr>
        <w:t xml:space="preserve"> </w:t>
      </w:r>
      <w:r w:rsidR="0040364A">
        <w:rPr>
          <w:rFonts w:ascii="Arial" w:hAnsi="Arial"/>
          <w:color w:val="83C3AA"/>
          <w:kern w:val="0"/>
          <w:sz w:val="36"/>
          <w:szCs w:val="26"/>
          <w:lang w:val="en-GB"/>
          <w14:ligatures w14:val="none"/>
        </w:rPr>
        <w:t>/ Read-Only Admin Members</w:t>
      </w:r>
      <w:bookmarkEnd w:id="654"/>
    </w:p>
    <w:p w14:paraId="25E8D2A2" w14:textId="2430941C" w:rsidR="00E230A9" w:rsidRDefault="00656D95" w:rsidP="00E230A9">
      <w:pPr>
        <w:rPr>
          <w:lang w:val="en-GB"/>
        </w:rPr>
      </w:pPr>
      <w:r>
        <w:rPr>
          <w:lang w:val="en-GB"/>
        </w:rPr>
        <w:t xml:space="preserve">Organisation administrators </w:t>
      </w:r>
      <w:r w:rsidR="002E4981">
        <w:rPr>
          <w:lang w:val="en-GB"/>
        </w:rPr>
        <w:t xml:space="preserve">are the users who manage the organisations created on </w:t>
      </w:r>
      <w:proofErr w:type="spellStart"/>
      <w:r w:rsidR="002E4981">
        <w:rPr>
          <w:lang w:val="en-GB"/>
        </w:rPr>
        <w:t>Membi</w:t>
      </w:r>
      <w:proofErr w:type="spellEnd"/>
      <w:r w:rsidR="002E4981">
        <w:rPr>
          <w:lang w:val="en-GB"/>
        </w:rPr>
        <w:t xml:space="preserve">. The user who creates the organisation is automatically assigned the role of organisation super admin. The organisation super admin is able to assign the super admin, admin, and read-only admin roles to other members of the organisation and </w:t>
      </w:r>
      <w:r w:rsidR="0040364A">
        <w:rPr>
          <w:lang w:val="en-GB"/>
        </w:rPr>
        <w:t xml:space="preserve">sets the permissions for these admin users. </w:t>
      </w:r>
    </w:p>
    <w:p w14:paraId="3A47E2D0" w14:textId="77777777" w:rsidR="0040364A" w:rsidRDefault="0040364A" w:rsidP="00E230A9">
      <w:pPr>
        <w:rPr>
          <w:lang w:val="en-GB"/>
        </w:rPr>
      </w:pPr>
    </w:p>
    <w:p w14:paraId="67DFD53E" w14:textId="032EB777" w:rsidR="0040364A" w:rsidRPr="0048205E" w:rsidRDefault="00DF7525" w:rsidP="0048205E">
      <w:pPr>
        <w:pStyle w:val="Heading3"/>
        <w:spacing w:before="40" w:after="0" w:line="360" w:lineRule="auto"/>
        <w:rPr>
          <w:rFonts w:ascii="Arial" w:hAnsi="Arial"/>
          <w:color w:val="5B69AB"/>
          <w:kern w:val="0"/>
          <w:szCs w:val="24"/>
          <w:lang w:val="en-GB"/>
          <w14:ligatures w14:val="none"/>
        </w:rPr>
      </w:pPr>
      <w:bookmarkStart w:id="1005" w:name="_Toc170780774"/>
      <w:r w:rsidRPr="0048205E">
        <w:rPr>
          <w:rFonts w:ascii="Arial" w:hAnsi="Arial"/>
          <w:color w:val="5B69AB"/>
          <w:kern w:val="0"/>
          <w:szCs w:val="24"/>
          <w:lang w:val="en-GB"/>
          <w14:ligatures w14:val="none"/>
        </w:rPr>
        <w:t>Organisation Creation</w:t>
      </w:r>
      <w:bookmarkEnd w:id="1005"/>
    </w:p>
    <w:p w14:paraId="25442779" w14:textId="77777777" w:rsidR="00BE6698" w:rsidRDefault="00BE6698" w:rsidP="00BE6698">
      <w:pPr>
        <w:rPr>
          <w:ins w:id="1006" w:author="Dylan Van Aswegen" w:date="2024-07-09T09:14:00Z" w16du:dateUtc="2024-07-09T07:14:00Z"/>
          <w:lang w:val="en-GB"/>
        </w:rPr>
      </w:pPr>
      <w:ins w:id="1007" w:author="Dylan Van Aswegen" w:date="2024-07-09T09:14:00Z" w16du:dateUtc="2024-07-09T07:14:00Z">
        <w:r>
          <w:rPr>
            <w:lang w:val="en-GB"/>
          </w:rPr>
          <w:t xml:space="preserve">Users will create organisations by selecting the create organisation link on the public page and creating an account or logging in, or by the clicking the create organisation button from the “My home” page once logged in. </w:t>
        </w:r>
      </w:ins>
    </w:p>
    <w:p w14:paraId="42AB1424" w14:textId="77777777" w:rsidR="00BE6698" w:rsidRDefault="00BE6698" w:rsidP="00BE6698">
      <w:pPr>
        <w:rPr>
          <w:ins w:id="1008" w:author="Dylan Van Aswegen" w:date="2024-07-09T09:14:00Z" w16du:dateUtc="2024-07-09T07:14:00Z"/>
          <w:lang w:val="en-GB"/>
        </w:rPr>
      </w:pPr>
      <w:ins w:id="1009" w:author="Dylan Van Aswegen" w:date="2024-07-09T09:14:00Z" w16du:dateUtc="2024-07-09T07:14:00Z">
        <w:r>
          <w:rPr>
            <w:lang w:val="en-GB"/>
          </w:rPr>
          <w:t xml:space="preserve">Once the user clicks on the option to create a new organisation, they will be navigated through the organisation creation flow. Where the first page will allow them to capture details on the organisation. </w:t>
        </w:r>
      </w:ins>
    </w:p>
    <w:p w14:paraId="383071FC" w14:textId="77777777" w:rsidR="00BE6698" w:rsidRDefault="00BE6698" w:rsidP="00BE6698">
      <w:pPr>
        <w:rPr>
          <w:ins w:id="1010" w:author="Dylan Van Aswegen" w:date="2024-07-09T09:14:00Z" w16du:dateUtc="2024-07-09T07:14:00Z"/>
          <w:lang w:val="en-GB"/>
        </w:rPr>
      </w:pPr>
      <w:ins w:id="1011" w:author="Dylan Van Aswegen" w:date="2024-07-09T09:14:00Z" w16du:dateUtc="2024-07-09T07:14:00Z">
        <w:r>
          <w:rPr>
            <w:lang w:val="en-GB"/>
          </w:rPr>
          <w:t xml:space="preserve">The page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42FAC710" w14:textId="77777777" w:rsidTr="00B85F07">
        <w:trPr>
          <w:cnfStyle w:val="100000000000" w:firstRow="1" w:lastRow="0" w:firstColumn="0" w:lastColumn="0" w:oddVBand="0" w:evenVBand="0" w:oddHBand="0" w:evenHBand="0" w:firstRowFirstColumn="0" w:firstRowLastColumn="0" w:lastRowFirstColumn="0" w:lastRowLastColumn="0"/>
          <w:tblHeader/>
          <w:ins w:id="1012"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3591A046" w14:textId="77777777" w:rsidR="00BE6698" w:rsidRDefault="00BE6698" w:rsidP="00B85F07">
            <w:pPr>
              <w:spacing w:line="360" w:lineRule="auto"/>
              <w:jc w:val="both"/>
              <w:rPr>
                <w:ins w:id="1013" w:author="Dylan Van Aswegen" w:date="2024-07-09T09:14:00Z" w16du:dateUtc="2024-07-09T07:14:00Z"/>
                <w:rFonts w:ascii="Arial" w:hAnsi="Arial" w:cs="Arial"/>
                <w:sz w:val="20"/>
                <w:szCs w:val="20"/>
                <w:lang w:val="en-GB"/>
              </w:rPr>
            </w:pPr>
            <w:ins w:id="1014" w:author="Dylan Van Aswegen" w:date="2024-07-09T09:14:00Z" w16du:dateUtc="2024-07-09T07:14:00Z">
              <w:r>
                <w:rPr>
                  <w:rFonts w:ascii="Arial" w:hAnsi="Arial" w:cs="Arial"/>
                  <w:sz w:val="20"/>
                  <w:szCs w:val="20"/>
                  <w:lang w:val="en-GB"/>
                </w:rPr>
                <w:t xml:space="preserve">Field Number </w:t>
              </w:r>
            </w:ins>
          </w:p>
        </w:tc>
        <w:tc>
          <w:tcPr>
            <w:tcW w:w="1417" w:type="dxa"/>
            <w:shd w:val="clear" w:color="auto" w:fill="002060"/>
          </w:tcPr>
          <w:p w14:paraId="2EBE5B19" w14:textId="77777777" w:rsidR="00BE6698" w:rsidRDefault="00BE669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015" w:author="Dylan Van Aswegen" w:date="2024-07-09T09:14:00Z" w16du:dateUtc="2024-07-09T07:14:00Z"/>
                <w:rFonts w:ascii="Arial" w:hAnsi="Arial" w:cs="Arial"/>
                <w:sz w:val="20"/>
                <w:szCs w:val="20"/>
                <w:lang w:val="en-GB"/>
              </w:rPr>
            </w:pPr>
            <w:ins w:id="1016" w:author="Dylan Van Aswegen" w:date="2024-07-09T09:14:00Z" w16du:dateUtc="2024-07-09T07:14:00Z">
              <w:r>
                <w:rPr>
                  <w:rFonts w:ascii="Arial" w:hAnsi="Arial" w:cs="Arial"/>
                  <w:sz w:val="20"/>
                  <w:szCs w:val="20"/>
                  <w:lang w:val="en-GB"/>
                </w:rPr>
                <w:t>Field Name</w:t>
              </w:r>
            </w:ins>
          </w:p>
        </w:tc>
        <w:tc>
          <w:tcPr>
            <w:tcW w:w="1276" w:type="dxa"/>
            <w:shd w:val="clear" w:color="auto" w:fill="002060"/>
          </w:tcPr>
          <w:p w14:paraId="57B9945D" w14:textId="77777777" w:rsidR="00BE6698" w:rsidRDefault="00BE669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017" w:author="Dylan Van Aswegen" w:date="2024-07-09T09:14:00Z" w16du:dateUtc="2024-07-09T07:14:00Z"/>
                <w:rFonts w:ascii="Arial" w:hAnsi="Arial" w:cs="Arial"/>
                <w:sz w:val="20"/>
                <w:szCs w:val="20"/>
                <w:lang w:val="en-GB"/>
              </w:rPr>
            </w:pPr>
            <w:ins w:id="1018" w:author="Dylan Van Aswegen" w:date="2024-07-09T09:14:00Z" w16du:dateUtc="2024-07-09T07:14:00Z">
              <w:r>
                <w:rPr>
                  <w:rFonts w:ascii="Arial" w:hAnsi="Arial" w:cs="Arial"/>
                  <w:sz w:val="20"/>
                  <w:szCs w:val="20"/>
                  <w:lang w:val="en-GB"/>
                </w:rPr>
                <w:t>Field Type</w:t>
              </w:r>
            </w:ins>
          </w:p>
        </w:tc>
        <w:tc>
          <w:tcPr>
            <w:tcW w:w="1701" w:type="dxa"/>
            <w:shd w:val="clear" w:color="auto" w:fill="002060"/>
          </w:tcPr>
          <w:p w14:paraId="057D9C2A" w14:textId="77777777" w:rsidR="00BE6698" w:rsidRDefault="00BE669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019" w:author="Dylan Van Aswegen" w:date="2024-07-09T09:14:00Z" w16du:dateUtc="2024-07-09T07:14:00Z"/>
                <w:rFonts w:ascii="Arial" w:hAnsi="Arial" w:cs="Arial"/>
                <w:sz w:val="20"/>
                <w:szCs w:val="20"/>
                <w:lang w:val="en-GB"/>
              </w:rPr>
            </w:pPr>
            <w:ins w:id="1020" w:author="Dylan Van Aswegen" w:date="2024-07-09T09:14:00Z" w16du:dateUtc="2024-07-09T07:14:00Z">
              <w:r>
                <w:rPr>
                  <w:rFonts w:ascii="Arial" w:hAnsi="Arial" w:cs="Arial"/>
                  <w:sz w:val="20"/>
                  <w:szCs w:val="20"/>
                  <w:lang w:val="en-GB"/>
                </w:rPr>
                <w:t>Field Data Type</w:t>
              </w:r>
            </w:ins>
          </w:p>
        </w:tc>
        <w:tc>
          <w:tcPr>
            <w:tcW w:w="1417" w:type="dxa"/>
            <w:shd w:val="clear" w:color="auto" w:fill="002060"/>
          </w:tcPr>
          <w:p w14:paraId="3EDCABB5" w14:textId="77777777" w:rsidR="00BE6698" w:rsidRDefault="00BE669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021" w:author="Dylan Van Aswegen" w:date="2024-07-09T09:14:00Z" w16du:dateUtc="2024-07-09T07:14:00Z"/>
                <w:rFonts w:ascii="Arial" w:hAnsi="Arial" w:cs="Arial"/>
                <w:sz w:val="20"/>
                <w:szCs w:val="20"/>
                <w:lang w:val="en-GB"/>
              </w:rPr>
            </w:pPr>
            <w:ins w:id="1022" w:author="Dylan Van Aswegen" w:date="2024-07-09T09:14:00Z" w16du:dateUtc="2024-07-09T07:14:00Z">
              <w:r>
                <w:rPr>
                  <w:rFonts w:ascii="Arial" w:hAnsi="Arial" w:cs="Arial"/>
                  <w:sz w:val="20"/>
                  <w:szCs w:val="20"/>
                  <w:lang w:val="en-GB"/>
                </w:rPr>
                <w:t>Required?</w:t>
              </w:r>
            </w:ins>
          </w:p>
        </w:tc>
        <w:tc>
          <w:tcPr>
            <w:tcW w:w="3828" w:type="dxa"/>
            <w:shd w:val="clear" w:color="auto" w:fill="002060"/>
          </w:tcPr>
          <w:p w14:paraId="32B41E4A" w14:textId="77777777" w:rsidR="00BE6698" w:rsidRDefault="00BE669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023" w:author="Dylan Van Aswegen" w:date="2024-07-09T09:14:00Z" w16du:dateUtc="2024-07-09T07:14:00Z"/>
                <w:rFonts w:ascii="Arial" w:hAnsi="Arial" w:cs="Arial"/>
                <w:sz w:val="20"/>
                <w:szCs w:val="20"/>
                <w:lang w:val="en-GB"/>
              </w:rPr>
            </w:pPr>
            <w:ins w:id="1024" w:author="Dylan Van Aswegen" w:date="2024-07-09T09:14:00Z" w16du:dateUtc="2024-07-09T07:14:00Z">
              <w:r>
                <w:rPr>
                  <w:rFonts w:ascii="Arial" w:hAnsi="Arial" w:cs="Arial"/>
                  <w:sz w:val="20"/>
                  <w:szCs w:val="20"/>
                  <w:lang w:val="en-GB"/>
                </w:rPr>
                <w:t>Field Rules</w:t>
              </w:r>
            </w:ins>
          </w:p>
        </w:tc>
      </w:tr>
      <w:tr w:rsidR="00BE6698" w14:paraId="767AB4A6" w14:textId="77777777" w:rsidTr="00B85F07">
        <w:trPr>
          <w:cnfStyle w:val="000000100000" w:firstRow="0" w:lastRow="0" w:firstColumn="0" w:lastColumn="0" w:oddVBand="0" w:evenVBand="0" w:oddHBand="1" w:evenHBand="0" w:firstRowFirstColumn="0" w:firstRowLastColumn="0" w:lastRowFirstColumn="0" w:lastRowLastColumn="0"/>
          <w:ins w:id="1025"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29B383E9" w14:textId="77777777" w:rsidR="00BE6698" w:rsidRDefault="00BE6698" w:rsidP="00B85F07">
            <w:pPr>
              <w:spacing w:line="360" w:lineRule="auto"/>
              <w:jc w:val="both"/>
              <w:rPr>
                <w:ins w:id="1026" w:author="Dylan Van Aswegen" w:date="2024-07-09T09:14:00Z" w16du:dateUtc="2024-07-09T07:14:00Z"/>
                <w:rFonts w:ascii="Arial" w:hAnsi="Arial" w:cs="Arial"/>
                <w:sz w:val="20"/>
                <w:szCs w:val="20"/>
                <w:lang w:val="en-GB"/>
              </w:rPr>
            </w:pPr>
          </w:p>
        </w:tc>
        <w:tc>
          <w:tcPr>
            <w:tcW w:w="1417" w:type="dxa"/>
          </w:tcPr>
          <w:p w14:paraId="66D845FA"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27" w:author="Dylan Van Aswegen" w:date="2024-07-09T09:14:00Z" w16du:dateUtc="2024-07-09T07:14:00Z"/>
                <w:rFonts w:ascii="Arial" w:hAnsi="Arial" w:cs="Arial"/>
                <w:sz w:val="20"/>
                <w:szCs w:val="20"/>
                <w:lang w:val="en-GB"/>
              </w:rPr>
            </w:pPr>
            <w:ins w:id="1028" w:author="Dylan Van Aswegen" w:date="2024-07-09T09:14:00Z" w16du:dateUtc="2024-07-09T07:14:00Z">
              <w:r>
                <w:rPr>
                  <w:rFonts w:ascii="Arial" w:hAnsi="Arial" w:cs="Arial"/>
                  <w:sz w:val="20"/>
                  <w:szCs w:val="20"/>
                  <w:lang w:val="en-GB"/>
                </w:rPr>
                <w:t>Header Text</w:t>
              </w:r>
            </w:ins>
          </w:p>
        </w:tc>
        <w:tc>
          <w:tcPr>
            <w:tcW w:w="1276" w:type="dxa"/>
          </w:tcPr>
          <w:p w14:paraId="12017AD7"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29" w:author="Dylan Van Aswegen" w:date="2024-07-09T09:14:00Z" w16du:dateUtc="2024-07-09T07:14:00Z"/>
                <w:rFonts w:ascii="Arial" w:hAnsi="Arial" w:cs="Arial"/>
                <w:sz w:val="20"/>
                <w:szCs w:val="20"/>
                <w:lang w:val="en-GB"/>
              </w:rPr>
            </w:pPr>
            <w:ins w:id="1030" w:author="Dylan Van Aswegen" w:date="2024-07-09T09:14:00Z" w16du:dateUtc="2024-07-09T07:14:00Z">
              <w:r>
                <w:rPr>
                  <w:rFonts w:ascii="Arial" w:hAnsi="Arial" w:cs="Arial"/>
                  <w:sz w:val="20"/>
                  <w:szCs w:val="20"/>
                  <w:lang w:val="en-GB"/>
                </w:rPr>
                <w:t xml:space="preserve">Text Field </w:t>
              </w:r>
            </w:ins>
          </w:p>
        </w:tc>
        <w:tc>
          <w:tcPr>
            <w:tcW w:w="1701" w:type="dxa"/>
          </w:tcPr>
          <w:p w14:paraId="5DD2369D"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31" w:author="Dylan Van Aswegen" w:date="2024-07-09T09:14:00Z" w16du:dateUtc="2024-07-09T07:14:00Z"/>
                <w:rFonts w:ascii="Arial" w:hAnsi="Arial" w:cs="Arial"/>
                <w:sz w:val="20"/>
                <w:szCs w:val="20"/>
                <w:lang w:val="en-GB"/>
              </w:rPr>
            </w:pPr>
            <w:ins w:id="1032" w:author="Dylan Van Aswegen" w:date="2024-07-09T09:14:00Z" w16du:dateUtc="2024-07-09T07:14:00Z">
              <w:r>
                <w:rPr>
                  <w:rFonts w:ascii="Arial" w:hAnsi="Arial" w:cs="Arial"/>
                  <w:sz w:val="20"/>
                  <w:szCs w:val="20"/>
                  <w:lang w:val="en-GB"/>
                </w:rPr>
                <w:t>String</w:t>
              </w:r>
            </w:ins>
          </w:p>
        </w:tc>
        <w:tc>
          <w:tcPr>
            <w:tcW w:w="1417" w:type="dxa"/>
          </w:tcPr>
          <w:p w14:paraId="6485FAD3"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33" w:author="Dylan Van Aswegen" w:date="2024-07-09T09:14:00Z" w16du:dateUtc="2024-07-09T07:14:00Z"/>
                <w:rFonts w:ascii="Arial" w:hAnsi="Arial" w:cs="Arial"/>
                <w:sz w:val="20"/>
                <w:szCs w:val="20"/>
                <w:lang w:val="en-GB"/>
              </w:rPr>
            </w:pPr>
            <w:ins w:id="1034" w:author="Dylan Van Aswegen" w:date="2024-07-09T09:14:00Z" w16du:dateUtc="2024-07-09T07:14:00Z">
              <w:r>
                <w:rPr>
                  <w:rFonts w:ascii="Arial" w:hAnsi="Arial" w:cs="Arial"/>
                  <w:sz w:val="20"/>
                  <w:szCs w:val="20"/>
                  <w:lang w:val="en-GB"/>
                </w:rPr>
                <w:t>N/A</w:t>
              </w:r>
            </w:ins>
          </w:p>
        </w:tc>
        <w:tc>
          <w:tcPr>
            <w:tcW w:w="3828" w:type="dxa"/>
          </w:tcPr>
          <w:p w14:paraId="02F47009"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35" w:author="Dylan Van Aswegen" w:date="2024-07-09T09:14:00Z" w16du:dateUtc="2024-07-09T07:14:00Z"/>
                <w:rFonts w:ascii="Arial" w:hAnsi="Arial" w:cs="Arial"/>
                <w:sz w:val="20"/>
                <w:szCs w:val="20"/>
                <w:lang w:val="en-GB"/>
              </w:rPr>
            </w:pPr>
            <w:ins w:id="1036" w:author="Dylan Van Aswegen" w:date="2024-07-09T09:14:00Z" w16du:dateUtc="2024-07-09T07:14:00Z">
              <w:r>
                <w:rPr>
                  <w:rFonts w:ascii="Arial" w:hAnsi="Arial" w:cs="Arial"/>
                  <w:sz w:val="20"/>
                  <w:szCs w:val="20"/>
                  <w:lang w:val="en-GB"/>
                </w:rPr>
                <w:t>This field will be populated by the application with the following text: “Get Started with a Free Trail”</w:t>
              </w:r>
            </w:ins>
          </w:p>
        </w:tc>
      </w:tr>
      <w:tr w:rsidR="00BE6698" w14:paraId="786613B6" w14:textId="77777777" w:rsidTr="00B85F07">
        <w:trPr>
          <w:ins w:id="1037"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5C714B07" w14:textId="77777777" w:rsidR="00BE6698" w:rsidRDefault="00BE6698" w:rsidP="00B85F07">
            <w:pPr>
              <w:spacing w:line="360" w:lineRule="auto"/>
              <w:jc w:val="both"/>
              <w:rPr>
                <w:ins w:id="1038" w:author="Dylan Van Aswegen" w:date="2024-07-09T09:14:00Z" w16du:dateUtc="2024-07-09T07:14:00Z"/>
                <w:rFonts w:ascii="Arial" w:hAnsi="Arial" w:cs="Arial"/>
                <w:sz w:val="20"/>
                <w:szCs w:val="20"/>
                <w:lang w:val="en-GB"/>
              </w:rPr>
            </w:pPr>
          </w:p>
        </w:tc>
        <w:tc>
          <w:tcPr>
            <w:tcW w:w="1417" w:type="dxa"/>
          </w:tcPr>
          <w:p w14:paraId="01582CBB"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39" w:author="Dylan Van Aswegen" w:date="2024-07-09T09:14:00Z" w16du:dateUtc="2024-07-09T07:14:00Z"/>
                <w:rFonts w:ascii="Arial" w:hAnsi="Arial" w:cs="Arial"/>
                <w:sz w:val="20"/>
                <w:szCs w:val="20"/>
                <w:lang w:val="en-GB"/>
              </w:rPr>
            </w:pPr>
            <w:ins w:id="1040" w:author="Dylan Van Aswegen" w:date="2024-07-09T09:14:00Z" w16du:dateUtc="2024-07-09T07:14:00Z">
              <w:r>
                <w:rPr>
                  <w:rFonts w:ascii="Arial" w:hAnsi="Arial" w:cs="Arial"/>
                  <w:sz w:val="20"/>
                  <w:szCs w:val="20"/>
                  <w:lang w:val="en-GB"/>
                </w:rPr>
                <w:t>About you section heading</w:t>
              </w:r>
            </w:ins>
          </w:p>
        </w:tc>
        <w:tc>
          <w:tcPr>
            <w:tcW w:w="1276" w:type="dxa"/>
          </w:tcPr>
          <w:p w14:paraId="2EB8A59A"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41" w:author="Dylan Van Aswegen" w:date="2024-07-09T09:14:00Z" w16du:dateUtc="2024-07-09T07:14:00Z"/>
                <w:rFonts w:ascii="Arial" w:hAnsi="Arial" w:cs="Arial"/>
                <w:sz w:val="20"/>
                <w:szCs w:val="20"/>
                <w:lang w:val="en-GB"/>
              </w:rPr>
            </w:pPr>
            <w:ins w:id="1042" w:author="Dylan Van Aswegen" w:date="2024-07-09T09:14:00Z" w16du:dateUtc="2024-07-09T07:14:00Z">
              <w:r>
                <w:rPr>
                  <w:rFonts w:ascii="Arial" w:hAnsi="Arial" w:cs="Arial"/>
                  <w:sz w:val="20"/>
                  <w:szCs w:val="20"/>
                  <w:lang w:val="en-GB"/>
                </w:rPr>
                <w:t xml:space="preserve">Text Field </w:t>
              </w:r>
            </w:ins>
          </w:p>
        </w:tc>
        <w:tc>
          <w:tcPr>
            <w:tcW w:w="1701" w:type="dxa"/>
          </w:tcPr>
          <w:p w14:paraId="7CB5CA1A"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43" w:author="Dylan Van Aswegen" w:date="2024-07-09T09:14:00Z" w16du:dateUtc="2024-07-09T07:14:00Z"/>
                <w:rFonts w:ascii="Arial" w:hAnsi="Arial" w:cs="Arial"/>
                <w:sz w:val="20"/>
                <w:szCs w:val="20"/>
                <w:lang w:val="en-GB"/>
              </w:rPr>
            </w:pPr>
            <w:ins w:id="1044" w:author="Dylan Van Aswegen" w:date="2024-07-09T09:14:00Z" w16du:dateUtc="2024-07-09T07:14:00Z">
              <w:r>
                <w:rPr>
                  <w:rFonts w:ascii="Arial" w:hAnsi="Arial" w:cs="Arial"/>
                  <w:sz w:val="20"/>
                  <w:szCs w:val="20"/>
                  <w:lang w:val="en-GB"/>
                </w:rPr>
                <w:t>String</w:t>
              </w:r>
            </w:ins>
          </w:p>
        </w:tc>
        <w:tc>
          <w:tcPr>
            <w:tcW w:w="1417" w:type="dxa"/>
          </w:tcPr>
          <w:p w14:paraId="651745E3"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45" w:author="Dylan Van Aswegen" w:date="2024-07-09T09:14:00Z" w16du:dateUtc="2024-07-09T07:14:00Z"/>
                <w:rFonts w:ascii="Arial" w:hAnsi="Arial" w:cs="Arial"/>
                <w:sz w:val="20"/>
                <w:szCs w:val="20"/>
                <w:lang w:val="en-GB"/>
              </w:rPr>
            </w:pPr>
            <w:ins w:id="1046" w:author="Dylan Van Aswegen" w:date="2024-07-09T09:14:00Z" w16du:dateUtc="2024-07-09T07:14:00Z">
              <w:r>
                <w:rPr>
                  <w:rFonts w:ascii="Arial" w:hAnsi="Arial" w:cs="Arial"/>
                  <w:sz w:val="20"/>
                  <w:szCs w:val="20"/>
                  <w:lang w:val="en-GB"/>
                </w:rPr>
                <w:t>N/A</w:t>
              </w:r>
            </w:ins>
          </w:p>
        </w:tc>
        <w:tc>
          <w:tcPr>
            <w:tcW w:w="3828" w:type="dxa"/>
          </w:tcPr>
          <w:p w14:paraId="48E0F00E"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47" w:author="Dylan Van Aswegen" w:date="2024-07-09T09:14:00Z" w16du:dateUtc="2024-07-09T07:14:00Z"/>
                <w:rFonts w:ascii="Arial" w:hAnsi="Arial" w:cs="Arial"/>
                <w:sz w:val="20"/>
                <w:szCs w:val="20"/>
                <w:lang w:val="en-GB"/>
              </w:rPr>
            </w:pPr>
            <w:ins w:id="1048" w:author="Dylan Van Aswegen" w:date="2024-07-09T09:14:00Z" w16du:dateUtc="2024-07-09T07:14:00Z">
              <w:r>
                <w:rPr>
                  <w:rFonts w:ascii="Arial" w:hAnsi="Arial" w:cs="Arial"/>
                  <w:sz w:val="20"/>
                  <w:szCs w:val="20"/>
                  <w:lang w:val="en-GB"/>
                </w:rPr>
                <w:t>This field will be populated by the application with the following text: “About You”</w:t>
              </w:r>
            </w:ins>
          </w:p>
        </w:tc>
      </w:tr>
      <w:tr w:rsidR="00BE6698" w14:paraId="1CF47D94" w14:textId="77777777" w:rsidTr="00B85F07">
        <w:trPr>
          <w:cnfStyle w:val="000000100000" w:firstRow="0" w:lastRow="0" w:firstColumn="0" w:lastColumn="0" w:oddVBand="0" w:evenVBand="0" w:oddHBand="1" w:evenHBand="0" w:firstRowFirstColumn="0" w:firstRowLastColumn="0" w:lastRowFirstColumn="0" w:lastRowLastColumn="0"/>
          <w:ins w:id="1049"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7F0F2A05" w14:textId="77777777" w:rsidR="00BE6698" w:rsidRDefault="00BE6698" w:rsidP="00B85F07">
            <w:pPr>
              <w:spacing w:line="360" w:lineRule="auto"/>
              <w:jc w:val="both"/>
              <w:rPr>
                <w:ins w:id="1050" w:author="Dylan Van Aswegen" w:date="2024-07-09T09:14:00Z" w16du:dateUtc="2024-07-09T07:14:00Z"/>
                <w:rFonts w:ascii="Arial" w:hAnsi="Arial" w:cs="Arial"/>
                <w:sz w:val="20"/>
                <w:szCs w:val="20"/>
                <w:lang w:val="en-GB"/>
              </w:rPr>
            </w:pPr>
          </w:p>
        </w:tc>
        <w:tc>
          <w:tcPr>
            <w:tcW w:w="1417" w:type="dxa"/>
          </w:tcPr>
          <w:p w14:paraId="03CBFA3B"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51" w:author="Dylan Van Aswegen" w:date="2024-07-09T09:14:00Z" w16du:dateUtc="2024-07-09T07:14:00Z"/>
                <w:rFonts w:ascii="Arial" w:hAnsi="Arial" w:cs="Arial"/>
                <w:sz w:val="20"/>
                <w:szCs w:val="20"/>
                <w:lang w:val="en-GB"/>
              </w:rPr>
            </w:pPr>
            <w:ins w:id="1052" w:author="Dylan Van Aswegen" w:date="2024-07-09T09:14:00Z" w16du:dateUtc="2024-07-09T07:14:00Z">
              <w:r>
                <w:rPr>
                  <w:rFonts w:ascii="Arial" w:hAnsi="Arial" w:cs="Arial"/>
                  <w:sz w:val="20"/>
                  <w:szCs w:val="20"/>
                  <w:lang w:val="en-GB"/>
                </w:rPr>
                <w:t xml:space="preserve">First Name </w:t>
              </w:r>
            </w:ins>
          </w:p>
        </w:tc>
        <w:tc>
          <w:tcPr>
            <w:tcW w:w="1276" w:type="dxa"/>
          </w:tcPr>
          <w:p w14:paraId="434B5903"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53" w:author="Dylan Van Aswegen" w:date="2024-07-09T09:14:00Z" w16du:dateUtc="2024-07-09T07:14:00Z"/>
                <w:rFonts w:ascii="Arial" w:hAnsi="Arial" w:cs="Arial"/>
                <w:sz w:val="20"/>
                <w:szCs w:val="20"/>
                <w:lang w:val="en-GB"/>
              </w:rPr>
            </w:pPr>
            <w:ins w:id="1054" w:author="Dylan Van Aswegen" w:date="2024-07-09T09:14:00Z" w16du:dateUtc="2024-07-09T07:14:00Z">
              <w:r>
                <w:rPr>
                  <w:rFonts w:ascii="Arial" w:hAnsi="Arial" w:cs="Arial"/>
                  <w:sz w:val="20"/>
                  <w:szCs w:val="20"/>
                  <w:lang w:val="en-GB"/>
                </w:rPr>
                <w:t xml:space="preserve">Text Field </w:t>
              </w:r>
            </w:ins>
          </w:p>
        </w:tc>
        <w:tc>
          <w:tcPr>
            <w:tcW w:w="1701" w:type="dxa"/>
          </w:tcPr>
          <w:p w14:paraId="3CA2AF0B"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55" w:author="Dylan Van Aswegen" w:date="2024-07-09T09:14:00Z" w16du:dateUtc="2024-07-09T07:14:00Z"/>
                <w:rFonts w:ascii="Arial" w:hAnsi="Arial" w:cs="Arial"/>
                <w:sz w:val="20"/>
                <w:szCs w:val="20"/>
                <w:lang w:val="en-GB"/>
              </w:rPr>
            </w:pPr>
            <w:ins w:id="1056" w:author="Dylan Van Aswegen" w:date="2024-07-09T09:14:00Z" w16du:dateUtc="2024-07-09T07:14:00Z">
              <w:r>
                <w:rPr>
                  <w:rFonts w:ascii="Arial" w:hAnsi="Arial" w:cs="Arial"/>
                  <w:sz w:val="20"/>
                  <w:szCs w:val="20"/>
                  <w:lang w:val="en-GB"/>
                </w:rPr>
                <w:t>String</w:t>
              </w:r>
            </w:ins>
          </w:p>
        </w:tc>
        <w:tc>
          <w:tcPr>
            <w:tcW w:w="1417" w:type="dxa"/>
          </w:tcPr>
          <w:p w14:paraId="48220280"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57" w:author="Dylan Van Aswegen" w:date="2024-07-09T09:14:00Z" w16du:dateUtc="2024-07-09T07:14:00Z"/>
                <w:rFonts w:ascii="Arial" w:hAnsi="Arial" w:cs="Arial"/>
                <w:sz w:val="20"/>
                <w:szCs w:val="20"/>
                <w:lang w:val="en-GB"/>
              </w:rPr>
            </w:pPr>
            <w:ins w:id="1058" w:author="Dylan Van Aswegen" w:date="2024-07-09T09:14:00Z" w16du:dateUtc="2024-07-09T07:14:00Z">
              <w:r>
                <w:rPr>
                  <w:rFonts w:ascii="Arial" w:hAnsi="Arial" w:cs="Arial"/>
                  <w:sz w:val="20"/>
                  <w:szCs w:val="20"/>
                  <w:lang w:val="en-GB"/>
                </w:rPr>
                <w:t>Yes</w:t>
              </w:r>
            </w:ins>
          </w:p>
        </w:tc>
        <w:tc>
          <w:tcPr>
            <w:tcW w:w="3828" w:type="dxa"/>
          </w:tcPr>
          <w:p w14:paraId="5BC6C99B"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59" w:author="Dylan Van Aswegen" w:date="2024-07-09T09:14:00Z" w16du:dateUtc="2024-07-09T07:14:00Z"/>
                <w:rFonts w:ascii="Arial" w:hAnsi="Arial" w:cs="Arial"/>
                <w:sz w:val="20"/>
                <w:szCs w:val="20"/>
                <w:lang w:val="en-GB"/>
              </w:rPr>
            </w:pPr>
            <w:ins w:id="1060" w:author="Dylan Van Aswegen" w:date="2024-07-09T09:14:00Z" w16du:dateUtc="2024-07-09T07:14:00Z">
              <w:r>
                <w:rPr>
                  <w:rFonts w:ascii="Arial" w:hAnsi="Arial" w:cs="Arial"/>
                  <w:sz w:val="20"/>
                  <w:szCs w:val="20"/>
                  <w:lang w:val="en-GB"/>
                </w:rPr>
                <w:t xml:space="preserve">This field will be populated by the user with their first name. </w:t>
              </w:r>
            </w:ins>
          </w:p>
          <w:p w14:paraId="743128BB"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61" w:author="Dylan Van Aswegen" w:date="2024-07-09T09:14:00Z" w16du:dateUtc="2024-07-09T07:14:00Z"/>
                <w:rFonts w:ascii="Arial" w:hAnsi="Arial" w:cs="Arial"/>
                <w:sz w:val="20"/>
                <w:szCs w:val="20"/>
                <w:lang w:val="en-GB"/>
              </w:rPr>
            </w:pPr>
            <w:ins w:id="1062" w:author="Dylan Van Aswegen" w:date="2024-07-09T09:14:00Z" w16du:dateUtc="2024-07-09T07:14:00Z">
              <w:r>
                <w:rPr>
                  <w:rFonts w:ascii="Arial" w:hAnsi="Arial" w:cs="Arial"/>
                  <w:sz w:val="20"/>
                  <w:szCs w:val="20"/>
                  <w:lang w:val="en-GB"/>
                </w:rPr>
                <w:t xml:space="preserve">If the user is creating the organisation from their “My Home” page, this should be populated with the first name they have captured on their account. </w:t>
              </w:r>
            </w:ins>
          </w:p>
        </w:tc>
      </w:tr>
      <w:tr w:rsidR="00BE6698" w14:paraId="30DDA8F7" w14:textId="77777777" w:rsidTr="00B85F07">
        <w:trPr>
          <w:ins w:id="1063"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6A82631E" w14:textId="77777777" w:rsidR="00BE6698" w:rsidRDefault="00BE6698" w:rsidP="00B85F07">
            <w:pPr>
              <w:spacing w:line="360" w:lineRule="auto"/>
              <w:jc w:val="both"/>
              <w:rPr>
                <w:ins w:id="1064" w:author="Dylan Van Aswegen" w:date="2024-07-09T09:14:00Z" w16du:dateUtc="2024-07-09T07:14:00Z"/>
                <w:rFonts w:ascii="Arial" w:hAnsi="Arial" w:cs="Arial"/>
                <w:sz w:val="20"/>
                <w:szCs w:val="20"/>
                <w:lang w:val="en-GB"/>
              </w:rPr>
            </w:pPr>
          </w:p>
        </w:tc>
        <w:tc>
          <w:tcPr>
            <w:tcW w:w="1417" w:type="dxa"/>
          </w:tcPr>
          <w:p w14:paraId="27215343"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65" w:author="Dylan Van Aswegen" w:date="2024-07-09T09:14:00Z" w16du:dateUtc="2024-07-09T07:14:00Z"/>
                <w:rFonts w:ascii="Arial" w:hAnsi="Arial" w:cs="Arial"/>
                <w:sz w:val="20"/>
                <w:szCs w:val="20"/>
                <w:lang w:val="en-GB"/>
              </w:rPr>
            </w:pPr>
            <w:ins w:id="1066" w:author="Dylan Van Aswegen" w:date="2024-07-09T09:14:00Z" w16du:dateUtc="2024-07-09T07:14:00Z">
              <w:r>
                <w:rPr>
                  <w:rFonts w:ascii="Arial" w:hAnsi="Arial" w:cs="Arial"/>
                  <w:sz w:val="20"/>
                  <w:szCs w:val="20"/>
                  <w:lang w:val="en-GB"/>
                </w:rPr>
                <w:t xml:space="preserve">Last Name </w:t>
              </w:r>
            </w:ins>
          </w:p>
        </w:tc>
        <w:tc>
          <w:tcPr>
            <w:tcW w:w="1276" w:type="dxa"/>
          </w:tcPr>
          <w:p w14:paraId="4483F141"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67" w:author="Dylan Van Aswegen" w:date="2024-07-09T09:14:00Z" w16du:dateUtc="2024-07-09T07:14:00Z"/>
                <w:rFonts w:ascii="Arial" w:hAnsi="Arial" w:cs="Arial"/>
                <w:sz w:val="20"/>
                <w:szCs w:val="20"/>
                <w:lang w:val="en-GB"/>
              </w:rPr>
            </w:pPr>
            <w:ins w:id="1068" w:author="Dylan Van Aswegen" w:date="2024-07-09T09:14:00Z" w16du:dateUtc="2024-07-09T07:14:00Z">
              <w:r>
                <w:rPr>
                  <w:rFonts w:ascii="Arial" w:hAnsi="Arial" w:cs="Arial"/>
                  <w:sz w:val="20"/>
                  <w:szCs w:val="20"/>
                  <w:lang w:val="en-GB"/>
                </w:rPr>
                <w:t xml:space="preserve">Text Field </w:t>
              </w:r>
            </w:ins>
          </w:p>
        </w:tc>
        <w:tc>
          <w:tcPr>
            <w:tcW w:w="1701" w:type="dxa"/>
          </w:tcPr>
          <w:p w14:paraId="14CB2222"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69" w:author="Dylan Van Aswegen" w:date="2024-07-09T09:14:00Z" w16du:dateUtc="2024-07-09T07:14:00Z"/>
                <w:rFonts w:ascii="Arial" w:hAnsi="Arial" w:cs="Arial"/>
                <w:sz w:val="20"/>
                <w:szCs w:val="20"/>
                <w:lang w:val="en-GB"/>
              </w:rPr>
            </w:pPr>
            <w:ins w:id="1070" w:author="Dylan Van Aswegen" w:date="2024-07-09T09:14:00Z" w16du:dateUtc="2024-07-09T07:14:00Z">
              <w:r>
                <w:rPr>
                  <w:rFonts w:ascii="Arial" w:hAnsi="Arial" w:cs="Arial"/>
                  <w:sz w:val="20"/>
                  <w:szCs w:val="20"/>
                  <w:lang w:val="en-GB"/>
                </w:rPr>
                <w:t>String</w:t>
              </w:r>
            </w:ins>
          </w:p>
        </w:tc>
        <w:tc>
          <w:tcPr>
            <w:tcW w:w="1417" w:type="dxa"/>
          </w:tcPr>
          <w:p w14:paraId="4FE92BD2"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71" w:author="Dylan Van Aswegen" w:date="2024-07-09T09:14:00Z" w16du:dateUtc="2024-07-09T07:14:00Z"/>
                <w:rFonts w:ascii="Arial" w:hAnsi="Arial" w:cs="Arial"/>
                <w:sz w:val="20"/>
                <w:szCs w:val="20"/>
                <w:lang w:val="en-GB"/>
              </w:rPr>
            </w:pPr>
            <w:ins w:id="1072" w:author="Dylan Van Aswegen" w:date="2024-07-09T09:14:00Z" w16du:dateUtc="2024-07-09T07:14:00Z">
              <w:r>
                <w:rPr>
                  <w:rFonts w:ascii="Arial" w:hAnsi="Arial" w:cs="Arial"/>
                  <w:sz w:val="20"/>
                  <w:szCs w:val="20"/>
                  <w:lang w:val="en-GB"/>
                </w:rPr>
                <w:t>Yes</w:t>
              </w:r>
            </w:ins>
          </w:p>
        </w:tc>
        <w:tc>
          <w:tcPr>
            <w:tcW w:w="3828" w:type="dxa"/>
          </w:tcPr>
          <w:p w14:paraId="3F42FD57"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73" w:author="Dylan Van Aswegen" w:date="2024-07-09T09:14:00Z" w16du:dateUtc="2024-07-09T07:14:00Z"/>
                <w:rFonts w:ascii="Arial" w:hAnsi="Arial" w:cs="Arial"/>
                <w:sz w:val="20"/>
                <w:szCs w:val="20"/>
                <w:lang w:val="en-GB"/>
              </w:rPr>
            </w:pPr>
            <w:ins w:id="1074" w:author="Dylan Van Aswegen" w:date="2024-07-09T09:14:00Z" w16du:dateUtc="2024-07-09T07:14:00Z">
              <w:r>
                <w:rPr>
                  <w:rFonts w:ascii="Arial" w:hAnsi="Arial" w:cs="Arial"/>
                  <w:sz w:val="20"/>
                  <w:szCs w:val="20"/>
                  <w:lang w:val="en-GB"/>
                </w:rPr>
                <w:t>This field will be populated by the user with their last name.</w:t>
              </w:r>
            </w:ins>
          </w:p>
          <w:p w14:paraId="07FDDB95"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75" w:author="Dylan Van Aswegen" w:date="2024-07-09T09:14:00Z" w16du:dateUtc="2024-07-09T07:14:00Z"/>
                <w:rFonts w:ascii="Arial" w:hAnsi="Arial" w:cs="Arial"/>
                <w:sz w:val="20"/>
                <w:szCs w:val="20"/>
                <w:lang w:val="en-GB"/>
              </w:rPr>
            </w:pPr>
            <w:ins w:id="1076" w:author="Dylan Van Aswegen" w:date="2024-07-09T09:14:00Z" w16du:dateUtc="2024-07-09T07:14:00Z">
              <w:r>
                <w:rPr>
                  <w:rFonts w:ascii="Arial" w:hAnsi="Arial" w:cs="Arial"/>
                  <w:sz w:val="20"/>
                  <w:szCs w:val="20"/>
                  <w:lang w:val="en-GB"/>
                </w:rPr>
                <w:t>If the user is creating the organisation from their “My Home” page, this should be populated with the last name they have captured on their account.</w:t>
              </w:r>
            </w:ins>
          </w:p>
        </w:tc>
      </w:tr>
      <w:tr w:rsidR="00BE6698" w14:paraId="12443060" w14:textId="77777777" w:rsidTr="00B85F07">
        <w:trPr>
          <w:cnfStyle w:val="000000100000" w:firstRow="0" w:lastRow="0" w:firstColumn="0" w:lastColumn="0" w:oddVBand="0" w:evenVBand="0" w:oddHBand="1" w:evenHBand="0" w:firstRowFirstColumn="0" w:firstRowLastColumn="0" w:lastRowFirstColumn="0" w:lastRowLastColumn="0"/>
          <w:ins w:id="1077"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42A7CA4C" w14:textId="77777777" w:rsidR="00BE6698" w:rsidRDefault="00BE6698" w:rsidP="00B85F07">
            <w:pPr>
              <w:spacing w:line="360" w:lineRule="auto"/>
              <w:jc w:val="both"/>
              <w:rPr>
                <w:ins w:id="1078" w:author="Dylan Van Aswegen" w:date="2024-07-09T09:14:00Z" w16du:dateUtc="2024-07-09T07:14:00Z"/>
                <w:rFonts w:ascii="Arial" w:hAnsi="Arial" w:cs="Arial"/>
                <w:sz w:val="20"/>
                <w:szCs w:val="20"/>
                <w:lang w:val="en-GB"/>
              </w:rPr>
            </w:pPr>
          </w:p>
        </w:tc>
        <w:tc>
          <w:tcPr>
            <w:tcW w:w="1417" w:type="dxa"/>
          </w:tcPr>
          <w:p w14:paraId="3A0892C9"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79" w:author="Dylan Van Aswegen" w:date="2024-07-09T09:14:00Z" w16du:dateUtc="2024-07-09T07:14:00Z"/>
                <w:rFonts w:ascii="Arial" w:hAnsi="Arial" w:cs="Arial"/>
                <w:sz w:val="20"/>
                <w:szCs w:val="20"/>
                <w:lang w:val="en-GB"/>
              </w:rPr>
            </w:pPr>
            <w:ins w:id="1080" w:author="Dylan Van Aswegen" w:date="2024-07-09T09:14:00Z" w16du:dateUtc="2024-07-09T07:14:00Z">
              <w:r>
                <w:rPr>
                  <w:rFonts w:ascii="Arial" w:hAnsi="Arial" w:cs="Arial"/>
                  <w:sz w:val="20"/>
                  <w:szCs w:val="20"/>
                  <w:lang w:val="en-GB"/>
                </w:rPr>
                <w:t>Email Address</w:t>
              </w:r>
            </w:ins>
          </w:p>
        </w:tc>
        <w:tc>
          <w:tcPr>
            <w:tcW w:w="1276" w:type="dxa"/>
          </w:tcPr>
          <w:p w14:paraId="75F4064D"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81" w:author="Dylan Van Aswegen" w:date="2024-07-09T09:14:00Z" w16du:dateUtc="2024-07-09T07:14:00Z"/>
                <w:rFonts w:ascii="Arial" w:hAnsi="Arial" w:cs="Arial"/>
                <w:sz w:val="20"/>
                <w:szCs w:val="20"/>
                <w:lang w:val="en-GB"/>
              </w:rPr>
            </w:pPr>
            <w:ins w:id="1082" w:author="Dylan Van Aswegen" w:date="2024-07-09T09:14:00Z" w16du:dateUtc="2024-07-09T07:14:00Z">
              <w:r>
                <w:rPr>
                  <w:rFonts w:ascii="Arial" w:hAnsi="Arial" w:cs="Arial"/>
                  <w:sz w:val="20"/>
                  <w:szCs w:val="20"/>
                  <w:lang w:val="en-GB"/>
                </w:rPr>
                <w:t xml:space="preserve">Text Field </w:t>
              </w:r>
            </w:ins>
          </w:p>
        </w:tc>
        <w:tc>
          <w:tcPr>
            <w:tcW w:w="1701" w:type="dxa"/>
          </w:tcPr>
          <w:p w14:paraId="2DA2BDA5"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83" w:author="Dylan Van Aswegen" w:date="2024-07-09T09:14:00Z" w16du:dateUtc="2024-07-09T07:14:00Z"/>
                <w:rFonts w:ascii="Arial" w:hAnsi="Arial" w:cs="Arial"/>
                <w:sz w:val="20"/>
                <w:szCs w:val="20"/>
                <w:lang w:val="en-GB"/>
              </w:rPr>
            </w:pPr>
            <w:ins w:id="1084" w:author="Dylan Van Aswegen" w:date="2024-07-09T09:14:00Z" w16du:dateUtc="2024-07-09T07:14:00Z">
              <w:r>
                <w:rPr>
                  <w:rFonts w:ascii="Arial" w:hAnsi="Arial" w:cs="Arial"/>
                  <w:sz w:val="20"/>
                  <w:szCs w:val="20"/>
                  <w:lang w:val="en-GB"/>
                </w:rPr>
                <w:t>String</w:t>
              </w:r>
            </w:ins>
          </w:p>
        </w:tc>
        <w:tc>
          <w:tcPr>
            <w:tcW w:w="1417" w:type="dxa"/>
          </w:tcPr>
          <w:p w14:paraId="57523E94"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85" w:author="Dylan Van Aswegen" w:date="2024-07-09T09:14:00Z" w16du:dateUtc="2024-07-09T07:14:00Z"/>
                <w:rFonts w:ascii="Arial" w:hAnsi="Arial" w:cs="Arial"/>
                <w:sz w:val="20"/>
                <w:szCs w:val="20"/>
                <w:lang w:val="en-GB"/>
              </w:rPr>
            </w:pPr>
            <w:ins w:id="1086" w:author="Dylan Van Aswegen" w:date="2024-07-09T09:14:00Z" w16du:dateUtc="2024-07-09T07:14:00Z">
              <w:r>
                <w:rPr>
                  <w:rFonts w:ascii="Arial" w:hAnsi="Arial" w:cs="Arial"/>
                  <w:sz w:val="20"/>
                  <w:szCs w:val="20"/>
                  <w:lang w:val="en-GB"/>
                </w:rPr>
                <w:t>Yes</w:t>
              </w:r>
            </w:ins>
          </w:p>
        </w:tc>
        <w:tc>
          <w:tcPr>
            <w:tcW w:w="3828" w:type="dxa"/>
          </w:tcPr>
          <w:p w14:paraId="0937933A"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87" w:author="Dylan Van Aswegen" w:date="2024-07-09T09:14:00Z" w16du:dateUtc="2024-07-09T07:14:00Z"/>
                <w:rFonts w:ascii="Arial" w:hAnsi="Arial" w:cs="Arial"/>
                <w:sz w:val="20"/>
                <w:szCs w:val="20"/>
                <w:lang w:val="en-GB"/>
              </w:rPr>
            </w:pPr>
            <w:ins w:id="1088" w:author="Dylan Van Aswegen" w:date="2024-07-09T09:14:00Z" w16du:dateUtc="2024-07-09T07:14:00Z">
              <w:r>
                <w:rPr>
                  <w:rFonts w:ascii="Arial" w:hAnsi="Arial" w:cs="Arial"/>
                  <w:sz w:val="20"/>
                  <w:szCs w:val="20"/>
                  <w:lang w:val="en-GB"/>
                </w:rPr>
                <w:t xml:space="preserve">This field will be populated by the user with their email address. The system should validate if the email address captured is in a valid format.  </w:t>
              </w:r>
            </w:ins>
          </w:p>
          <w:p w14:paraId="3417DB48"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089" w:author="Dylan Van Aswegen" w:date="2024-07-09T09:14:00Z" w16du:dateUtc="2024-07-09T07:14:00Z"/>
                <w:rFonts w:ascii="Arial" w:hAnsi="Arial" w:cs="Arial"/>
                <w:sz w:val="20"/>
                <w:szCs w:val="20"/>
                <w:lang w:val="en-GB"/>
              </w:rPr>
            </w:pPr>
            <w:ins w:id="1090" w:author="Dylan Van Aswegen" w:date="2024-07-09T09:14:00Z" w16du:dateUtc="2024-07-09T07:14:00Z">
              <w:r>
                <w:rPr>
                  <w:rFonts w:ascii="Arial" w:hAnsi="Arial" w:cs="Arial"/>
                  <w:sz w:val="20"/>
                  <w:szCs w:val="20"/>
                  <w:lang w:val="en-GB"/>
                </w:rPr>
                <w:t>If the user is creating the organisation from their “My Home” page, this should be populated with the email address they have captured on their account.</w:t>
              </w:r>
            </w:ins>
          </w:p>
        </w:tc>
      </w:tr>
      <w:tr w:rsidR="00BE6698" w14:paraId="01FB67AE" w14:textId="77777777" w:rsidTr="00B85F07">
        <w:trPr>
          <w:ins w:id="1091"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5D0096D5" w14:textId="77777777" w:rsidR="00BE6698" w:rsidRDefault="00BE6698" w:rsidP="00B85F07">
            <w:pPr>
              <w:spacing w:line="360" w:lineRule="auto"/>
              <w:jc w:val="both"/>
              <w:rPr>
                <w:ins w:id="1092" w:author="Dylan Van Aswegen" w:date="2024-07-09T09:14:00Z" w16du:dateUtc="2024-07-09T07:14:00Z"/>
                <w:rFonts w:ascii="Arial" w:hAnsi="Arial" w:cs="Arial"/>
                <w:sz w:val="20"/>
                <w:szCs w:val="20"/>
                <w:lang w:val="en-GB"/>
              </w:rPr>
            </w:pPr>
          </w:p>
        </w:tc>
        <w:tc>
          <w:tcPr>
            <w:tcW w:w="1417" w:type="dxa"/>
          </w:tcPr>
          <w:p w14:paraId="7AA75FEA"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93" w:author="Dylan Van Aswegen" w:date="2024-07-09T09:14:00Z" w16du:dateUtc="2024-07-09T07:14:00Z"/>
                <w:rFonts w:ascii="Arial" w:hAnsi="Arial" w:cs="Arial"/>
                <w:sz w:val="20"/>
                <w:szCs w:val="20"/>
                <w:lang w:val="en-GB"/>
              </w:rPr>
            </w:pPr>
            <w:ins w:id="1094" w:author="Dylan Van Aswegen" w:date="2024-07-09T09:14:00Z" w16du:dateUtc="2024-07-09T07:14:00Z">
              <w:r>
                <w:rPr>
                  <w:rFonts w:ascii="Arial" w:hAnsi="Arial" w:cs="Arial"/>
                  <w:sz w:val="20"/>
                  <w:szCs w:val="20"/>
                  <w:lang w:val="en-GB"/>
                </w:rPr>
                <w:t>Password</w:t>
              </w:r>
            </w:ins>
          </w:p>
        </w:tc>
        <w:tc>
          <w:tcPr>
            <w:tcW w:w="1276" w:type="dxa"/>
          </w:tcPr>
          <w:p w14:paraId="02177B7D"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95" w:author="Dylan Van Aswegen" w:date="2024-07-09T09:14:00Z" w16du:dateUtc="2024-07-09T07:14:00Z"/>
                <w:rFonts w:ascii="Arial" w:hAnsi="Arial" w:cs="Arial"/>
                <w:sz w:val="20"/>
                <w:szCs w:val="20"/>
                <w:lang w:val="en-GB"/>
              </w:rPr>
            </w:pPr>
            <w:ins w:id="1096" w:author="Dylan Van Aswegen" w:date="2024-07-09T09:14:00Z" w16du:dateUtc="2024-07-09T07:14:00Z">
              <w:r>
                <w:rPr>
                  <w:rFonts w:ascii="Arial" w:hAnsi="Arial" w:cs="Arial"/>
                  <w:sz w:val="20"/>
                  <w:szCs w:val="20"/>
                  <w:lang w:val="en-GB"/>
                </w:rPr>
                <w:t xml:space="preserve">Text Field </w:t>
              </w:r>
            </w:ins>
          </w:p>
        </w:tc>
        <w:tc>
          <w:tcPr>
            <w:tcW w:w="1701" w:type="dxa"/>
          </w:tcPr>
          <w:p w14:paraId="59E9180A"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97" w:author="Dylan Van Aswegen" w:date="2024-07-09T09:14:00Z" w16du:dateUtc="2024-07-09T07:14:00Z"/>
                <w:rFonts w:ascii="Arial" w:hAnsi="Arial" w:cs="Arial"/>
                <w:sz w:val="20"/>
                <w:szCs w:val="20"/>
                <w:lang w:val="en-GB"/>
              </w:rPr>
            </w:pPr>
            <w:ins w:id="1098" w:author="Dylan Van Aswegen" w:date="2024-07-09T09:14:00Z" w16du:dateUtc="2024-07-09T07:14:00Z">
              <w:r>
                <w:rPr>
                  <w:rFonts w:ascii="Arial" w:hAnsi="Arial" w:cs="Arial"/>
                  <w:sz w:val="20"/>
                  <w:szCs w:val="20"/>
                  <w:lang w:val="en-GB"/>
                </w:rPr>
                <w:t>String</w:t>
              </w:r>
            </w:ins>
          </w:p>
        </w:tc>
        <w:tc>
          <w:tcPr>
            <w:tcW w:w="1417" w:type="dxa"/>
          </w:tcPr>
          <w:p w14:paraId="5E4C293A"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099" w:author="Dylan Van Aswegen" w:date="2024-07-09T09:14:00Z" w16du:dateUtc="2024-07-09T07:14:00Z"/>
                <w:rFonts w:ascii="Arial" w:hAnsi="Arial" w:cs="Arial"/>
                <w:sz w:val="20"/>
                <w:szCs w:val="20"/>
                <w:lang w:val="en-GB"/>
              </w:rPr>
            </w:pPr>
            <w:ins w:id="1100" w:author="Dylan Van Aswegen" w:date="2024-07-09T09:14:00Z" w16du:dateUtc="2024-07-09T07:14:00Z">
              <w:r>
                <w:rPr>
                  <w:rFonts w:ascii="Arial" w:hAnsi="Arial" w:cs="Arial"/>
                  <w:sz w:val="20"/>
                  <w:szCs w:val="20"/>
                  <w:lang w:val="en-GB"/>
                </w:rPr>
                <w:t>Yes</w:t>
              </w:r>
            </w:ins>
          </w:p>
        </w:tc>
        <w:tc>
          <w:tcPr>
            <w:tcW w:w="3828" w:type="dxa"/>
          </w:tcPr>
          <w:p w14:paraId="2AD66EA3"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01" w:author="Dylan Van Aswegen" w:date="2024-07-09T09:14:00Z" w16du:dateUtc="2024-07-09T07:14:00Z"/>
                <w:rFonts w:ascii="Arial" w:hAnsi="Arial" w:cs="Arial"/>
                <w:sz w:val="20"/>
                <w:szCs w:val="20"/>
                <w:lang w:val="en-GB"/>
              </w:rPr>
            </w:pPr>
            <w:ins w:id="1102" w:author="Dylan Van Aswegen" w:date="2024-07-09T09:14:00Z" w16du:dateUtc="2024-07-09T07:14:00Z">
              <w:r>
                <w:rPr>
                  <w:rFonts w:ascii="Arial" w:hAnsi="Arial" w:cs="Arial"/>
                  <w:sz w:val="20"/>
                  <w:szCs w:val="20"/>
                  <w:lang w:val="en-GB"/>
                </w:rPr>
                <w:t xml:space="preserve">This field will be populated by the user with their password. The application will display a password strength rating for the password captured by the user. </w:t>
              </w:r>
            </w:ins>
          </w:p>
          <w:p w14:paraId="7F5F3183"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03" w:author="Dylan Van Aswegen" w:date="2024-07-09T09:14:00Z" w16du:dateUtc="2024-07-09T07:14:00Z"/>
                <w:rFonts w:ascii="Arial" w:hAnsi="Arial" w:cs="Arial"/>
                <w:sz w:val="20"/>
                <w:szCs w:val="20"/>
                <w:lang w:val="en-GB"/>
              </w:rPr>
            </w:pPr>
            <w:ins w:id="1104" w:author="Dylan Van Aswegen" w:date="2024-07-09T09:14:00Z" w16du:dateUtc="2024-07-09T07:14:00Z">
              <w:r>
                <w:rPr>
                  <w:rFonts w:ascii="Arial" w:hAnsi="Arial" w:cs="Arial"/>
                  <w:sz w:val="20"/>
                  <w:szCs w:val="20"/>
                  <w:lang w:val="en-GB"/>
                </w:rPr>
                <w:t>If the user is creating the organisation from their “My Home” page, this field should not allow the user to capture anything.</w:t>
              </w:r>
            </w:ins>
          </w:p>
        </w:tc>
      </w:tr>
      <w:tr w:rsidR="00BE6698" w14:paraId="1B5203A6" w14:textId="77777777" w:rsidTr="00B85F07">
        <w:trPr>
          <w:cnfStyle w:val="000000100000" w:firstRow="0" w:lastRow="0" w:firstColumn="0" w:lastColumn="0" w:oddVBand="0" w:evenVBand="0" w:oddHBand="1" w:evenHBand="0" w:firstRowFirstColumn="0" w:firstRowLastColumn="0" w:lastRowFirstColumn="0" w:lastRowLastColumn="0"/>
          <w:ins w:id="1105"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24C51FB5" w14:textId="77777777" w:rsidR="00BE6698" w:rsidRDefault="00BE6698" w:rsidP="00B85F07">
            <w:pPr>
              <w:spacing w:line="360" w:lineRule="auto"/>
              <w:jc w:val="both"/>
              <w:rPr>
                <w:ins w:id="1106" w:author="Dylan Van Aswegen" w:date="2024-07-09T09:14:00Z" w16du:dateUtc="2024-07-09T07:14:00Z"/>
                <w:rFonts w:ascii="Arial" w:hAnsi="Arial" w:cs="Arial"/>
                <w:sz w:val="20"/>
                <w:szCs w:val="20"/>
                <w:lang w:val="en-GB"/>
              </w:rPr>
            </w:pPr>
          </w:p>
        </w:tc>
        <w:tc>
          <w:tcPr>
            <w:tcW w:w="1417" w:type="dxa"/>
          </w:tcPr>
          <w:p w14:paraId="395E1DA7"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07" w:author="Dylan Van Aswegen" w:date="2024-07-09T09:14:00Z" w16du:dateUtc="2024-07-09T07:14:00Z"/>
                <w:rFonts w:ascii="Arial" w:hAnsi="Arial" w:cs="Arial"/>
                <w:sz w:val="20"/>
                <w:szCs w:val="20"/>
                <w:lang w:val="en-GB"/>
              </w:rPr>
            </w:pPr>
            <w:ins w:id="1108" w:author="Dylan Van Aswegen" w:date="2024-07-09T09:14:00Z" w16du:dateUtc="2024-07-09T07:14:00Z">
              <w:r>
                <w:rPr>
                  <w:rFonts w:ascii="Arial" w:hAnsi="Arial" w:cs="Arial"/>
                  <w:sz w:val="20"/>
                  <w:szCs w:val="20"/>
                  <w:lang w:val="en-GB"/>
                </w:rPr>
                <w:t>About organisation section heading</w:t>
              </w:r>
            </w:ins>
          </w:p>
        </w:tc>
        <w:tc>
          <w:tcPr>
            <w:tcW w:w="1276" w:type="dxa"/>
          </w:tcPr>
          <w:p w14:paraId="6AA4514E"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09" w:author="Dylan Van Aswegen" w:date="2024-07-09T09:14:00Z" w16du:dateUtc="2024-07-09T07:14:00Z"/>
                <w:rFonts w:ascii="Arial" w:hAnsi="Arial" w:cs="Arial"/>
                <w:sz w:val="20"/>
                <w:szCs w:val="20"/>
                <w:lang w:val="en-GB"/>
              </w:rPr>
            </w:pPr>
            <w:ins w:id="1110" w:author="Dylan Van Aswegen" w:date="2024-07-09T09:14:00Z" w16du:dateUtc="2024-07-09T07:14:00Z">
              <w:r>
                <w:rPr>
                  <w:rFonts w:ascii="Arial" w:hAnsi="Arial" w:cs="Arial"/>
                  <w:sz w:val="20"/>
                  <w:szCs w:val="20"/>
                  <w:lang w:val="en-GB"/>
                </w:rPr>
                <w:t xml:space="preserve">Text Field </w:t>
              </w:r>
            </w:ins>
          </w:p>
        </w:tc>
        <w:tc>
          <w:tcPr>
            <w:tcW w:w="1701" w:type="dxa"/>
          </w:tcPr>
          <w:p w14:paraId="3CCFFBAC"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11" w:author="Dylan Van Aswegen" w:date="2024-07-09T09:14:00Z" w16du:dateUtc="2024-07-09T07:14:00Z"/>
                <w:rFonts w:ascii="Arial" w:hAnsi="Arial" w:cs="Arial"/>
                <w:sz w:val="20"/>
                <w:szCs w:val="20"/>
                <w:lang w:val="en-GB"/>
              </w:rPr>
            </w:pPr>
            <w:ins w:id="1112" w:author="Dylan Van Aswegen" w:date="2024-07-09T09:14:00Z" w16du:dateUtc="2024-07-09T07:14:00Z">
              <w:r>
                <w:rPr>
                  <w:rFonts w:ascii="Arial" w:hAnsi="Arial" w:cs="Arial"/>
                  <w:sz w:val="20"/>
                  <w:szCs w:val="20"/>
                  <w:lang w:val="en-GB"/>
                </w:rPr>
                <w:t>String</w:t>
              </w:r>
            </w:ins>
          </w:p>
        </w:tc>
        <w:tc>
          <w:tcPr>
            <w:tcW w:w="1417" w:type="dxa"/>
          </w:tcPr>
          <w:p w14:paraId="11F6C343"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13" w:author="Dylan Van Aswegen" w:date="2024-07-09T09:14:00Z" w16du:dateUtc="2024-07-09T07:14:00Z"/>
                <w:rFonts w:ascii="Arial" w:hAnsi="Arial" w:cs="Arial"/>
                <w:sz w:val="20"/>
                <w:szCs w:val="20"/>
                <w:lang w:val="en-GB"/>
              </w:rPr>
            </w:pPr>
            <w:ins w:id="1114" w:author="Dylan Van Aswegen" w:date="2024-07-09T09:14:00Z" w16du:dateUtc="2024-07-09T07:14:00Z">
              <w:r>
                <w:rPr>
                  <w:rFonts w:ascii="Arial" w:hAnsi="Arial" w:cs="Arial"/>
                  <w:sz w:val="20"/>
                  <w:szCs w:val="20"/>
                  <w:lang w:val="en-GB"/>
                </w:rPr>
                <w:t>N/A</w:t>
              </w:r>
            </w:ins>
          </w:p>
        </w:tc>
        <w:tc>
          <w:tcPr>
            <w:tcW w:w="3828" w:type="dxa"/>
          </w:tcPr>
          <w:p w14:paraId="42ADA9A5"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15" w:author="Dylan Van Aswegen" w:date="2024-07-09T09:14:00Z" w16du:dateUtc="2024-07-09T07:14:00Z"/>
                <w:rFonts w:ascii="Arial" w:hAnsi="Arial" w:cs="Arial"/>
                <w:sz w:val="20"/>
                <w:szCs w:val="20"/>
                <w:lang w:val="en-GB"/>
              </w:rPr>
            </w:pPr>
            <w:ins w:id="1116" w:author="Dylan Van Aswegen" w:date="2024-07-09T09:14:00Z" w16du:dateUtc="2024-07-09T07:14:00Z">
              <w:r>
                <w:rPr>
                  <w:rFonts w:ascii="Arial" w:hAnsi="Arial" w:cs="Arial"/>
                  <w:sz w:val="20"/>
                  <w:szCs w:val="20"/>
                  <w:lang w:val="en-GB"/>
                </w:rPr>
                <w:t>This field will be populated by the application with the following text: “About Your Organisation”</w:t>
              </w:r>
            </w:ins>
          </w:p>
        </w:tc>
      </w:tr>
      <w:tr w:rsidR="00BE6698" w14:paraId="53503FA9" w14:textId="77777777" w:rsidTr="00B85F07">
        <w:trPr>
          <w:ins w:id="1117"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3462AF94" w14:textId="77777777" w:rsidR="00BE6698" w:rsidRDefault="00BE6698" w:rsidP="00B85F07">
            <w:pPr>
              <w:spacing w:line="360" w:lineRule="auto"/>
              <w:jc w:val="both"/>
              <w:rPr>
                <w:ins w:id="1118" w:author="Dylan Van Aswegen" w:date="2024-07-09T09:14:00Z" w16du:dateUtc="2024-07-09T07:14:00Z"/>
                <w:rFonts w:ascii="Arial" w:hAnsi="Arial" w:cs="Arial"/>
                <w:sz w:val="20"/>
                <w:szCs w:val="20"/>
                <w:lang w:val="en-GB"/>
              </w:rPr>
            </w:pPr>
          </w:p>
        </w:tc>
        <w:tc>
          <w:tcPr>
            <w:tcW w:w="1417" w:type="dxa"/>
          </w:tcPr>
          <w:p w14:paraId="48F6840D"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19" w:author="Dylan Van Aswegen" w:date="2024-07-09T09:14:00Z" w16du:dateUtc="2024-07-09T07:14:00Z"/>
                <w:rFonts w:ascii="Arial" w:hAnsi="Arial" w:cs="Arial"/>
                <w:sz w:val="20"/>
                <w:szCs w:val="20"/>
                <w:lang w:val="en-GB"/>
              </w:rPr>
            </w:pPr>
            <w:ins w:id="1120" w:author="Dylan Van Aswegen" w:date="2024-07-09T09:14:00Z" w16du:dateUtc="2024-07-09T07:14:00Z">
              <w:r>
                <w:rPr>
                  <w:rFonts w:ascii="Arial" w:hAnsi="Arial" w:cs="Arial"/>
                  <w:sz w:val="20"/>
                  <w:szCs w:val="20"/>
                  <w:lang w:val="en-GB"/>
                </w:rPr>
                <w:t xml:space="preserve">Organisation Name </w:t>
              </w:r>
            </w:ins>
          </w:p>
        </w:tc>
        <w:tc>
          <w:tcPr>
            <w:tcW w:w="1276" w:type="dxa"/>
          </w:tcPr>
          <w:p w14:paraId="3434C4E9"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21" w:author="Dylan Van Aswegen" w:date="2024-07-09T09:14:00Z" w16du:dateUtc="2024-07-09T07:14:00Z"/>
                <w:rFonts w:ascii="Arial" w:hAnsi="Arial" w:cs="Arial"/>
                <w:sz w:val="20"/>
                <w:szCs w:val="20"/>
                <w:lang w:val="en-GB"/>
              </w:rPr>
            </w:pPr>
            <w:ins w:id="1122" w:author="Dylan Van Aswegen" w:date="2024-07-09T09:14:00Z" w16du:dateUtc="2024-07-09T07:14:00Z">
              <w:r>
                <w:rPr>
                  <w:rFonts w:ascii="Arial" w:hAnsi="Arial" w:cs="Arial"/>
                  <w:sz w:val="20"/>
                  <w:szCs w:val="20"/>
                  <w:lang w:val="en-GB"/>
                </w:rPr>
                <w:t xml:space="preserve">Text Field </w:t>
              </w:r>
            </w:ins>
          </w:p>
        </w:tc>
        <w:tc>
          <w:tcPr>
            <w:tcW w:w="1701" w:type="dxa"/>
          </w:tcPr>
          <w:p w14:paraId="6772DE7B"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23" w:author="Dylan Van Aswegen" w:date="2024-07-09T09:14:00Z" w16du:dateUtc="2024-07-09T07:14:00Z"/>
                <w:rFonts w:ascii="Arial" w:hAnsi="Arial" w:cs="Arial"/>
                <w:sz w:val="20"/>
                <w:szCs w:val="20"/>
                <w:lang w:val="en-GB"/>
              </w:rPr>
            </w:pPr>
            <w:ins w:id="1124" w:author="Dylan Van Aswegen" w:date="2024-07-09T09:14:00Z" w16du:dateUtc="2024-07-09T07:14:00Z">
              <w:r>
                <w:rPr>
                  <w:rFonts w:ascii="Arial" w:hAnsi="Arial" w:cs="Arial"/>
                  <w:sz w:val="20"/>
                  <w:szCs w:val="20"/>
                  <w:lang w:val="en-GB"/>
                </w:rPr>
                <w:t>String</w:t>
              </w:r>
            </w:ins>
          </w:p>
        </w:tc>
        <w:tc>
          <w:tcPr>
            <w:tcW w:w="1417" w:type="dxa"/>
          </w:tcPr>
          <w:p w14:paraId="3CCE0B98"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25" w:author="Dylan Van Aswegen" w:date="2024-07-09T09:14:00Z" w16du:dateUtc="2024-07-09T07:14:00Z"/>
                <w:rFonts w:ascii="Arial" w:hAnsi="Arial" w:cs="Arial"/>
                <w:sz w:val="20"/>
                <w:szCs w:val="20"/>
                <w:lang w:val="en-GB"/>
              </w:rPr>
            </w:pPr>
            <w:ins w:id="1126" w:author="Dylan Van Aswegen" w:date="2024-07-09T09:14:00Z" w16du:dateUtc="2024-07-09T07:14:00Z">
              <w:r>
                <w:rPr>
                  <w:rFonts w:ascii="Arial" w:hAnsi="Arial" w:cs="Arial"/>
                  <w:sz w:val="20"/>
                  <w:szCs w:val="20"/>
                  <w:lang w:val="en-GB"/>
                </w:rPr>
                <w:t>Yes</w:t>
              </w:r>
            </w:ins>
          </w:p>
        </w:tc>
        <w:tc>
          <w:tcPr>
            <w:tcW w:w="3828" w:type="dxa"/>
          </w:tcPr>
          <w:p w14:paraId="479FAA2C"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27" w:author="Dylan Van Aswegen" w:date="2024-07-09T09:14:00Z" w16du:dateUtc="2024-07-09T07:14:00Z"/>
                <w:rFonts w:ascii="Arial" w:hAnsi="Arial" w:cs="Arial"/>
                <w:sz w:val="20"/>
                <w:szCs w:val="20"/>
                <w:lang w:val="en-GB"/>
              </w:rPr>
            </w:pPr>
            <w:ins w:id="1128" w:author="Dylan Van Aswegen" w:date="2024-07-09T09:14:00Z" w16du:dateUtc="2024-07-09T07:14:00Z">
              <w:r>
                <w:rPr>
                  <w:rFonts w:ascii="Arial" w:hAnsi="Arial" w:cs="Arial"/>
                  <w:sz w:val="20"/>
                  <w:szCs w:val="20"/>
                  <w:lang w:val="en-GB"/>
                </w:rPr>
                <w:t xml:space="preserve">This field will be populated by the user with the name of their organisation. </w:t>
              </w:r>
            </w:ins>
          </w:p>
        </w:tc>
      </w:tr>
      <w:tr w:rsidR="00BE6698" w14:paraId="19E6382F" w14:textId="77777777" w:rsidTr="00B85F07">
        <w:trPr>
          <w:cnfStyle w:val="000000100000" w:firstRow="0" w:lastRow="0" w:firstColumn="0" w:lastColumn="0" w:oddVBand="0" w:evenVBand="0" w:oddHBand="1" w:evenHBand="0" w:firstRowFirstColumn="0" w:firstRowLastColumn="0" w:lastRowFirstColumn="0" w:lastRowLastColumn="0"/>
          <w:ins w:id="1129"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48A722E4" w14:textId="77777777" w:rsidR="00BE6698" w:rsidRDefault="00BE6698" w:rsidP="00B85F07">
            <w:pPr>
              <w:spacing w:line="360" w:lineRule="auto"/>
              <w:jc w:val="both"/>
              <w:rPr>
                <w:ins w:id="1130" w:author="Dylan Van Aswegen" w:date="2024-07-09T09:14:00Z" w16du:dateUtc="2024-07-09T07:14:00Z"/>
                <w:rFonts w:ascii="Arial" w:hAnsi="Arial" w:cs="Arial"/>
                <w:sz w:val="20"/>
                <w:szCs w:val="20"/>
                <w:lang w:val="en-GB"/>
              </w:rPr>
            </w:pPr>
          </w:p>
        </w:tc>
        <w:tc>
          <w:tcPr>
            <w:tcW w:w="1417" w:type="dxa"/>
          </w:tcPr>
          <w:p w14:paraId="4EF25F44"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31" w:author="Dylan Van Aswegen" w:date="2024-07-09T09:14:00Z" w16du:dateUtc="2024-07-09T07:14:00Z"/>
                <w:rFonts w:ascii="Arial" w:hAnsi="Arial" w:cs="Arial"/>
                <w:sz w:val="20"/>
                <w:szCs w:val="20"/>
                <w:lang w:val="en-GB"/>
              </w:rPr>
            </w:pPr>
            <w:ins w:id="1132" w:author="Dylan Van Aswegen" w:date="2024-07-09T09:14:00Z" w16du:dateUtc="2024-07-09T07:14:00Z">
              <w:r>
                <w:rPr>
                  <w:rFonts w:ascii="Arial" w:hAnsi="Arial" w:cs="Arial"/>
                  <w:sz w:val="20"/>
                  <w:szCs w:val="20"/>
                  <w:lang w:val="en-GB"/>
                </w:rPr>
                <w:t xml:space="preserve">Organisation </w:t>
              </w:r>
              <w:proofErr w:type="spellStart"/>
              <w:r>
                <w:rPr>
                  <w:rFonts w:ascii="Arial" w:hAnsi="Arial" w:cs="Arial"/>
                  <w:sz w:val="20"/>
                  <w:szCs w:val="20"/>
                  <w:lang w:val="en-GB"/>
                </w:rPr>
                <w:t>Shortname</w:t>
              </w:r>
              <w:proofErr w:type="spellEnd"/>
              <w:r>
                <w:rPr>
                  <w:rFonts w:ascii="Arial" w:hAnsi="Arial" w:cs="Arial"/>
                  <w:sz w:val="20"/>
                  <w:szCs w:val="20"/>
                  <w:lang w:val="en-GB"/>
                </w:rPr>
                <w:t xml:space="preserve"> </w:t>
              </w:r>
            </w:ins>
          </w:p>
        </w:tc>
        <w:tc>
          <w:tcPr>
            <w:tcW w:w="1276" w:type="dxa"/>
          </w:tcPr>
          <w:p w14:paraId="433D96C2"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33" w:author="Dylan Van Aswegen" w:date="2024-07-09T09:14:00Z" w16du:dateUtc="2024-07-09T07:14:00Z"/>
                <w:rFonts w:ascii="Arial" w:hAnsi="Arial" w:cs="Arial"/>
                <w:sz w:val="20"/>
                <w:szCs w:val="20"/>
                <w:lang w:val="en-GB"/>
              </w:rPr>
            </w:pPr>
            <w:ins w:id="1134" w:author="Dylan Van Aswegen" w:date="2024-07-09T09:14:00Z" w16du:dateUtc="2024-07-09T07:14:00Z">
              <w:r>
                <w:rPr>
                  <w:rFonts w:ascii="Arial" w:hAnsi="Arial" w:cs="Arial"/>
                  <w:sz w:val="20"/>
                  <w:szCs w:val="20"/>
                  <w:lang w:val="en-GB"/>
                </w:rPr>
                <w:t xml:space="preserve">Text Field </w:t>
              </w:r>
            </w:ins>
          </w:p>
        </w:tc>
        <w:tc>
          <w:tcPr>
            <w:tcW w:w="1701" w:type="dxa"/>
          </w:tcPr>
          <w:p w14:paraId="2CCD6F43"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35" w:author="Dylan Van Aswegen" w:date="2024-07-09T09:14:00Z" w16du:dateUtc="2024-07-09T07:14:00Z"/>
                <w:rFonts w:ascii="Arial" w:hAnsi="Arial" w:cs="Arial"/>
                <w:sz w:val="20"/>
                <w:szCs w:val="20"/>
                <w:lang w:val="en-GB"/>
              </w:rPr>
            </w:pPr>
            <w:ins w:id="1136" w:author="Dylan Van Aswegen" w:date="2024-07-09T09:14:00Z" w16du:dateUtc="2024-07-09T07:14:00Z">
              <w:r>
                <w:rPr>
                  <w:rFonts w:ascii="Arial" w:hAnsi="Arial" w:cs="Arial"/>
                  <w:sz w:val="20"/>
                  <w:szCs w:val="20"/>
                  <w:lang w:val="en-GB"/>
                </w:rPr>
                <w:t>String</w:t>
              </w:r>
            </w:ins>
          </w:p>
        </w:tc>
        <w:tc>
          <w:tcPr>
            <w:tcW w:w="1417" w:type="dxa"/>
          </w:tcPr>
          <w:p w14:paraId="60322E8F"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37" w:author="Dylan Van Aswegen" w:date="2024-07-09T09:14:00Z" w16du:dateUtc="2024-07-09T07:14:00Z"/>
                <w:rFonts w:ascii="Arial" w:hAnsi="Arial" w:cs="Arial"/>
                <w:sz w:val="20"/>
                <w:szCs w:val="20"/>
                <w:lang w:val="en-GB"/>
              </w:rPr>
            </w:pPr>
            <w:ins w:id="1138" w:author="Dylan Van Aswegen" w:date="2024-07-09T09:14:00Z" w16du:dateUtc="2024-07-09T07:14:00Z">
              <w:r>
                <w:rPr>
                  <w:rFonts w:ascii="Arial" w:hAnsi="Arial" w:cs="Arial"/>
                  <w:sz w:val="20"/>
                  <w:szCs w:val="20"/>
                  <w:lang w:val="en-GB"/>
                </w:rPr>
                <w:t>Yes</w:t>
              </w:r>
            </w:ins>
          </w:p>
        </w:tc>
        <w:tc>
          <w:tcPr>
            <w:tcW w:w="3828" w:type="dxa"/>
          </w:tcPr>
          <w:p w14:paraId="00312042"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39" w:author="Dylan Van Aswegen" w:date="2024-07-09T09:14:00Z" w16du:dateUtc="2024-07-09T07:14:00Z"/>
                <w:rFonts w:ascii="Arial" w:hAnsi="Arial" w:cs="Arial"/>
                <w:sz w:val="20"/>
                <w:szCs w:val="20"/>
                <w:lang w:val="en-GB"/>
              </w:rPr>
            </w:pPr>
            <w:ins w:id="1140" w:author="Dylan Van Aswegen" w:date="2024-07-09T09:14:00Z" w16du:dateUtc="2024-07-09T07:14:00Z">
              <w:r>
                <w:rPr>
                  <w:rFonts w:ascii="Arial" w:hAnsi="Arial" w:cs="Arial"/>
                  <w:sz w:val="20"/>
                  <w:szCs w:val="20"/>
                  <w:lang w:val="en-GB"/>
                </w:rPr>
                <w:t xml:space="preserve">This field will be populated by the user with a three-letter code which will serve as their organisation’s </w:t>
              </w:r>
              <w:proofErr w:type="spellStart"/>
              <w:r>
                <w:rPr>
                  <w:rFonts w:ascii="Arial" w:hAnsi="Arial" w:cs="Arial"/>
                  <w:sz w:val="20"/>
                  <w:szCs w:val="20"/>
                  <w:lang w:val="en-GB"/>
                </w:rPr>
                <w:t>shortname</w:t>
              </w:r>
              <w:proofErr w:type="spellEnd"/>
              <w:r>
                <w:rPr>
                  <w:rFonts w:ascii="Arial" w:hAnsi="Arial" w:cs="Arial"/>
                  <w:sz w:val="20"/>
                  <w:szCs w:val="20"/>
                  <w:lang w:val="en-GB"/>
                </w:rPr>
                <w:t xml:space="preserve">. </w:t>
              </w:r>
            </w:ins>
          </w:p>
          <w:p w14:paraId="77AF4490"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41" w:author="Dylan Van Aswegen" w:date="2024-07-09T09:14:00Z" w16du:dateUtc="2024-07-09T07:14:00Z"/>
                <w:rFonts w:ascii="Arial" w:hAnsi="Arial" w:cs="Arial"/>
                <w:sz w:val="20"/>
                <w:szCs w:val="20"/>
                <w:lang w:val="en-GB"/>
              </w:rPr>
            </w:pPr>
            <w:ins w:id="1142" w:author="Dylan Van Aswegen" w:date="2024-07-09T09:14:00Z" w16du:dateUtc="2024-07-09T07:14:00Z">
              <w:r>
                <w:rPr>
                  <w:rFonts w:ascii="Arial" w:hAnsi="Arial" w:cs="Arial"/>
                  <w:sz w:val="20"/>
                  <w:szCs w:val="20"/>
                  <w:lang w:val="en-GB"/>
                </w:rPr>
                <w:t xml:space="preserve">The application should perform a verification to ensure that the </w:t>
              </w:r>
              <w:proofErr w:type="spellStart"/>
              <w:r>
                <w:rPr>
                  <w:rFonts w:ascii="Arial" w:hAnsi="Arial" w:cs="Arial"/>
                  <w:sz w:val="20"/>
                  <w:szCs w:val="20"/>
                  <w:lang w:val="en-GB"/>
                </w:rPr>
                <w:t>shortname</w:t>
              </w:r>
              <w:proofErr w:type="spellEnd"/>
              <w:r>
                <w:rPr>
                  <w:rFonts w:ascii="Arial" w:hAnsi="Arial" w:cs="Arial"/>
                  <w:sz w:val="20"/>
                  <w:szCs w:val="20"/>
                  <w:lang w:val="en-GB"/>
                </w:rPr>
                <w:t xml:space="preserve"> is unique in the application. </w:t>
              </w:r>
            </w:ins>
          </w:p>
        </w:tc>
      </w:tr>
      <w:tr w:rsidR="00BE6698" w14:paraId="71D518D2" w14:textId="77777777" w:rsidTr="00B85F07">
        <w:trPr>
          <w:ins w:id="1143"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30062C48" w14:textId="77777777" w:rsidR="00BE6698" w:rsidRDefault="00BE6698" w:rsidP="00B85F07">
            <w:pPr>
              <w:spacing w:line="360" w:lineRule="auto"/>
              <w:jc w:val="both"/>
              <w:rPr>
                <w:ins w:id="1144" w:author="Dylan Van Aswegen" w:date="2024-07-09T09:14:00Z" w16du:dateUtc="2024-07-09T07:14:00Z"/>
                <w:rFonts w:ascii="Arial" w:hAnsi="Arial" w:cs="Arial"/>
                <w:sz w:val="20"/>
                <w:szCs w:val="20"/>
                <w:lang w:val="en-GB"/>
              </w:rPr>
            </w:pPr>
          </w:p>
        </w:tc>
        <w:tc>
          <w:tcPr>
            <w:tcW w:w="1417" w:type="dxa"/>
          </w:tcPr>
          <w:p w14:paraId="77DD8B63"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45" w:author="Dylan Van Aswegen" w:date="2024-07-09T09:14:00Z" w16du:dateUtc="2024-07-09T07:14:00Z"/>
                <w:rFonts w:ascii="Arial" w:hAnsi="Arial" w:cs="Arial"/>
                <w:sz w:val="20"/>
                <w:szCs w:val="20"/>
                <w:lang w:val="en-GB"/>
              </w:rPr>
            </w:pPr>
            <w:ins w:id="1146" w:author="Dylan Van Aswegen" w:date="2024-07-09T09:14:00Z" w16du:dateUtc="2024-07-09T07:14:00Z">
              <w:r>
                <w:rPr>
                  <w:rFonts w:ascii="Arial" w:hAnsi="Arial" w:cs="Arial"/>
                  <w:sz w:val="20"/>
                  <w:szCs w:val="20"/>
                  <w:lang w:val="en-GB"/>
                </w:rPr>
                <w:t>Organisation Website</w:t>
              </w:r>
            </w:ins>
          </w:p>
        </w:tc>
        <w:tc>
          <w:tcPr>
            <w:tcW w:w="1276" w:type="dxa"/>
          </w:tcPr>
          <w:p w14:paraId="09394EE0"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47" w:author="Dylan Van Aswegen" w:date="2024-07-09T09:14:00Z" w16du:dateUtc="2024-07-09T07:14:00Z"/>
                <w:rFonts w:ascii="Arial" w:hAnsi="Arial" w:cs="Arial"/>
                <w:sz w:val="20"/>
                <w:szCs w:val="20"/>
                <w:lang w:val="en-GB"/>
              </w:rPr>
            </w:pPr>
            <w:ins w:id="1148" w:author="Dylan Van Aswegen" w:date="2024-07-09T09:14:00Z" w16du:dateUtc="2024-07-09T07:14:00Z">
              <w:r>
                <w:rPr>
                  <w:rFonts w:ascii="Arial" w:hAnsi="Arial" w:cs="Arial"/>
                  <w:sz w:val="20"/>
                  <w:szCs w:val="20"/>
                  <w:lang w:val="en-GB"/>
                </w:rPr>
                <w:t xml:space="preserve">Text Field </w:t>
              </w:r>
            </w:ins>
          </w:p>
        </w:tc>
        <w:tc>
          <w:tcPr>
            <w:tcW w:w="1701" w:type="dxa"/>
          </w:tcPr>
          <w:p w14:paraId="7693AF3A"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49" w:author="Dylan Van Aswegen" w:date="2024-07-09T09:14:00Z" w16du:dateUtc="2024-07-09T07:14:00Z"/>
                <w:rFonts w:ascii="Arial" w:hAnsi="Arial" w:cs="Arial"/>
                <w:sz w:val="20"/>
                <w:szCs w:val="20"/>
                <w:lang w:val="en-GB"/>
              </w:rPr>
            </w:pPr>
            <w:ins w:id="1150" w:author="Dylan Van Aswegen" w:date="2024-07-09T09:14:00Z" w16du:dateUtc="2024-07-09T07:14:00Z">
              <w:r>
                <w:rPr>
                  <w:rFonts w:ascii="Arial" w:hAnsi="Arial" w:cs="Arial"/>
                  <w:sz w:val="20"/>
                  <w:szCs w:val="20"/>
                  <w:lang w:val="en-GB"/>
                </w:rPr>
                <w:t>String</w:t>
              </w:r>
            </w:ins>
          </w:p>
        </w:tc>
        <w:tc>
          <w:tcPr>
            <w:tcW w:w="1417" w:type="dxa"/>
          </w:tcPr>
          <w:p w14:paraId="1AB64BB1"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51" w:author="Dylan Van Aswegen" w:date="2024-07-09T09:14:00Z" w16du:dateUtc="2024-07-09T07:14:00Z"/>
                <w:rFonts w:ascii="Arial" w:hAnsi="Arial" w:cs="Arial"/>
                <w:sz w:val="20"/>
                <w:szCs w:val="20"/>
                <w:lang w:val="en-GB"/>
              </w:rPr>
            </w:pPr>
            <w:ins w:id="1152" w:author="Dylan Van Aswegen" w:date="2024-07-09T09:14:00Z" w16du:dateUtc="2024-07-09T07:14:00Z">
              <w:r>
                <w:rPr>
                  <w:rFonts w:ascii="Arial" w:hAnsi="Arial" w:cs="Arial"/>
                  <w:sz w:val="20"/>
                  <w:szCs w:val="20"/>
                  <w:lang w:val="en-GB"/>
                </w:rPr>
                <w:t>No</w:t>
              </w:r>
            </w:ins>
          </w:p>
        </w:tc>
        <w:tc>
          <w:tcPr>
            <w:tcW w:w="3828" w:type="dxa"/>
          </w:tcPr>
          <w:p w14:paraId="5E829672"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53" w:author="Dylan Van Aswegen" w:date="2024-07-09T09:14:00Z" w16du:dateUtc="2024-07-09T07:14:00Z"/>
                <w:rFonts w:ascii="Arial" w:hAnsi="Arial" w:cs="Arial"/>
                <w:sz w:val="20"/>
                <w:szCs w:val="20"/>
                <w:lang w:val="en-GB"/>
              </w:rPr>
            </w:pPr>
            <w:ins w:id="1154" w:author="Dylan Van Aswegen" w:date="2024-07-09T09:14:00Z" w16du:dateUtc="2024-07-09T07:14:00Z">
              <w:r>
                <w:rPr>
                  <w:rFonts w:ascii="Arial" w:hAnsi="Arial" w:cs="Arial"/>
                  <w:sz w:val="20"/>
                  <w:szCs w:val="20"/>
                  <w:lang w:val="en-GB"/>
                </w:rPr>
                <w:t xml:space="preserve">This field will be populated by the user with the organisation’s website. </w:t>
              </w:r>
            </w:ins>
          </w:p>
          <w:p w14:paraId="52D288C0"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55" w:author="Dylan Van Aswegen" w:date="2024-07-09T09:14:00Z" w16du:dateUtc="2024-07-09T07:14:00Z"/>
                <w:rFonts w:ascii="Arial" w:hAnsi="Arial" w:cs="Arial"/>
                <w:sz w:val="20"/>
                <w:szCs w:val="20"/>
                <w:lang w:val="en-GB"/>
              </w:rPr>
            </w:pPr>
          </w:p>
        </w:tc>
      </w:tr>
      <w:tr w:rsidR="00BE6698" w14:paraId="136167E5" w14:textId="77777777" w:rsidTr="00B85F07">
        <w:trPr>
          <w:cnfStyle w:val="000000100000" w:firstRow="0" w:lastRow="0" w:firstColumn="0" w:lastColumn="0" w:oddVBand="0" w:evenVBand="0" w:oddHBand="1" w:evenHBand="0" w:firstRowFirstColumn="0" w:firstRowLastColumn="0" w:lastRowFirstColumn="0" w:lastRowLastColumn="0"/>
          <w:ins w:id="1156"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17261FC9" w14:textId="77777777" w:rsidR="00BE6698" w:rsidRDefault="00BE6698" w:rsidP="00B85F07">
            <w:pPr>
              <w:spacing w:line="360" w:lineRule="auto"/>
              <w:jc w:val="both"/>
              <w:rPr>
                <w:ins w:id="1157" w:author="Dylan Van Aswegen" w:date="2024-07-09T09:14:00Z" w16du:dateUtc="2024-07-09T07:14:00Z"/>
                <w:rFonts w:ascii="Arial" w:hAnsi="Arial" w:cs="Arial"/>
                <w:sz w:val="20"/>
                <w:szCs w:val="20"/>
                <w:lang w:val="en-GB"/>
              </w:rPr>
            </w:pPr>
          </w:p>
        </w:tc>
        <w:tc>
          <w:tcPr>
            <w:tcW w:w="1417" w:type="dxa"/>
          </w:tcPr>
          <w:p w14:paraId="2C9E2049"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58" w:author="Dylan Van Aswegen" w:date="2024-07-09T09:14:00Z" w16du:dateUtc="2024-07-09T07:14:00Z"/>
                <w:rFonts w:ascii="Arial" w:hAnsi="Arial" w:cs="Arial"/>
                <w:sz w:val="20"/>
                <w:szCs w:val="20"/>
                <w:lang w:val="en-GB"/>
              </w:rPr>
            </w:pPr>
            <w:ins w:id="1159" w:author="Dylan Van Aswegen" w:date="2024-07-09T09:14:00Z" w16du:dateUtc="2024-07-09T07:14:00Z">
              <w:r>
                <w:rPr>
                  <w:rFonts w:ascii="Arial" w:hAnsi="Arial" w:cs="Arial"/>
                  <w:sz w:val="20"/>
                  <w:szCs w:val="20"/>
                  <w:lang w:val="en-GB"/>
                </w:rPr>
                <w:t>Default Email Address</w:t>
              </w:r>
            </w:ins>
          </w:p>
        </w:tc>
        <w:tc>
          <w:tcPr>
            <w:tcW w:w="1276" w:type="dxa"/>
          </w:tcPr>
          <w:p w14:paraId="4949682F"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60" w:author="Dylan Van Aswegen" w:date="2024-07-09T09:14:00Z" w16du:dateUtc="2024-07-09T07:14:00Z"/>
                <w:rFonts w:ascii="Arial" w:hAnsi="Arial" w:cs="Arial"/>
                <w:sz w:val="20"/>
                <w:szCs w:val="20"/>
                <w:lang w:val="en-GB"/>
              </w:rPr>
            </w:pPr>
            <w:ins w:id="1161" w:author="Dylan Van Aswegen" w:date="2024-07-09T09:14:00Z" w16du:dateUtc="2024-07-09T07:14:00Z">
              <w:r>
                <w:rPr>
                  <w:rFonts w:ascii="Arial" w:hAnsi="Arial" w:cs="Arial"/>
                  <w:sz w:val="20"/>
                  <w:szCs w:val="20"/>
                  <w:lang w:val="en-GB"/>
                </w:rPr>
                <w:t xml:space="preserve">Text Field </w:t>
              </w:r>
            </w:ins>
          </w:p>
        </w:tc>
        <w:tc>
          <w:tcPr>
            <w:tcW w:w="1701" w:type="dxa"/>
          </w:tcPr>
          <w:p w14:paraId="202EC0D9"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62" w:author="Dylan Van Aswegen" w:date="2024-07-09T09:14:00Z" w16du:dateUtc="2024-07-09T07:14:00Z"/>
                <w:rFonts w:ascii="Arial" w:hAnsi="Arial" w:cs="Arial"/>
                <w:sz w:val="20"/>
                <w:szCs w:val="20"/>
                <w:lang w:val="en-GB"/>
              </w:rPr>
            </w:pPr>
            <w:ins w:id="1163" w:author="Dylan Van Aswegen" w:date="2024-07-09T09:14:00Z" w16du:dateUtc="2024-07-09T07:14:00Z">
              <w:r>
                <w:rPr>
                  <w:rFonts w:ascii="Arial" w:hAnsi="Arial" w:cs="Arial"/>
                  <w:sz w:val="20"/>
                  <w:szCs w:val="20"/>
                  <w:lang w:val="en-GB"/>
                </w:rPr>
                <w:t>String</w:t>
              </w:r>
            </w:ins>
          </w:p>
        </w:tc>
        <w:tc>
          <w:tcPr>
            <w:tcW w:w="1417" w:type="dxa"/>
          </w:tcPr>
          <w:p w14:paraId="3CA8FC48"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64" w:author="Dylan Van Aswegen" w:date="2024-07-09T09:14:00Z" w16du:dateUtc="2024-07-09T07:14:00Z"/>
                <w:rFonts w:ascii="Arial" w:hAnsi="Arial" w:cs="Arial"/>
                <w:sz w:val="20"/>
                <w:szCs w:val="20"/>
                <w:lang w:val="en-GB"/>
              </w:rPr>
            </w:pPr>
            <w:ins w:id="1165" w:author="Dylan Van Aswegen" w:date="2024-07-09T09:14:00Z" w16du:dateUtc="2024-07-09T07:14:00Z">
              <w:r>
                <w:rPr>
                  <w:rFonts w:ascii="Arial" w:hAnsi="Arial" w:cs="Arial"/>
                  <w:sz w:val="20"/>
                  <w:szCs w:val="20"/>
                  <w:lang w:val="en-GB"/>
                </w:rPr>
                <w:t>Yes</w:t>
              </w:r>
            </w:ins>
          </w:p>
        </w:tc>
        <w:tc>
          <w:tcPr>
            <w:tcW w:w="3828" w:type="dxa"/>
          </w:tcPr>
          <w:p w14:paraId="39E31984"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66" w:author="Dylan Van Aswegen" w:date="2024-07-09T09:14:00Z" w16du:dateUtc="2024-07-09T07:14:00Z"/>
                <w:rFonts w:ascii="Arial" w:hAnsi="Arial" w:cs="Arial"/>
                <w:sz w:val="20"/>
                <w:szCs w:val="20"/>
                <w:lang w:val="en-GB"/>
              </w:rPr>
            </w:pPr>
            <w:ins w:id="1167" w:author="Dylan Van Aswegen" w:date="2024-07-09T09:14:00Z" w16du:dateUtc="2024-07-09T07:14:00Z">
              <w:r>
                <w:rPr>
                  <w:rFonts w:ascii="Arial" w:hAnsi="Arial" w:cs="Arial"/>
                  <w:sz w:val="20"/>
                  <w:szCs w:val="20"/>
                  <w:lang w:val="en-GB"/>
                </w:rPr>
                <w:t xml:space="preserve">This field will be pre-populated with the email address of the user who is creating the organisation. </w:t>
              </w:r>
            </w:ins>
          </w:p>
          <w:p w14:paraId="5856C21B"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68" w:author="Dylan Van Aswegen" w:date="2024-07-09T09:14:00Z" w16du:dateUtc="2024-07-09T07:14:00Z"/>
                <w:rFonts w:ascii="Arial" w:hAnsi="Arial" w:cs="Arial"/>
                <w:sz w:val="20"/>
                <w:szCs w:val="20"/>
                <w:lang w:val="en-GB"/>
              </w:rPr>
            </w:pPr>
            <w:ins w:id="1169" w:author="Dylan Van Aswegen" w:date="2024-07-09T09:14:00Z" w16du:dateUtc="2024-07-09T07:14:00Z">
              <w:r>
                <w:rPr>
                  <w:rFonts w:ascii="Arial" w:hAnsi="Arial" w:cs="Arial"/>
                  <w:sz w:val="20"/>
                  <w:szCs w:val="20"/>
                  <w:lang w:val="en-GB"/>
                </w:rPr>
                <w:t xml:space="preserve">The user will have the option to change the email address, if they do this the application should verify the email address captured is in a valid format.  </w:t>
              </w:r>
            </w:ins>
          </w:p>
        </w:tc>
      </w:tr>
      <w:tr w:rsidR="00BE6698" w14:paraId="0027D6E9" w14:textId="77777777" w:rsidTr="00B85F07">
        <w:trPr>
          <w:ins w:id="1170"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1ADB66C1" w14:textId="77777777" w:rsidR="00BE6698" w:rsidRDefault="00BE6698" w:rsidP="00B85F07">
            <w:pPr>
              <w:spacing w:line="360" w:lineRule="auto"/>
              <w:jc w:val="both"/>
              <w:rPr>
                <w:ins w:id="1171" w:author="Dylan Van Aswegen" w:date="2024-07-09T09:14:00Z" w16du:dateUtc="2024-07-09T07:14:00Z"/>
                <w:rFonts w:ascii="Arial" w:hAnsi="Arial" w:cs="Arial"/>
                <w:sz w:val="20"/>
                <w:szCs w:val="20"/>
                <w:lang w:val="en-GB"/>
              </w:rPr>
            </w:pPr>
          </w:p>
        </w:tc>
        <w:tc>
          <w:tcPr>
            <w:tcW w:w="1417" w:type="dxa"/>
          </w:tcPr>
          <w:p w14:paraId="6E01B42E"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72" w:author="Dylan Van Aswegen" w:date="2024-07-09T09:14:00Z" w16du:dateUtc="2024-07-09T07:14:00Z"/>
                <w:rFonts w:ascii="Arial" w:hAnsi="Arial" w:cs="Arial"/>
                <w:sz w:val="20"/>
                <w:szCs w:val="20"/>
                <w:lang w:val="en-GB"/>
              </w:rPr>
            </w:pPr>
            <w:ins w:id="1173" w:author="Dylan Van Aswegen" w:date="2024-07-09T09:14:00Z" w16du:dateUtc="2024-07-09T07:14:00Z">
              <w:r>
                <w:rPr>
                  <w:rFonts w:ascii="Arial" w:hAnsi="Arial" w:cs="Arial"/>
                  <w:sz w:val="20"/>
                  <w:szCs w:val="20"/>
                  <w:lang w:val="en-GB"/>
                </w:rPr>
                <w:t>Does your Organisation Have</w:t>
              </w:r>
            </w:ins>
          </w:p>
        </w:tc>
        <w:tc>
          <w:tcPr>
            <w:tcW w:w="1276" w:type="dxa"/>
          </w:tcPr>
          <w:p w14:paraId="526A4025" w14:textId="77777777" w:rsidR="00BE6698" w:rsidRPr="00BB457F"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74" w:author="Dylan Van Aswegen" w:date="2024-07-09T09:14:00Z" w16du:dateUtc="2024-07-09T07:14:00Z"/>
                <w:rFonts w:ascii="Arial" w:hAnsi="Arial" w:cs="Arial"/>
                <w:sz w:val="20"/>
                <w:szCs w:val="20"/>
                <w:lang w:val="en-GB"/>
              </w:rPr>
            </w:pPr>
            <w:proofErr w:type="spellStart"/>
            <w:ins w:id="1175" w:author="Dylan Van Aswegen" w:date="2024-07-09T09:14:00Z" w16du:dateUtc="2024-07-09T07:14:00Z">
              <w:r w:rsidRPr="00BB457F">
                <w:rPr>
                  <w:rFonts w:ascii="Arial" w:hAnsi="Arial" w:cs="Arial"/>
                  <w:sz w:val="20"/>
                  <w:szCs w:val="20"/>
                  <w:lang w:val="en-GB"/>
                </w:rPr>
                <w:t>CheckBox</w:t>
              </w:r>
              <w:proofErr w:type="spellEnd"/>
            </w:ins>
          </w:p>
        </w:tc>
        <w:tc>
          <w:tcPr>
            <w:tcW w:w="1701" w:type="dxa"/>
          </w:tcPr>
          <w:p w14:paraId="512BB9F6" w14:textId="77777777" w:rsidR="00BE6698" w:rsidRPr="00BB457F"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76" w:author="Dylan Van Aswegen" w:date="2024-07-09T09:14:00Z" w16du:dateUtc="2024-07-09T07:14:00Z"/>
                <w:rFonts w:ascii="Arial" w:hAnsi="Arial" w:cs="Arial"/>
                <w:sz w:val="20"/>
                <w:szCs w:val="20"/>
                <w:lang w:val="en-GB"/>
              </w:rPr>
            </w:pPr>
            <w:ins w:id="1177" w:author="Dylan Van Aswegen" w:date="2024-07-09T09:14:00Z" w16du:dateUtc="2024-07-09T07:14:00Z">
              <w:r w:rsidRPr="000345B8">
                <w:rPr>
                  <w:rFonts w:ascii="Arial" w:hAnsi="Arial" w:cs="Arial"/>
                  <w:sz w:val="20"/>
                  <w:szCs w:val="20"/>
                  <w:lang w:val="en-GB"/>
                </w:rPr>
                <w:t>Boolean</w:t>
              </w:r>
            </w:ins>
          </w:p>
        </w:tc>
        <w:tc>
          <w:tcPr>
            <w:tcW w:w="1417" w:type="dxa"/>
          </w:tcPr>
          <w:p w14:paraId="1589E923"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78" w:author="Dylan Van Aswegen" w:date="2024-07-09T09:14:00Z" w16du:dateUtc="2024-07-09T07:14:00Z"/>
                <w:rFonts w:ascii="Arial" w:hAnsi="Arial" w:cs="Arial"/>
                <w:sz w:val="20"/>
                <w:szCs w:val="20"/>
                <w:lang w:val="en-GB"/>
              </w:rPr>
            </w:pPr>
            <w:ins w:id="1179" w:author="Dylan Van Aswegen" w:date="2024-07-09T09:14:00Z" w16du:dateUtc="2024-07-09T07:14:00Z">
              <w:r>
                <w:rPr>
                  <w:rFonts w:ascii="Arial" w:hAnsi="Arial" w:cs="Arial"/>
                  <w:sz w:val="20"/>
                  <w:szCs w:val="20"/>
                  <w:lang w:val="en-GB"/>
                </w:rPr>
                <w:t>Yes</w:t>
              </w:r>
            </w:ins>
          </w:p>
        </w:tc>
        <w:tc>
          <w:tcPr>
            <w:tcW w:w="3828" w:type="dxa"/>
          </w:tcPr>
          <w:p w14:paraId="66C1A43A"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80" w:author="Dylan Van Aswegen" w:date="2024-07-09T09:14:00Z" w16du:dateUtc="2024-07-09T07:14:00Z"/>
                <w:rFonts w:ascii="Arial" w:hAnsi="Arial" w:cs="Arial"/>
                <w:sz w:val="20"/>
                <w:szCs w:val="20"/>
                <w:lang w:val="en-GB"/>
              </w:rPr>
            </w:pPr>
            <w:ins w:id="1181" w:author="Dylan Van Aswegen" w:date="2024-07-09T09:14:00Z" w16du:dateUtc="2024-07-09T07:14:00Z">
              <w:r>
                <w:rPr>
                  <w:rFonts w:ascii="Arial" w:hAnsi="Arial" w:cs="Arial"/>
                  <w:sz w:val="20"/>
                  <w:szCs w:val="20"/>
                  <w:lang w:val="en-GB"/>
                </w:rPr>
                <w:t>This field will be populated with the text “Does you organisation have:” and have options for:</w:t>
              </w:r>
            </w:ins>
          </w:p>
          <w:p w14:paraId="2DC62DF9" w14:textId="77777777" w:rsidR="00BE6698" w:rsidRPr="000345B8" w:rsidRDefault="00BE6698" w:rsidP="00B85F07">
            <w:pPr>
              <w:pStyle w:val="ListParagraph"/>
              <w:numPr>
                <w:ilvl w:val="0"/>
                <w:numId w:val="3"/>
              </w:numPr>
              <w:spacing w:line="360" w:lineRule="auto"/>
              <w:jc w:val="both"/>
              <w:cnfStyle w:val="000000000000" w:firstRow="0" w:lastRow="0" w:firstColumn="0" w:lastColumn="0" w:oddVBand="0" w:evenVBand="0" w:oddHBand="0" w:evenHBand="0" w:firstRowFirstColumn="0" w:firstRowLastColumn="0" w:lastRowFirstColumn="0" w:lastRowLastColumn="0"/>
              <w:rPr>
                <w:ins w:id="1182" w:author="Dylan Van Aswegen" w:date="2024-07-09T09:14:00Z" w16du:dateUtc="2024-07-09T07:14:00Z"/>
                <w:rFonts w:ascii="Arial" w:hAnsi="Arial" w:cs="Arial"/>
                <w:sz w:val="18"/>
                <w:szCs w:val="18"/>
                <w:lang w:val="en-GB"/>
              </w:rPr>
            </w:pPr>
            <w:ins w:id="1183" w:author="Dylan Van Aswegen" w:date="2024-07-09T09:14:00Z" w16du:dateUtc="2024-07-09T07:14:00Z">
              <w:r w:rsidRPr="000345B8">
                <w:rPr>
                  <w:rFonts w:ascii="Arial" w:hAnsi="Arial" w:cs="Arial"/>
                  <w:sz w:val="20"/>
                  <w:szCs w:val="20"/>
                </w:rPr>
                <w:t xml:space="preserve">Adults and juniors, for example where you have family/junior subscriptions, adults booking events for their children.   </w:t>
              </w:r>
            </w:ins>
          </w:p>
          <w:p w14:paraId="26DE6853" w14:textId="77777777" w:rsidR="00BE6698" w:rsidRPr="000345B8" w:rsidRDefault="00BE6698" w:rsidP="00B85F07">
            <w:pPr>
              <w:pStyle w:val="BodyText"/>
              <w:numPr>
                <w:ilvl w:val="0"/>
                <w:numId w:val="3"/>
              </w:numPr>
              <w:cnfStyle w:val="000000000000" w:firstRow="0" w:lastRow="0" w:firstColumn="0" w:lastColumn="0" w:oddVBand="0" w:evenVBand="0" w:oddHBand="0" w:evenHBand="0" w:firstRowFirstColumn="0" w:firstRowLastColumn="0" w:lastRowFirstColumn="0" w:lastRowLastColumn="0"/>
              <w:rPr>
                <w:ins w:id="1184" w:author="Dylan Van Aswegen" w:date="2024-07-09T09:14:00Z" w16du:dateUtc="2024-07-09T07:14:00Z"/>
                <w:rFonts w:ascii="Arial" w:hAnsi="Arial" w:cs="Arial"/>
                <w:sz w:val="20"/>
                <w:szCs w:val="20"/>
              </w:rPr>
            </w:pPr>
            <w:ins w:id="1185" w:author="Dylan Van Aswegen" w:date="2024-07-09T09:14:00Z" w16du:dateUtc="2024-07-09T07:14:00Z">
              <w:r w:rsidRPr="000345B8">
                <w:rPr>
                  <w:rFonts w:ascii="Arial" w:hAnsi="Arial" w:cs="Arial"/>
                  <w:sz w:val="20"/>
                  <w:szCs w:val="20"/>
                </w:rPr>
                <w:t>Members who are corporate/non-family groups (</w:t>
              </w:r>
              <w:proofErr w:type="spellStart"/>
              <w:r w:rsidRPr="000345B8">
                <w:rPr>
                  <w:rFonts w:ascii="Arial" w:hAnsi="Arial" w:cs="Arial"/>
                  <w:sz w:val="20"/>
                  <w:szCs w:val="20"/>
                </w:rPr>
                <w:t>e.g</w:t>
              </w:r>
              <w:proofErr w:type="spellEnd"/>
              <w:r w:rsidRPr="000345B8">
                <w:rPr>
                  <w:rFonts w:ascii="Arial" w:hAnsi="Arial" w:cs="Arial"/>
                  <w:sz w:val="20"/>
                  <w:szCs w:val="20"/>
                </w:rPr>
                <w:t xml:space="preserve"> companies, associations).  </w:t>
              </w:r>
            </w:ins>
          </w:p>
          <w:p w14:paraId="3D54FAD7" w14:textId="77777777" w:rsidR="00BE6698" w:rsidRPr="000345B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186" w:author="Dylan Van Aswegen" w:date="2024-07-09T09:14:00Z" w16du:dateUtc="2024-07-09T07:14:00Z"/>
                <w:rFonts w:ascii="Arial" w:hAnsi="Arial" w:cs="Arial"/>
                <w:sz w:val="20"/>
                <w:szCs w:val="20"/>
                <w:lang w:val="en-GB"/>
              </w:rPr>
            </w:pPr>
            <w:ins w:id="1187" w:author="Dylan Van Aswegen" w:date="2024-07-09T09:14:00Z" w16du:dateUtc="2024-07-09T07:14:00Z">
              <w:r w:rsidRPr="000345B8">
                <w:rPr>
                  <w:rFonts w:ascii="Arial" w:hAnsi="Arial" w:cs="Arial"/>
                  <w:sz w:val="20"/>
                  <w:szCs w:val="20"/>
                  <w:lang w:val="en-GB"/>
                </w:rPr>
                <w:t xml:space="preserve"> </w:t>
              </w:r>
            </w:ins>
          </w:p>
        </w:tc>
      </w:tr>
      <w:tr w:rsidR="00BE6698" w14:paraId="17421E59" w14:textId="77777777" w:rsidTr="00B85F07">
        <w:trPr>
          <w:cnfStyle w:val="000000100000" w:firstRow="0" w:lastRow="0" w:firstColumn="0" w:lastColumn="0" w:oddVBand="0" w:evenVBand="0" w:oddHBand="1" w:evenHBand="0" w:firstRowFirstColumn="0" w:firstRowLastColumn="0" w:lastRowFirstColumn="0" w:lastRowLastColumn="0"/>
          <w:ins w:id="1188"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136C6317" w14:textId="77777777" w:rsidR="00BE6698" w:rsidRDefault="00BE6698" w:rsidP="00B85F07">
            <w:pPr>
              <w:spacing w:line="360" w:lineRule="auto"/>
              <w:jc w:val="both"/>
              <w:rPr>
                <w:ins w:id="1189" w:author="Dylan Van Aswegen" w:date="2024-07-09T09:14:00Z" w16du:dateUtc="2024-07-09T07:14:00Z"/>
                <w:rFonts w:ascii="Arial" w:hAnsi="Arial" w:cs="Arial"/>
                <w:sz w:val="20"/>
                <w:szCs w:val="20"/>
                <w:lang w:val="en-GB"/>
              </w:rPr>
            </w:pPr>
          </w:p>
        </w:tc>
        <w:tc>
          <w:tcPr>
            <w:tcW w:w="1417" w:type="dxa"/>
          </w:tcPr>
          <w:p w14:paraId="402236E8"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90" w:author="Dylan Van Aswegen" w:date="2024-07-09T09:14:00Z" w16du:dateUtc="2024-07-09T07:14:00Z"/>
                <w:rFonts w:ascii="Arial" w:hAnsi="Arial" w:cs="Arial"/>
                <w:sz w:val="20"/>
                <w:szCs w:val="20"/>
                <w:lang w:val="en-GB"/>
              </w:rPr>
            </w:pPr>
            <w:ins w:id="1191" w:author="Dylan Van Aswegen" w:date="2024-07-09T09:14:00Z" w16du:dateUtc="2024-07-09T07:14:00Z">
              <w:r>
                <w:rPr>
                  <w:rFonts w:ascii="Arial" w:hAnsi="Arial" w:cs="Arial"/>
                  <w:sz w:val="20"/>
                  <w:szCs w:val="20"/>
                  <w:lang w:val="en-GB"/>
                </w:rPr>
                <w:t>Start Trial</w:t>
              </w:r>
            </w:ins>
          </w:p>
        </w:tc>
        <w:tc>
          <w:tcPr>
            <w:tcW w:w="1276" w:type="dxa"/>
          </w:tcPr>
          <w:p w14:paraId="7BA14A69"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92" w:author="Dylan Van Aswegen" w:date="2024-07-09T09:14:00Z" w16du:dateUtc="2024-07-09T07:14:00Z"/>
                <w:rFonts w:ascii="Arial" w:hAnsi="Arial" w:cs="Arial"/>
                <w:sz w:val="20"/>
                <w:szCs w:val="20"/>
                <w:lang w:val="en-GB"/>
              </w:rPr>
            </w:pPr>
            <w:ins w:id="1193" w:author="Dylan Van Aswegen" w:date="2024-07-09T09:14:00Z" w16du:dateUtc="2024-07-09T07:14:00Z">
              <w:r>
                <w:rPr>
                  <w:rFonts w:ascii="Arial" w:hAnsi="Arial" w:cs="Arial"/>
                  <w:sz w:val="20"/>
                  <w:szCs w:val="20"/>
                  <w:lang w:val="en-GB"/>
                </w:rPr>
                <w:t>Button</w:t>
              </w:r>
            </w:ins>
          </w:p>
        </w:tc>
        <w:tc>
          <w:tcPr>
            <w:tcW w:w="1701" w:type="dxa"/>
          </w:tcPr>
          <w:p w14:paraId="75B09248"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94" w:author="Dylan Van Aswegen" w:date="2024-07-09T09:14:00Z" w16du:dateUtc="2024-07-09T07:14:00Z"/>
                <w:rFonts w:ascii="Arial" w:hAnsi="Arial" w:cs="Arial"/>
                <w:sz w:val="20"/>
                <w:szCs w:val="20"/>
                <w:lang w:val="en-GB"/>
              </w:rPr>
            </w:pPr>
          </w:p>
        </w:tc>
        <w:tc>
          <w:tcPr>
            <w:tcW w:w="1417" w:type="dxa"/>
          </w:tcPr>
          <w:p w14:paraId="11E8C2FA"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95" w:author="Dylan Van Aswegen" w:date="2024-07-09T09:14:00Z" w16du:dateUtc="2024-07-09T07:14:00Z"/>
                <w:rFonts w:ascii="Arial" w:hAnsi="Arial" w:cs="Arial"/>
                <w:sz w:val="20"/>
                <w:szCs w:val="20"/>
                <w:lang w:val="en-GB"/>
              </w:rPr>
            </w:pPr>
          </w:p>
        </w:tc>
        <w:tc>
          <w:tcPr>
            <w:tcW w:w="3828" w:type="dxa"/>
          </w:tcPr>
          <w:p w14:paraId="298CBD2D"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196" w:author="Dylan Van Aswegen" w:date="2024-07-09T09:14:00Z" w16du:dateUtc="2024-07-09T07:14:00Z"/>
                <w:rFonts w:ascii="Arial" w:hAnsi="Arial" w:cs="Arial"/>
                <w:sz w:val="20"/>
                <w:szCs w:val="20"/>
                <w:lang w:val="en-GB"/>
              </w:rPr>
            </w:pPr>
            <w:ins w:id="1197" w:author="Dylan Van Aswegen" w:date="2024-07-09T09:14:00Z" w16du:dateUtc="2024-07-09T07:14:00Z">
              <w:r>
                <w:rPr>
                  <w:rFonts w:ascii="Arial" w:hAnsi="Arial" w:cs="Arial"/>
                  <w:sz w:val="20"/>
                  <w:szCs w:val="20"/>
                  <w:lang w:val="en-GB"/>
                </w:rPr>
                <w:t xml:space="preserve">This button will trigger the creation of the group on the application. The user will be automatically assigned the role of super admin for the created organisation. A welcome email will be triggered to the user and the user will be navigated to the Admin home for this organisation.   </w:t>
              </w:r>
            </w:ins>
          </w:p>
        </w:tc>
      </w:tr>
      <w:tr w:rsidR="00BE6698" w14:paraId="25071CF9" w14:textId="77777777" w:rsidTr="00B85F07">
        <w:trPr>
          <w:ins w:id="1198"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5E92FC3F" w14:textId="77777777" w:rsidR="00BE6698" w:rsidRDefault="00BE6698" w:rsidP="00B85F07">
            <w:pPr>
              <w:spacing w:line="360" w:lineRule="auto"/>
              <w:jc w:val="both"/>
              <w:rPr>
                <w:ins w:id="1199" w:author="Dylan Van Aswegen" w:date="2024-07-09T09:14:00Z" w16du:dateUtc="2024-07-09T07:14:00Z"/>
                <w:rFonts w:ascii="Arial" w:hAnsi="Arial" w:cs="Arial"/>
                <w:sz w:val="20"/>
                <w:szCs w:val="20"/>
                <w:lang w:val="en-GB"/>
              </w:rPr>
            </w:pPr>
          </w:p>
        </w:tc>
        <w:tc>
          <w:tcPr>
            <w:tcW w:w="1417" w:type="dxa"/>
          </w:tcPr>
          <w:p w14:paraId="47E3D467"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200" w:author="Dylan Van Aswegen" w:date="2024-07-09T09:14:00Z" w16du:dateUtc="2024-07-09T07:14:00Z"/>
                <w:rFonts w:ascii="Arial" w:hAnsi="Arial" w:cs="Arial"/>
                <w:sz w:val="20"/>
                <w:szCs w:val="20"/>
                <w:lang w:val="en-GB"/>
              </w:rPr>
            </w:pPr>
            <w:ins w:id="1201" w:author="Dylan Van Aswegen" w:date="2024-07-09T09:14:00Z" w16du:dateUtc="2024-07-09T07:14:00Z">
              <w:r>
                <w:rPr>
                  <w:rFonts w:ascii="Arial" w:hAnsi="Arial" w:cs="Arial"/>
                  <w:sz w:val="20"/>
                  <w:szCs w:val="20"/>
                  <w:lang w:val="en-GB"/>
                </w:rPr>
                <w:t>Privacy Policy Text</w:t>
              </w:r>
            </w:ins>
          </w:p>
        </w:tc>
        <w:tc>
          <w:tcPr>
            <w:tcW w:w="1276" w:type="dxa"/>
          </w:tcPr>
          <w:p w14:paraId="0A585341"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202" w:author="Dylan Van Aswegen" w:date="2024-07-09T09:14:00Z" w16du:dateUtc="2024-07-09T07:14:00Z"/>
                <w:rFonts w:ascii="Arial" w:hAnsi="Arial" w:cs="Arial"/>
                <w:sz w:val="20"/>
                <w:szCs w:val="20"/>
                <w:lang w:val="en-GB"/>
              </w:rPr>
            </w:pPr>
            <w:ins w:id="1203" w:author="Dylan Van Aswegen" w:date="2024-07-09T09:14:00Z" w16du:dateUtc="2024-07-09T07:14:00Z">
              <w:r>
                <w:rPr>
                  <w:rFonts w:ascii="Arial" w:hAnsi="Arial" w:cs="Arial"/>
                  <w:sz w:val="20"/>
                  <w:szCs w:val="20"/>
                  <w:lang w:val="en-GB"/>
                </w:rPr>
                <w:t xml:space="preserve">Text Field </w:t>
              </w:r>
            </w:ins>
          </w:p>
        </w:tc>
        <w:tc>
          <w:tcPr>
            <w:tcW w:w="1701" w:type="dxa"/>
          </w:tcPr>
          <w:p w14:paraId="797EA44D"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204" w:author="Dylan Van Aswegen" w:date="2024-07-09T09:14:00Z" w16du:dateUtc="2024-07-09T07:14:00Z"/>
                <w:rFonts w:ascii="Arial" w:hAnsi="Arial" w:cs="Arial"/>
                <w:sz w:val="20"/>
                <w:szCs w:val="20"/>
                <w:lang w:val="en-GB"/>
              </w:rPr>
            </w:pPr>
            <w:ins w:id="1205" w:author="Dylan Van Aswegen" w:date="2024-07-09T09:14:00Z" w16du:dateUtc="2024-07-09T07:14:00Z">
              <w:r>
                <w:rPr>
                  <w:rFonts w:ascii="Arial" w:hAnsi="Arial" w:cs="Arial"/>
                  <w:sz w:val="20"/>
                  <w:szCs w:val="20"/>
                  <w:lang w:val="en-GB"/>
                </w:rPr>
                <w:t>String</w:t>
              </w:r>
            </w:ins>
          </w:p>
        </w:tc>
        <w:tc>
          <w:tcPr>
            <w:tcW w:w="1417" w:type="dxa"/>
          </w:tcPr>
          <w:p w14:paraId="0A7206F3"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206" w:author="Dylan Van Aswegen" w:date="2024-07-09T09:14:00Z" w16du:dateUtc="2024-07-09T07:14:00Z"/>
                <w:rFonts w:ascii="Arial" w:hAnsi="Arial" w:cs="Arial"/>
                <w:sz w:val="20"/>
                <w:szCs w:val="20"/>
                <w:lang w:val="en-GB"/>
              </w:rPr>
            </w:pPr>
            <w:ins w:id="1207" w:author="Dylan Van Aswegen" w:date="2024-07-09T09:14:00Z" w16du:dateUtc="2024-07-09T07:14:00Z">
              <w:r>
                <w:rPr>
                  <w:rFonts w:ascii="Arial" w:hAnsi="Arial" w:cs="Arial"/>
                  <w:sz w:val="20"/>
                  <w:szCs w:val="20"/>
                  <w:lang w:val="en-GB"/>
                </w:rPr>
                <w:t>N/A</w:t>
              </w:r>
            </w:ins>
          </w:p>
        </w:tc>
        <w:tc>
          <w:tcPr>
            <w:tcW w:w="3828" w:type="dxa"/>
          </w:tcPr>
          <w:p w14:paraId="53815E2F" w14:textId="77777777" w:rsidR="00BE6698" w:rsidRDefault="00BE66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208" w:author="Dylan Van Aswegen" w:date="2024-07-09T09:14:00Z" w16du:dateUtc="2024-07-09T07:14:00Z"/>
                <w:rFonts w:ascii="Arial" w:hAnsi="Arial" w:cs="Arial"/>
                <w:sz w:val="20"/>
                <w:szCs w:val="20"/>
                <w:lang w:val="en-GB"/>
              </w:rPr>
            </w:pPr>
            <w:ins w:id="1209" w:author="Dylan Van Aswegen" w:date="2024-07-09T09:14:00Z" w16du:dateUtc="2024-07-09T07:14:00Z">
              <w:r>
                <w:rPr>
                  <w:rFonts w:ascii="Arial" w:hAnsi="Arial" w:cs="Arial"/>
                  <w:sz w:val="20"/>
                  <w:szCs w:val="20"/>
                  <w:lang w:val="en-GB"/>
                </w:rPr>
                <w:t>This field will be populated by the application with the following text: “</w:t>
              </w:r>
              <w:r w:rsidRPr="000345B8">
                <w:rPr>
                  <w:rFonts w:ascii="Arial" w:hAnsi="Arial" w:cs="Arial"/>
                  <w:sz w:val="20"/>
                  <w:szCs w:val="20"/>
                  <w:lang w:val="en-GB"/>
                </w:rPr>
                <w:t>We may use and disclose the information that you provide, to provide membership, subscription and event management services to Organisations that you are linked to. We will not share your information for marketing purposes. For more information explaining how we use your information, please see our privacy policy</w:t>
              </w:r>
              <w:r>
                <w:rPr>
                  <w:rFonts w:ascii="Arial" w:hAnsi="Arial" w:cs="Arial"/>
                  <w:sz w:val="20"/>
                  <w:szCs w:val="20"/>
                  <w:lang w:val="en-GB"/>
                </w:rPr>
                <w:t>.”</w:t>
              </w:r>
            </w:ins>
          </w:p>
        </w:tc>
      </w:tr>
      <w:tr w:rsidR="00BE6698" w14:paraId="28A41312" w14:textId="77777777" w:rsidTr="00B85F07">
        <w:trPr>
          <w:cnfStyle w:val="000000100000" w:firstRow="0" w:lastRow="0" w:firstColumn="0" w:lastColumn="0" w:oddVBand="0" w:evenVBand="0" w:oddHBand="1" w:evenHBand="0" w:firstRowFirstColumn="0" w:firstRowLastColumn="0" w:lastRowFirstColumn="0" w:lastRowLastColumn="0"/>
          <w:ins w:id="1210" w:author="Dylan Van Aswegen" w:date="2024-07-09T09:14:00Z"/>
        </w:trPr>
        <w:tc>
          <w:tcPr>
            <w:cnfStyle w:val="001000000000" w:firstRow="0" w:lastRow="0" w:firstColumn="1" w:lastColumn="0" w:oddVBand="0" w:evenVBand="0" w:oddHBand="0" w:evenHBand="0" w:firstRowFirstColumn="0" w:firstRowLastColumn="0" w:lastRowFirstColumn="0" w:lastRowLastColumn="0"/>
            <w:tcW w:w="1135" w:type="dxa"/>
          </w:tcPr>
          <w:p w14:paraId="1CEF4584" w14:textId="77777777" w:rsidR="00BE6698" w:rsidRDefault="00BE6698" w:rsidP="00B85F07">
            <w:pPr>
              <w:spacing w:line="360" w:lineRule="auto"/>
              <w:jc w:val="both"/>
              <w:rPr>
                <w:ins w:id="1211" w:author="Dylan Van Aswegen" w:date="2024-07-09T09:14:00Z" w16du:dateUtc="2024-07-09T07:14:00Z"/>
                <w:rFonts w:ascii="Arial" w:hAnsi="Arial" w:cs="Arial"/>
                <w:sz w:val="20"/>
                <w:szCs w:val="20"/>
                <w:lang w:val="en-GB"/>
              </w:rPr>
            </w:pPr>
          </w:p>
        </w:tc>
        <w:tc>
          <w:tcPr>
            <w:tcW w:w="1417" w:type="dxa"/>
          </w:tcPr>
          <w:p w14:paraId="224A9041"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212" w:author="Dylan Van Aswegen" w:date="2024-07-09T09:14:00Z" w16du:dateUtc="2024-07-09T07:14:00Z"/>
                <w:rFonts w:ascii="Arial" w:hAnsi="Arial" w:cs="Arial"/>
                <w:sz w:val="20"/>
                <w:szCs w:val="20"/>
                <w:lang w:val="en-GB"/>
              </w:rPr>
            </w:pPr>
            <w:ins w:id="1213" w:author="Dylan Van Aswegen" w:date="2024-07-09T09:14:00Z" w16du:dateUtc="2024-07-09T07:14:00Z">
              <w:r>
                <w:rPr>
                  <w:rFonts w:ascii="Arial" w:hAnsi="Arial" w:cs="Arial"/>
                  <w:sz w:val="20"/>
                  <w:szCs w:val="20"/>
                  <w:lang w:val="en-GB"/>
                </w:rPr>
                <w:t>Privacy Policy</w:t>
              </w:r>
            </w:ins>
          </w:p>
        </w:tc>
        <w:tc>
          <w:tcPr>
            <w:tcW w:w="1276" w:type="dxa"/>
          </w:tcPr>
          <w:p w14:paraId="218CC30A"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214" w:author="Dylan Van Aswegen" w:date="2024-07-09T09:14:00Z" w16du:dateUtc="2024-07-09T07:14:00Z"/>
                <w:rFonts w:ascii="Arial" w:hAnsi="Arial" w:cs="Arial"/>
                <w:sz w:val="20"/>
                <w:szCs w:val="20"/>
                <w:lang w:val="en-GB"/>
              </w:rPr>
            </w:pPr>
            <w:ins w:id="1215" w:author="Dylan Van Aswegen" w:date="2024-07-09T09:14:00Z" w16du:dateUtc="2024-07-09T07:14:00Z">
              <w:r>
                <w:rPr>
                  <w:rFonts w:ascii="Arial" w:hAnsi="Arial" w:cs="Arial"/>
                  <w:sz w:val="20"/>
                  <w:szCs w:val="20"/>
                  <w:lang w:val="en-GB"/>
                </w:rPr>
                <w:t>Link</w:t>
              </w:r>
            </w:ins>
          </w:p>
        </w:tc>
        <w:tc>
          <w:tcPr>
            <w:tcW w:w="1701" w:type="dxa"/>
          </w:tcPr>
          <w:p w14:paraId="30231DAB"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216" w:author="Dylan Van Aswegen" w:date="2024-07-09T09:14:00Z" w16du:dateUtc="2024-07-09T07:14:00Z"/>
                <w:rFonts w:ascii="Arial" w:hAnsi="Arial" w:cs="Arial"/>
                <w:sz w:val="20"/>
                <w:szCs w:val="20"/>
                <w:lang w:val="en-GB"/>
              </w:rPr>
            </w:pPr>
            <w:ins w:id="1217" w:author="Dylan Van Aswegen" w:date="2024-07-09T09:14:00Z" w16du:dateUtc="2024-07-09T07:14:00Z">
              <w:r>
                <w:rPr>
                  <w:rFonts w:ascii="Arial" w:hAnsi="Arial" w:cs="Arial"/>
                  <w:sz w:val="20"/>
                  <w:szCs w:val="20"/>
                  <w:lang w:val="en-GB"/>
                </w:rPr>
                <w:t>String</w:t>
              </w:r>
            </w:ins>
          </w:p>
        </w:tc>
        <w:tc>
          <w:tcPr>
            <w:tcW w:w="1417" w:type="dxa"/>
          </w:tcPr>
          <w:p w14:paraId="4E35E417"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218" w:author="Dylan Van Aswegen" w:date="2024-07-09T09:14:00Z" w16du:dateUtc="2024-07-09T07:14:00Z"/>
                <w:rFonts w:ascii="Arial" w:hAnsi="Arial" w:cs="Arial"/>
                <w:sz w:val="20"/>
                <w:szCs w:val="20"/>
                <w:lang w:val="en-GB"/>
              </w:rPr>
            </w:pPr>
            <w:ins w:id="1219" w:author="Dylan Van Aswegen" w:date="2024-07-09T09:14:00Z" w16du:dateUtc="2024-07-09T07:14:00Z">
              <w:r>
                <w:rPr>
                  <w:rFonts w:ascii="Arial" w:hAnsi="Arial" w:cs="Arial"/>
                  <w:sz w:val="20"/>
                  <w:szCs w:val="20"/>
                  <w:lang w:val="en-GB"/>
                </w:rPr>
                <w:t>N/A</w:t>
              </w:r>
            </w:ins>
          </w:p>
        </w:tc>
        <w:tc>
          <w:tcPr>
            <w:tcW w:w="3828" w:type="dxa"/>
          </w:tcPr>
          <w:p w14:paraId="047C1E53" w14:textId="77777777" w:rsidR="00BE6698" w:rsidRDefault="00BE66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220" w:author="Dylan Van Aswegen" w:date="2024-07-09T09:14:00Z" w16du:dateUtc="2024-07-09T07:14:00Z"/>
                <w:rFonts w:ascii="Arial" w:hAnsi="Arial" w:cs="Arial"/>
                <w:sz w:val="20"/>
                <w:szCs w:val="20"/>
                <w:lang w:val="en-GB"/>
              </w:rPr>
            </w:pPr>
            <w:ins w:id="1221" w:author="Dylan Van Aswegen" w:date="2024-07-09T09:14:00Z" w16du:dateUtc="2024-07-09T07:14:00Z">
              <w:r>
                <w:rPr>
                  <w:rFonts w:ascii="Arial" w:hAnsi="Arial" w:cs="Arial"/>
                  <w:sz w:val="20"/>
                  <w:szCs w:val="20"/>
                  <w:lang w:val="en-GB"/>
                </w:rPr>
                <w:t xml:space="preserve">This field will be placed after the privacy policy text. Once clicking, this link will direct the user to the </w:t>
              </w:r>
              <w:proofErr w:type="spellStart"/>
              <w:r>
                <w:rPr>
                  <w:rFonts w:ascii="Arial" w:hAnsi="Arial" w:cs="Arial"/>
                  <w:sz w:val="20"/>
                  <w:szCs w:val="20"/>
                  <w:lang w:val="en-GB"/>
                </w:rPr>
                <w:t>Membi</w:t>
              </w:r>
              <w:proofErr w:type="spellEnd"/>
              <w:r>
                <w:rPr>
                  <w:rFonts w:ascii="Arial" w:hAnsi="Arial" w:cs="Arial"/>
                  <w:sz w:val="20"/>
                  <w:szCs w:val="20"/>
                  <w:lang w:val="en-GB"/>
                </w:rPr>
                <w:t xml:space="preserve"> privacy policy page. </w:t>
              </w:r>
            </w:ins>
          </w:p>
        </w:tc>
      </w:tr>
    </w:tbl>
    <w:p w14:paraId="397C66DE" w14:textId="77777777" w:rsidR="00BE6698" w:rsidRDefault="00BE6698" w:rsidP="00BE6698">
      <w:pPr>
        <w:rPr>
          <w:ins w:id="1222" w:author="Dylan Van Aswegen" w:date="2024-07-09T09:14:00Z" w16du:dateUtc="2024-07-09T07:14:00Z"/>
          <w:lang w:val="en-GB"/>
        </w:rPr>
      </w:pPr>
    </w:p>
    <w:p w14:paraId="74831781" w14:textId="77777777" w:rsidR="00BE6698" w:rsidRDefault="00BE6698" w:rsidP="00BE6698">
      <w:pPr>
        <w:rPr>
          <w:ins w:id="1223" w:author="Dylan Van Aswegen" w:date="2024-07-09T09:14:00Z" w16du:dateUtc="2024-07-09T07:14:00Z"/>
          <w:lang w:val="en-GB"/>
        </w:rPr>
      </w:pPr>
    </w:p>
    <w:p w14:paraId="6429AD4B" w14:textId="77777777" w:rsidR="00BE6698" w:rsidRDefault="00BE6698" w:rsidP="00BE6698">
      <w:pPr>
        <w:rPr>
          <w:ins w:id="1224" w:author="Dylan Van Aswegen" w:date="2024-07-09T09:14:00Z" w16du:dateUtc="2024-07-09T07:14:00Z"/>
          <w:lang w:val="en-GB"/>
        </w:rPr>
      </w:pPr>
      <w:ins w:id="1225" w:author="Dylan Van Aswegen" w:date="2024-07-09T09:14:00Z" w16du:dateUtc="2024-07-09T07:14:00Z">
        <w:r>
          <w:rPr>
            <w:lang w:val="en-GB"/>
          </w:rPr>
          <w:t xml:space="preserve">After the user creates the organisation, they will be navigated to the Admin page for that organisation. </w:t>
        </w:r>
      </w:ins>
    </w:p>
    <w:p w14:paraId="1B63B30F" w14:textId="664F4462" w:rsidR="00A26EDB" w:rsidDel="00BE6698" w:rsidRDefault="0040364A" w:rsidP="00E230A9">
      <w:pPr>
        <w:rPr>
          <w:del w:id="1226" w:author="Dylan Van Aswegen" w:date="2024-07-09T09:14:00Z" w16du:dateUtc="2024-07-09T07:14:00Z"/>
          <w:lang w:val="en-GB"/>
        </w:rPr>
      </w:pPr>
      <w:del w:id="1227" w:author="Dylan Van Aswegen" w:date="2024-07-09T09:14:00Z" w16du:dateUtc="2024-07-09T07:14:00Z">
        <w:r w:rsidDel="00BE6698">
          <w:rPr>
            <w:lang w:val="en-GB"/>
          </w:rPr>
          <w:delText xml:space="preserve">Users will create organisations by selecting the create organisation link on the public page and creating an </w:delText>
        </w:r>
        <w:r w:rsidR="00A26EDB" w:rsidDel="00BE6698">
          <w:rPr>
            <w:lang w:val="en-GB"/>
          </w:rPr>
          <w:delText>account or logging in, or by the clicking the create organisation button from the “My home” page once logged in</w:delText>
        </w:r>
        <w:r w:rsidR="00DB6EF8" w:rsidDel="00BE6698">
          <w:rPr>
            <w:lang w:val="en-GB"/>
          </w:rPr>
          <w:delText xml:space="preserve">. </w:delText>
        </w:r>
      </w:del>
    </w:p>
    <w:p w14:paraId="4F59C53E" w14:textId="1C297676" w:rsidR="00C851F7" w:rsidDel="00BE6698" w:rsidRDefault="00C851F7" w:rsidP="00E230A9">
      <w:pPr>
        <w:rPr>
          <w:del w:id="1228" w:author="Dylan Van Aswegen" w:date="2024-07-09T09:14:00Z" w16du:dateUtc="2024-07-09T07:14:00Z"/>
          <w:lang w:val="en-GB"/>
        </w:rPr>
      </w:pPr>
    </w:p>
    <w:p w14:paraId="375898D0" w14:textId="6B50ECCA" w:rsidR="00DF7525" w:rsidDel="00CE0F8C" w:rsidRDefault="00A26EDB" w:rsidP="00E230A9">
      <w:pPr>
        <w:rPr>
          <w:del w:id="1229" w:author="Dylan Van Aswegen" w:date="2024-07-08T16:06:00Z" w16du:dateUtc="2024-07-08T14:06:00Z"/>
          <w:lang w:val="en-GB"/>
        </w:rPr>
      </w:pPr>
      <w:del w:id="1230" w:author="Dylan Van Aswegen" w:date="2024-07-08T16:06:00Z" w16du:dateUtc="2024-07-08T14:06:00Z">
        <w:r w:rsidDel="00CE0F8C">
          <w:rPr>
            <w:lang w:val="en-GB"/>
          </w:rPr>
          <w:delText xml:space="preserve">The user will then be allowed to capture </w:delText>
        </w:r>
        <w:r w:rsidR="00DF7525" w:rsidDel="00CE0F8C">
          <w:rPr>
            <w:lang w:val="en-GB"/>
          </w:rPr>
          <w:delText>details of the</w:delText>
        </w:r>
        <w:r w:rsidDel="00CE0F8C">
          <w:rPr>
            <w:lang w:val="en-GB"/>
          </w:rPr>
          <w:delText xml:space="preserve"> organisation</w:delText>
        </w:r>
        <w:r w:rsidR="00DF7525" w:rsidDel="00CE0F8C">
          <w:rPr>
            <w:lang w:val="en-GB"/>
          </w:rPr>
          <w:delText xml:space="preserve"> such as</w:delText>
        </w:r>
        <w:r w:rsidDel="00CE0F8C">
          <w:rPr>
            <w:lang w:val="en-GB"/>
          </w:rPr>
          <w:delText xml:space="preserve"> name</w:delText>
        </w:r>
        <w:r w:rsidR="00DF7525" w:rsidDel="00CE0F8C">
          <w:rPr>
            <w:lang w:val="en-GB"/>
          </w:rPr>
          <w:delText xml:space="preserve">, shortname, email address etc. </w:delText>
        </w:r>
      </w:del>
    </w:p>
    <w:p w14:paraId="6995AF6E" w14:textId="6A588ADB" w:rsidR="0048205E" w:rsidDel="00BE6698" w:rsidRDefault="00DF7525" w:rsidP="00E230A9">
      <w:pPr>
        <w:rPr>
          <w:del w:id="1231" w:author="Dylan Van Aswegen" w:date="2024-07-09T09:14:00Z" w16du:dateUtc="2024-07-09T07:14:00Z"/>
          <w:lang w:val="en-GB"/>
        </w:rPr>
      </w:pPr>
      <w:del w:id="1232" w:author="Dylan Van Aswegen" w:date="2024-07-08T16:06:00Z" w16du:dateUtc="2024-07-08T14:06:00Z">
        <w:r w:rsidDel="00CE0F8C">
          <w:rPr>
            <w:lang w:val="en-GB"/>
          </w:rPr>
          <w:delText xml:space="preserve">The user then has to accept the </w:delText>
        </w:r>
        <w:r w:rsidR="000F5147" w:rsidDel="00CE0F8C">
          <w:rPr>
            <w:lang w:val="en-GB"/>
          </w:rPr>
          <w:delText xml:space="preserve">Membi </w:delText>
        </w:r>
        <w:r w:rsidDel="00CE0F8C">
          <w:rPr>
            <w:lang w:val="en-GB"/>
          </w:rPr>
          <w:delText>terms and conditions</w:delText>
        </w:r>
        <w:r w:rsidR="000F5147" w:rsidDel="00CE0F8C">
          <w:rPr>
            <w:lang w:val="en-GB"/>
          </w:rPr>
          <w:delText>. After this the organisation is created</w:delText>
        </w:r>
        <w:r w:rsidR="0048205E" w:rsidDel="00CE0F8C">
          <w:rPr>
            <w:lang w:val="en-GB"/>
          </w:rPr>
          <w:delText xml:space="preserve">. </w:delText>
        </w:r>
      </w:del>
    </w:p>
    <w:p w14:paraId="4B24BB62" w14:textId="77777777" w:rsidR="0048205E" w:rsidRDefault="0048205E" w:rsidP="00E230A9">
      <w:pPr>
        <w:rPr>
          <w:lang w:val="en-GB"/>
        </w:rPr>
      </w:pPr>
    </w:p>
    <w:p w14:paraId="46B8B592" w14:textId="102FC390" w:rsidR="009A5FB2" w:rsidDel="00BE6698" w:rsidRDefault="009A5FB2" w:rsidP="00DD3F61">
      <w:pPr>
        <w:pStyle w:val="Heading3"/>
        <w:spacing w:before="40" w:after="0" w:line="360" w:lineRule="auto"/>
        <w:rPr>
          <w:del w:id="1233" w:author="Dylan Van Aswegen" w:date="2024-07-09T09:14:00Z" w16du:dateUtc="2024-07-09T07:14:00Z"/>
          <w:rFonts w:ascii="Arial" w:hAnsi="Arial"/>
          <w:color w:val="5B69AB"/>
          <w:kern w:val="0"/>
          <w:szCs w:val="24"/>
          <w:lang w:val="en-GB"/>
          <w14:ligatures w14:val="none"/>
        </w:rPr>
      </w:pPr>
      <w:bookmarkStart w:id="1234" w:name="_Toc170780775"/>
    </w:p>
    <w:p w14:paraId="6D03128C" w14:textId="0F90F2A1" w:rsidR="00DF7525" w:rsidRPr="00DD3F61" w:rsidRDefault="00DD3F61" w:rsidP="00DD3F61">
      <w:pPr>
        <w:pStyle w:val="Heading3"/>
        <w:spacing w:before="40" w:after="0" w:line="360" w:lineRule="auto"/>
        <w:rPr>
          <w:rFonts w:ascii="Arial" w:hAnsi="Arial"/>
          <w:color w:val="5B69AB"/>
          <w:kern w:val="0"/>
          <w:szCs w:val="24"/>
          <w:lang w:val="en-GB"/>
          <w14:ligatures w14:val="none"/>
        </w:rPr>
      </w:pPr>
      <w:r w:rsidRPr="00DD3F61">
        <w:rPr>
          <w:rFonts w:ascii="Arial" w:hAnsi="Arial"/>
          <w:color w:val="5B69AB"/>
          <w:kern w:val="0"/>
          <w:szCs w:val="24"/>
          <w:lang w:val="en-GB"/>
          <w14:ligatures w14:val="none"/>
        </w:rPr>
        <w:t>Admin Page</w:t>
      </w:r>
      <w:bookmarkEnd w:id="1234"/>
      <w:r w:rsidR="000F5147" w:rsidRPr="00DD3F61">
        <w:rPr>
          <w:rFonts w:ascii="Arial" w:hAnsi="Arial"/>
          <w:color w:val="5B69AB"/>
          <w:kern w:val="0"/>
          <w:szCs w:val="24"/>
          <w:lang w:val="en-GB"/>
          <w14:ligatures w14:val="none"/>
        </w:rPr>
        <w:t xml:space="preserve"> </w:t>
      </w:r>
    </w:p>
    <w:p w14:paraId="69C403EA" w14:textId="2964E3DB" w:rsidR="00DD3F61" w:rsidRDefault="00DD3F61" w:rsidP="00DD3F61">
      <w:pPr>
        <w:rPr>
          <w:ins w:id="1235" w:author="Dylan Van Aswegen" w:date="2024-07-09T09:15:00Z" w16du:dateUtc="2024-07-09T07:15:00Z"/>
        </w:rPr>
      </w:pPr>
      <w:r>
        <w:t>The admin page will consist of a navigation menu on the left-hand side of the page with links to the Public Home, Admin Home and</w:t>
      </w:r>
      <w:ins w:id="1236" w:author="Dylan Van Aswegen" w:date="2024-07-09T09:15:00Z" w16du:dateUtc="2024-07-09T07:15:00Z">
        <w:r w:rsidR="000F2FEB">
          <w:t xml:space="preserve"> the following </w:t>
        </w:r>
      </w:ins>
      <w:ins w:id="1237" w:author="Dylan Van Aswegen" w:date="2024-07-09T09:16:00Z" w16du:dateUtc="2024-07-09T07:16:00Z">
        <w:r w:rsidR="000F2FEB">
          <w:t>items</w:t>
        </w:r>
      </w:ins>
      <w:ins w:id="1238" w:author="Dylan Van Aswegen" w:date="2024-07-09T09:15:00Z" w16du:dateUtc="2024-07-09T07:15:00Z">
        <w:r w:rsidR="000F2FEB">
          <w:t xml:space="preserve">: </w:t>
        </w:r>
      </w:ins>
      <w:del w:id="1239" w:author="Dylan Van Aswegen" w:date="2024-07-09T09:15:00Z" w16du:dateUtc="2024-07-09T07:15:00Z">
        <w:r w:rsidDel="000F2FEB">
          <w:delText xml:space="preserve"> each of the sections in the admin home. </w:delText>
        </w:r>
      </w:del>
    </w:p>
    <w:p w14:paraId="2188D2BD" w14:textId="77777777" w:rsidR="000F2FEB" w:rsidRDefault="000F2FEB" w:rsidP="000F2FEB">
      <w:pPr>
        <w:pStyle w:val="ListParagraph"/>
        <w:numPr>
          <w:ilvl w:val="2"/>
          <w:numId w:val="2"/>
        </w:numPr>
        <w:ind w:left="709"/>
        <w:rPr>
          <w:ins w:id="1240" w:author="Dylan Van Aswegen" w:date="2024-07-09T09:15:00Z"/>
        </w:rPr>
      </w:pPr>
      <w:ins w:id="1241" w:author="Dylan Van Aswegen" w:date="2024-07-09T09:15:00Z">
        <w:r>
          <w:t>Users</w:t>
        </w:r>
      </w:ins>
    </w:p>
    <w:p w14:paraId="19095023" w14:textId="77777777" w:rsidR="000F2FEB" w:rsidRDefault="000F2FEB" w:rsidP="000F2FEB">
      <w:pPr>
        <w:pStyle w:val="ListParagraph"/>
        <w:numPr>
          <w:ilvl w:val="2"/>
          <w:numId w:val="2"/>
        </w:numPr>
        <w:ind w:left="709"/>
        <w:rPr>
          <w:ins w:id="1242" w:author="Dylan Van Aswegen" w:date="2024-07-09T09:15:00Z"/>
        </w:rPr>
      </w:pPr>
      <w:ins w:id="1243" w:author="Dylan Van Aswegen" w:date="2024-07-09T09:15:00Z">
        <w:r>
          <w:t xml:space="preserve">Subscriptions </w:t>
        </w:r>
      </w:ins>
    </w:p>
    <w:p w14:paraId="15542064" w14:textId="77777777" w:rsidR="000F2FEB" w:rsidRDefault="000F2FEB" w:rsidP="000F2FEB">
      <w:pPr>
        <w:pStyle w:val="ListParagraph"/>
        <w:numPr>
          <w:ilvl w:val="2"/>
          <w:numId w:val="2"/>
        </w:numPr>
        <w:ind w:left="709"/>
        <w:rPr>
          <w:ins w:id="1244" w:author="Dylan Van Aswegen" w:date="2024-07-09T09:15:00Z"/>
        </w:rPr>
      </w:pPr>
      <w:ins w:id="1245" w:author="Dylan Van Aswegen" w:date="2024-07-09T09:15:00Z">
        <w:r>
          <w:t xml:space="preserve">Events </w:t>
        </w:r>
      </w:ins>
    </w:p>
    <w:p w14:paraId="576B4F5A" w14:textId="77777777" w:rsidR="000F2FEB" w:rsidRDefault="000F2FEB" w:rsidP="000F2FEB">
      <w:pPr>
        <w:pStyle w:val="ListParagraph"/>
        <w:numPr>
          <w:ilvl w:val="2"/>
          <w:numId w:val="2"/>
        </w:numPr>
        <w:ind w:left="709"/>
        <w:rPr>
          <w:ins w:id="1246" w:author="Dylan Van Aswegen" w:date="2024-07-09T09:15:00Z"/>
        </w:rPr>
      </w:pPr>
      <w:ins w:id="1247" w:author="Dylan Van Aswegen" w:date="2024-07-09T09:15:00Z">
        <w:r>
          <w:t xml:space="preserve">Orders </w:t>
        </w:r>
      </w:ins>
    </w:p>
    <w:p w14:paraId="4AD02449" w14:textId="77777777" w:rsidR="000F2FEB" w:rsidRDefault="000F2FEB" w:rsidP="000F2FEB">
      <w:pPr>
        <w:pStyle w:val="ListParagraph"/>
        <w:numPr>
          <w:ilvl w:val="2"/>
          <w:numId w:val="2"/>
        </w:numPr>
        <w:ind w:left="709"/>
        <w:rPr>
          <w:ins w:id="1248" w:author="Dylan Van Aswegen" w:date="2024-07-09T09:15:00Z"/>
        </w:rPr>
      </w:pPr>
      <w:ins w:id="1249" w:author="Dylan Van Aswegen" w:date="2024-07-09T09:15:00Z">
        <w:r>
          <w:t xml:space="preserve">Emails </w:t>
        </w:r>
      </w:ins>
    </w:p>
    <w:p w14:paraId="2E0CD046" w14:textId="77777777" w:rsidR="000F2FEB" w:rsidRDefault="000F2FEB" w:rsidP="000F2FEB">
      <w:pPr>
        <w:pStyle w:val="ListParagraph"/>
        <w:numPr>
          <w:ilvl w:val="2"/>
          <w:numId w:val="2"/>
        </w:numPr>
        <w:ind w:left="709"/>
        <w:rPr>
          <w:ins w:id="1250" w:author="Dylan Van Aswegen" w:date="2024-07-09T09:15:00Z"/>
        </w:rPr>
      </w:pPr>
      <w:ins w:id="1251" w:author="Dylan Van Aswegen" w:date="2024-07-09T09:15:00Z">
        <w:r>
          <w:t xml:space="preserve">List </w:t>
        </w:r>
      </w:ins>
    </w:p>
    <w:p w14:paraId="3C9ED968" w14:textId="77777777" w:rsidR="000F2FEB" w:rsidRDefault="000F2FEB" w:rsidP="000F2FEB">
      <w:pPr>
        <w:pStyle w:val="ListParagraph"/>
        <w:numPr>
          <w:ilvl w:val="2"/>
          <w:numId w:val="2"/>
        </w:numPr>
        <w:ind w:left="709"/>
        <w:rPr>
          <w:ins w:id="1252" w:author="Dylan Van Aswegen" w:date="2024-07-09T09:15:00Z"/>
        </w:rPr>
      </w:pPr>
      <w:ins w:id="1253" w:author="Dylan Van Aswegen" w:date="2024-07-09T09:15:00Z">
        <w:r>
          <w:t xml:space="preserve">Reports </w:t>
        </w:r>
      </w:ins>
    </w:p>
    <w:p w14:paraId="35074BAA" w14:textId="77777777" w:rsidR="000F2FEB" w:rsidDel="000F2FEB" w:rsidRDefault="000F2FEB" w:rsidP="000F2FEB">
      <w:pPr>
        <w:pStyle w:val="ListParagraph"/>
        <w:numPr>
          <w:ilvl w:val="2"/>
          <w:numId w:val="2"/>
        </w:numPr>
        <w:ind w:left="709"/>
        <w:rPr>
          <w:ins w:id="1254" w:author="Dylan Van Aswegen" w:date="2024-07-09T09:15:00Z"/>
          <w:del w:id="1255" w:author="Dylan Van Aswegen" w:date="2024-07-09T09:15:00Z" w16du:dateUtc="2024-07-09T07:15:00Z"/>
        </w:rPr>
      </w:pPr>
      <w:ins w:id="1256" w:author="Dylan Van Aswegen" w:date="2024-07-09T09:15:00Z">
        <w:r>
          <w:t>Organisation Se</w:t>
        </w:r>
        <w:del w:id="1257" w:author="Dylan Van Aswegen" w:date="2024-07-09T09:16:00Z" w16du:dateUtc="2024-07-09T07:16:00Z">
          <w:r w:rsidDel="000F2FEB">
            <w:delText>ttings</w:delText>
          </w:r>
        </w:del>
      </w:ins>
    </w:p>
    <w:p w14:paraId="73EE8D46" w14:textId="77777777" w:rsidR="000F2FEB" w:rsidRDefault="000F2FEB" w:rsidP="000F2FEB">
      <w:pPr>
        <w:pStyle w:val="ListParagraph"/>
        <w:numPr>
          <w:ilvl w:val="2"/>
          <w:numId w:val="2"/>
        </w:numPr>
        <w:ind w:left="709"/>
        <w:rPr>
          <w:ins w:id="1258" w:author="Dylan Van Aswegen" w:date="2024-07-09T09:15:00Z"/>
        </w:rPr>
      </w:pPr>
      <w:ins w:id="1259" w:author="Dylan Van Aswegen" w:date="2024-07-09T09:15:00Z">
        <w:del w:id="1260" w:author="Dylan Van Aswegen" w:date="2024-07-09T09:15:00Z" w16du:dateUtc="2024-07-09T07:15:00Z">
          <w:r w:rsidDel="000F2FEB">
            <w:delText xml:space="preserve">Warnings </w:delText>
          </w:r>
        </w:del>
      </w:ins>
    </w:p>
    <w:p w14:paraId="21AEB270" w14:textId="413F04F7" w:rsidR="000F2FEB" w:rsidRDefault="000F2FEB" w:rsidP="000F2FEB">
      <w:pPr>
        <w:pStyle w:val="ListParagraph"/>
        <w:numPr>
          <w:ilvl w:val="2"/>
          <w:numId w:val="2"/>
        </w:numPr>
        <w:ind w:left="709"/>
        <w:rPr>
          <w:ins w:id="1261" w:author="Dylan Van Aswegen" w:date="2024-07-09T09:15:00Z"/>
        </w:rPr>
      </w:pPr>
      <w:ins w:id="1262" w:author="Dylan Van Aswegen" w:date="2024-07-09T09:15:00Z">
        <w:r>
          <w:t xml:space="preserve">Audit Trail </w:t>
        </w:r>
      </w:ins>
      <w:ins w:id="1263" w:author="Dylan Van Aswegen" w:date="2024-07-09T09:15:00Z" w16du:dateUtc="2024-07-09T07:15:00Z">
        <w:r>
          <w:t>(UI out of scope)</w:t>
        </w:r>
      </w:ins>
    </w:p>
    <w:p w14:paraId="46003DD7" w14:textId="26A085A2" w:rsidR="000F2FEB" w:rsidRDefault="000F2FEB" w:rsidP="000F2FEB">
      <w:pPr>
        <w:pStyle w:val="ListParagraph"/>
        <w:numPr>
          <w:ilvl w:val="2"/>
          <w:numId w:val="2"/>
        </w:numPr>
        <w:ind w:left="709"/>
        <w:rPr>
          <w:ins w:id="1264" w:author="Dylan Van Aswegen" w:date="2024-07-09T09:15:00Z"/>
        </w:rPr>
      </w:pPr>
      <w:ins w:id="1265" w:author="Dylan Van Aswegen" w:date="2024-07-09T09:15:00Z">
        <w:r>
          <w:t>Downloads</w:t>
        </w:r>
      </w:ins>
      <w:ins w:id="1266" w:author="Dylan Van Aswegen" w:date="2024-07-09T09:15:00Z" w16du:dateUtc="2024-07-09T07:15:00Z">
        <w:r>
          <w:t xml:space="preserve"> (Out of scope)</w:t>
        </w:r>
      </w:ins>
    </w:p>
    <w:p w14:paraId="12514211" w14:textId="60998821" w:rsidR="000F2FEB" w:rsidRDefault="000F2FEB" w:rsidP="000F2FEB">
      <w:pPr>
        <w:pStyle w:val="ListParagraph"/>
        <w:numPr>
          <w:ilvl w:val="2"/>
          <w:numId w:val="2"/>
        </w:numPr>
        <w:ind w:left="709"/>
        <w:rPr>
          <w:ins w:id="1267" w:author="Dylan Van Aswegen" w:date="2024-07-09T09:15:00Z"/>
        </w:rPr>
      </w:pPr>
      <w:ins w:id="1268" w:author="Dylan Van Aswegen" w:date="2024-07-09T09:15:00Z">
        <w:r>
          <w:t xml:space="preserve">Gallery </w:t>
        </w:r>
      </w:ins>
      <w:ins w:id="1269" w:author="Dylan Van Aswegen" w:date="2024-07-09T09:15:00Z" w16du:dateUtc="2024-07-09T07:15:00Z">
        <w:r>
          <w:t>(Out of Scope)</w:t>
        </w:r>
      </w:ins>
    </w:p>
    <w:p w14:paraId="3E084121" w14:textId="77777777" w:rsidR="000F2FEB" w:rsidDel="000F2FEB" w:rsidRDefault="000F2FEB" w:rsidP="00DD3F61">
      <w:pPr>
        <w:rPr>
          <w:del w:id="1270" w:author="Dylan Van Aswegen" w:date="2024-07-09T09:16:00Z" w16du:dateUtc="2024-07-09T07:16:00Z"/>
        </w:rPr>
      </w:pPr>
    </w:p>
    <w:p w14:paraId="10460B46" w14:textId="13067496" w:rsidR="00DD3F61" w:rsidDel="000F2FEB" w:rsidRDefault="00DD3F61" w:rsidP="00DD3F61">
      <w:pPr>
        <w:rPr>
          <w:del w:id="1271" w:author="Dylan Van Aswegen" w:date="2024-07-09T09:16:00Z" w16du:dateUtc="2024-07-09T07:16:00Z"/>
        </w:rPr>
      </w:pPr>
      <w:del w:id="1272" w:author="Dylan Van Aswegen" w:date="2024-07-09T09:16:00Z" w16du:dateUtc="2024-07-09T07:16:00Z">
        <w:r w:rsidDel="000F2FEB">
          <w:delText>The admin page will further consist of the following information which will consist of data shown in an unexpanded view and an expanded view once the admin user clicks on that item:</w:delText>
        </w:r>
      </w:del>
    </w:p>
    <w:p w14:paraId="4CC47078" w14:textId="79B35184" w:rsidR="008B1DE9" w:rsidDel="000F2FEB" w:rsidRDefault="008B1DE9" w:rsidP="00DD3F61">
      <w:pPr>
        <w:pStyle w:val="ListParagraph"/>
        <w:numPr>
          <w:ilvl w:val="2"/>
          <w:numId w:val="2"/>
        </w:numPr>
        <w:ind w:left="709"/>
        <w:rPr>
          <w:del w:id="1273" w:author="Dylan Van Aswegen" w:date="2024-07-09T09:16:00Z" w16du:dateUtc="2024-07-09T07:16:00Z"/>
        </w:rPr>
      </w:pPr>
      <w:del w:id="1274" w:author="Dylan Van Aswegen" w:date="2024-07-09T09:16:00Z" w16du:dateUtc="2024-07-09T07:16:00Z">
        <w:r w:rsidDel="000F2FEB">
          <w:delText>Users</w:delText>
        </w:r>
      </w:del>
    </w:p>
    <w:p w14:paraId="19859EAB" w14:textId="6F4B298A" w:rsidR="00DD3F61" w:rsidDel="000F2FEB" w:rsidRDefault="00DD3F61" w:rsidP="00DD3F61">
      <w:pPr>
        <w:pStyle w:val="ListParagraph"/>
        <w:numPr>
          <w:ilvl w:val="2"/>
          <w:numId w:val="2"/>
        </w:numPr>
        <w:ind w:left="709"/>
        <w:rPr>
          <w:del w:id="1275" w:author="Dylan Van Aswegen" w:date="2024-07-09T09:16:00Z" w16du:dateUtc="2024-07-09T07:16:00Z"/>
        </w:rPr>
      </w:pPr>
      <w:del w:id="1276" w:author="Dylan Van Aswegen" w:date="2024-07-09T09:16:00Z" w16du:dateUtc="2024-07-09T07:16:00Z">
        <w:r w:rsidDel="000F2FEB">
          <w:delText xml:space="preserve">Subscriptions </w:delText>
        </w:r>
      </w:del>
    </w:p>
    <w:p w14:paraId="3624B447" w14:textId="31858540" w:rsidR="00DD3F61" w:rsidDel="000F2FEB" w:rsidRDefault="00DD3F61" w:rsidP="00DD3F61">
      <w:pPr>
        <w:pStyle w:val="ListParagraph"/>
        <w:numPr>
          <w:ilvl w:val="2"/>
          <w:numId w:val="2"/>
        </w:numPr>
        <w:ind w:left="709"/>
        <w:rPr>
          <w:del w:id="1277" w:author="Dylan Van Aswegen" w:date="2024-07-09T09:16:00Z" w16du:dateUtc="2024-07-09T07:16:00Z"/>
        </w:rPr>
      </w:pPr>
      <w:del w:id="1278" w:author="Dylan Van Aswegen" w:date="2024-07-09T09:16:00Z" w16du:dateUtc="2024-07-09T07:16:00Z">
        <w:r w:rsidDel="000F2FEB">
          <w:delText xml:space="preserve">Events </w:delText>
        </w:r>
      </w:del>
    </w:p>
    <w:p w14:paraId="3924DD70" w14:textId="6A55B44D" w:rsidR="00DD3F61" w:rsidDel="000F2FEB" w:rsidRDefault="00DD3F61" w:rsidP="00DD3F61">
      <w:pPr>
        <w:pStyle w:val="ListParagraph"/>
        <w:numPr>
          <w:ilvl w:val="2"/>
          <w:numId w:val="2"/>
        </w:numPr>
        <w:ind w:left="709"/>
        <w:rPr>
          <w:del w:id="1279" w:author="Dylan Van Aswegen" w:date="2024-07-09T09:16:00Z" w16du:dateUtc="2024-07-09T07:16:00Z"/>
        </w:rPr>
      </w:pPr>
      <w:del w:id="1280" w:author="Dylan Van Aswegen" w:date="2024-07-09T09:16:00Z" w16du:dateUtc="2024-07-09T07:16:00Z">
        <w:r w:rsidDel="000F2FEB">
          <w:delText xml:space="preserve">Orders </w:delText>
        </w:r>
      </w:del>
    </w:p>
    <w:p w14:paraId="564FDCC4" w14:textId="74F2D5D2" w:rsidR="00DD3F61" w:rsidDel="000F2FEB" w:rsidRDefault="00DD3F61" w:rsidP="00DD3F61">
      <w:pPr>
        <w:pStyle w:val="ListParagraph"/>
        <w:numPr>
          <w:ilvl w:val="2"/>
          <w:numId w:val="2"/>
        </w:numPr>
        <w:ind w:left="709"/>
        <w:rPr>
          <w:del w:id="1281" w:author="Dylan Van Aswegen" w:date="2024-07-09T09:16:00Z" w16du:dateUtc="2024-07-09T07:16:00Z"/>
        </w:rPr>
      </w:pPr>
      <w:del w:id="1282" w:author="Dylan Van Aswegen" w:date="2024-07-09T09:16:00Z" w16du:dateUtc="2024-07-09T07:16:00Z">
        <w:r w:rsidDel="000F2FEB">
          <w:delText xml:space="preserve">Emails </w:delText>
        </w:r>
      </w:del>
    </w:p>
    <w:p w14:paraId="50D52531" w14:textId="2301D00D" w:rsidR="00DD3F61" w:rsidDel="000F2FEB" w:rsidRDefault="00DD3F61" w:rsidP="00DD3F61">
      <w:pPr>
        <w:pStyle w:val="ListParagraph"/>
        <w:numPr>
          <w:ilvl w:val="2"/>
          <w:numId w:val="2"/>
        </w:numPr>
        <w:ind w:left="709"/>
        <w:rPr>
          <w:del w:id="1283" w:author="Dylan Van Aswegen" w:date="2024-07-09T09:16:00Z" w16du:dateUtc="2024-07-09T07:16:00Z"/>
        </w:rPr>
      </w:pPr>
      <w:del w:id="1284" w:author="Dylan Van Aswegen" w:date="2024-07-09T09:16:00Z" w16du:dateUtc="2024-07-09T07:16:00Z">
        <w:r w:rsidDel="000F2FEB">
          <w:delText xml:space="preserve">List </w:delText>
        </w:r>
      </w:del>
    </w:p>
    <w:p w14:paraId="1C00A869" w14:textId="179758D1" w:rsidR="00DD3F61" w:rsidDel="000F2FEB" w:rsidRDefault="00DD3F61" w:rsidP="00DD3F61">
      <w:pPr>
        <w:pStyle w:val="ListParagraph"/>
        <w:numPr>
          <w:ilvl w:val="2"/>
          <w:numId w:val="2"/>
        </w:numPr>
        <w:ind w:left="709"/>
        <w:rPr>
          <w:del w:id="1285" w:author="Dylan Van Aswegen" w:date="2024-07-09T09:16:00Z" w16du:dateUtc="2024-07-09T07:16:00Z"/>
        </w:rPr>
      </w:pPr>
      <w:del w:id="1286" w:author="Dylan Van Aswegen" w:date="2024-07-09T09:16:00Z" w16du:dateUtc="2024-07-09T07:16:00Z">
        <w:r w:rsidDel="000F2FEB">
          <w:delText xml:space="preserve">Reports </w:delText>
        </w:r>
      </w:del>
    </w:p>
    <w:p w14:paraId="6049954A" w14:textId="24371874" w:rsidR="00DD3F61" w:rsidDel="000F2FEB" w:rsidRDefault="00DD3F61" w:rsidP="00DD3F61">
      <w:pPr>
        <w:pStyle w:val="ListParagraph"/>
        <w:numPr>
          <w:ilvl w:val="2"/>
          <w:numId w:val="2"/>
        </w:numPr>
        <w:ind w:left="709"/>
        <w:rPr>
          <w:del w:id="1287" w:author="Dylan Van Aswegen" w:date="2024-07-09T09:16:00Z" w16du:dateUtc="2024-07-09T07:16:00Z"/>
        </w:rPr>
      </w:pPr>
      <w:del w:id="1288" w:author="Dylan Van Aswegen" w:date="2024-07-09T09:16:00Z" w16du:dateUtc="2024-07-09T07:16:00Z">
        <w:r w:rsidDel="000F2FEB">
          <w:delText>Organisation Settings</w:delText>
        </w:r>
      </w:del>
    </w:p>
    <w:p w14:paraId="01F12D3A" w14:textId="70B1DB67" w:rsidR="00DD3F61" w:rsidDel="000F2FEB" w:rsidRDefault="00DD3F61" w:rsidP="00DD3F61">
      <w:pPr>
        <w:pStyle w:val="ListParagraph"/>
        <w:numPr>
          <w:ilvl w:val="2"/>
          <w:numId w:val="2"/>
        </w:numPr>
        <w:ind w:left="709"/>
        <w:rPr>
          <w:del w:id="1289" w:author="Dylan Van Aswegen" w:date="2024-07-09T09:16:00Z" w16du:dateUtc="2024-07-09T07:16:00Z"/>
        </w:rPr>
      </w:pPr>
      <w:del w:id="1290" w:author="Dylan Van Aswegen" w:date="2024-07-09T09:16:00Z" w16du:dateUtc="2024-07-09T07:16:00Z">
        <w:r w:rsidDel="000F2FEB">
          <w:delText xml:space="preserve">Warnings </w:delText>
        </w:r>
      </w:del>
    </w:p>
    <w:p w14:paraId="1C60A86B" w14:textId="723AE046" w:rsidR="00DD3F61" w:rsidDel="000F2FEB" w:rsidRDefault="00DD3F61" w:rsidP="00DD3F61">
      <w:pPr>
        <w:pStyle w:val="ListParagraph"/>
        <w:numPr>
          <w:ilvl w:val="2"/>
          <w:numId w:val="2"/>
        </w:numPr>
        <w:ind w:left="709"/>
        <w:rPr>
          <w:del w:id="1291" w:author="Dylan Van Aswegen" w:date="2024-07-09T09:16:00Z" w16du:dateUtc="2024-07-09T07:16:00Z"/>
        </w:rPr>
      </w:pPr>
      <w:del w:id="1292" w:author="Dylan Van Aswegen" w:date="2024-07-09T09:16:00Z" w16du:dateUtc="2024-07-09T07:16:00Z">
        <w:r w:rsidDel="000F2FEB">
          <w:delText xml:space="preserve">Audit Trail </w:delText>
        </w:r>
      </w:del>
    </w:p>
    <w:p w14:paraId="76B41920" w14:textId="57BABFF6" w:rsidR="00DD3F61" w:rsidDel="000F2FEB" w:rsidRDefault="00DD3F61" w:rsidP="00DD3F61">
      <w:pPr>
        <w:pStyle w:val="ListParagraph"/>
        <w:numPr>
          <w:ilvl w:val="2"/>
          <w:numId w:val="2"/>
        </w:numPr>
        <w:ind w:left="709"/>
        <w:rPr>
          <w:del w:id="1293" w:author="Dylan Van Aswegen" w:date="2024-07-09T09:16:00Z" w16du:dateUtc="2024-07-09T07:16:00Z"/>
        </w:rPr>
      </w:pPr>
      <w:del w:id="1294" w:author="Dylan Van Aswegen" w:date="2024-07-09T09:16:00Z" w16du:dateUtc="2024-07-09T07:16:00Z">
        <w:r w:rsidDel="000F2FEB">
          <w:delText>Downloads</w:delText>
        </w:r>
      </w:del>
    </w:p>
    <w:p w14:paraId="3CC8148B" w14:textId="326314D0" w:rsidR="00DD3F61" w:rsidDel="000F2FEB" w:rsidRDefault="00DD3F61" w:rsidP="00DD3F61">
      <w:pPr>
        <w:pStyle w:val="ListParagraph"/>
        <w:numPr>
          <w:ilvl w:val="2"/>
          <w:numId w:val="2"/>
        </w:numPr>
        <w:ind w:left="709"/>
        <w:rPr>
          <w:del w:id="1295" w:author="Dylan Van Aswegen" w:date="2024-07-09T09:16:00Z" w16du:dateUtc="2024-07-09T07:16:00Z"/>
        </w:rPr>
      </w:pPr>
      <w:del w:id="1296" w:author="Dylan Van Aswegen" w:date="2024-07-09T09:16:00Z" w16du:dateUtc="2024-07-09T07:16:00Z">
        <w:r w:rsidDel="000F2FEB">
          <w:delText xml:space="preserve">Gallery </w:delText>
        </w:r>
      </w:del>
    </w:p>
    <w:p w14:paraId="4B7E291A" w14:textId="0C3BCDDF" w:rsidR="000F2FEB" w:rsidRDefault="00DD3F61" w:rsidP="00DD3F61">
      <w:del w:id="1297" w:author="Dylan Van Aswegen" w:date="2024-07-09T09:16:00Z" w16du:dateUtc="2024-07-09T07:16:00Z">
        <w:r w:rsidDel="000F2FEB">
          <w:delText>The items available to an admin user to click on, on the admin page will depend on the permissions that have been granted to them by the organisations super admin. The super admin will have everything available to them</w:delText>
        </w:r>
      </w:del>
      <w:ins w:id="1298" w:author="Dylan Van Aswegen" w:date="2024-07-09T09:16:00Z" w16du:dateUtc="2024-07-09T07:16:00Z">
        <w:r w:rsidR="000F2FEB">
          <w:t>The admin page will consist of a basic overview for each section and when click</w:t>
        </w:r>
      </w:ins>
      <w:ins w:id="1299" w:author="Dylan Van Aswegen" w:date="2024-07-09T09:17:00Z" w16du:dateUtc="2024-07-09T07:17:00Z">
        <w:r w:rsidR="000F2FEB">
          <w:t xml:space="preserve">ed on will reveal further information for that section. </w:t>
        </w:r>
      </w:ins>
      <w:del w:id="1300" w:author="Dylan Van Aswegen" w:date="2024-07-09T09:16:00Z" w16du:dateUtc="2024-07-09T07:16:00Z">
        <w:r w:rsidDel="000F2FEB">
          <w:delText>.</w:delText>
        </w:r>
      </w:del>
      <w:ins w:id="1301" w:author="Dylan Van Aswegen" w:date="2024-07-09T09:18:00Z" w16du:dateUtc="2024-07-09T07:18:00Z">
        <w:r w:rsidR="000F2FEB">
          <w:t xml:space="preserve">The </w:t>
        </w:r>
      </w:ins>
      <w:ins w:id="1302" w:author="Dylan Van Aswegen" w:date="2024-07-09T09:19:00Z" w16du:dateUtc="2024-07-09T07:19:00Z">
        <w:r w:rsidR="000F2FEB">
          <w:t>metrics of the collapsed view for each of the components will consist of:</w:t>
        </w:r>
      </w:ins>
      <w:ins w:id="1303" w:author="Dylan Van Aswegen" w:date="2024-07-09T09:18:00Z" w16du:dateUtc="2024-07-09T07:18:00Z">
        <w:r w:rsidR="000F2FEB">
          <w:t xml:space="preserve"> </w:t>
        </w:r>
      </w:ins>
    </w:p>
    <w:p w14:paraId="5EB994D4" w14:textId="301321E4" w:rsidR="000F2FEB" w:rsidRDefault="00DD3F61" w:rsidP="00DD3F61">
      <w:pPr>
        <w:rPr>
          <w:ins w:id="1304" w:author="Dylan Van Aswegen" w:date="2024-07-09T09:19:00Z" w16du:dateUtc="2024-07-09T07:19:00Z"/>
        </w:rPr>
      </w:pPr>
      <w:del w:id="1305" w:author="Dylan Van Aswegen" w:date="2024-07-16T22:38:00Z" w16du:dateUtc="2024-07-16T20:38:00Z">
        <w:r w:rsidDel="00F6289A">
          <w:delText xml:space="preserve"> </w:delText>
        </w:r>
      </w:del>
    </w:p>
    <w:tbl>
      <w:tblPr>
        <w:tblStyle w:val="GridTable4-Accent1"/>
        <w:tblW w:w="10774" w:type="dxa"/>
        <w:tblInd w:w="-714" w:type="dxa"/>
        <w:tblLook w:val="04A0" w:firstRow="1" w:lastRow="0" w:firstColumn="1" w:lastColumn="0" w:noHBand="0" w:noVBand="1"/>
      </w:tblPr>
      <w:tblGrid>
        <w:gridCol w:w="5077"/>
        <w:gridCol w:w="5697"/>
      </w:tblGrid>
      <w:tr w:rsidR="000F2FEB" w14:paraId="5E1DE8EF" w14:textId="77777777" w:rsidTr="00B85F07">
        <w:trPr>
          <w:cnfStyle w:val="100000000000" w:firstRow="1" w:lastRow="0" w:firstColumn="0" w:lastColumn="0" w:oddVBand="0" w:evenVBand="0" w:oddHBand="0" w:evenHBand="0" w:firstRowFirstColumn="0" w:firstRowLastColumn="0" w:lastRowFirstColumn="0" w:lastRowLastColumn="0"/>
          <w:tblHeader/>
          <w:ins w:id="1306" w:author="Dylan Van Aswegen" w:date="2024-07-09T09:19: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08F6794" w14:textId="4A9C04B4" w:rsidR="000F2FEB" w:rsidRDefault="000F2FEB" w:rsidP="00B85F07">
            <w:pPr>
              <w:spacing w:line="360" w:lineRule="auto"/>
              <w:jc w:val="both"/>
              <w:rPr>
                <w:ins w:id="1307" w:author="Dylan Van Aswegen" w:date="2024-07-09T09:19:00Z" w16du:dateUtc="2024-07-09T07:19:00Z"/>
                <w:rFonts w:ascii="Arial" w:hAnsi="Arial" w:cs="Arial"/>
                <w:sz w:val="20"/>
                <w:szCs w:val="20"/>
                <w:lang w:val="en-GB"/>
              </w:rPr>
            </w:pPr>
            <w:ins w:id="1308" w:author="Dylan Van Aswegen" w:date="2024-07-09T09:19:00Z" w16du:dateUtc="2024-07-09T07:19:00Z">
              <w:r>
                <w:rPr>
                  <w:rFonts w:ascii="Arial" w:hAnsi="Arial" w:cs="Arial"/>
                  <w:sz w:val="20"/>
                  <w:szCs w:val="20"/>
                  <w:lang w:val="en-GB"/>
                </w:rPr>
                <w:t xml:space="preserve">Section </w:t>
              </w:r>
            </w:ins>
          </w:p>
        </w:tc>
        <w:tc>
          <w:tcPr>
            <w:tcW w:w="1417" w:type="dxa"/>
            <w:shd w:val="clear" w:color="auto" w:fill="002060"/>
          </w:tcPr>
          <w:p w14:paraId="68855515" w14:textId="587CA4F6" w:rsidR="000F2FEB" w:rsidRDefault="000F2FEB"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309" w:author="Dylan Van Aswegen" w:date="2024-07-09T09:19:00Z" w16du:dateUtc="2024-07-09T07:19:00Z"/>
                <w:rFonts w:ascii="Arial" w:hAnsi="Arial" w:cs="Arial"/>
                <w:sz w:val="20"/>
                <w:szCs w:val="20"/>
                <w:lang w:val="en-GB"/>
              </w:rPr>
            </w:pPr>
            <w:ins w:id="1310" w:author="Dylan Van Aswegen" w:date="2024-07-09T09:19:00Z" w16du:dateUtc="2024-07-09T07:19:00Z">
              <w:r>
                <w:rPr>
                  <w:rFonts w:ascii="Arial" w:hAnsi="Arial" w:cs="Arial"/>
                  <w:sz w:val="20"/>
                  <w:szCs w:val="20"/>
                  <w:lang w:val="en-GB"/>
                </w:rPr>
                <w:t>Metrics</w:t>
              </w:r>
            </w:ins>
          </w:p>
        </w:tc>
      </w:tr>
      <w:tr w:rsidR="00971219" w14:paraId="1847DEB7" w14:textId="77777777" w:rsidTr="00B85F07">
        <w:trPr>
          <w:cnfStyle w:val="000000100000" w:firstRow="0" w:lastRow="0" w:firstColumn="0" w:lastColumn="0" w:oddVBand="0" w:evenVBand="0" w:oddHBand="1" w:evenHBand="0" w:firstRowFirstColumn="0" w:firstRowLastColumn="0" w:lastRowFirstColumn="0" w:lastRowLastColumn="0"/>
          <w:ins w:id="1311" w:author="Dylan Van Aswegen" w:date="2024-07-16T22:38:00Z" w16du:dateUtc="2024-07-16T20:38:00Z"/>
        </w:trPr>
        <w:tc>
          <w:tcPr>
            <w:cnfStyle w:val="001000000000" w:firstRow="0" w:lastRow="0" w:firstColumn="1" w:lastColumn="0" w:oddVBand="0" w:evenVBand="0" w:oddHBand="0" w:evenHBand="0" w:firstRowFirstColumn="0" w:firstRowLastColumn="0" w:lastRowFirstColumn="0" w:lastRowLastColumn="0"/>
            <w:tcW w:w="1135" w:type="dxa"/>
          </w:tcPr>
          <w:p w14:paraId="21E6A070" w14:textId="242DF090" w:rsidR="00971219" w:rsidRDefault="00971219" w:rsidP="00B85F07">
            <w:pPr>
              <w:spacing w:line="360" w:lineRule="auto"/>
              <w:jc w:val="both"/>
              <w:rPr>
                <w:ins w:id="1312" w:author="Dylan Van Aswegen" w:date="2024-07-16T22:38:00Z" w16du:dateUtc="2024-07-16T20:38:00Z"/>
                <w:rFonts w:ascii="Arial" w:hAnsi="Arial" w:cs="Arial"/>
                <w:sz w:val="20"/>
                <w:szCs w:val="20"/>
                <w:lang w:val="en-GB"/>
              </w:rPr>
            </w:pPr>
            <w:ins w:id="1313" w:author="Dylan Van Aswegen" w:date="2024-07-16T22:38:00Z" w16du:dateUtc="2024-07-16T20:38:00Z">
              <w:r>
                <w:rPr>
                  <w:rFonts w:ascii="Arial" w:hAnsi="Arial" w:cs="Arial"/>
                  <w:sz w:val="20"/>
                  <w:szCs w:val="20"/>
                  <w:lang w:val="en-GB"/>
                </w:rPr>
                <w:t>Warning Message</w:t>
              </w:r>
            </w:ins>
          </w:p>
        </w:tc>
        <w:tc>
          <w:tcPr>
            <w:tcW w:w="1417" w:type="dxa"/>
          </w:tcPr>
          <w:p w14:paraId="27A5A216" w14:textId="4ECF8B60" w:rsidR="00971219" w:rsidRDefault="00624C4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314" w:author="Dylan Van Aswegen" w:date="2024-07-16T22:38:00Z" w16du:dateUtc="2024-07-16T20:38:00Z"/>
                <w:rFonts w:ascii="Arial" w:hAnsi="Arial" w:cs="Arial"/>
                <w:sz w:val="20"/>
                <w:szCs w:val="20"/>
                <w:lang w:val="en-GB"/>
              </w:rPr>
            </w:pPr>
            <w:ins w:id="1315" w:author="Dylan Van Aswegen" w:date="2024-07-16T22:39:00Z" w16du:dateUtc="2024-07-16T20:39:00Z">
              <w:r>
                <w:rPr>
                  <w:rFonts w:ascii="Arial" w:hAnsi="Arial" w:cs="Arial"/>
                  <w:sz w:val="20"/>
                  <w:szCs w:val="20"/>
                  <w:lang w:val="en-GB"/>
                </w:rPr>
                <w:t xml:space="preserve">This will appear at the top of the admin panel in red when the </w:t>
              </w:r>
            </w:ins>
            <w:ins w:id="1316" w:author="Dylan Van Aswegen" w:date="2024-07-16T22:40:00Z" w16du:dateUtc="2024-07-16T20:40:00Z">
              <w:r w:rsidR="00516FB8">
                <w:rPr>
                  <w:rFonts w:ascii="Arial" w:hAnsi="Arial" w:cs="Arial"/>
                  <w:sz w:val="20"/>
                  <w:szCs w:val="20"/>
                  <w:lang w:val="en-GB"/>
                </w:rPr>
                <w:t>organisation</w:t>
              </w:r>
            </w:ins>
            <w:ins w:id="1317" w:author="Dylan Van Aswegen" w:date="2024-07-16T22:39:00Z" w16du:dateUtc="2024-07-16T20:39:00Z">
              <w:r>
                <w:rPr>
                  <w:rFonts w:ascii="Arial" w:hAnsi="Arial" w:cs="Arial"/>
                  <w:sz w:val="20"/>
                  <w:szCs w:val="20"/>
                  <w:lang w:val="en-GB"/>
                </w:rPr>
                <w:t xml:space="preserve"> has an invoice</w:t>
              </w:r>
              <w:r w:rsidR="002876A9">
                <w:rPr>
                  <w:rFonts w:ascii="Arial" w:hAnsi="Arial" w:cs="Arial"/>
                  <w:sz w:val="20"/>
                  <w:szCs w:val="20"/>
                  <w:lang w:val="en-GB"/>
                </w:rPr>
                <w:t xml:space="preserve"> that is due. </w:t>
              </w:r>
            </w:ins>
          </w:p>
        </w:tc>
      </w:tr>
      <w:tr w:rsidR="000F2FEB" w14:paraId="1BB7C4DC" w14:textId="77777777" w:rsidTr="00B85F07">
        <w:trPr>
          <w:ins w:id="1318" w:author="Dylan Van Aswegen" w:date="2024-07-09T09:19:00Z"/>
        </w:trPr>
        <w:tc>
          <w:tcPr>
            <w:cnfStyle w:val="001000000000" w:firstRow="0" w:lastRow="0" w:firstColumn="1" w:lastColumn="0" w:oddVBand="0" w:evenVBand="0" w:oddHBand="0" w:evenHBand="0" w:firstRowFirstColumn="0" w:firstRowLastColumn="0" w:lastRowFirstColumn="0" w:lastRowLastColumn="0"/>
            <w:tcW w:w="1135" w:type="dxa"/>
          </w:tcPr>
          <w:p w14:paraId="3C7DFEA7" w14:textId="352B0AC7" w:rsidR="000F2FEB" w:rsidRDefault="000F2FEB" w:rsidP="00B85F07">
            <w:pPr>
              <w:spacing w:line="360" w:lineRule="auto"/>
              <w:jc w:val="both"/>
              <w:rPr>
                <w:ins w:id="1319" w:author="Dylan Van Aswegen" w:date="2024-07-09T09:19:00Z" w16du:dateUtc="2024-07-09T07:19:00Z"/>
                <w:rFonts w:ascii="Arial" w:hAnsi="Arial" w:cs="Arial"/>
                <w:sz w:val="20"/>
                <w:szCs w:val="20"/>
                <w:lang w:val="en-GB"/>
              </w:rPr>
            </w:pPr>
            <w:ins w:id="1320" w:author="Dylan Van Aswegen" w:date="2024-07-09T09:20:00Z" w16du:dateUtc="2024-07-09T07:20:00Z">
              <w:r>
                <w:rPr>
                  <w:rFonts w:ascii="Arial" w:hAnsi="Arial" w:cs="Arial"/>
                  <w:sz w:val="20"/>
                  <w:szCs w:val="20"/>
                  <w:lang w:val="en-GB"/>
                </w:rPr>
                <w:t xml:space="preserve">Users </w:t>
              </w:r>
            </w:ins>
          </w:p>
        </w:tc>
        <w:tc>
          <w:tcPr>
            <w:tcW w:w="1417" w:type="dxa"/>
          </w:tcPr>
          <w:p w14:paraId="49B09D99" w14:textId="77777777" w:rsidR="000F2FEB" w:rsidRDefault="000F2FEB"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321" w:author="Dylan Van Aswegen" w:date="2024-07-09T09:21:00Z" w16du:dateUtc="2024-07-09T07:21:00Z"/>
                <w:rFonts w:ascii="Arial" w:hAnsi="Arial" w:cs="Arial"/>
                <w:sz w:val="20"/>
                <w:szCs w:val="20"/>
                <w:lang w:val="en-GB"/>
              </w:rPr>
            </w:pPr>
            <w:ins w:id="1322" w:author="Dylan Van Aswegen" w:date="2024-07-09T09:21:00Z" w16du:dateUtc="2024-07-09T07:21:00Z">
              <w:r>
                <w:rPr>
                  <w:rFonts w:ascii="Arial" w:hAnsi="Arial" w:cs="Arial"/>
                  <w:sz w:val="20"/>
                  <w:szCs w:val="20"/>
                  <w:lang w:val="en-GB"/>
                </w:rPr>
                <w:t xml:space="preserve">Number of users </w:t>
              </w:r>
            </w:ins>
          </w:p>
          <w:p w14:paraId="5F99A423" w14:textId="77777777" w:rsidR="000F2FEB" w:rsidRDefault="000F2FEB"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323" w:author="Dylan Van Aswegen" w:date="2024-07-09T09:21:00Z" w16du:dateUtc="2024-07-09T07:21:00Z"/>
                <w:rFonts w:ascii="Arial" w:hAnsi="Arial" w:cs="Arial"/>
                <w:sz w:val="20"/>
                <w:szCs w:val="20"/>
                <w:lang w:val="en-GB"/>
              </w:rPr>
            </w:pPr>
            <w:ins w:id="1324" w:author="Dylan Van Aswegen" w:date="2024-07-09T09:21:00Z" w16du:dateUtc="2024-07-09T07:21:00Z">
              <w:r>
                <w:rPr>
                  <w:rFonts w:ascii="Arial" w:hAnsi="Arial" w:cs="Arial"/>
                  <w:sz w:val="20"/>
                  <w:szCs w:val="20"/>
                  <w:lang w:val="en-GB"/>
                </w:rPr>
                <w:t xml:space="preserve">Current Members </w:t>
              </w:r>
            </w:ins>
          </w:p>
          <w:p w14:paraId="24E0EE0E" w14:textId="77777777" w:rsidR="000F2FEB" w:rsidRDefault="000F2FEB"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325" w:author="Dylan Van Aswegen" w:date="2024-07-09T09:21:00Z" w16du:dateUtc="2024-07-09T07:21:00Z"/>
                <w:rFonts w:ascii="Arial" w:hAnsi="Arial" w:cs="Arial"/>
                <w:sz w:val="20"/>
                <w:szCs w:val="20"/>
                <w:lang w:val="en-GB"/>
              </w:rPr>
            </w:pPr>
            <w:ins w:id="1326" w:author="Dylan Van Aswegen" w:date="2024-07-09T09:21:00Z" w16du:dateUtc="2024-07-09T07:21:00Z">
              <w:r>
                <w:rPr>
                  <w:rFonts w:ascii="Arial" w:hAnsi="Arial" w:cs="Arial"/>
                  <w:sz w:val="20"/>
                  <w:szCs w:val="20"/>
                  <w:lang w:val="en-GB"/>
                </w:rPr>
                <w:t xml:space="preserve">Lapsed Members </w:t>
              </w:r>
            </w:ins>
          </w:p>
          <w:p w14:paraId="1DDE87DE" w14:textId="77777777" w:rsidR="000F2FEB" w:rsidRDefault="000F2FEB"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327" w:author="Dylan Van Aswegen" w:date="2024-07-09T09:21:00Z" w16du:dateUtc="2024-07-09T07:21:00Z"/>
                <w:rFonts w:ascii="Arial" w:hAnsi="Arial" w:cs="Arial"/>
                <w:sz w:val="20"/>
                <w:szCs w:val="20"/>
                <w:lang w:val="en-GB"/>
              </w:rPr>
            </w:pPr>
            <w:ins w:id="1328" w:author="Dylan Van Aswegen" w:date="2024-07-09T09:21:00Z" w16du:dateUtc="2024-07-09T07:21:00Z">
              <w:r>
                <w:rPr>
                  <w:rFonts w:ascii="Arial" w:hAnsi="Arial" w:cs="Arial"/>
                  <w:sz w:val="20"/>
                  <w:szCs w:val="20"/>
                  <w:lang w:val="en-GB"/>
                </w:rPr>
                <w:t xml:space="preserve">Search </w:t>
              </w:r>
            </w:ins>
          </w:p>
          <w:p w14:paraId="489F20BD" w14:textId="35B71556" w:rsidR="000F2FEB" w:rsidRDefault="000F2FEB"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329" w:author="Dylan Van Aswegen" w:date="2024-07-09T09:19:00Z" w16du:dateUtc="2024-07-09T07:19:00Z"/>
                <w:rFonts w:ascii="Arial" w:hAnsi="Arial" w:cs="Arial"/>
                <w:sz w:val="20"/>
                <w:szCs w:val="20"/>
                <w:lang w:val="en-GB"/>
              </w:rPr>
            </w:pPr>
            <w:ins w:id="1330" w:author="Dylan Van Aswegen" w:date="2024-07-09T09:21:00Z" w16du:dateUtc="2024-07-09T07:21:00Z">
              <w:r>
                <w:rPr>
                  <w:rFonts w:ascii="Arial" w:hAnsi="Arial" w:cs="Arial"/>
                  <w:sz w:val="20"/>
                  <w:szCs w:val="20"/>
                  <w:lang w:val="en-GB"/>
                </w:rPr>
                <w:t xml:space="preserve">Add User button </w:t>
              </w:r>
            </w:ins>
          </w:p>
        </w:tc>
      </w:tr>
      <w:tr w:rsidR="000F2FEB" w14:paraId="25A3D3C8" w14:textId="77777777" w:rsidTr="00B85F07">
        <w:trPr>
          <w:cnfStyle w:val="000000100000" w:firstRow="0" w:lastRow="0" w:firstColumn="0" w:lastColumn="0" w:oddVBand="0" w:evenVBand="0" w:oddHBand="1" w:evenHBand="0" w:firstRowFirstColumn="0" w:firstRowLastColumn="0" w:lastRowFirstColumn="0" w:lastRowLastColumn="0"/>
          <w:ins w:id="1331" w:author="Dylan Van Aswegen" w:date="2024-07-09T09:20:00Z"/>
        </w:trPr>
        <w:tc>
          <w:tcPr>
            <w:cnfStyle w:val="001000000000" w:firstRow="0" w:lastRow="0" w:firstColumn="1" w:lastColumn="0" w:oddVBand="0" w:evenVBand="0" w:oddHBand="0" w:evenHBand="0" w:firstRowFirstColumn="0" w:firstRowLastColumn="0" w:lastRowFirstColumn="0" w:lastRowLastColumn="0"/>
            <w:tcW w:w="1135" w:type="dxa"/>
          </w:tcPr>
          <w:p w14:paraId="0F66E5AE" w14:textId="408DD358" w:rsidR="000F2FEB" w:rsidRDefault="000F2FEB" w:rsidP="00B85F07">
            <w:pPr>
              <w:spacing w:line="360" w:lineRule="auto"/>
              <w:jc w:val="both"/>
              <w:rPr>
                <w:ins w:id="1332" w:author="Dylan Van Aswegen" w:date="2024-07-09T09:20:00Z" w16du:dateUtc="2024-07-09T07:20:00Z"/>
                <w:rFonts w:ascii="Arial" w:hAnsi="Arial" w:cs="Arial"/>
                <w:sz w:val="20"/>
                <w:szCs w:val="20"/>
                <w:lang w:val="en-GB"/>
              </w:rPr>
            </w:pPr>
            <w:ins w:id="1333" w:author="Dylan Van Aswegen" w:date="2024-07-09T09:20:00Z" w16du:dateUtc="2024-07-09T07:20:00Z">
              <w:r>
                <w:rPr>
                  <w:rFonts w:ascii="Arial" w:hAnsi="Arial" w:cs="Arial"/>
                  <w:sz w:val="20"/>
                  <w:szCs w:val="20"/>
                  <w:lang w:val="en-GB"/>
                </w:rPr>
                <w:t>Subscriptions</w:t>
              </w:r>
            </w:ins>
          </w:p>
        </w:tc>
        <w:tc>
          <w:tcPr>
            <w:tcW w:w="1417" w:type="dxa"/>
          </w:tcPr>
          <w:p w14:paraId="16DD2809" w14:textId="562D8584" w:rsidR="000F2FEB" w:rsidRDefault="000F2FE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334" w:author="Dylan Van Aswegen" w:date="2024-07-09T09:21:00Z" w16du:dateUtc="2024-07-09T07:21:00Z"/>
                <w:rFonts w:ascii="Arial" w:hAnsi="Arial" w:cs="Arial"/>
                <w:sz w:val="20"/>
                <w:szCs w:val="20"/>
                <w:lang w:val="en-GB"/>
              </w:rPr>
            </w:pPr>
            <w:ins w:id="1335" w:author="Dylan Van Aswegen" w:date="2024-07-09T09:21:00Z" w16du:dateUtc="2024-07-09T07:21:00Z">
              <w:r>
                <w:rPr>
                  <w:rFonts w:ascii="Arial" w:hAnsi="Arial" w:cs="Arial"/>
                  <w:sz w:val="20"/>
                  <w:szCs w:val="20"/>
                  <w:lang w:val="en-GB"/>
                </w:rPr>
                <w:t>New Subscriptions in the last 10 days</w:t>
              </w:r>
            </w:ins>
          </w:p>
          <w:p w14:paraId="5A4DCB4A" w14:textId="77777777" w:rsidR="000F2FEB" w:rsidRDefault="000F2FE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336" w:author="Dylan Van Aswegen" w:date="2024-07-09T09:21:00Z" w16du:dateUtc="2024-07-09T07:21:00Z"/>
                <w:rFonts w:ascii="Arial" w:hAnsi="Arial" w:cs="Arial"/>
                <w:sz w:val="20"/>
                <w:szCs w:val="20"/>
                <w:lang w:val="en-GB"/>
              </w:rPr>
            </w:pPr>
            <w:ins w:id="1337" w:author="Dylan Van Aswegen" w:date="2024-07-09T09:21:00Z" w16du:dateUtc="2024-07-09T07:21:00Z">
              <w:r>
                <w:rPr>
                  <w:rFonts w:ascii="Arial" w:hAnsi="Arial" w:cs="Arial"/>
                  <w:sz w:val="20"/>
                  <w:szCs w:val="20"/>
                  <w:lang w:val="en-GB"/>
                </w:rPr>
                <w:t xml:space="preserve">Total Subscriptions </w:t>
              </w:r>
            </w:ins>
          </w:p>
          <w:p w14:paraId="79860612" w14:textId="469C879B" w:rsidR="000F2FEB" w:rsidRDefault="000F2FE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338" w:author="Dylan Van Aswegen" w:date="2024-07-09T09:20:00Z" w16du:dateUtc="2024-07-09T07:20:00Z"/>
                <w:rFonts w:ascii="Arial" w:hAnsi="Arial" w:cs="Arial"/>
                <w:sz w:val="20"/>
                <w:szCs w:val="20"/>
                <w:lang w:val="en-GB"/>
              </w:rPr>
            </w:pPr>
            <w:ins w:id="1339" w:author="Dylan Van Aswegen" w:date="2024-07-09T09:21:00Z" w16du:dateUtc="2024-07-09T07:21:00Z">
              <w:r>
                <w:rPr>
                  <w:rFonts w:ascii="Arial" w:hAnsi="Arial" w:cs="Arial"/>
                  <w:sz w:val="20"/>
                  <w:szCs w:val="20"/>
                  <w:lang w:val="en-GB"/>
                </w:rPr>
                <w:t>Add subscription button</w:t>
              </w:r>
            </w:ins>
          </w:p>
        </w:tc>
      </w:tr>
      <w:tr w:rsidR="000F2FEB" w14:paraId="6AD8F13B" w14:textId="77777777" w:rsidTr="00B85F07">
        <w:trPr>
          <w:ins w:id="1340" w:author="Dylan Van Aswegen" w:date="2024-07-09T09:20:00Z"/>
        </w:trPr>
        <w:tc>
          <w:tcPr>
            <w:cnfStyle w:val="001000000000" w:firstRow="0" w:lastRow="0" w:firstColumn="1" w:lastColumn="0" w:oddVBand="0" w:evenVBand="0" w:oddHBand="0" w:evenHBand="0" w:firstRowFirstColumn="0" w:firstRowLastColumn="0" w:lastRowFirstColumn="0" w:lastRowLastColumn="0"/>
            <w:tcW w:w="1135" w:type="dxa"/>
          </w:tcPr>
          <w:p w14:paraId="6037EA1D" w14:textId="13C6D78D" w:rsidR="000F2FEB" w:rsidRDefault="000F2FEB" w:rsidP="00B85F07">
            <w:pPr>
              <w:spacing w:line="360" w:lineRule="auto"/>
              <w:jc w:val="both"/>
              <w:rPr>
                <w:ins w:id="1341" w:author="Dylan Van Aswegen" w:date="2024-07-09T09:20:00Z" w16du:dateUtc="2024-07-09T07:20:00Z"/>
                <w:rFonts w:ascii="Arial" w:hAnsi="Arial" w:cs="Arial"/>
                <w:sz w:val="20"/>
                <w:szCs w:val="20"/>
                <w:lang w:val="en-GB"/>
              </w:rPr>
            </w:pPr>
            <w:ins w:id="1342" w:author="Dylan Van Aswegen" w:date="2024-07-09T09:20:00Z" w16du:dateUtc="2024-07-09T07:20:00Z">
              <w:r>
                <w:rPr>
                  <w:rFonts w:ascii="Arial" w:hAnsi="Arial" w:cs="Arial"/>
                  <w:sz w:val="20"/>
                  <w:szCs w:val="20"/>
                  <w:lang w:val="en-GB"/>
                </w:rPr>
                <w:t>Events</w:t>
              </w:r>
            </w:ins>
          </w:p>
        </w:tc>
        <w:tc>
          <w:tcPr>
            <w:tcW w:w="1417" w:type="dxa"/>
          </w:tcPr>
          <w:p w14:paraId="2A81A082" w14:textId="77777777" w:rsidR="000F2FEB" w:rsidRDefault="000F2FEB"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343" w:author="Dylan Van Aswegen" w:date="2024-07-09T09:22:00Z" w16du:dateUtc="2024-07-09T07:22:00Z"/>
                <w:rFonts w:ascii="Arial" w:hAnsi="Arial" w:cs="Arial"/>
                <w:sz w:val="20"/>
                <w:szCs w:val="20"/>
                <w:lang w:val="en-GB"/>
              </w:rPr>
            </w:pPr>
            <w:ins w:id="1344" w:author="Dylan Van Aswegen" w:date="2024-07-09T09:22:00Z" w16du:dateUtc="2024-07-09T07:22:00Z">
              <w:r>
                <w:rPr>
                  <w:rFonts w:ascii="Arial" w:hAnsi="Arial" w:cs="Arial"/>
                  <w:sz w:val="20"/>
                  <w:szCs w:val="20"/>
                  <w:lang w:val="en-GB"/>
                </w:rPr>
                <w:t xml:space="preserve">Next 3 events in the following format: </w:t>
              </w:r>
            </w:ins>
          </w:p>
          <w:p w14:paraId="5C1D4B27" w14:textId="77BD0BFB" w:rsidR="000F2FEB" w:rsidRDefault="000F2FEB"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345" w:author="Dylan Van Aswegen" w:date="2024-07-09T09:20:00Z" w16du:dateUtc="2024-07-09T07:20:00Z"/>
                <w:rFonts w:ascii="Arial" w:hAnsi="Arial" w:cs="Arial"/>
                <w:sz w:val="20"/>
                <w:szCs w:val="20"/>
                <w:lang w:val="en-GB"/>
              </w:rPr>
            </w:pPr>
            <w:ins w:id="1346" w:author="Dylan Van Aswegen" w:date="2024-07-09T09:22:00Z" w16du:dateUtc="2024-07-09T07:22:00Z">
              <w:r>
                <w:rPr>
                  <w:rFonts w:ascii="Arial" w:hAnsi="Arial" w:cs="Arial"/>
                  <w:sz w:val="20"/>
                  <w:szCs w:val="20"/>
                  <w:lang w:val="en-GB"/>
                </w:rPr>
                <w:t>[Event Date][Event Name][Bookings]</w:t>
              </w:r>
            </w:ins>
          </w:p>
        </w:tc>
      </w:tr>
      <w:tr w:rsidR="000F2FEB" w14:paraId="138E3CC4" w14:textId="77777777" w:rsidTr="00B85F07">
        <w:trPr>
          <w:cnfStyle w:val="000000100000" w:firstRow="0" w:lastRow="0" w:firstColumn="0" w:lastColumn="0" w:oddVBand="0" w:evenVBand="0" w:oddHBand="1" w:evenHBand="0" w:firstRowFirstColumn="0" w:firstRowLastColumn="0" w:lastRowFirstColumn="0" w:lastRowLastColumn="0"/>
          <w:ins w:id="1347" w:author="Dylan Van Aswegen" w:date="2024-07-09T09:20:00Z"/>
        </w:trPr>
        <w:tc>
          <w:tcPr>
            <w:cnfStyle w:val="001000000000" w:firstRow="0" w:lastRow="0" w:firstColumn="1" w:lastColumn="0" w:oddVBand="0" w:evenVBand="0" w:oddHBand="0" w:evenHBand="0" w:firstRowFirstColumn="0" w:firstRowLastColumn="0" w:lastRowFirstColumn="0" w:lastRowLastColumn="0"/>
            <w:tcW w:w="1135" w:type="dxa"/>
          </w:tcPr>
          <w:p w14:paraId="33303DAF" w14:textId="5E832D92" w:rsidR="000F2FEB" w:rsidRDefault="000F2FEB" w:rsidP="00B85F07">
            <w:pPr>
              <w:spacing w:line="360" w:lineRule="auto"/>
              <w:jc w:val="both"/>
              <w:rPr>
                <w:ins w:id="1348" w:author="Dylan Van Aswegen" w:date="2024-07-09T09:20:00Z" w16du:dateUtc="2024-07-09T07:20:00Z"/>
                <w:rFonts w:ascii="Arial" w:hAnsi="Arial" w:cs="Arial"/>
                <w:sz w:val="20"/>
                <w:szCs w:val="20"/>
                <w:lang w:val="en-GB"/>
              </w:rPr>
            </w:pPr>
            <w:ins w:id="1349" w:author="Dylan Van Aswegen" w:date="2024-07-09T09:20:00Z" w16du:dateUtc="2024-07-09T07:20:00Z">
              <w:r>
                <w:rPr>
                  <w:rFonts w:ascii="Arial" w:hAnsi="Arial" w:cs="Arial"/>
                  <w:sz w:val="20"/>
                  <w:szCs w:val="20"/>
                  <w:lang w:val="en-GB"/>
                </w:rPr>
                <w:t>Orders</w:t>
              </w:r>
            </w:ins>
          </w:p>
        </w:tc>
        <w:tc>
          <w:tcPr>
            <w:tcW w:w="1417" w:type="dxa"/>
          </w:tcPr>
          <w:p w14:paraId="58C6838C" w14:textId="77777777" w:rsidR="000F2FEB" w:rsidRDefault="000F2FE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350" w:author="Dylan Van Aswegen" w:date="2024-07-09T09:23:00Z" w16du:dateUtc="2024-07-09T07:23:00Z"/>
                <w:rFonts w:ascii="Arial" w:hAnsi="Arial" w:cs="Arial"/>
                <w:sz w:val="20"/>
                <w:szCs w:val="20"/>
                <w:lang w:val="en-GB"/>
              </w:rPr>
            </w:pPr>
            <w:ins w:id="1351" w:author="Dylan Van Aswegen" w:date="2024-07-09T09:23:00Z" w16du:dateUtc="2024-07-09T07:23:00Z">
              <w:r>
                <w:rPr>
                  <w:rFonts w:ascii="Arial" w:hAnsi="Arial" w:cs="Arial"/>
                  <w:sz w:val="20"/>
                  <w:szCs w:val="20"/>
                  <w:lang w:val="en-GB"/>
                </w:rPr>
                <w:t>Orders in the last 10 days</w:t>
              </w:r>
            </w:ins>
          </w:p>
          <w:p w14:paraId="7BC0D9D7" w14:textId="77777777" w:rsidR="000F2FEB" w:rsidRDefault="000F2FE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352" w:author="Dylan Van Aswegen" w:date="2024-07-09T09:23:00Z" w16du:dateUtc="2024-07-09T07:23:00Z"/>
                <w:rFonts w:ascii="Arial" w:hAnsi="Arial" w:cs="Arial"/>
                <w:sz w:val="20"/>
                <w:szCs w:val="20"/>
                <w:lang w:val="en-GB"/>
              </w:rPr>
            </w:pPr>
            <w:ins w:id="1353" w:author="Dylan Van Aswegen" w:date="2024-07-09T09:23:00Z" w16du:dateUtc="2024-07-09T07:23:00Z">
              <w:r>
                <w:rPr>
                  <w:rFonts w:ascii="Arial" w:hAnsi="Arial" w:cs="Arial"/>
                  <w:sz w:val="20"/>
                  <w:szCs w:val="20"/>
                  <w:lang w:val="en-GB"/>
                </w:rPr>
                <w:t xml:space="preserve">Number of Pending Payments </w:t>
              </w:r>
            </w:ins>
          </w:p>
          <w:p w14:paraId="5CBB2BDA" w14:textId="2BCFBB9C" w:rsidR="000F2FEB" w:rsidRDefault="000F2FE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354" w:author="Dylan Van Aswegen" w:date="2024-07-09T09:20:00Z" w16du:dateUtc="2024-07-09T07:20:00Z"/>
                <w:rFonts w:ascii="Arial" w:hAnsi="Arial" w:cs="Arial"/>
                <w:sz w:val="20"/>
                <w:szCs w:val="20"/>
                <w:lang w:val="en-GB"/>
              </w:rPr>
            </w:pPr>
            <w:ins w:id="1355" w:author="Dylan Van Aswegen" w:date="2024-07-09T09:23:00Z" w16du:dateUtc="2024-07-09T07:23:00Z">
              <w:r>
                <w:rPr>
                  <w:rFonts w:ascii="Arial" w:hAnsi="Arial" w:cs="Arial"/>
                  <w:sz w:val="20"/>
                  <w:szCs w:val="20"/>
                  <w:lang w:val="en-GB"/>
                </w:rPr>
                <w:t>Number of Pending Refunds</w:t>
              </w:r>
            </w:ins>
          </w:p>
        </w:tc>
      </w:tr>
      <w:tr w:rsidR="000F2FEB" w14:paraId="1C5BB2D2" w14:textId="77777777" w:rsidTr="00B85F07">
        <w:trPr>
          <w:ins w:id="1356" w:author="Dylan Van Aswegen" w:date="2024-07-09T09:20:00Z"/>
        </w:trPr>
        <w:tc>
          <w:tcPr>
            <w:cnfStyle w:val="001000000000" w:firstRow="0" w:lastRow="0" w:firstColumn="1" w:lastColumn="0" w:oddVBand="0" w:evenVBand="0" w:oddHBand="0" w:evenHBand="0" w:firstRowFirstColumn="0" w:firstRowLastColumn="0" w:lastRowFirstColumn="0" w:lastRowLastColumn="0"/>
            <w:tcW w:w="1135" w:type="dxa"/>
          </w:tcPr>
          <w:p w14:paraId="6DAA9FCB" w14:textId="62DF7AFB" w:rsidR="000F2FEB" w:rsidRDefault="000F2FEB" w:rsidP="00B85F07">
            <w:pPr>
              <w:spacing w:line="360" w:lineRule="auto"/>
              <w:jc w:val="both"/>
              <w:rPr>
                <w:ins w:id="1357" w:author="Dylan Van Aswegen" w:date="2024-07-09T09:20:00Z" w16du:dateUtc="2024-07-09T07:20:00Z"/>
                <w:rFonts w:ascii="Arial" w:hAnsi="Arial" w:cs="Arial"/>
                <w:sz w:val="20"/>
                <w:szCs w:val="20"/>
                <w:lang w:val="en-GB"/>
              </w:rPr>
            </w:pPr>
            <w:ins w:id="1358" w:author="Dylan Van Aswegen" w:date="2024-07-09T09:20:00Z" w16du:dateUtc="2024-07-09T07:20:00Z">
              <w:r>
                <w:rPr>
                  <w:rFonts w:ascii="Arial" w:hAnsi="Arial" w:cs="Arial"/>
                  <w:sz w:val="20"/>
                  <w:szCs w:val="20"/>
                  <w:lang w:val="en-GB"/>
                </w:rPr>
                <w:t>Emails</w:t>
              </w:r>
            </w:ins>
          </w:p>
        </w:tc>
        <w:tc>
          <w:tcPr>
            <w:tcW w:w="1417" w:type="dxa"/>
          </w:tcPr>
          <w:p w14:paraId="69714898" w14:textId="5607BA88" w:rsidR="000F2FEB" w:rsidRDefault="000F2FEB"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359" w:author="Dylan Van Aswegen" w:date="2024-07-09T09:23:00Z" w16du:dateUtc="2024-07-09T07:23:00Z"/>
                <w:rFonts w:ascii="Arial" w:hAnsi="Arial" w:cs="Arial"/>
                <w:sz w:val="20"/>
                <w:szCs w:val="20"/>
                <w:lang w:val="en-GB"/>
              </w:rPr>
            </w:pPr>
            <w:ins w:id="1360" w:author="Dylan Van Aswegen" w:date="2024-07-09T09:23:00Z" w16du:dateUtc="2024-07-09T07:23:00Z">
              <w:r>
                <w:rPr>
                  <w:rFonts w:ascii="Arial" w:hAnsi="Arial" w:cs="Arial"/>
                  <w:sz w:val="20"/>
                  <w:szCs w:val="20"/>
                  <w:lang w:val="en-GB"/>
                </w:rPr>
                <w:t>Last 3 Emails sent in the format:</w:t>
              </w:r>
            </w:ins>
          </w:p>
          <w:p w14:paraId="45C11BFE" w14:textId="06AD9605" w:rsidR="000F2FEB" w:rsidRDefault="000F2FEB"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361" w:author="Dylan Van Aswegen" w:date="2024-07-09T09:20:00Z" w16du:dateUtc="2024-07-09T07:20:00Z"/>
                <w:rFonts w:ascii="Arial" w:hAnsi="Arial" w:cs="Arial"/>
                <w:sz w:val="20"/>
                <w:szCs w:val="20"/>
                <w:lang w:val="en-GB"/>
              </w:rPr>
            </w:pPr>
            <w:ins w:id="1362" w:author="Dylan Van Aswegen" w:date="2024-07-09T09:23:00Z" w16du:dateUtc="2024-07-09T07:23:00Z">
              <w:r>
                <w:rPr>
                  <w:rFonts w:ascii="Arial" w:hAnsi="Arial" w:cs="Arial"/>
                  <w:sz w:val="20"/>
                  <w:szCs w:val="20"/>
                  <w:lang w:val="en-GB"/>
                </w:rPr>
                <w:t>[Sent</w:t>
              </w:r>
            </w:ins>
            <w:ins w:id="1363" w:author="Dylan Van Aswegen" w:date="2024-07-09T09:24:00Z" w16du:dateUtc="2024-07-09T07:24:00Z">
              <w:r>
                <w:rPr>
                  <w:rFonts w:ascii="Arial" w:hAnsi="Arial" w:cs="Arial"/>
                  <w:sz w:val="20"/>
                  <w:szCs w:val="20"/>
                  <w:lang w:val="en-GB"/>
                </w:rPr>
                <w:t xml:space="preserve"> Date][Email Subject]</w:t>
              </w:r>
            </w:ins>
          </w:p>
        </w:tc>
      </w:tr>
      <w:tr w:rsidR="000F2FEB" w14:paraId="713F68B3" w14:textId="77777777" w:rsidTr="00B85F07">
        <w:trPr>
          <w:cnfStyle w:val="000000100000" w:firstRow="0" w:lastRow="0" w:firstColumn="0" w:lastColumn="0" w:oddVBand="0" w:evenVBand="0" w:oddHBand="1" w:evenHBand="0" w:firstRowFirstColumn="0" w:firstRowLastColumn="0" w:lastRowFirstColumn="0" w:lastRowLastColumn="0"/>
          <w:ins w:id="1364" w:author="Dylan Van Aswegen" w:date="2024-07-09T09:20:00Z"/>
        </w:trPr>
        <w:tc>
          <w:tcPr>
            <w:cnfStyle w:val="001000000000" w:firstRow="0" w:lastRow="0" w:firstColumn="1" w:lastColumn="0" w:oddVBand="0" w:evenVBand="0" w:oddHBand="0" w:evenHBand="0" w:firstRowFirstColumn="0" w:firstRowLastColumn="0" w:lastRowFirstColumn="0" w:lastRowLastColumn="0"/>
            <w:tcW w:w="1135" w:type="dxa"/>
          </w:tcPr>
          <w:p w14:paraId="66EA3C47" w14:textId="213B463E" w:rsidR="000F2FEB" w:rsidRDefault="000F2FEB" w:rsidP="00B85F07">
            <w:pPr>
              <w:spacing w:line="360" w:lineRule="auto"/>
              <w:jc w:val="both"/>
              <w:rPr>
                <w:ins w:id="1365" w:author="Dylan Van Aswegen" w:date="2024-07-09T09:20:00Z" w16du:dateUtc="2024-07-09T07:20:00Z"/>
                <w:rFonts w:ascii="Arial" w:hAnsi="Arial" w:cs="Arial"/>
                <w:sz w:val="20"/>
                <w:szCs w:val="20"/>
                <w:lang w:val="en-GB"/>
              </w:rPr>
            </w:pPr>
            <w:ins w:id="1366" w:author="Dylan Van Aswegen" w:date="2024-07-09T09:20:00Z" w16du:dateUtc="2024-07-09T07:20:00Z">
              <w:r>
                <w:rPr>
                  <w:rFonts w:ascii="Arial" w:hAnsi="Arial" w:cs="Arial"/>
                  <w:sz w:val="20"/>
                  <w:szCs w:val="20"/>
                  <w:lang w:val="en-GB"/>
                </w:rPr>
                <w:t>Finance</w:t>
              </w:r>
            </w:ins>
          </w:p>
        </w:tc>
        <w:tc>
          <w:tcPr>
            <w:tcW w:w="1417" w:type="dxa"/>
          </w:tcPr>
          <w:p w14:paraId="431755B2" w14:textId="4E08881F" w:rsidR="000F2FEB" w:rsidRDefault="00BE531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367" w:author="Dylan Van Aswegen" w:date="2024-07-09T09:20:00Z" w16du:dateUtc="2024-07-09T07:20:00Z"/>
                <w:rFonts w:ascii="Arial" w:hAnsi="Arial" w:cs="Arial"/>
                <w:sz w:val="20"/>
                <w:szCs w:val="20"/>
                <w:lang w:val="en-GB"/>
              </w:rPr>
            </w:pPr>
            <w:ins w:id="1368" w:author="Dylan Van Aswegen" w:date="2024-07-09T09:25:00Z" w16du:dateUtc="2024-07-09T07:25:00Z">
              <w:r>
                <w:rPr>
                  <w:rFonts w:ascii="Arial" w:hAnsi="Arial" w:cs="Arial"/>
                  <w:sz w:val="20"/>
                  <w:szCs w:val="20"/>
                  <w:lang w:val="en-GB"/>
                </w:rPr>
                <w:t>Last Month Revenue</w:t>
              </w:r>
            </w:ins>
          </w:p>
        </w:tc>
      </w:tr>
      <w:tr w:rsidR="000F2FEB" w14:paraId="743B4C8F" w14:textId="77777777" w:rsidTr="00B85F07">
        <w:trPr>
          <w:ins w:id="1369" w:author="Dylan Van Aswegen" w:date="2024-07-09T09:20:00Z"/>
        </w:trPr>
        <w:tc>
          <w:tcPr>
            <w:cnfStyle w:val="001000000000" w:firstRow="0" w:lastRow="0" w:firstColumn="1" w:lastColumn="0" w:oddVBand="0" w:evenVBand="0" w:oddHBand="0" w:evenHBand="0" w:firstRowFirstColumn="0" w:firstRowLastColumn="0" w:lastRowFirstColumn="0" w:lastRowLastColumn="0"/>
            <w:tcW w:w="1135" w:type="dxa"/>
          </w:tcPr>
          <w:p w14:paraId="2218AB2F" w14:textId="7F074042" w:rsidR="000F2FEB" w:rsidRDefault="000F2FEB" w:rsidP="00B85F07">
            <w:pPr>
              <w:spacing w:line="360" w:lineRule="auto"/>
              <w:jc w:val="both"/>
              <w:rPr>
                <w:ins w:id="1370" w:author="Dylan Van Aswegen" w:date="2024-07-09T09:20:00Z" w16du:dateUtc="2024-07-09T07:20:00Z"/>
                <w:rFonts w:ascii="Arial" w:hAnsi="Arial" w:cs="Arial"/>
                <w:sz w:val="20"/>
                <w:szCs w:val="20"/>
                <w:lang w:val="en-GB"/>
              </w:rPr>
            </w:pPr>
            <w:ins w:id="1371" w:author="Dylan Van Aswegen" w:date="2024-07-09T09:20:00Z" w16du:dateUtc="2024-07-09T07:20:00Z">
              <w:r>
                <w:rPr>
                  <w:rFonts w:ascii="Arial" w:hAnsi="Arial" w:cs="Arial"/>
                  <w:sz w:val="20"/>
                  <w:szCs w:val="20"/>
                  <w:lang w:val="en-GB"/>
                </w:rPr>
                <w:t xml:space="preserve">Audit Trail </w:t>
              </w:r>
            </w:ins>
          </w:p>
        </w:tc>
        <w:tc>
          <w:tcPr>
            <w:tcW w:w="1417" w:type="dxa"/>
          </w:tcPr>
          <w:p w14:paraId="276BF8FA" w14:textId="7D3754AC" w:rsidR="000F2FEB" w:rsidRDefault="00BE5312"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372" w:author="Dylan Van Aswegen" w:date="2024-07-09T09:20:00Z" w16du:dateUtc="2024-07-09T07:20:00Z"/>
                <w:rFonts w:ascii="Arial" w:hAnsi="Arial" w:cs="Arial"/>
                <w:sz w:val="20"/>
                <w:szCs w:val="20"/>
                <w:lang w:val="en-GB"/>
              </w:rPr>
            </w:pPr>
            <w:ins w:id="1373" w:author="Dylan Van Aswegen" w:date="2024-07-09T09:25:00Z" w16du:dateUtc="2024-07-09T07:25:00Z">
              <w:r>
                <w:rPr>
                  <w:rFonts w:ascii="Arial" w:hAnsi="Arial" w:cs="Arial"/>
                  <w:sz w:val="20"/>
                  <w:szCs w:val="20"/>
                  <w:lang w:val="en-GB"/>
                </w:rPr>
                <w:t xml:space="preserve">Last 3 </w:t>
              </w:r>
            </w:ins>
            <w:ins w:id="1374" w:author="Dylan Van Aswegen" w:date="2024-07-09T09:26:00Z" w16du:dateUtc="2024-07-09T07:26:00Z">
              <w:r>
                <w:rPr>
                  <w:rFonts w:ascii="Arial" w:hAnsi="Arial" w:cs="Arial"/>
                  <w:sz w:val="20"/>
                  <w:szCs w:val="20"/>
                  <w:lang w:val="en-GB"/>
                </w:rPr>
                <w:t>Audit items</w:t>
              </w:r>
            </w:ins>
          </w:p>
        </w:tc>
      </w:tr>
    </w:tbl>
    <w:p w14:paraId="3D25BF29" w14:textId="61463DB1" w:rsidR="00DD3F61" w:rsidRDefault="00DD3F61" w:rsidP="00DD3F61">
      <w:pPr>
        <w:rPr>
          <w:ins w:id="1375" w:author="Dylan Van Aswegen" w:date="2024-07-09T09:30:00Z" w16du:dateUtc="2024-07-09T07:30:00Z"/>
        </w:rPr>
      </w:pPr>
    </w:p>
    <w:p w14:paraId="4E912244" w14:textId="77777777" w:rsidR="00697090" w:rsidRDefault="00697090" w:rsidP="00DD3F61">
      <w:pPr>
        <w:rPr>
          <w:ins w:id="1376" w:author="Dylan Van Aswegen" w:date="2024-07-09T09:33:00Z" w16du:dateUtc="2024-07-09T07:33:00Z"/>
        </w:rPr>
      </w:pPr>
      <w:ins w:id="1377" w:author="Dylan Van Aswegen" w:date="2024-07-09T09:30:00Z" w16du:dateUtc="2024-07-09T07:30:00Z">
        <w:r>
          <w:t>Once the user clicks on</w:t>
        </w:r>
      </w:ins>
      <w:ins w:id="1378" w:author="Dylan Van Aswegen" w:date="2024-07-09T09:31:00Z" w16du:dateUtc="2024-07-09T07:31:00Z">
        <w:r>
          <w:t xml:space="preserve"> one of the </w:t>
        </w:r>
      </w:ins>
      <w:ins w:id="1379" w:author="Dylan Van Aswegen" w:date="2024-07-09T09:32:00Z" w16du:dateUtc="2024-07-09T07:32:00Z">
        <w:r>
          <w:t xml:space="preserve">unexpanded sections, or clicks on the menu button </w:t>
        </w:r>
      </w:ins>
      <w:ins w:id="1380" w:author="Dylan Van Aswegen" w:date="2024-07-09T09:33:00Z" w16du:dateUtc="2024-07-09T07:33:00Z">
        <w:r>
          <w:t xml:space="preserve">for that section, </w:t>
        </w:r>
      </w:ins>
      <w:ins w:id="1381" w:author="Dylan Van Aswegen" w:date="2024-07-09T09:32:00Z" w16du:dateUtc="2024-07-09T07:32:00Z">
        <w:r>
          <w:t>they will be navigated to a page where they can see further details for that section.</w:t>
        </w:r>
      </w:ins>
    </w:p>
    <w:p w14:paraId="77647CC1" w14:textId="3A67E7AB" w:rsidR="00697090" w:rsidRDefault="00697090" w:rsidP="00DD3F61">
      <w:ins w:id="1382" w:author="Dylan Van Aswegen" w:date="2024-07-09T09:32:00Z" w16du:dateUtc="2024-07-09T07:32:00Z">
        <w:r>
          <w:t xml:space="preserve"> </w:t>
        </w:r>
      </w:ins>
    </w:p>
    <w:p w14:paraId="482C2D4A" w14:textId="655F7BDB" w:rsidR="00DF7525" w:rsidRPr="00C81475" w:rsidRDefault="008B1DE9" w:rsidP="00C81475">
      <w:pPr>
        <w:pStyle w:val="Heading3"/>
        <w:spacing w:before="40" w:after="0" w:line="360" w:lineRule="auto"/>
        <w:rPr>
          <w:rFonts w:ascii="Arial" w:hAnsi="Arial"/>
          <w:color w:val="5B69AB"/>
          <w:kern w:val="0"/>
          <w:szCs w:val="24"/>
          <w:lang w:val="en-GB"/>
          <w14:ligatures w14:val="none"/>
        </w:rPr>
      </w:pPr>
      <w:bookmarkStart w:id="1383" w:name="_Toc170780776"/>
      <w:r w:rsidRPr="00C81475">
        <w:rPr>
          <w:rFonts w:ascii="Arial" w:hAnsi="Arial"/>
          <w:color w:val="5B69AB"/>
          <w:kern w:val="0"/>
          <w:szCs w:val="24"/>
          <w:lang w:val="en-GB"/>
          <w14:ligatures w14:val="none"/>
        </w:rPr>
        <w:t>Organisation Configurations</w:t>
      </w:r>
      <w:bookmarkEnd w:id="1383"/>
      <w:r w:rsidRPr="00C81475">
        <w:rPr>
          <w:rFonts w:ascii="Arial" w:hAnsi="Arial"/>
          <w:color w:val="5B69AB"/>
          <w:kern w:val="0"/>
          <w:szCs w:val="24"/>
          <w:lang w:val="en-GB"/>
          <w14:ligatures w14:val="none"/>
        </w:rPr>
        <w:t xml:space="preserve"> </w:t>
      </w:r>
    </w:p>
    <w:p w14:paraId="2ADED475" w14:textId="00F790AD" w:rsidR="00611636" w:rsidRDefault="007E0C02" w:rsidP="00E230A9">
      <w:pPr>
        <w:rPr>
          <w:ins w:id="1384" w:author="Dylan Van Aswegen" w:date="2024-07-09T09:35:00Z" w16du:dateUtc="2024-07-09T07:35:00Z"/>
          <w:lang w:val="en-GB"/>
        </w:rPr>
      </w:pPr>
      <w:r>
        <w:rPr>
          <w:lang w:val="en-GB"/>
        </w:rPr>
        <w:t>Organisation admins will be allowed to edit the configurations of their organisation.</w:t>
      </w:r>
      <w:ins w:id="1385" w:author="Dylan Van Aswegen" w:date="2024-07-09T09:34:00Z" w16du:dateUtc="2024-07-09T07:34:00Z">
        <w:r w:rsidR="00611636">
          <w:rPr>
            <w:lang w:val="en-GB"/>
          </w:rPr>
          <w:t xml:space="preserve"> The </w:t>
        </w:r>
        <w:proofErr w:type="spellStart"/>
        <w:r w:rsidR="00611636">
          <w:rPr>
            <w:lang w:val="en-GB"/>
          </w:rPr>
          <w:t>adminisatrators</w:t>
        </w:r>
        <w:proofErr w:type="spellEnd"/>
        <w:r w:rsidR="00611636">
          <w:rPr>
            <w:lang w:val="en-GB"/>
          </w:rPr>
          <w:t xml:space="preserve"> will be allowed to navigate to this page from t</w:t>
        </w:r>
      </w:ins>
      <w:ins w:id="1386" w:author="Dylan Van Aswegen" w:date="2024-07-09T09:35:00Z" w16du:dateUtc="2024-07-09T07:35:00Z">
        <w:r w:rsidR="00611636">
          <w:rPr>
            <w:lang w:val="en-GB"/>
          </w:rPr>
          <w:t xml:space="preserve">he navigation menu. </w:t>
        </w:r>
      </w:ins>
      <w:del w:id="1387" w:author="Dylan Van Aswegen" w:date="2024-07-09T09:34:00Z" w16du:dateUtc="2024-07-09T07:34:00Z">
        <w:r w:rsidDel="00611636">
          <w:rPr>
            <w:lang w:val="en-GB"/>
          </w:rPr>
          <w:delText xml:space="preserve">  </w:delText>
        </w:r>
      </w:del>
    </w:p>
    <w:p w14:paraId="157BEA64" w14:textId="5DB5DDCF" w:rsidR="00611636" w:rsidRPr="00611636" w:rsidRDefault="00611636" w:rsidP="00E230A9">
      <w:pPr>
        <w:rPr>
          <w:rPrChange w:id="1388" w:author="Dylan Van Aswegen" w:date="2024-07-09T09:35:00Z" w16du:dateUtc="2024-07-09T07:35:00Z">
            <w:rPr>
              <w:lang w:val="en-GB"/>
            </w:rPr>
          </w:rPrChange>
        </w:rPr>
      </w:pPr>
      <w:ins w:id="1389" w:author="Dylan Van Aswegen" w:date="2024-07-09T09:35:00Z" w16du:dateUtc="2024-07-09T07:35:00Z">
        <w:r w:rsidRPr="00611636">
          <w:rPr>
            <w:rPrChange w:id="1390" w:author="Dylan Van Aswegen" w:date="2024-07-09T09:35:00Z" w16du:dateUtc="2024-07-09T07:35:00Z">
              <w:rPr>
                <w:lang w:val="en-GB"/>
              </w:rPr>
            </w:rPrChange>
          </w:rPr>
          <w:t>On the Navigation menu page, t</w:t>
        </w:r>
        <w:r w:rsidRPr="00611636">
          <w:rPr>
            <w:rPrChange w:id="1391" w:author="Dylan Van Aswegen" w:date="2024-07-09T09:35:00Z" w16du:dateUtc="2024-07-09T07:35:00Z">
              <w:rPr>
                <w:lang w:val="fr-MC"/>
              </w:rPr>
            </w:rPrChange>
          </w:rPr>
          <w:t>he</w:t>
        </w:r>
        <w:r>
          <w:t xml:space="preserve">re will be four tabs: Basics, Appearance, Site Content, and Configuration.  </w:t>
        </w:r>
      </w:ins>
    </w:p>
    <w:p w14:paraId="1D7CC57D" w14:textId="639F737E" w:rsidR="008B1DE9" w:rsidDel="00892E57" w:rsidRDefault="00892E57" w:rsidP="00E230A9">
      <w:pPr>
        <w:rPr>
          <w:del w:id="1392" w:author="Dylan Van Aswegen" w:date="2024-07-09T09:35:00Z" w16du:dateUtc="2024-07-09T07:35:00Z"/>
          <w:lang w:val="en-GB"/>
        </w:rPr>
      </w:pPr>
      <w:ins w:id="1393" w:author="Dylan Van Aswegen" w:date="2024-07-09T09:36:00Z" w16du:dateUtc="2024-07-09T07:36:00Z">
        <w:r>
          <w:rPr>
            <w:lang w:val="en-GB"/>
          </w:rPr>
          <w:t xml:space="preserve">For the Basics tab, the page will consist of the following: </w:t>
        </w:r>
      </w:ins>
      <w:del w:id="1394" w:author="Dylan Van Aswegen" w:date="2024-07-09T09:35:00Z" w16du:dateUtc="2024-07-09T07:35:00Z">
        <w:r w:rsidR="00E131D4" w:rsidDel="00892E57">
          <w:rPr>
            <w:lang w:val="en-GB"/>
          </w:rPr>
          <w:delText xml:space="preserve">In this section the organisation admin should be allowed to configure the organisation settings, memberships, events, subscriptions, organisation page content, finance, admin users, reports and approval process. </w:delText>
        </w:r>
      </w:del>
    </w:p>
    <w:p w14:paraId="7F3E3CB6" w14:textId="77777777" w:rsidR="00892E57" w:rsidRDefault="00892E57" w:rsidP="00E230A9">
      <w:pPr>
        <w:rPr>
          <w:ins w:id="1395" w:author="Dylan Van Aswegen" w:date="2024-07-09T09:36:00Z" w16du:dateUtc="2024-07-09T07:36:00Z"/>
          <w:lang w:val="en-GB"/>
        </w:rPr>
      </w:pPr>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67CBD0C6" w14:textId="77777777" w:rsidTr="00B85F07">
        <w:trPr>
          <w:cnfStyle w:val="100000000000" w:firstRow="1" w:lastRow="0" w:firstColumn="0" w:lastColumn="0" w:oddVBand="0" w:evenVBand="0" w:oddHBand="0" w:evenHBand="0" w:firstRowFirstColumn="0" w:firstRowLastColumn="0" w:lastRowFirstColumn="0" w:lastRowLastColumn="0"/>
          <w:tblHeader/>
          <w:ins w:id="1396" w:author="Dylan Van Aswegen" w:date="2024-07-09T09:36: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B2330BA" w14:textId="77777777" w:rsidR="00892E57" w:rsidRDefault="00892E57" w:rsidP="00B85F07">
            <w:pPr>
              <w:spacing w:line="360" w:lineRule="auto"/>
              <w:jc w:val="both"/>
              <w:rPr>
                <w:ins w:id="1397" w:author="Dylan Van Aswegen" w:date="2024-07-09T09:36:00Z" w16du:dateUtc="2024-07-09T07:36:00Z"/>
                <w:rFonts w:ascii="Arial" w:hAnsi="Arial" w:cs="Arial"/>
                <w:sz w:val="20"/>
                <w:szCs w:val="20"/>
                <w:lang w:val="en-GB"/>
              </w:rPr>
            </w:pPr>
            <w:ins w:id="1398" w:author="Dylan Van Aswegen" w:date="2024-07-09T09:36:00Z" w16du:dateUtc="2024-07-09T07:36:00Z">
              <w:r>
                <w:rPr>
                  <w:rFonts w:ascii="Arial" w:hAnsi="Arial" w:cs="Arial"/>
                  <w:sz w:val="20"/>
                  <w:szCs w:val="20"/>
                  <w:lang w:val="en-GB"/>
                </w:rPr>
                <w:t xml:space="preserve">Field Number </w:t>
              </w:r>
            </w:ins>
          </w:p>
        </w:tc>
        <w:tc>
          <w:tcPr>
            <w:tcW w:w="1417" w:type="dxa"/>
            <w:shd w:val="clear" w:color="auto" w:fill="002060"/>
          </w:tcPr>
          <w:p w14:paraId="301111BC" w14:textId="77777777" w:rsidR="00892E57" w:rsidRDefault="00892E5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399" w:author="Dylan Van Aswegen" w:date="2024-07-09T09:36:00Z" w16du:dateUtc="2024-07-09T07:36:00Z"/>
                <w:rFonts w:ascii="Arial" w:hAnsi="Arial" w:cs="Arial"/>
                <w:sz w:val="20"/>
                <w:szCs w:val="20"/>
                <w:lang w:val="en-GB"/>
              </w:rPr>
            </w:pPr>
            <w:ins w:id="1400" w:author="Dylan Van Aswegen" w:date="2024-07-09T09:36:00Z" w16du:dateUtc="2024-07-09T07:36:00Z">
              <w:r>
                <w:rPr>
                  <w:rFonts w:ascii="Arial" w:hAnsi="Arial" w:cs="Arial"/>
                  <w:sz w:val="20"/>
                  <w:szCs w:val="20"/>
                  <w:lang w:val="en-GB"/>
                </w:rPr>
                <w:t>Field Name</w:t>
              </w:r>
            </w:ins>
          </w:p>
        </w:tc>
        <w:tc>
          <w:tcPr>
            <w:tcW w:w="1276" w:type="dxa"/>
            <w:shd w:val="clear" w:color="auto" w:fill="002060"/>
          </w:tcPr>
          <w:p w14:paraId="19E21BB0" w14:textId="77777777" w:rsidR="00892E57" w:rsidRDefault="00892E5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401" w:author="Dylan Van Aswegen" w:date="2024-07-09T09:36:00Z" w16du:dateUtc="2024-07-09T07:36:00Z"/>
                <w:rFonts w:ascii="Arial" w:hAnsi="Arial" w:cs="Arial"/>
                <w:sz w:val="20"/>
                <w:szCs w:val="20"/>
                <w:lang w:val="en-GB"/>
              </w:rPr>
            </w:pPr>
            <w:ins w:id="1402" w:author="Dylan Van Aswegen" w:date="2024-07-09T09:36:00Z" w16du:dateUtc="2024-07-09T07:36:00Z">
              <w:r>
                <w:rPr>
                  <w:rFonts w:ascii="Arial" w:hAnsi="Arial" w:cs="Arial"/>
                  <w:sz w:val="20"/>
                  <w:szCs w:val="20"/>
                  <w:lang w:val="en-GB"/>
                </w:rPr>
                <w:t>Field Type</w:t>
              </w:r>
            </w:ins>
          </w:p>
        </w:tc>
        <w:tc>
          <w:tcPr>
            <w:tcW w:w="1701" w:type="dxa"/>
            <w:shd w:val="clear" w:color="auto" w:fill="002060"/>
          </w:tcPr>
          <w:p w14:paraId="124CDFDE" w14:textId="77777777" w:rsidR="00892E57" w:rsidRDefault="00892E5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403" w:author="Dylan Van Aswegen" w:date="2024-07-09T09:36:00Z" w16du:dateUtc="2024-07-09T07:36:00Z"/>
                <w:rFonts w:ascii="Arial" w:hAnsi="Arial" w:cs="Arial"/>
                <w:sz w:val="20"/>
                <w:szCs w:val="20"/>
                <w:lang w:val="en-GB"/>
              </w:rPr>
            </w:pPr>
            <w:ins w:id="1404" w:author="Dylan Van Aswegen" w:date="2024-07-09T09:36:00Z" w16du:dateUtc="2024-07-09T07:36:00Z">
              <w:r>
                <w:rPr>
                  <w:rFonts w:ascii="Arial" w:hAnsi="Arial" w:cs="Arial"/>
                  <w:sz w:val="20"/>
                  <w:szCs w:val="20"/>
                  <w:lang w:val="en-GB"/>
                </w:rPr>
                <w:t>Field Data Type</w:t>
              </w:r>
            </w:ins>
          </w:p>
        </w:tc>
        <w:tc>
          <w:tcPr>
            <w:tcW w:w="1417" w:type="dxa"/>
            <w:shd w:val="clear" w:color="auto" w:fill="002060"/>
          </w:tcPr>
          <w:p w14:paraId="2A351294" w14:textId="77777777" w:rsidR="00892E57" w:rsidRDefault="00892E5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405" w:author="Dylan Van Aswegen" w:date="2024-07-09T09:36:00Z" w16du:dateUtc="2024-07-09T07:36:00Z"/>
                <w:rFonts w:ascii="Arial" w:hAnsi="Arial" w:cs="Arial"/>
                <w:sz w:val="20"/>
                <w:szCs w:val="20"/>
                <w:lang w:val="en-GB"/>
              </w:rPr>
            </w:pPr>
            <w:ins w:id="1406" w:author="Dylan Van Aswegen" w:date="2024-07-09T09:36:00Z" w16du:dateUtc="2024-07-09T07:36:00Z">
              <w:r>
                <w:rPr>
                  <w:rFonts w:ascii="Arial" w:hAnsi="Arial" w:cs="Arial"/>
                  <w:sz w:val="20"/>
                  <w:szCs w:val="20"/>
                  <w:lang w:val="en-GB"/>
                </w:rPr>
                <w:t>Required?</w:t>
              </w:r>
            </w:ins>
          </w:p>
        </w:tc>
        <w:tc>
          <w:tcPr>
            <w:tcW w:w="3828" w:type="dxa"/>
            <w:shd w:val="clear" w:color="auto" w:fill="002060"/>
          </w:tcPr>
          <w:p w14:paraId="511683D1" w14:textId="77777777" w:rsidR="00892E57" w:rsidRDefault="00892E5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407" w:author="Dylan Van Aswegen" w:date="2024-07-09T09:36:00Z" w16du:dateUtc="2024-07-09T07:36:00Z"/>
                <w:rFonts w:ascii="Arial" w:hAnsi="Arial" w:cs="Arial"/>
                <w:sz w:val="20"/>
                <w:szCs w:val="20"/>
                <w:lang w:val="en-GB"/>
              </w:rPr>
            </w:pPr>
            <w:ins w:id="1408" w:author="Dylan Van Aswegen" w:date="2024-07-09T09:36:00Z" w16du:dateUtc="2024-07-09T07:36:00Z">
              <w:r>
                <w:rPr>
                  <w:rFonts w:ascii="Arial" w:hAnsi="Arial" w:cs="Arial"/>
                  <w:sz w:val="20"/>
                  <w:szCs w:val="20"/>
                  <w:lang w:val="en-GB"/>
                </w:rPr>
                <w:t>Field Rules</w:t>
              </w:r>
            </w:ins>
          </w:p>
        </w:tc>
      </w:tr>
      <w:tr w:rsidR="004070A6" w14:paraId="1D82D455" w14:textId="77777777" w:rsidTr="00B85F07">
        <w:trPr>
          <w:cnfStyle w:val="000000100000" w:firstRow="0" w:lastRow="0" w:firstColumn="0" w:lastColumn="0" w:oddVBand="0" w:evenVBand="0" w:oddHBand="1" w:evenHBand="0" w:firstRowFirstColumn="0" w:firstRowLastColumn="0" w:lastRowFirstColumn="0" w:lastRowLastColumn="0"/>
          <w:ins w:id="1409" w:author="Dylan Van Aswegen" w:date="2024-07-09T09:36:00Z"/>
        </w:trPr>
        <w:tc>
          <w:tcPr>
            <w:cnfStyle w:val="001000000000" w:firstRow="0" w:lastRow="0" w:firstColumn="1" w:lastColumn="0" w:oddVBand="0" w:evenVBand="0" w:oddHBand="0" w:evenHBand="0" w:firstRowFirstColumn="0" w:firstRowLastColumn="0" w:lastRowFirstColumn="0" w:lastRowLastColumn="0"/>
            <w:tcW w:w="1135" w:type="dxa"/>
          </w:tcPr>
          <w:p w14:paraId="5BF82A4C" w14:textId="77777777" w:rsidR="00892E57" w:rsidRDefault="00892E57" w:rsidP="00B85F07">
            <w:pPr>
              <w:spacing w:line="360" w:lineRule="auto"/>
              <w:jc w:val="both"/>
              <w:rPr>
                <w:ins w:id="1410" w:author="Dylan Van Aswegen" w:date="2024-07-09T09:36:00Z" w16du:dateUtc="2024-07-09T07:36:00Z"/>
                <w:rFonts w:ascii="Arial" w:hAnsi="Arial" w:cs="Arial"/>
                <w:sz w:val="20"/>
                <w:szCs w:val="20"/>
                <w:lang w:val="en-GB"/>
              </w:rPr>
            </w:pPr>
          </w:p>
        </w:tc>
        <w:tc>
          <w:tcPr>
            <w:tcW w:w="1417" w:type="dxa"/>
          </w:tcPr>
          <w:p w14:paraId="5A7B92C7"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11" w:author="Dylan Van Aswegen" w:date="2024-07-09T09:36:00Z" w16du:dateUtc="2024-07-09T07:36:00Z"/>
                <w:rFonts w:ascii="Arial" w:hAnsi="Arial" w:cs="Arial"/>
                <w:sz w:val="20"/>
                <w:szCs w:val="20"/>
                <w:lang w:val="en-GB"/>
              </w:rPr>
            </w:pPr>
            <w:ins w:id="1412" w:author="Dylan Van Aswegen" w:date="2024-07-09T09:36:00Z" w16du:dateUtc="2024-07-09T07:36:00Z">
              <w:r>
                <w:rPr>
                  <w:rFonts w:ascii="Arial" w:hAnsi="Arial" w:cs="Arial"/>
                  <w:sz w:val="20"/>
                  <w:szCs w:val="20"/>
                  <w:lang w:val="en-GB"/>
                </w:rPr>
                <w:t>About organisation section heading</w:t>
              </w:r>
            </w:ins>
          </w:p>
        </w:tc>
        <w:tc>
          <w:tcPr>
            <w:tcW w:w="1276" w:type="dxa"/>
          </w:tcPr>
          <w:p w14:paraId="51BACF15"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13" w:author="Dylan Van Aswegen" w:date="2024-07-09T09:36:00Z" w16du:dateUtc="2024-07-09T07:36:00Z"/>
                <w:rFonts w:ascii="Arial" w:hAnsi="Arial" w:cs="Arial"/>
                <w:sz w:val="20"/>
                <w:szCs w:val="20"/>
                <w:lang w:val="en-GB"/>
              </w:rPr>
            </w:pPr>
            <w:ins w:id="1414" w:author="Dylan Van Aswegen" w:date="2024-07-09T09:36:00Z" w16du:dateUtc="2024-07-09T07:36:00Z">
              <w:r>
                <w:rPr>
                  <w:rFonts w:ascii="Arial" w:hAnsi="Arial" w:cs="Arial"/>
                  <w:sz w:val="20"/>
                  <w:szCs w:val="20"/>
                  <w:lang w:val="en-GB"/>
                </w:rPr>
                <w:t xml:space="preserve">Text Field </w:t>
              </w:r>
            </w:ins>
          </w:p>
        </w:tc>
        <w:tc>
          <w:tcPr>
            <w:tcW w:w="1701" w:type="dxa"/>
          </w:tcPr>
          <w:p w14:paraId="06A73CF6"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15" w:author="Dylan Van Aswegen" w:date="2024-07-09T09:36:00Z" w16du:dateUtc="2024-07-09T07:36:00Z"/>
                <w:rFonts w:ascii="Arial" w:hAnsi="Arial" w:cs="Arial"/>
                <w:sz w:val="20"/>
                <w:szCs w:val="20"/>
                <w:lang w:val="en-GB"/>
              </w:rPr>
            </w:pPr>
            <w:ins w:id="1416" w:author="Dylan Van Aswegen" w:date="2024-07-09T09:36:00Z" w16du:dateUtc="2024-07-09T07:36:00Z">
              <w:r>
                <w:rPr>
                  <w:rFonts w:ascii="Arial" w:hAnsi="Arial" w:cs="Arial"/>
                  <w:sz w:val="20"/>
                  <w:szCs w:val="20"/>
                  <w:lang w:val="en-GB"/>
                </w:rPr>
                <w:t>String</w:t>
              </w:r>
            </w:ins>
          </w:p>
        </w:tc>
        <w:tc>
          <w:tcPr>
            <w:tcW w:w="1417" w:type="dxa"/>
          </w:tcPr>
          <w:p w14:paraId="58DA6529"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17" w:author="Dylan Van Aswegen" w:date="2024-07-09T09:36:00Z" w16du:dateUtc="2024-07-09T07:36:00Z"/>
                <w:rFonts w:ascii="Arial" w:hAnsi="Arial" w:cs="Arial"/>
                <w:sz w:val="20"/>
                <w:szCs w:val="20"/>
                <w:lang w:val="en-GB"/>
              </w:rPr>
            </w:pPr>
            <w:ins w:id="1418" w:author="Dylan Van Aswegen" w:date="2024-07-09T09:36:00Z" w16du:dateUtc="2024-07-09T07:36:00Z">
              <w:r>
                <w:rPr>
                  <w:rFonts w:ascii="Arial" w:hAnsi="Arial" w:cs="Arial"/>
                  <w:sz w:val="20"/>
                  <w:szCs w:val="20"/>
                  <w:lang w:val="en-GB"/>
                </w:rPr>
                <w:t>N/A</w:t>
              </w:r>
            </w:ins>
          </w:p>
        </w:tc>
        <w:tc>
          <w:tcPr>
            <w:tcW w:w="3828" w:type="dxa"/>
          </w:tcPr>
          <w:p w14:paraId="4D67ADC9"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19" w:author="Dylan Van Aswegen" w:date="2024-07-09T09:36:00Z" w16du:dateUtc="2024-07-09T07:36:00Z"/>
                <w:rFonts w:ascii="Arial" w:hAnsi="Arial" w:cs="Arial"/>
                <w:sz w:val="20"/>
                <w:szCs w:val="20"/>
                <w:lang w:val="en-GB"/>
              </w:rPr>
            </w:pPr>
            <w:ins w:id="1420" w:author="Dylan Van Aswegen" w:date="2024-07-09T09:36:00Z" w16du:dateUtc="2024-07-09T07:36:00Z">
              <w:r>
                <w:rPr>
                  <w:rFonts w:ascii="Arial" w:hAnsi="Arial" w:cs="Arial"/>
                  <w:sz w:val="20"/>
                  <w:szCs w:val="20"/>
                  <w:lang w:val="en-GB"/>
                </w:rPr>
                <w:t>This field will be populated by the application with the following text: “About Your Organisation”</w:t>
              </w:r>
            </w:ins>
          </w:p>
        </w:tc>
      </w:tr>
      <w:tr w:rsidR="004070A6" w14:paraId="7B7672C8" w14:textId="77777777" w:rsidTr="00B85F07">
        <w:trPr>
          <w:ins w:id="1421" w:author="Dylan Van Aswegen" w:date="2024-07-09T09:36:00Z"/>
        </w:trPr>
        <w:tc>
          <w:tcPr>
            <w:cnfStyle w:val="001000000000" w:firstRow="0" w:lastRow="0" w:firstColumn="1" w:lastColumn="0" w:oddVBand="0" w:evenVBand="0" w:oddHBand="0" w:evenHBand="0" w:firstRowFirstColumn="0" w:firstRowLastColumn="0" w:lastRowFirstColumn="0" w:lastRowLastColumn="0"/>
            <w:tcW w:w="1135" w:type="dxa"/>
          </w:tcPr>
          <w:p w14:paraId="3F189254" w14:textId="77777777" w:rsidR="00892E57" w:rsidRDefault="00892E57" w:rsidP="00B85F07">
            <w:pPr>
              <w:spacing w:line="360" w:lineRule="auto"/>
              <w:jc w:val="both"/>
              <w:rPr>
                <w:ins w:id="1422" w:author="Dylan Van Aswegen" w:date="2024-07-09T09:36:00Z" w16du:dateUtc="2024-07-09T07:36:00Z"/>
                <w:rFonts w:ascii="Arial" w:hAnsi="Arial" w:cs="Arial"/>
                <w:sz w:val="20"/>
                <w:szCs w:val="20"/>
                <w:lang w:val="en-GB"/>
              </w:rPr>
            </w:pPr>
          </w:p>
        </w:tc>
        <w:tc>
          <w:tcPr>
            <w:tcW w:w="1417" w:type="dxa"/>
          </w:tcPr>
          <w:p w14:paraId="2CB26500"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23" w:author="Dylan Van Aswegen" w:date="2024-07-09T09:36:00Z" w16du:dateUtc="2024-07-09T07:36:00Z"/>
                <w:rFonts w:ascii="Arial" w:hAnsi="Arial" w:cs="Arial"/>
                <w:sz w:val="20"/>
                <w:szCs w:val="20"/>
                <w:lang w:val="en-GB"/>
              </w:rPr>
            </w:pPr>
            <w:ins w:id="1424" w:author="Dylan Van Aswegen" w:date="2024-07-09T09:36:00Z" w16du:dateUtc="2024-07-09T07:36:00Z">
              <w:r>
                <w:rPr>
                  <w:rFonts w:ascii="Arial" w:hAnsi="Arial" w:cs="Arial"/>
                  <w:sz w:val="20"/>
                  <w:szCs w:val="20"/>
                  <w:lang w:val="en-GB"/>
                </w:rPr>
                <w:t xml:space="preserve">Organisation Name </w:t>
              </w:r>
            </w:ins>
          </w:p>
        </w:tc>
        <w:tc>
          <w:tcPr>
            <w:tcW w:w="1276" w:type="dxa"/>
          </w:tcPr>
          <w:p w14:paraId="52D98B96"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25" w:author="Dylan Van Aswegen" w:date="2024-07-09T09:36:00Z" w16du:dateUtc="2024-07-09T07:36:00Z"/>
                <w:rFonts w:ascii="Arial" w:hAnsi="Arial" w:cs="Arial"/>
                <w:sz w:val="20"/>
                <w:szCs w:val="20"/>
                <w:lang w:val="en-GB"/>
              </w:rPr>
            </w:pPr>
            <w:ins w:id="1426" w:author="Dylan Van Aswegen" w:date="2024-07-09T09:36:00Z" w16du:dateUtc="2024-07-09T07:36:00Z">
              <w:r>
                <w:rPr>
                  <w:rFonts w:ascii="Arial" w:hAnsi="Arial" w:cs="Arial"/>
                  <w:sz w:val="20"/>
                  <w:szCs w:val="20"/>
                  <w:lang w:val="en-GB"/>
                </w:rPr>
                <w:t xml:space="preserve">Text Field </w:t>
              </w:r>
            </w:ins>
          </w:p>
        </w:tc>
        <w:tc>
          <w:tcPr>
            <w:tcW w:w="1701" w:type="dxa"/>
          </w:tcPr>
          <w:p w14:paraId="7ECCEA7B"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27" w:author="Dylan Van Aswegen" w:date="2024-07-09T09:36:00Z" w16du:dateUtc="2024-07-09T07:36:00Z"/>
                <w:rFonts w:ascii="Arial" w:hAnsi="Arial" w:cs="Arial"/>
                <w:sz w:val="20"/>
                <w:szCs w:val="20"/>
                <w:lang w:val="en-GB"/>
              </w:rPr>
            </w:pPr>
            <w:ins w:id="1428" w:author="Dylan Van Aswegen" w:date="2024-07-09T09:36:00Z" w16du:dateUtc="2024-07-09T07:36:00Z">
              <w:r>
                <w:rPr>
                  <w:rFonts w:ascii="Arial" w:hAnsi="Arial" w:cs="Arial"/>
                  <w:sz w:val="20"/>
                  <w:szCs w:val="20"/>
                  <w:lang w:val="en-GB"/>
                </w:rPr>
                <w:t>String</w:t>
              </w:r>
            </w:ins>
          </w:p>
        </w:tc>
        <w:tc>
          <w:tcPr>
            <w:tcW w:w="1417" w:type="dxa"/>
          </w:tcPr>
          <w:p w14:paraId="164C6D98"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29" w:author="Dylan Van Aswegen" w:date="2024-07-09T09:36:00Z" w16du:dateUtc="2024-07-09T07:36:00Z"/>
                <w:rFonts w:ascii="Arial" w:hAnsi="Arial" w:cs="Arial"/>
                <w:sz w:val="20"/>
                <w:szCs w:val="20"/>
                <w:lang w:val="en-GB"/>
              </w:rPr>
            </w:pPr>
            <w:ins w:id="1430" w:author="Dylan Van Aswegen" w:date="2024-07-09T09:36:00Z" w16du:dateUtc="2024-07-09T07:36:00Z">
              <w:r>
                <w:rPr>
                  <w:rFonts w:ascii="Arial" w:hAnsi="Arial" w:cs="Arial"/>
                  <w:sz w:val="20"/>
                  <w:szCs w:val="20"/>
                  <w:lang w:val="en-GB"/>
                </w:rPr>
                <w:t>Yes</w:t>
              </w:r>
            </w:ins>
          </w:p>
        </w:tc>
        <w:tc>
          <w:tcPr>
            <w:tcW w:w="3828" w:type="dxa"/>
          </w:tcPr>
          <w:p w14:paraId="31AB8962"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31" w:author="Dylan Van Aswegen" w:date="2024-07-09T09:44:00Z" w16du:dateUtc="2024-07-09T07:44:00Z"/>
                <w:rFonts w:ascii="Arial" w:hAnsi="Arial" w:cs="Arial"/>
                <w:sz w:val="20"/>
                <w:szCs w:val="20"/>
                <w:lang w:val="en-GB"/>
              </w:rPr>
            </w:pPr>
            <w:ins w:id="1432" w:author="Dylan Van Aswegen" w:date="2024-07-09T09:36:00Z" w16du:dateUtc="2024-07-09T07:36:00Z">
              <w:r>
                <w:rPr>
                  <w:rFonts w:ascii="Arial" w:hAnsi="Arial" w:cs="Arial"/>
                  <w:sz w:val="20"/>
                  <w:szCs w:val="20"/>
                  <w:lang w:val="en-GB"/>
                </w:rPr>
                <w:t xml:space="preserve">This field will be populated by the </w:t>
              </w:r>
            </w:ins>
            <w:ins w:id="1433" w:author="Dylan Van Aswegen" w:date="2024-07-09T09:44:00Z" w16du:dateUtc="2024-07-09T07:44:00Z">
              <w:r w:rsidR="00272B11">
                <w:rPr>
                  <w:rFonts w:ascii="Arial" w:hAnsi="Arial" w:cs="Arial"/>
                  <w:sz w:val="20"/>
                  <w:szCs w:val="20"/>
                  <w:lang w:val="en-GB"/>
                </w:rPr>
                <w:t xml:space="preserve">application with the name of the organisation that was captured during the creation of the organisation. </w:t>
              </w:r>
            </w:ins>
          </w:p>
          <w:p w14:paraId="0D150BE8" w14:textId="6031F99D" w:rsidR="00272B11" w:rsidRDefault="00272B11"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34" w:author="Dylan Van Aswegen" w:date="2024-07-09T09:36:00Z" w16du:dateUtc="2024-07-09T07:36:00Z"/>
                <w:rFonts w:ascii="Arial" w:hAnsi="Arial" w:cs="Arial"/>
                <w:sz w:val="20"/>
                <w:szCs w:val="20"/>
                <w:lang w:val="en-GB"/>
              </w:rPr>
            </w:pPr>
            <w:ins w:id="1435" w:author="Dylan Van Aswegen" w:date="2024-07-09T09:44:00Z" w16du:dateUtc="2024-07-09T07:44:00Z">
              <w:r>
                <w:rPr>
                  <w:rFonts w:ascii="Arial" w:hAnsi="Arial" w:cs="Arial"/>
                  <w:sz w:val="20"/>
                  <w:szCs w:val="20"/>
                  <w:lang w:val="en-GB"/>
                </w:rPr>
                <w:t xml:space="preserve">The user should be allowed to edit this field. </w:t>
              </w:r>
            </w:ins>
          </w:p>
        </w:tc>
      </w:tr>
      <w:tr w:rsidR="004070A6" w14:paraId="3F0A514D" w14:textId="77777777" w:rsidTr="00B85F07">
        <w:trPr>
          <w:cnfStyle w:val="000000100000" w:firstRow="0" w:lastRow="0" w:firstColumn="0" w:lastColumn="0" w:oddVBand="0" w:evenVBand="0" w:oddHBand="1" w:evenHBand="0" w:firstRowFirstColumn="0" w:firstRowLastColumn="0" w:lastRowFirstColumn="0" w:lastRowLastColumn="0"/>
          <w:ins w:id="1436" w:author="Dylan Van Aswegen" w:date="2024-07-09T09:36:00Z"/>
        </w:trPr>
        <w:tc>
          <w:tcPr>
            <w:cnfStyle w:val="001000000000" w:firstRow="0" w:lastRow="0" w:firstColumn="1" w:lastColumn="0" w:oddVBand="0" w:evenVBand="0" w:oddHBand="0" w:evenHBand="0" w:firstRowFirstColumn="0" w:firstRowLastColumn="0" w:lastRowFirstColumn="0" w:lastRowLastColumn="0"/>
            <w:tcW w:w="1135" w:type="dxa"/>
          </w:tcPr>
          <w:p w14:paraId="0A1E6902" w14:textId="77777777" w:rsidR="00892E57" w:rsidRDefault="00892E57" w:rsidP="00B85F07">
            <w:pPr>
              <w:spacing w:line="360" w:lineRule="auto"/>
              <w:jc w:val="both"/>
              <w:rPr>
                <w:ins w:id="1437" w:author="Dylan Van Aswegen" w:date="2024-07-09T09:36:00Z" w16du:dateUtc="2024-07-09T07:36:00Z"/>
                <w:rFonts w:ascii="Arial" w:hAnsi="Arial" w:cs="Arial"/>
                <w:sz w:val="20"/>
                <w:szCs w:val="20"/>
                <w:lang w:val="en-GB"/>
              </w:rPr>
            </w:pPr>
          </w:p>
        </w:tc>
        <w:tc>
          <w:tcPr>
            <w:tcW w:w="1417" w:type="dxa"/>
          </w:tcPr>
          <w:p w14:paraId="4BAF1910"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38" w:author="Dylan Van Aswegen" w:date="2024-07-09T09:36:00Z" w16du:dateUtc="2024-07-09T07:36:00Z"/>
                <w:rFonts w:ascii="Arial" w:hAnsi="Arial" w:cs="Arial"/>
                <w:sz w:val="20"/>
                <w:szCs w:val="20"/>
                <w:lang w:val="en-GB"/>
              </w:rPr>
            </w:pPr>
            <w:ins w:id="1439" w:author="Dylan Van Aswegen" w:date="2024-07-09T09:36:00Z" w16du:dateUtc="2024-07-09T07:36:00Z">
              <w:r>
                <w:rPr>
                  <w:rFonts w:ascii="Arial" w:hAnsi="Arial" w:cs="Arial"/>
                  <w:sz w:val="20"/>
                  <w:szCs w:val="20"/>
                  <w:lang w:val="en-GB"/>
                </w:rPr>
                <w:t xml:space="preserve">Organisation </w:t>
              </w:r>
              <w:proofErr w:type="spellStart"/>
              <w:r>
                <w:rPr>
                  <w:rFonts w:ascii="Arial" w:hAnsi="Arial" w:cs="Arial"/>
                  <w:sz w:val="20"/>
                  <w:szCs w:val="20"/>
                  <w:lang w:val="en-GB"/>
                </w:rPr>
                <w:t>Shortname</w:t>
              </w:r>
              <w:proofErr w:type="spellEnd"/>
              <w:r>
                <w:rPr>
                  <w:rFonts w:ascii="Arial" w:hAnsi="Arial" w:cs="Arial"/>
                  <w:sz w:val="20"/>
                  <w:szCs w:val="20"/>
                  <w:lang w:val="en-GB"/>
                </w:rPr>
                <w:t xml:space="preserve"> </w:t>
              </w:r>
            </w:ins>
          </w:p>
        </w:tc>
        <w:tc>
          <w:tcPr>
            <w:tcW w:w="1276" w:type="dxa"/>
          </w:tcPr>
          <w:p w14:paraId="17616284"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40" w:author="Dylan Van Aswegen" w:date="2024-07-09T09:36:00Z" w16du:dateUtc="2024-07-09T07:36:00Z"/>
                <w:rFonts w:ascii="Arial" w:hAnsi="Arial" w:cs="Arial"/>
                <w:sz w:val="20"/>
                <w:szCs w:val="20"/>
                <w:lang w:val="en-GB"/>
              </w:rPr>
            </w:pPr>
            <w:ins w:id="1441" w:author="Dylan Van Aswegen" w:date="2024-07-09T09:36:00Z" w16du:dateUtc="2024-07-09T07:36:00Z">
              <w:r>
                <w:rPr>
                  <w:rFonts w:ascii="Arial" w:hAnsi="Arial" w:cs="Arial"/>
                  <w:sz w:val="20"/>
                  <w:szCs w:val="20"/>
                  <w:lang w:val="en-GB"/>
                </w:rPr>
                <w:t xml:space="preserve">Text Field </w:t>
              </w:r>
            </w:ins>
          </w:p>
        </w:tc>
        <w:tc>
          <w:tcPr>
            <w:tcW w:w="1701" w:type="dxa"/>
          </w:tcPr>
          <w:p w14:paraId="0E0D246B"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42" w:author="Dylan Van Aswegen" w:date="2024-07-09T09:36:00Z" w16du:dateUtc="2024-07-09T07:36:00Z"/>
                <w:rFonts w:ascii="Arial" w:hAnsi="Arial" w:cs="Arial"/>
                <w:sz w:val="20"/>
                <w:szCs w:val="20"/>
                <w:lang w:val="en-GB"/>
              </w:rPr>
            </w:pPr>
            <w:ins w:id="1443" w:author="Dylan Van Aswegen" w:date="2024-07-09T09:36:00Z" w16du:dateUtc="2024-07-09T07:36:00Z">
              <w:r>
                <w:rPr>
                  <w:rFonts w:ascii="Arial" w:hAnsi="Arial" w:cs="Arial"/>
                  <w:sz w:val="20"/>
                  <w:szCs w:val="20"/>
                  <w:lang w:val="en-GB"/>
                </w:rPr>
                <w:t>String</w:t>
              </w:r>
            </w:ins>
          </w:p>
        </w:tc>
        <w:tc>
          <w:tcPr>
            <w:tcW w:w="1417" w:type="dxa"/>
          </w:tcPr>
          <w:p w14:paraId="293AD4C5"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44" w:author="Dylan Van Aswegen" w:date="2024-07-09T09:36:00Z" w16du:dateUtc="2024-07-09T07:36:00Z"/>
                <w:rFonts w:ascii="Arial" w:hAnsi="Arial" w:cs="Arial"/>
                <w:sz w:val="20"/>
                <w:szCs w:val="20"/>
                <w:lang w:val="en-GB"/>
              </w:rPr>
            </w:pPr>
            <w:ins w:id="1445" w:author="Dylan Van Aswegen" w:date="2024-07-09T09:36:00Z" w16du:dateUtc="2024-07-09T07:36:00Z">
              <w:r>
                <w:rPr>
                  <w:rFonts w:ascii="Arial" w:hAnsi="Arial" w:cs="Arial"/>
                  <w:sz w:val="20"/>
                  <w:szCs w:val="20"/>
                  <w:lang w:val="en-GB"/>
                </w:rPr>
                <w:t>Yes</w:t>
              </w:r>
            </w:ins>
          </w:p>
        </w:tc>
        <w:tc>
          <w:tcPr>
            <w:tcW w:w="3828" w:type="dxa"/>
          </w:tcPr>
          <w:p w14:paraId="6CB46774" w14:textId="6CFFCC1C" w:rsidR="00272B11" w:rsidRDefault="00272B11" w:rsidP="00272B11">
            <w:pPr>
              <w:spacing w:line="360" w:lineRule="auto"/>
              <w:jc w:val="both"/>
              <w:cnfStyle w:val="000000100000" w:firstRow="0" w:lastRow="0" w:firstColumn="0" w:lastColumn="0" w:oddVBand="0" w:evenVBand="0" w:oddHBand="1" w:evenHBand="0" w:firstRowFirstColumn="0" w:firstRowLastColumn="0" w:lastRowFirstColumn="0" w:lastRowLastColumn="0"/>
              <w:rPr>
                <w:ins w:id="1446" w:author="Dylan Van Aswegen" w:date="2024-07-09T09:45:00Z" w16du:dateUtc="2024-07-09T07:45:00Z"/>
                <w:rFonts w:ascii="Arial" w:hAnsi="Arial" w:cs="Arial"/>
                <w:sz w:val="20"/>
                <w:szCs w:val="20"/>
                <w:lang w:val="en-GB"/>
              </w:rPr>
            </w:pPr>
            <w:ins w:id="1447" w:author="Dylan Van Aswegen" w:date="2024-07-09T09:45:00Z" w16du:dateUtc="2024-07-09T07:45:00Z">
              <w:r>
                <w:rPr>
                  <w:rFonts w:ascii="Arial" w:hAnsi="Arial" w:cs="Arial"/>
                  <w:sz w:val="20"/>
                  <w:szCs w:val="20"/>
                  <w:lang w:val="en-GB"/>
                </w:rPr>
                <w:t xml:space="preserve">This field will be populated by the application with the </w:t>
              </w:r>
              <w:proofErr w:type="spellStart"/>
              <w:r>
                <w:rPr>
                  <w:rFonts w:ascii="Arial" w:hAnsi="Arial" w:cs="Arial"/>
                  <w:sz w:val="20"/>
                  <w:szCs w:val="20"/>
                  <w:lang w:val="en-GB"/>
                </w:rPr>
                <w:t>shortname</w:t>
              </w:r>
              <w:proofErr w:type="spellEnd"/>
              <w:r>
                <w:rPr>
                  <w:rFonts w:ascii="Arial" w:hAnsi="Arial" w:cs="Arial"/>
                  <w:sz w:val="20"/>
                  <w:szCs w:val="20"/>
                  <w:lang w:val="en-GB"/>
                </w:rPr>
                <w:t xml:space="preserve"> of the organisation that was captured during the creation of the organisation. </w:t>
              </w:r>
            </w:ins>
          </w:p>
          <w:p w14:paraId="3A753F4D" w14:textId="4DC5B8AF" w:rsidR="00892E57" w:rsidRDefault="00272B11" w:rsidP="00272B11">
            <w:pPr>
              <w:spacing w:line="360" w:lineRule="auto"/>
              <w:jc w:val="both"/>
              <w:cnfStyle w:val="000000100000" w:firstRow="0" w:lastRow="0" w:firstColumn="0" w:lastColumn="0" w:oddVBand="0" w:evenVBand="0" w:oddHBand="1" w:evenHBand="0" w:firstRowFirstColumn="0" w:firstRowLastColumn="0" w:lastRowFirstColumn="0" w:lastRowLastColumn="0"/>
              <w:rPr>
                <w:ins w:id="1448" w:author="Dylan Van Aswegen" w:date="2024-07-09T09:36:00Z" w16du:dateUtc="2024-07-09T07:36:00Z"/>
                <w:rFonts w:ascii="Arial" w:hAnsi="Arial" w:cs="Arial"/>
                <w:sz w:val="20"/>
                <w:szCs w:val="20"/>
                <w:lang w:val="en-GB"/>
              </w:rPr>
            </w:pPr>
            <w:ins w:id="1449" w:author="Dylan Van Aswegen" w:date="2024-07-09T09:45:00Z" w16du:dateUtc="2024-07-09T07:45:00Z">
              <w:r>
                <w:rPr>
                  <w:rFonts w:ascii="Arial" w:hAnsi="Arial" w:cs="Arial"/>
                  <w:sz w:val="20"/>
                  <w:szCs w:val="20"/>
                  <w:lang w:val="en-GB"/>
                </w:rPr>
                <w:t>The user should not be allowed to edit this field.</w:t>
              </w:r>
            </w:ins>
          </w:p>
        </w:tc>
      </w:tr>
      <w:tr w:rsidR="004070A6" w14:paraId="605E78EE" w14:textId="77777777" w:rsidTr="00B85F07">
        <w:trPr>
          <w:ins w:id="1450" w:author="Dylan Van Aswegen" w:date="2024-07-09T09:36:00Z"/>
        </w:trPr>
        <w:tc>
          <w:tcPr>
            <w:cnfStyle w:val="001000000000" w:firstRow="0" w:lastRow="0" w:firstColumn="1" w:lastColumn="0" w:oddVBand="0" w:evenVBand="0" w:oddHBand="0" w:evenHBand="0" w:firstRowFirstColumn="0" w:firstRowLastColumn="0" w:lastRowFirstColumn="0" w:lastRowLastColumn="0"/>
            <w:tcW w:w="1135" w:type="dxa"/>
          </w:tcPr>
          <w:p w14:paraId="09DDD922" w14:textId="77777777" w:rsidR="00892E57" w:rsidRDefault="00892E57" w:rsidP="00B85F07">
            <w:pPr>
              <w:spacing w:line="360" w:lineRule="auto"/>
              <w:jc w:val="both"/>
              <w:rPr>
                <w:ins w:id="1451" w:author="Dylan Van Aswegen" w:date="2024-07-09T09:36:00Z" w16du:dateUtc="2024-07-09T07:36:00Z"/>
                <w:rFonts w:ascii="Arial" w:hAnsi="Arial" w:cs="Arial"/>
                <w:sz w:val="20"/>
                <w:szCs w:val="20"/>
                <w:lang w:val="en-GB"/>
              </w:rPr>
            </w:pPr>
          </w:p>
        </w:tc>
        <w:tc>
          <w:tcPr>
            <w:tcW w:w="1417" w:type="dxa"/>
          </w:tcPr>
          <w:p w14:paraId="1EDF9EE2"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52" w:author="Dylan Van Aswegen" w:date="2024-07-09T09:36:00Z" w16du:dateUtc="2024-07-09T07:36:00Z"/>
                <w:rFonts w:ascii="Arial" w:hAnsi="Arial" w:cs="Arial"/>
                <w:sz w:val="20"/>
                <w:szCs w:val="20"/>
                <w:lang w:val="en-GB"/>
              </w:rPr>
            </w:pPr>
            <w:ins w:id="1453" w:author="Dylan Van Aswegen" w:date="2024-07-09T09:36:00Z" w16du:dateUtc="2024-07-09T07:36:00Z">
              <w:r>
                <w:rPr>
                  <w:rFonts w:ascii="Arial" w:hAnsi="Arial" w:cs="Arial"/>
                  <w:sz w:val="20"/>
                  <w:szCs w:val="20"/>
                  <w:lang w:val="en-GB"/>
                </w:rPr>
                <w:t>Organisation Website</w:t>
              </w:r>
            </w:ins>
          </w:p>
        </w:tc>
        <w:tc>
          <w:tcPr>
            <w:tcW w:w="1276" w:type="dxa"/>
          </w:tcPr>
          <w:p w14:paraId="03DEFA0E"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54" w:author="Dylan Van Aswegen" w:date="2024-07-09T09:36:00Z" w16du:dateUtc="2024-07-09T07:36:00Z"/>
                <w:rFonts w:ascii="Arial" w:hAnsi="Arial" w:cs="Arial"/>
                <w:sz w:val="20"/>
                <w:szCs w:val="20"/>
                <w:lang w:val="en-GB"/>
              </w:rPr>
            </w:pPr>
            <w:ins w:id="1455" w:author="Dylan Van Aswegen" w:date="2024-07-09T09:36:00Z" w16du:dateUtc="2024-07-09T07:36:00Z">
              <w:r>
                <w:rPr>
                  <w:rFonts w:ascii="Arial" w:hAnsi="Arial" w:cs="Arial"/>
                  <w:sz w:val="20"/>
                  <w:szCs w:val="20"/>
                  <w:lang w:val="en-GB"/>
                </w:rPr>
                <w:t xml:space="preserve">Text Field </w:t>
              </w:r>
            </w:ins>
          </w:p>
        </w:tc>
        <w:tc>
          <w:tcPr>
            <w:tcW w:w="1701" w:type="dxa"/>
          </w:tcPr>
          <w:p w14:paraId="1C2B962C"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56" w:author="Dylan Van Aswegen" w:date="2024-07-09T09:36:00Z" w16du:dateUtc="2024-07-09T07:36:00Z"/>
                <w:rFonts w:ascii="Arial" w:hAnsi="Arial" w:cs="Arial"/>
                <w:sz w:val="20"/>
                <w:szCs w:val="20"/>
                <w:lang w:val="en-GB"/>
              </w:rPr>
            </w:pPr>
            <w:ins w:id="1457" w:author="Dylan Van Aswegen" w:date="2024-07-09T09:36:00Z" w16du:dateUtc="2024-07-09T07:36:00Z">
              <w:r>
                <w:rPr>
                  <w:rFonts w:ascii="Arial" w:hAnsi="Arial" w:cs="Arial"/>
                  <w:sz w:val="20"/>
                  <w:szCs w:val="20"/>
                  <w:lang w:val="en-GB"/>
                </w:rPr>
                <w:t>String</w:t>
              </w:r>
            </w:ins>
          </w:p>
        </w:tc>
        <w:tc>
          <w:tcPr>
            <w:tcW w:w="1417" w:type="dxa"/>
          </w:tcPr>
          <w:p w14:paraId="4F2CDA78"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58" w:author="Dylan Van Aswegen" w:date="2024-07-09T09:36:00Z" w16du:dateUtc="2024-07-09T07:36:00Z"/>
                <w:rFonts w:ascii="Arial" w:hAnsi="Arial" w:cs="Arial"/>
                <w:sz w:val="20"/>
                <w:szCs w:val="20"/>
                <w:lang w:val="en-GB"/>
              </w:rPr>
            </w:pPr>
            <w:ins w:id="1459" w:author="Dylan Van Aswegen" w:date="2024-07-09T09:36:00Z" w16du:dateUtc="2024-07-09T07:36:00Z">
              <w:r>
                <w:rPr>
                  <w:rFonts w:ascii="Arial" w:hAnsi="Arial" w:cs="Arial"/>
                  <w:sz w:val="20"/>
                  <w:szCs w:val="20"/>
                  <w:lang w:val="en-GB"/>
                </w:rPr>
                <w:t>No</w:t>
              </w:r>
            </w:ins>
          </w:p>
        </w:tc>
        <w:tc>
          <w:tcPr>
            <w:tcW w:w="3828" w:type="dxa"/>
          </w:tcPr>
          <w:p w14:paraId="5182921F" w14:textId="6F31CE2D" w:rsidR="000A756B" w:rsidRDefault="000A756B" w:rsidP="000A756B">
            <w:pPr>
              <w:spacing w:line="360" w:lineRule="auto"/>
              <w:jc w:val="both"/>
              <w:cnfStyle w:val="000000000000" w:firstRow="0" w:lastRow="0" w:firstColumn="0" w:lastColumn="0" w:oddVBand="0" w:evenVBand="0" w:oddHBand="0" w:evenHBand="0" w:firstRowFirstColumn="0" w:firstRowLastColumn="0" w:lastRowFirstColumn="0" w:lastRowLastColumn="0"/>
              <w:rPr>
                <w:ins w:id="1460" w:author="Dylan Van Aswegen" w:date="2024-07-09T09:45:00Z" w16du:dateUtc="2024-07-09T07:45:00Z"/>
                <w:rFonts w:ascii="Arial" w:hAnsi="Arial" w:cs="Arial"/>
                <w:sz w:val="20"/>
                <w:szCs w:val="20"/>
                <w:lang w:val="en-GB"/>
              </w:rPr>
            </w:pPr>
            <w:ins w:id="1461" w:author="Dylan Van Aswegen" w:date="2024-07-09T09:45:00Z" w16du:dateUtc="2024-07-09T07:45:00Z">
              <w:r>
                <w:rPr>
                  <w:rFonts w:ascii="Arial" w:hAnsi="Arial" w:cs="Arial"/>
                  <w:sz w:val="20"/>
                  <w:szCs w:val="20"/>
                  <w:lang w:val="en-GB"/>
                </w:rPr>
                <w:t xml:space="preserve">This field will be populated by the application with the website of the organisation that was captured during the creation of the organisation. </w:t>
              </w:r>
            </w:ins>
          </w:p>
          <w:p w14:paraId="7634BDB3" w14:textId="1C141999" w:rsidR="00892E57" w:rsidRDefault="000A756B" w:rsidP="000A756B">
            <w:pPr>
              <w:spacing w:line="360" w:lineRule="auto"/>
              <w:jc w:val="both"/>
              <w:cnfStyle w:val="000000000000" w:firstRow="0" w:lastRow="0" w:firstColumn="0" w:lastColumn="0" w:oddVBand="0" w:evenVBand="0" w:oddHBand="0" w:evenHBand="0" w:firstRowFirstColumn="0" w:firstRowLastColumn="0" w:lastRowFirstColumn="0" w:lastRowLastColumn="0"/>
              <w:rPr>
                <w:ins w:id="1462" w:author="Dylan Van Aswegen" w:date="2024-07-09T09:36:00Z" w16du:dateUtc="2024-07-09T07:36:00Z"/>
                <w:rFonts w:ascii="Arial" w:hAnsi="Arial" w:cs="Arial"/>
                <w:sz w:val="20"/>
                <w:szCs w:val="20"/>
                <w:lang w:val="en-GB"/>
              </w:rPr>
            </w:pPr>
            <w:ins w:id="1463" w:author="Dylan Van Aswegen" w:date="2024-07-09T09:45:00Z" w16du:dateUtc="2024-07-09T07:45:00Z">
              <w:r>
                <w:rPr>
                  <w:rFonts w:ascii="Arial" w:hAnsi="Arial" w:cs="Arial"/>
                  <w:sz w:val="20"/>
                  <w:szCs w:val="20"/>
                  <w:lang w:val="en-GB"/>
                </w:rPr>
                <w:t>The user should be allowed to edit this field.</w:t>
              </w:r>
            </w:ins>
          </w:p>
        </w:tc>
      </w:tr>
      <w:tr w:rsidR="004070A6" w14:paraId="32E99B17" w14:textId="77777777" w:rsidTr="00B85F07">
        <w:trPr>
          <w:cnfStyle w:val="000000100000" w:firstRow="0" w:lastRow="0" w:firstColumn="0" w:lastColumn="0" w:oddVBand="0" w:evenVBand="0" w:oddHBand="1" w:evenHBand="0" w:firstRowFirstColumn="0" w:firstRowLastColumn="0" w:lastRowFirstColumn="0" w:lastRowLastColumn="0"/>
          <w:ins w:id="1464" w:author="Dylan Van Aswegen" w:date="2024-07-09T09:36:00Z"/>
        </w:trPr>
        <w:tc>
          <w:tcPr>
            <w:cnfStyle w:val="001000000000" w:firstRow="0" w:lastRow="0" w:firstColumn="1" w:lastColumn="0" w:oddVBand="0" w:evenVBand="0" w:oddHBand="0" w:evenHBand="0" w:firstRowFirstColumn="0" w:firstRowLastColumn="0" w:lastRowFirstColumn="0" w:lastRowLastColumn="0"/>
            <w:tcW w:w="1135" w:type="dxa"/>
          </w:tcPr>
          <w:p w14:paraId="23523ADF" w14:textId="77777777" w:rsidR="00892E57" w:rsidRDefault="00892E57" w:rsidP="00B85F07">
            <w:pPr>
              <w:spacing w:line="360" w:lineRule="auto"/>
              <w:jc w:val="both"/>
              <w:rPr>
                <w:ins w:id="1465" w:author="Dylan Van Aswegen" w:date="2024-07-09T09:36:00Z" w16du:dateUtc="2024-07-09T07:36:00Z"/>
                <w:rFonts w:ascii="Arial" w:hAnsi="Arial" w:cs="Arial"/>
                <w:sz w:val="20"/>
                <w:szCs w:val="20"/>
                <w:lang w:val="en-GB"/>
              </w:rPr>
            </w:pPr>
          </w:p>
        </w:tc>
        <w:tc>
          <w:tcPr>
            <w:tcW w:w="1417" w:type="dxa"/>
          </w:tcPr>
          <w:p w14:paraId="24A952E2"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66" w:author="Dylan Van Aswegen" w:date="2024-07-09T09:36:00Z" w16du:dateUtc="2024-07-09T07:36:00Z"/>
                <w:rFonts w:ascii="Arial" w:hAnsi="Arial" w:cs="Arial"/>
                <w:sz w:val="20"/>
                <w:szCs w:val="20"/>
                <w:lang w:val="en-GB"/>
              </w:rPr>
            </w:pPr>
            <w:ins w:id="1467" w:author="Dylan Van Aswegen" w:date="2024-07-09T09:36:00Z" w16du:dateUtc="2024-07-09T07:36:00Z">
              <w:r>
                <w:rPr>
                  <w:rFonts w:ascii="Arial" w:hAnsi="Arial" w:cs="Arial"/>
                  <w:sz w:val="20"/>
                  <w:szCs w:val="20"/>
                  <w:lang w:val="en-GB"/>
                </w:rPr>
                <w:t>Default Email Address</w:t>
              </w:r>
            </w:ins>
          </w:p>
        </w:tc>
        <w:tc>
          <w:tcPr>
            <w:tcW w:w="1276" w:type="dxa"/>
          </w:tcPr>
          <w:p w14:paraId="0EDD61BA"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68" w:author="Dylan Van Aswegen" w:date="2024-07-09T09:36:00Z" w16du:dateUtc="2024-07-09T07:36:00Z"/>
                <w:rFonts w:ascii="Arial" w:hAnsi="Arial" w:cs="Arial"/>
                <w:sz w:val="20"/>
                <w:szCs w:val="20"/>
                <w:lang w:val="en-GB"/>
              </w:rPr>
            </w:pPr>
            <w:ins w:id="1469" w:author="Dylan Van Aswegen" w:date="2024-07-09T09:36:00Z" w16du:dateUtc="2024-07-09T07:36:00Z">
              <w:r>
                <w:rPr>
                  <w:rFonts w:ascii="Arial" w:hAnsi="Arial" w:cs="Arial"/>
                  <w:sz w:val="20"/>
                  <w:szCs w:val="20"/>
                  <w:lang w:val="en-GB"/>
                </w:rPr>
                <w:t xml:space="preserve">Text Field </w:t>
              </w:r>
            </w:ins>
          </w:p>
        </w:tc>
        <w:tc>
          <w:tcPr>
            <w:tcW w:w="1701" w:type="dxa"/>
          </w:tcPr>
          <w:p w14:paraId="5DFAC3D5"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70" w:author="Dylan Van Aswegen" w:date="2024-07-09T09:36:00Z" w16du:dateUtc="2024-07-09T07:36:00Z"/>
                <w:rFonts w:ascii="Arial" w:hAnsi="Arial" w:cs="Arial"/>
                <w:sz w:val="20"/>
                <w:szCs w:val="20"/>
                <w:lang w:val="en-GB"/>
              </w:rPr>
            </w:pPr>
            <w:ins w:id="1471" w:author="Dylan Van Aswegen" w:date="2024-07-09T09:36:00Z" w16du:dateUtc="2024-07-09T07:36:00Z">
              <w:r>
                <w:rPr>
                  <w:rFonts w:ascii="Arial" w:hAnsi="Arial" w:cs="Arial"/>
                  <w:sz w:val="20"/>
                  <w:szCs w:val="20"/>
                  <w:lang w:val="en-GB"/>
                </w:rPr>
                <w:t>String</w:t>
              </w:r>
            </w:ins>
          </w:p>
        </w:tc>
        <w:tc>
          <w:tcPr>
            <w:tcW w:w="1417" w:type="dxa"/>
          </w:tcPr>
          <w:p w14:paraId="7837A31C" w14:textId="77777777"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72" w:author="Dylan Van Aswegen" w:date="2024-07-09T09:36:00Z" w16du:dateUtc="2024-07-09T07:36:00Z"/>
                <w:rFonts w:ascii="Arial" w:hAnsi="Arial" w:cs="Arial"/>
                <w:sz w:val="20"/>
                <w:szCs w:val="20"/>
                <w:lang w:val="en-GB"/>
              </w:rPr>
            </w:pPr>
            <w:ins w:id="1473" w:author="Dylan Van Aswegen" w:date="2024-07-09T09:36:00Z" w16du:dateUtc="2024-07-09T07:36:00Z">
              <w:r>
                <w:rPr>
                  <w:rFonts w:ascii="Arial" w:hAnsi="Arial" w:cs="Arial"/>
                  <w:sz w:val="20"/>
                  <w:szCs w:val="20"/>
                  <w:lang w:val="en-GB"/>
                </w:rPr>
                <w:t>Yes</w:t>
              </w:r>
            </w:ins>
          </w:p>
        </w:tc>
        <w:tc>
          <w:tcPr>
            <w:tcW w:w="3828" w:type="dxa"/>
          </w:tcPr>
          <w:p w14:paraId="2D646F5A" w14:textId="77777777" w:rsidR="00FD2AF0"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74" w:author="Dylan Van Aswegen" w:date="2024-07-09T10:00:00Z" w16du:dateUtc="2024-07-09T08:00:00Z"/>
                <w:rFonts w:ascii="Arial" w:hAnsi="Arial" w:cs="Arial"/>
                <w:sz w:val="20"/>
                <w:szCs w:val="20"/>
                <w:lang w:val="en-GB"/>
              </w:rPr>
            </w:pPr>
            <w:ins w:id="1475" w:author="Dylan Van Aswegen" w:date="2024-07-09T09:36:00Z" w16du:dateUtc="2024-07-09T07:36:00Z">
              <w:r>
                <w:rPr>
                  <w:rFonts w:ascii="Arial" w:hAnsi="Arial" w:cs="Arial"/>
                  <w:sz w:val="20"/>
                  <w:szCs w:val="20"/>
                  <w:lang w:val="en-GB"/>
                </w:rPr>
                <w:t>This field will be pre-populated</w:t>
              </w:r>
            </w:ins>
            <w:ins w:id="1476" w:author="Dylan Van Aswegen" w:date="2024-07-09T09:45:00Z" w16du:dateUtc="2024-07-09T07:45:00Z">
              <w:r w:rsidR="00CF692F">
                <w:rPr>
                  <w:rFonts w:ascii="Arial" w:hAnsi="Arial" w:cs="Arial"/>
                  <w:sz w:val="20"/>
                  <w:szCs w:val="20"/>
                  <w:lang w:val="en-GB"/>
                </w:rPr>
                <w:t xml:space="preserve"> </w:t>
              </w:r>
            </w:ins>
            <w:ins w:id="1477" w:author="Dylan Van Aswegen" w:date="2024-07-09T09:36:00Z" w16du:dateUtc="2024-07-09T07:36:00Z">
              <w:r>
                <w:rPr>
                  <w:rFonts w:ascii="Arial" w:hAnsi="Arial" w:cs="Arial"/>
                  <w:sz w:val="20"/>
                  <w:szCs w:val="20"/>
                  <w:lang w:val="en-GB"/>
                </w:rPr>
                <w:t xml:space="preserve">with the </w:t>
              </w:r>
            </w:ins>
            <w:ins w:id="1478" w:author="Dylan Van Aswegen" w:date="2024-07-09T10:00:00Z" w16du:dateUtc="2024-07-09T08:00:00Z">
              <w:r w:rsidR="00465925">
                <w:rPr>
                  <w:rFonts w:ascii="Arial" w:hAnsi="Arial" w:cs="Arial"/>
                  <w:sz w:val="20"/>
                  <w:szCs w:val="20"/>
                  <w:lang w:val="en-GB"/>
                </w:rPr>
                <w:t xml:space="preserve">default </w:t>
              </w:r>
            </w:ins>
            <w:ins w:id="1479" w:author="Dylan Van Aswegen" w:date="2024-07-09T09:36:00Z" w16du:dateUtc="2024-07-09T07:36:00Z">
              <w:r>
                <w:rPr>
                  <w:rFonts w:ascii="Arial" w:hAnsi="Arial" w:cs="Arial"/>
                  <w:sz w:val="20"/>
                  <w:szCs w:val="20"/>
                  <w:lang w:val="en-GB"/>
                </w:rPr>
                <w:t xml:space="preserve">email address </w:t>
              </w:r>
            </w:ins>
            <w:ins w:id="1480" w:author="Dylan Van Aswegen" w:date="2024-07-09T10:00:00Z" w16du:dateUtc="2024-07-09T08:00:00Z">
              <w:r w:rsidR="00465925">
                <w:rPr>
                  <w:rFonts w:ascii="Arial" w:hAnsi="Arial" w:cs="Arial"/>
                  <w:sz w:val="20"/>
                  <w:szCs w:val="20"/>
                  <w:lang w:val="en-GB"/>
                </w:rPr>
                <w:t>that was captured during the creation of the organisation.</w:t>
              </w:r>
            </w:ins>
          </w:p>
          <w:p w14:paraId="0EE99AF0" w14:textId="1C060116" w:rsidR="00892E57" w:rsidRDefault="00892E5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481" w:author="Dylan Van Aswegen" w:date="2024-07-09T09:36:00Z" w16du:dateUtc="2024-07-09T07:36:00Z"/>
                <w:rFonts w:ascii="Arial" w:hAnsi="Arial" w:cs="Arial"/>
                <w:sz w:val="20"/>
                <w:szCs w:val="20"/>
                <w:lang w:val="en-GB"/>
              </w:rPr>
            </w:pPr>
            <w:ins w:id="1482" w:author="Dylan Van Aswegen" w:date="2024-07-09T09:36:00Z" w16du:dateUtc="2024-07-09T07:36:00Z">
              <w:r>
                <w:rPr>
                  <w:rFonts w:ascii="Arial" w:hAnsi="Arial" w:cs="Arial"/>
                  <w:sz w:val="20"/>
                  <w:szCs w:val="20"/>
                  <w:lang w:val="en-GB"/>
                </w:rPr>
                <w:t xml:space="preserve">The user will have the option to change the email address, if they do this the application should verify the email address captured is in a valid format.  </w:t>
              </w:r>
            </w:ins>
          </w:p>
        </w:tc>
      </w:tr>
      <w:tr w:rsidR="004070A6" w:rsidRPr="000345B8" w14:paraId="5A3A0C53" w14:textId="77777777" w:rsidTr="00B85F07">
        <w:trPr>
          <w:ins w:id="1483" w:author="Dylan Van Aswegen" w:date="2024-07-09T09:36:00Z"/>
        </w:trPr>
        <w:tc>
          <w:tcPr>
            <w:cnfStyle w:val="001000000000" w:firstRow="0" w:lastRow="0" w:firstColumn="1" w:lastColumn="0" w:oddVBand="0" w:evenVBand="0" w:oddHBand="0" w:evenHBand="0" w:firstRowFirstColumn="0" w:firstRowLastColumn="0" w:lastRowFirstColumn="0" w:lastRowLastColumn="0"/>
            <w:tcW w:w="1135" w:type="dxa"/>
          </w:tcPr>
          <w:p w14:paraId="46EF9A25" w14:textId="77777777" w:rsidR="00892E57" w:rsidRDefault="00892E57" w:rsidP="00B85F07">
            <w:pPr>
              <w:spacing w:line="360" w:lineRule="auto"/>
              <w:jc w:val="both"/>
              <w:rPr>
                <w:ins w:id="1484" w:author="Dylan Van Aswegen" w:date="2024-07-09T09:36:00Z" w16du:dateUtc="2024-07-09T07:36:00Z"/>
                <w:rFonts w:ascii="Arial" w:hAnsi="Arial" w:cs="Arial"/>
                <w:sz w:val="20"/>
                <w:szCs w:val="20"/>
                <w:lang w:val="en-GB"/>
              </w:rPr>
            </w:pPr>
          </w:p>
        </w:tc>
        <w:tc>
          <w:tcPr>
            <w:tcW w:w="1417" w:type="dxa"/>
          </w:tcPr>
          <w:p w14:paraId="70F960A5"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85" w:author="Dylan Van Aswegen" w:date="2024-07-09T09:36:00Z" w16du:dateUtc="2024-07-09T07:36:00Z"/>
                <w:rFonts w:ascii="Arial" w:hAnsi="Arial" w:cs="Arial"/>
                <w:sz w:val="20"/>
                <w:szCs w:val="20"/>
                <w:lang w:val="en-GB"/>
              </w:rPr>
            </w:pPr>
            <w:ins w:id="1486" w:author="Dylan Van Aswegen" w:date="2024-07-09T09:36:00Z" w16du:dateUtc="2024-07-09T07:36:00Z">
              <w:r>
                <w:rPr>
                  <w:rFonts w:ascii="Arial" w:hAnsi="Arial" w:cs="Arial"/>
                  <w:sz w:val="20"/>
                  <w:szCs w:val="20"/>
                  <w:lang w:val="en-GB"/>
                </w:rPr>
                <w:t>Does your Organisation Have</w:t>
              </w:r>
            </w:ins>
          </w:p>
        </w:tc>
        <w:tc>
          <w:tcPr>
            <w:tcW w:w="1276" w:type="dxa"/>
          </w:tcPr>
          <w:p w14:paraId="29FD86AA" w14:textId="77777777" w:rsidR="00892E57" w:rsidRPr="00BB457F"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87" w:author="Dylan Van Aswegen" w:date="2024-07-09T09:36:00Z" w16du:dateUtc="2024-07-09T07:36:00Z"/>
                <w:rFonts w:ascii="Arial" w:hAnsi="Arial" w:cs="Arial"/>
                <w:sz w:val="20"/>
                <w:szCs w:val="20"/>
                <w:lang w:val="en-GB"/>
              </w:rPr>
            </w:pPr>
            <w:proofErr w:type="spellStart"/>
            <w:ins w:id="1488" w:author="Dylan Van Aswegen" w:date="2024-07-09T09:36:00Z" w16du:dateUtc="2024-07-09T07:36:00Z">
              <w:r w:rsidRPr="00BB457F">
                <w:rPr>
                  <w:rFonts w:ascii="Arial" w:hAnsi="Arial" w:cs="Arial"/>
                  <w:sz w:val="20"/>
                  <w:szCs w:val="20"/>
                  <w:lang w:val="en-GB"/>
                </w:rPr>
                <w:t>CheckBox</w:t>
              </w:r>
              <w:proofErr w:type="spellEnd"/>
            </w:ins>
          </w:p>
        </w:tc>
        <w:tc>
          <w:tcPr>
            <w:tcW w:w="1701" w:type="dxa"/>
          </w:tcPr>
          <w:p w14:paraId="7E23F0CF" w14:textId="77777777" w:rsidR="00892E57" w:rsidRPr="00BB457F"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89" w:author="Dylan Van Aswegen" w:date="2024-07-09T09:36:00Z" w16du:dateUtc="2024-07-09T07:36:00Z"/>
                <w:rFonts w:ascii="Arial" w:hAnsi="Arial" w:cs="Arial"/>
                <w:sz w:val="20"/>
                <w:szCs w:val="20"/>
                <w:lang w:val="en-GB"/>
              </w:rPr>
            </w:pPr>
            <w:ins w:id="1490" w:author="Dylan Van Aswegen" w:date="2024-07-09T09:36:00Z" w16du:dateUtc="2024-07-09T07:36:00Z">
              <w:r w:rsidRPr="000345B8">
                <w:rPr>
                  <w:rFonts w:ascii="Arial" w:hAnsi="Arial" w:cs="Arial"/>
                  <w:sz w:val="20"/>
                  <w:szCs w:val="20"/>
                  <w:lang w:val="en-GB"/>
                </w:rPr>
                <w:t>Boolean</w:t>
              </w:r>
            </w:ins>
          </w:p>
        </w:tc>
        <w:tc>
          <w:tcPr>
            <w:tcW w:w="1417" w:type="dxa"/>
          </w:tcPr>
          <w:p w14:paraId="43DA3939"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91" w:author="Dylan Van Aswegen" w:date="2024-07-09T09:36:00Z" w16du:dateUtc="2024-07-09T07:36:00Z"/>
                <w:rFonts w:ascii="Arial" w:hAnsi="Arial" w:cs="Arial"/>
                <w:sz w:val="20"/>
                <w:szCs w:val="20"/>
                <w:lang w:val="en-GB"/>
              </w:rPr>
            </w:pPr>
            <w:ins w:id="1492" w:author="Dylan Van Aswegen" w:date="2024-07-09T09:36:00Z" w16du:dateUtc="2024-07-09T07:36:00Z">
              <w:r>
                <w:rPr>
                  <w:rFonts w:ascii="Arial" w:hAnsi="Arial" w:cs="Arial"/>
                  <w:sz w:val="20"/>
                  <w:szCs w:val="20"/>
                  <w:lang w:val="en-GB"/>
                </w:rPr>
                <w:t>Yes</w:t>
              </w:r>
            </w:ins>
          </w:p>
        </w:tc>
        <w:tc>
          <w:tcPr>
            <w:tcW w:w="3828" w:type="dxa"/>
          </w:tcPr>
          <w:p w14:paraId="025A2AA4" w14:textId="77777777" w:rsidR="00892E57" w:rsidRDefault="00892E5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93" w:author="Dylan Van Aswegen" w:date="2024-07-09T10:02:00Z" w16du:dateUtc="2024-07-09T08:02:00Z"/>
                <w:rFonts w:ascii="Arial" w:hAnsi="Arial" w:cs="Arial"/>
                <w:sz w:val="20"/>
                <w:szCs w:val="20"/>
                <w:lang w:val="en-GB"/>
              </w:rPr>
            </w:pPr>
            <w:ins w:id="1494" w:author="Dylan Van Aswegen" w:date="2024-07-09T09:36:00Z" w16du:dateUtc="2024-07-09T07:36:00Z">
              <w:r>
                <w:rPr>
                  <w:rFonts w:ascii="Arial" w:hAnsi="Arial" w:cs="Arial"/>
                  <w:sz w:val="20"/>
                  <w:szCs w:val="20"/>
                  <w:lang w:val="en-GB"/>
                </w:rPr>
                <w:t>This field will be populated with the text “Does you organisation have:”</w:t>
              </w:r>
            </w:ins>
            <w:ins w:id="1495" w:author="Dylan Van Aswegen" w:date="2024-07-09T10:01:00Z" w16du:dateUtc="2024-07-09T08:01:00Z">
              <w:r w:rsidR="00355BC3">
                <w:rPr>
                  <w:rFonts w:ascii="Arial" w:hAnsi="Arial" w:cs="Arial"/>
                  <w:sz w:val="20"/>
                  <w:szCs w:val="20"/>
                  <w:lang w:val="en-GB"/>
                </w:rPr>
                <w:t xml:space="preserve"> The options will be pre-populated with the options that were ticked during the </w:t>
              </w:r>
              <w:proofErr w:type="spellStart"/>
              <w:r w:rsidR="00355BC3">
                <w:rPr>
                  <w:rFonts w:ascii="Arial" w:hAnsi="Arial" w:cs="Arial"/>
                  <w:sz w:val="20"/>
                  <w:szCs w:val="20"/>
                  <w:lang w:val="en-GB"/>
                </w:rPr>
                <w:t>set up</w:t>
              </w:r>
              <w:proofErr w:type="spellEnd"/>
              <w:r w:rsidR="00355BC3">
                <w:rPr>
                  <w:rFonts w:ascii="Arial" w:hAnsi="Arial" w:cs="Arial"/>
                  <w:sz w:val="20"/>
                  <w:szCs w:val="20"/>
                  <w:lang w:val="en-GB"/>
                </w:rPr>
                <w:t xml:space="preserve"> of the </w:t>
              </w:r>
            </w:ins>
            <w:ins w:id="1496" w:author="Dylan Van Aswegen" w:date="2024-07-09T10:02:00Z" w16du:dateUtc="2024-07-09T08:02:00Z">
              <w:r w:rsidR="00355BC3">
                <w:rPr>
                  <w:rFonts w:ascii="Arial" w:hAnsi="Arial" w:cs="Arial"/>
                  <w:sz w:val="20"/>
                  <w:szCs w:val="20"/>
                  <w:lang w:val="en-GB"/>
                </w:rPr>
                <w:t xml:space="preserve">organisation. </w:t>
              </w:r>
            </w:ins>
          </w:p>
          <w:p w14:paraId="31F9E103" w14:textId="25336145" w:rsidR="00355BC3" w:rsidRPr="000345B8" w:rsidRDefault="00355BC3"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497" w:author="Dylan Van Aswegen" w:date="2024-07-09T09:36:00Z" w16du:dateUtc="2024-07-09T07:36:00Z"/>
                <w:rFonts w:ascii="Arial" w:hAnsi="Arial" w:cs="Arial"/>
                <w:sz w:val="20"/>
                <w:szCs w:val="20"/>
                <w:lang w:val="en-GB"/>
              </w:rPr>
            </w:pPr>
            <w:ins w:id="1498" w:author="Dylan Van Aswegen" w:date="2024-07-09T10:02:00Z" w16du:dateUtc="2024-07-09T08:02:00Z">
              <w:r>
                <w:rPr>
                  <w:rFonts w:ascii="Arial" w:hAnsi="Arial" w:cs="Arial"/>
                  <w:sz w:val="20"/>
                  <w:szCs w:val="20"/>
                  <w:lang w:val="en-GB"/>
                </w:rPr>
                <w:t>If the user changes one of the options (e.g. Unchecks the box for group memberships), the organisation should verify that there are no a</w:t>
              </w:r>
            </w:ins>
            <w:ins w:id="1499" w:author="Dylan Van Aswegen" w:date="2024-07-09T10:03:00Z" w16du:dateUtc="2024-07-09T08:03:00Z">
              <w:r>
                <w:rPr>
                  <w:rFonts w:ascii="Arial" w:hAnsi="Arial" w:cs="Arial"/>
                  <w:sz w:val="20"/>
                  <w:szCs w:val="20"/>
                  <w:lang w:val="en-GB"/>
                </w:rPr>
                <w:t xml:space="preserve">ctive subscriptions for that role. </w:t>
              </w:r>
            </w:ins>
          </w:p>
        </w:tc>
      </w:tr>
      <w:tr w:rsidR="004070A6" w14:paraId="275CC4B6" w14:textId="77777777" w:rsidTr="00B85F07">
        <w:trPr>
          <w:cnfStyle w:val="000000100000" w:firstRow="0" w:lastRow="0" w:firstColumn="0" w:lastColumn="0" w:oddVBand="0" w:evenVBand="0" w:oddHBand="1" w:evenHBand="0" w:firstRowFirstColumn="0" w:firstRowLastColumn="0" w:lastRowFirstColumn="0" w:lastRowLastColumn="0"/>
          <w:ins w:id="1500" w:author="Dylan Van Aswegen" w:date="2024-07-09T09:36:00Z"/>
        </w:trPr>
        <w:tc>
          <w:tcPr>
            <w:cnfStyle w:val="001000000000" w:firstRow="0" w:lastRow="0" w:firstColumn="1" w:lastColumn="0" w:oddVBand="0" w:evenVBand="0" w:oddHBand="0" w:evenHBand="0" w:firstRowFirstColumn="0" w:firstRowLastColumn="0" w:lastRowFirstColumn="0" w:lastRowLastColumn="0"/>
            <w:tcW w:w="1135" w:type="dxa"/>
          </w:tcPr>
          <w:p w14:paraId="7FF7BCFE" w14:textId="77777777" w:rsidR="00892E57" w:rsidRDefault="00892E57" w:rsidP="00B85F07">
            <w:pPr>
              <w:spacing w:line="360" w:lineRule="auto"/>
              <w:jc w:val="both"/>
              <w:rPr>
                <w:ins w:id="1501" w:author="Dylan Van Aswegen" w:date="2024-07-09T09:36:00Z" w16du:dateUtc="2024-07-09T07:36:00Z"/>
                <w:rFonts w:ascii="Arial" w:hAnsi="Arial" w:cs="Arial"/>
                <w:sz w:val="20"/>
                <w:szCs w:val="20"/>
                <w:lang w:val="en-GB"/>
              </w:rPr>
            </w:pPr>
          </w:p>
        </w:tc>
        <w:tc>
          <w:tcPr>
            <w:tcW w:w="1417" w:type="dxa"/>
          </w:tcPr>
          <w:p w14:paraId="5E1A4B3E" w14:textId="53CA1BE8" w:rsidR="00892E57"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02" w:author="Dylan Van Aswegen" w:date="2024-07-09T09:36:00Z" w16du:dateUtc="2024-07-09T07:36:00Z"/>
                <w:rFonts w:ascii="Arial" w:hAnsi="Arial" w:cs="Arial"/>
                <w:sz w:val="20"/>
                <w:szCs w:val="20"/>
                <w:lang w:val="en-GB"/>
              </w:rPr>
            </w:pPr>
            <w:ins w:id="1503" w:author="Dylan Van Aswegen" w:date="2024-07-09T10:04:00Z" w16du:dateUtc="2024-07-09T08:04:00Z">
              <w:r>
                <w:rPr>
                  <w:rFonts w:ascii="Arial" w:hAnsi="Arial" w:cs="Arial"/>
                  <w:sz w:val="20"/>
                  <w:szCs w:val="20"/>
                  <w:lang w:val="en-GB"/>
                </w:rPr>
                <w:t xml:space="preserve">Phone Number </w:t>
              </w:r>
            </w:ins>
          </w:p>
        </w:tc>
        <w:tc>
          <w:tcPr>
            <w:tcW w:w="1276" w:type="dxa"/>
          </w:tcPr>
          <w:p w14:paraId="31C563D0" w14:textId="5D91B329" w:rsidR="00892E57"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04" w:author="Dylan Van Aswegen" w:date="2024-07-09T09:36:00Z" w16du:dateUtc="2024-07-09T07:36:00Z"/>
                <w:rFonts w:ascii="Arial" w:hAnsi="Arial" w:cs="Arial"/>
                <w:sz w:val="20"/>
                <w:szCs w:val="20"/>
                <w:lang w:val="en-GB"/>
              </w:rPr>
            </w:pPr>
            <w:ins w:id="1505" w:author="Dylan Van Aswegen" w:date="2024-07-09T10:05:00Z" w16du:dateUtc="2024-07-09T08:05:00Z">
              <w:r>
                <w:rPr>
                  <w:rFonts w:ascii="Arial" w:hAnsi="Arial" w:cs="Arial"/>
                  <w:sz w:val="20"/>
                  <w:szCs w:val="20"/>
                  <w:lang w:val="en-GB"/>
                </w:rPr>
                <w:t xml:space="preserve">Text Field </w:t>
              </w:r>
            </w:ins>
          </w:p>
        </w:tc>
        <w:tc>
          <w:tcPr>
            <w:tcW w:w="1701" w:type="dxa"/>
          </w:tcPr>
          <w:p w14:paraId="7C92F7AD" w14:textId="631F7EBF" w:rsidR="00892E57"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06" w:author="Dylan Van Aswegen" w:date="2024-07-09T09:36:00Z" w16du:dateUtc="2024-07-09T07:36:00Z"/>
                <w:rFonts w:ascii="Arial" w:hAnsi="Arial" w:cs="Arial"/>
                <w:sz w:val="20"/>
                <w:szCs w:val="20"/>
                <w:lang w:val="en-GB"/>
              </w:rPr>
            </w:pPr>
            <w:ins w:id="1507" w:author="Dylan Van Aswegen" w:date="2024-07-09T10:05:00Z" w16du:dateUtc="2024-07-09T08:05:00Z">
              <w:r>
                <w:rPr>
                  <w:rFonts w:ascii="Arial" w:hAnsi="Arial" w:cs="Arial"/>
                  <w:sz w:val="20"/>
                  <w:szCs w:val="20"/>
                  <w:lang w:val="en-GB"/>
                </w:rPr>
                <w:t>String</w:t>
              </w:r>
            </w:ins>
          </w:p>
        </w:tc>
        <w:tc>
          <w:tcPr>
            <w:tcW w:w="1417" w:type="dxa"/>
          </w:tcPr>
          <w:p w14:paraId="2D34B53D" w14:textId="47D5F97B" w:rsidR="00892E57"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08" w:author="Dylan Van Aswegen" w:date="2024-07-09T09:36:00Z" w16du:dateUtc="2024-07-09T07:36:00Z"/>
                <w:rFonts w:ascii="Arial" w:hAnsi="Arial" w:cs="Arial"/>
                <w:sz w:val="20"/>
                <w:szCs w:val="20"/>
                <w:lang w:val="en-GB"/>
              </w:rPr>
            </w:pPr>
            <w:ins w:id="1509" w:author="Dylan Van Aswegen" w:date="2024-07-09T10:06:00Z" w16du:dateUtc="2024-07-09T08:06:00Z">
              <w:r>
                <w:rPr>
                  <w:rFonts w:ascii="Arial" w:hAnsi="Arial" w:cs="Arial"/>
                  <w:sz w:val="20"/>
                  <w:szCs w:val="20"/>
                  <w:lang w:val="en-GB"/>
                </w:rPr>
                <w:t>No</w:t>
              </w:r>
            </w:ins>
          </w:p>
        </w:tc>
        <w:tc>
          <w:tcPr>
            <w:tcW w:w="3828" w:type="dxa"/>
          </w:tcPr>
          <w:p w14:paraId="5A19B5B5" w14:textId="0F7E804F" w:rsidR="00892E57"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10" w:author="Dylan Van Aswegen" w:date="2024-07-09T09:36:00Z" w16du:dateUtc="2024-07-09T07:36:00Z"/>
                <w:rFonts w:ascii="Arial" w:hAnsi="Arial" w:cs="Arial"/>
                <w:sz w:val="20"/>
                <w:szCs w:val="20"/>
                <w:lang w:val="en-GB"/>
              </w:rPr>
            </w:pPr>
            <w:ins w:id="1511" w:author="Dylan Van Aswegen" w:date="2024-07-09T10:07:00Z" w16du:dateUtc="2024-07-09T08:07:00Z">
              <w:r>
                <w:rPr>
                  <w:rFonts w:ascii="Arial" w:hAnsi="Arial" w:cs="Arial"/>
                  <w:sz w:val="20"/>
                  <w:szCs w:val="20"/>
                  <w:lang w:val="en-GB"/>
                </w:rPr>
                <w:t xml:space="preserve">This field will be populated by the user with the phone number for the organisation. </w:t>
              </w:r>
            </w:ins>
          </w:p>
        </w:tc>
      </w:tr>
      <w:tr w:rsidR="004070A6" w14:paraId="514D6705" w14:textId="77777777" w:rsidTr="00B85F07">
        <w:trPr>
          <w:ins w:id="1512" w:author="Dylan Van Aswegen" w:date="2024-07-09T10:04:00Z"/>
        </w:trPr>
        <w:tc>
          <w:tcPr>
            <w:cnfStyle w:val="001000000000" w:firstRow="0" w:lastRow="0" w:firstColumn="1" w:lastColumn="0" w:oddVBand="0" w:evenVBand="0" w:oddHBand="0" w:evenHBand="0" w:firstRowFirstColumn="0" w:firstRowLastColumn="0" w:lastRowFirstColumn="0" w:lastRowLastColumn="0"/>
            <w:tcW w:w="1135" w:type="dxa"/>
          </w:tcPr>
          <w:p w14:paraId="3FE21C75" w14:textId="77777777" w:rsidR="0018495E" w:rsidRDefault="0018495E" w:rsidP="00B85F07">
            <w:pPr>
              <w:spacing w:line="360" w:lineRule="auto"/>
              <w:jc w:val="both"/>
              <w:rPr>
                <w:ins w:id="1513" w:author="Dylan Van Aswegen" w:date="2024-07-09T10:04:00Z" w16du:dateUtc="2024-07-09T08:04:00Z"/>
                <w:rFonts w:ascii="Arial" w:hAnsi="Arial" w:cs="Arial"/>
                <w:sz w:val="20"/>
                <w:szCs w:val="20"/>
                <w:lang w:val="en-GB"/>
              </w:rPr>
            </w:pPr>
          </w:p>
        </w:tc>
        <w:tc>
          <w:tcPr>
            <w:tcW w:w="1417" w:type="dxa"/>
          </w:tcPr>
          <w:p w14:paraId="606A9024" w14:textId="6FF76F3F"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14" w:author="Dylan Van Aswegen" w:date="2024-07-09T10:04:00Z" w16du:dateUtc="2024-07-09T08:04:00Z"/>
                <w:rFonts w:ascii="Arial" w:hAnsi="Arial" w:cs="Arial"/>
                <w:sz w:val="20"/>
                <w:szCs w:val="20"/>
                <w:lang w:val="en-GB"/>
              </w:rPr>
            </w:pPr>
            <w:ins w:id="1515" w:author="Dylan Van Aswegen" w:date="2024-07-09T10:04:00Z" w16du:dateUtc="2024-07-09T08:04:00Z">
              <w:r>
                <w:rPr>
                  <w:rFonts w:ascii="Arial" w:hAnsi="Arial" w:cs="Arial"/>
                  <w:sz w:val="20"/>
                  <w:szCs w:val="20"/>
                  <w:lang w:val="en-GB"/>
                </w:rPr>
                <w:t>Address Line 1</w:t>
              </w:r>
            </w:ins>
          </w:p>
        </w:tc>
        <w:tc>
          <w:tcPr>
            <w:tcW w:w="1276" w:type="dxa"/>
          </w:tcPr>
          <w:p w14:paraId="73289489" w14:textId="6E9464A2"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16" w:author="Dylan Van Aswegen" w:date="2024-07-09T10:04:00Z" w16du:dateUtc="2024-07-09T08:04:00Z"/>
                <w:rFonts w:ascii="Arial" w:hAnsi="Arial" w:cs="Arial"/>
                <w:sz w:val="20"/>
                <w:szCs w:val="20"/>
                <w:lang w:val="en-GB"/>
              </w:rPr>
            </w:pPr>
            <w:ins w:id="1517" w:author="Dylan Van Aswegen" w:date="2024-07-09T10:05:00Z" w16du:dateUtc="2024-07-09T08:05:00Z">
              <w:r>
                <w:rPr>
                  <w:rFonts w:ascii="Arial" w:hAnsi="Arial" w:cs="Arial"/>
                  <w:sz w:val="20"/>
                  <w:szCs w:val="20"/>
                  <w:lang w:val="en-GB"/>
                </w:rPr>
                <w:t>Text Field</w:t>
              </w:r>
            </w:ins>
          </w:p>
        </w:tc>
        <w:tc>
          <w:tcPr>
            <w:tcW w:w="1701" w:type="dxa"/>
          </w:tcPr>
          <w:p w14:paraId="76D73557" w14:textId="6C4496B2"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18" w:author="Dylan Van Aswegen" w:date="2024-07-09T10:04:00Z" w16du:dateUtc="2024-07-09T08:04:00Z"/>
                <w:rFonts w:ascii="Arial" w:hAnsi="Arial" w:cs="Arial"/>
                <w:sz w:val="20"/>
                <w:szCs w:val="20"/>
                <w:lang w:val="en-GB"/>
              </w:rPr>
            </w:pPr>
            <w:ins w:id="1519" w:author="Dylan Van Aswegen" w:date="2024-07-09T10:05:00Z" w16du:dateUtc="2024-07-09T08:05:00Z">
              <w:r>
                <w:rPr>
                  <w:rFonts w:ascii="Arial" w:hAnsi="Arial" w:cs="Arial"/>
                  <w:sz w:val="20"/>
                  <w:szCs w:val="20"/>
                  <w:lang w:val="en-GB"/>
                </w:rPr>
                <w:t>String</w:t>
              </w:r>
            </w:ins>
          </w:p>
        </w:tc>
        <w:tc>
          <w:tcPr>
            <w:tcW w:w="1417" w:type="dxa"/>
          </w:tcPr>
          <w:p w14:paraId="39264843" w14:textId="15BFBC6C"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20" w:author="Dylan Van Aswegen" w:date="2024-07-09T10:04:00Z" w16du:dateUtc="2024-07-09T08:04:00Z"/>
                <w:rFonts w:ascii="Arial" w:hAnsi="Arial" w:cs="Arial"/>
                <w:sz w:val="20"/>
                <w:szCs w:val="20"/>
                <w:lang w:val="en-GB"/>
              </w:rPr>
            </w:pPr>
            <w:ins w:id="1521" w:author="Dylan Van Aswegen" w:date="2024-07-09T10:06:00Z" w16du:dateUtc="2024-07-09T08:06:00Z">
              <w:r>
                <w:rPr>
                  <w:rFonts w:ascii="Arial" w:hAnsi="Arial" w:cs="Arial"/>
                  <w:sz w:val="20"/>
                  <w:szCs w:val="20"/>
                  <w:lang w:val="en-GB"/>
                </w:rPr>
                <w:t>No</w:t>
              </w:r>
            </w:ins>
          </w:p>
        </w:tc>
        <w:tc>
          <w:tcPr>
            <w:tcW w:w="3828" w:type="dxa"/>
          </w:tcPr>
          <w:p w14:paraId="0CAEFD59" w14:textId="74757B70"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22" w:author="Dylan Van Aswegen" w:date="2024-07-09T10:04:00Z" w16du:dateUtc="2024-07-09T08:04:00Z"/>
                <w:rFonts w:ascii="Arial" w:hAnsi="Arial" w:cs="Arial"/>
                <w:sz w:val="20"/>
                <w:szCs w:val="20"/>
                <w:lang w:val="en-GB"/>
              </w:rPr>
            </w:pPr>
            <w:ins w:id="1523" w:author="Dylan Van Aswegen" w:date="2024-07-09T10:07:00Z" w16du:dateUtc="2024-07-09T08:07:00Z">
              <w:r>
                <w:rPr>
                  <w:rFonts w:ascii="Arial" w:hAnsi="Arial" w:cs="Arial"/>
                  <w:sz w:val="20"/>
                  <w:szCs w:val="20"/>
                  <w:lang w:val="en-GB"/>
                </w:rPr>
                <w:t>This field will be populated by the user with the first line of the address for the organisation.</w:t>
              </w:r>
            </w:ins>
          </w:p>
        </w:tc>
      </w:tr>
      <w:tr w:rsidR="004070A6" w14:paraId="334E0411" w14:textId="77777777" w:rsidTr="00B85F07">
        <w:trPr>
          <w:cnfStyle w:val="000000100000" w:firstRow="0" w:lastRow="0" w:firstColumn="0" w:lastColumn="0" w:oddVBand="0" w:evenVBand="0" w:oddHBand="1" w:evenHBand="0" w:firstRowFirstColumn="0" w:firstRowLastColumn="0" w:lastRowFirstColumn="0" w:lastRowLastColumn="0"/>
          <w:ins w:id="1524" w:author="Dylan Van Aswegen" w:date="2024-07-09T10:04:00Z"/>
        </w:trPr>
        <w:tc>
          <w:tcPr>
            <w:cnfStyle w:val="001000000000" w:firstRow="0" w:lastRow="0" w:firstColumn="1" w:lastColumn="0" w:oddVBand="0" w:evenVBand="0" w:oddHBand="0" w:evenHBand="0" w:firstRowFirstColumn="0" w:firstRowLastColumn="0" w:lastRowFirstColumn="0" w:lastRowLastColumn="0"/>
            <w:tcW w:w="1135" w:type="dxa"/>
          </w:tcPr>
          <w:p w14:paraId="0C606B75" w14:textId="77777777" w:rsidR="0018495E" w:rsidRDefault="0018495E" w:rsidP="00B85F07">
            <w:pPr>
              <w:spacing w:line="360" w:lineRule="auto"/>
              <w:jc w:val="both"/>
              <w:rPr>
                <w:ins w:id="1525" w:author="Dylan Van Aswegen" w:date="2024-07-09T10:04:00Z" w16du:dateUtc="2024-07-09T08:04:00Z"/>
                <w:rFonts w:ascii="Arial" w:hAnsi="Arial" w:cs="Arial"/>
                <w:sz w:val="20"/>
                <w:szCs w:val="20"/>
                <w:lang w:val="en-GB"/>
              </w:rPr>
            </w:pPr>
          </w:p>
        </w:tc>
        <w:tc>
          <w:tcPr>
            <w:tcW w:w="1417" w:type="dxa"/>
          </w:tcPr>
          <w:p w14:paraId="6A07241E" w14:textId="12F780A6" w:rsidR="0018495E"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26" w:author="Dylan Van Aswegen" w:date="2024-07-09T10:04:00Z" w16du:dateUtc="2024-07-09T08:04:00Z"/>
                <w:rFonts w:ascii="Arial" w:hAnsi="Arial" w:cs="Arial"/>
                <w:sz w:val="20"/>
                <w:szCs w:val="20"/>
                <w:lang w:val="en-GB"/>
              </w:rPr>
            </w:pPr>
            <w:ins w:id="1527" w:author="Dylan Van Aswegen" w:date="2024-07-09T10:04:00Z" w16du:dateUtc="2024-07-09T08:04:00Z">
              <w:r>
                <w:rPr>
                  <w:rFonts w:ascii="Arial" w:hAnsi="Arial" w:cs="Arial"/>
                  <w:sz w:val="20"/>
                  <w:szCs w:val="20"/>
                  <w:lang w:val="en-GB"/>
                </w:rPr>
                <w:t xml:space="preserve">Address Line 2 </w:t>
              </w:r>
            </w:ins>
          </w:p>
        </w:tc>
        <w:tc>
          <w:tcPr>
            <w:tcW w:w="1276" w:type="dxa"/>
          </w:tcPr>
          <w:p w14:paraId="2F019114" w14:textId="19AE0A29" w:rsidR="0018495E"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28" w:author="Dylan Van Aswegen" w:date="2024-07-09T10:04:00Z" w16du:dateUtc="2024-07-09T08:04:00Z"/>
                <w:rFonts w:ascii="Arial" w:hAnsi="Arial" w:cs="Arial"/>
                <w:sz w:val="20"/>
                <w:szCs w:val="20"/>
                <w:lang w:val="en-GB"/>
              </w:rPr>
            </w:pPr>
            <w:ins w:id="1529" w:author="Dylan Van Aswegen" w:date="2024-07-09T10:05:00Z" w16du:dateUtc="2024-07-09T08:05:00Z">
              <w:r>
                <w:rPr>
                  <w:rFonts w:ascii="Arial" w:hAnsi="Arial" w:cs="Arial"/>
                  <w:sz w:val="20"/>
                  <w:szCs w:val="20"/>
                  <w:lang w:val="en-GB"/>
                </w:rPr>
                <w:t>Text Field</w:t>
              </w:r>
            </w:ins>
          </w:p>
        </w:tc>
        <w:tc>
          <w:tcPr>
            <w:tcW w:w="1701" w:type="dxa"/>
          </w:tcPr>
          <w:p w14:paraId="6A27819B" w14:textId="4BBF02E6" w:rsidR="0018495E"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30" w:author="Dylan Van Aswegen" w:date="2024-07-09T10:04:00Z" w16du:dateUtc="2024-07-09T08:04:00Z"/>
                <w:rFonts w:ascii="Arial" w:hAnsi="Arial" w:cs="Arial"/>
                <w:sz w:val="20"/>
                <w:szCs w:val="20"/>
                <w:lang w:val="en-GB"/>
              </w:rPr>
            </w:pPr>
            <w:ins w:id="1531" w:author="Dylan Van Aswegen" w:date="2024-07-09T10:06:00Z" w16du:dateUtc="2024-07-09T08:06:00Z">
              <w:r>
                <w:rPr>
                  <w:rFonts w:ascii="Arial" w:hAnsi="Arial" w:cs="Arial"/>
                  <w:sz w:val="20"/>
                  <w:szCs w:val="20"/>
                  <w:lang w:val="en-GB"/>
                </w:rPr>
                <w:t>String</w:t>
              </w:r>
            </w:ins>
          </w:p>
        </w:tc>
        <w:tc>
          <w:tcPr>
            <w:tcW w:w="1417" w:type="dxa"/>
          </w:tcPr>
          <w:p w14:paraId="08A4133E" w14:textId="2859B570" w:rsidR="0018495E"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32" w:author="Dylan Van Aswegen" w:date="2024-07-09T10:04:00Z" w16du:dateUtc="2024-07-09T08:04:00Z"/>
                <w:rFonts w:ascii="Arial" w:hAnsi="Arial" w:cs="Arial"/>
                <w:sz w:val="20"/>
                <w:szCs w:val="20"/>
                <w:lang w:val="en-GB"/>
              </w:rPr>
            </w:pPr>
            <w:ins w:id="1533" w:author="Dylan Van Aswegen" w:date="2024-07-09T10:06:00Z" w16du:dateUtc="2024-07-09T08:06:00Z">
              <w:r>
                <w:rPr>
                  <w:rFonts w:ascii="Arial" w:hAnsi="Arial" w:cs="Arial"/>
                  <w:sz w:val="20"/>
                  <w:szCs w:val="20"/>
                  <w:lang w:val="en-GB"/>
                </w:rPr>
                <w:t>No</w:t>
              </w:r>
            </w:ins>
          </w:p>
        </w:tc>
        <w:tc>
          <w:tcPr>
            <w:tcW w:w="3828" w:type="dxa"/>
          </w:tcPr>
          <w:p w14:paraId="1982F5A3" w14:textId="73DCD534" w:rsidR="0018495E"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34" w:author="Dylan Van Aswegen" w:date="2024-07-09T10:04:00Z" w16du:dateUtc="2024-07-09T08:04:00Z"/>
                <w:rFonts w:ascii="Arial" w:hAnsi="Arial" w:cs="Arial"/>
                <w:sz w:val="20"/>
                <w:szCs w:val="20"/>
                <w:lang w:val="en-GB"/>
              </w:rPr>
            </w:pPr>
            <w:ins w:id="1535" w:author="Dylan Van Aswegen" w:date="2024-07-09T10:07:00Z" w16du:dateUtc="2024-07-09T08:07:00Z">
              <w:r>
                <w:rPr>
                  <w:rFonts w:ascii="Arial" w:hAnsi="Arial" w:cs="Arial"/>
                  <w:sz w:val="20"/>
                  <w:szCs w:val="20"/>
                  <w:lang w:val="en-GB"/>
                </w:rPr>
                <w:t xml:space="preserve">This field will be populated by the user with the </w:t>
              </w:r>
            </w:ins>
            <w:ins w:id="1536" w:author="Dylan Van Aswegen" w:date="2024-07-09T10:08:00Z" w16du:dateUtc="2024-07-09T08:08:00Z">
              <w:r>
                <w:rPr>
                  <w:rFonts w:ascii="Arial" w:hAnsi="Arial" w:cs="Arial"/>
                  <w:sz w:val="20"/>
                  <w:szCs w:val="20"/>
                  <w:lang w:val="en-GB"/>
                </w:rPr>
                <w:t>second</w:t>
              </w:r>
            </w:ins>
            <w:ins w:id="1537" w:author="Dylan Van Aswegen" w:date="2024-07-09T10:07:00Z" w16du:dateUtc="2024-07-09T08:07:00Z">
              <w:r>
                <w:rPr>
                  <w:rFonts w:ascii="Arial" w:hAnsi="Arial" w:cs="Arial"/>
                  <w:sz w:val="20"/>
                  <w:szCs w:val="20"/>
                  <w:lang w:val="en-GB"/>
                </w:rPr>
                <w:t xml:space="preserve"> line of the address for the organisation.</w:t>
              </w:r>
            </w:ins>
          </w:p>
        </w:tc>
      </w:tr>
      <w:tr w:rsidR="004070A6" w14:paraId="77E04532" w14:textId="77777777" w:rsidTr="00B85F07">
        <w:trPr>
          <w:ins w:id="1538" w:author="Dylan Van Aswegen" w:date="2024-07-09T10:04:00Z"/>
        </w:trPr>
        <w:tc>
          <w:tcPr>
            <w:cnfStyle w:val="001000000000" w:firstRow="0" w:lastRow="0" w:firstColumn="1" w:lastColumn="0" w:oddVBand="0" w:evenVBand="0" w:oddHBand="0" w:evenHBand="0" w:firstRowFirstColumn="0" w:firstRowLastColumn="0" w:lastRowFirstColumn="0" w:lastRowLastColumn="0"/>
            <w:tcW w:w="1135" w:type="dxa"/>
          </w:tcPr>
          <w:p w14:paraId="06F1BAB2" w14:textId="77777777" w:rsidR="0018495E" w:rsidRDefault="0018495E" w:rsidP="00B85F07">
            <w:pPr>
              <w:spacing w:line="360" w:lineRule="auto"/>
              <w:jc w:val="both"/>
              <w:rPr>
                <w:ins w:id="1539" w:author="Dylan Van Aswegen" w:date="2024-07-09T10:04:00Z" w16du:dateUtc="2024-07-09T08:04:00Z"/>
                <w:rFonts w:ascii="Arial" w:hAnsi="Arial" w:cs="Arial"/>
                <w:sz w:val="20"/>
                <w:szCs w:val="20"/>
                <w:lang w:val="en-GB"/>
              </w:rPr>
            </w:pPr>
          </w:p>
        </w:tc>
        <w:tc>
          <w:tcPr>
            <w:tcW w:w="1417" w:type="dxa"/>
          </w:tcPr>
          <w:p w14:paraId="0293F49E" w14:textId="4F775148"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40" w:author="Dylan Van Aswegen" w:date="2024-07-09T10:04:00Z" w16du:dateUtc="2024-07-09T08:04:00Z"/>
                <w:rFonts w:ascii="Arial" w:hAnsi="Arial" w:cs="Arial"/>
                <w:sz w:val="20"/>
                <w:szCs w:val="20"/>
                <w:lang w:val="en-GB"/>
              </w:rPr>
            </w:pPr>
            <w:ins w:id="1541" w:author="Dylan Van Aswegen" w:date="2024-07-09T10:04:00Z" w16du:dateUtc="2024-07-09T08:04:00Z">
              <w:r>
                <w:rPr>
                  <w:rFonts w:ascii="Arial" w:hAnsi="Arial" w:cs="Arial"/>
                  <w:sz w:val="20"/>
                  <w:szCs w:val="20"/>
                  <w:lang w:val="en-GB"/>
                </w:rPr>
                <w:t>Address Line 3</w:t>
              </w:r>
            </w:ins>
          </w:p>
        </w:tc>
        <w:tc>
          <w:tcPr>
            <w:tcW w:w="1276" w:type="dxa"/>
          </w:tcPr>
          <w:p w14:paraId="011BFC7D" w14:textId="59D82C99"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42" w:author="Dylan Van Aswegen" w:date="2024-07-09T10:04:00Z" w16du:dateUtc="2024-07-09T08:04:00Z"/>
                <w:rFonts w:ascii="Arial" w:hAnsi="Arial" w:cs="Arial"/>
                <w:sz w:val="20"/>
                <w:szCs w:val="20"/>
                <w:lang w:val="en-GB"/>
              </w:rPr>
            </w:pPr>
            <w:ins w:id="1543" w:author="Dylan Van Aswegen" w:date="2024-07-09T10:05:00Z" w16du:dateUtc="2024-07-09T08:05:00Z">
              <w:r>
                <w:rPr>
                  <w:rFonts w:ascii="Arial" w:hAnsi="Arial" w:cs="Arial"/>
                  <w:sz w:val="20"/>
                  <w:szCs w:val="20"/>
                  <w:lang w:val="en-GB"/>
                </w:rPr>
                <w:t>Text Field</w:t>
              </w:r>
            </w:ins>
          </w:p>
        </w:tc>
        <w:tc>
          <w:tcPr>
            <w:tcW w:w="1701" w:type="dxa"/>
          </w:tcPr>
          <w:p w14:paraId="29B1E589" w14:textId="088402F5"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44" w:author="Dylan Van Aswegen" w:date="2024-07-09T10:04:00Z" w16du:dateUtc="2024-07-09T08:04:00Z"/>
                <w:rFonts w:ascii="Arial" w:hAnsi="Arial" w:cs="Arial"/>
                <w:sz w:val="20"/>
                <w:szCs w:val="20"/>
                <w:lang w:val="en-GB"/>
              </w:rPr>
            </w:pPr>
            <w:ins w:id="1545" w:author="Dylan Van Aswegen" w:date="2024-07-09T10:06:00Z" w16du:dateUtc="2024-07-09T08:06:00Z">
              <w:r>
                <w:rPr>
                  <w:rFonts w:ascii="Arial" w:hAnsi="Arial" w:cs="Arial"/>
                  <w:sz w:val="20"/>
                  <w:szCs w:val="20"/>
                  <w:lang w:val="en-GB"/>
                </w:rPr>
                <w:t>String</w:t>
              </w:r>
            </w:ins>
          </w:p>
        </w:tc>
        <w:tc>
          <w:tcPr>
            <w:tcW w:w="1417" w:type="dxa"/>
          </w:tcPr>
          <w:p w14:paraId="28BF83FE" w14:textId="3C190117"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46" w:author="Dylan Van Aswegen" w:date="2024-07-09T10:04:00Z" w16du:dateUtc="2024-07-09T08:04:00Z"/>
                <w:rFonts w:ascii="Arial" w:hAnsi="Arial" w:cs="Arial"/>
                <w:sz w:val="20"/>
                <w:szCs w:val="20"/>
                <w:lang w:val="en-GB"/>
              </w:rPr>
            </w:pPr>
            <w:ins w:id="1547" w:author="Dylan Van Aswegen" w:date="2024-07-09T10:06:00Z" w16du:dateUtc="2024-07-09T08:06:00Z">
              <w:r>
                <w:rPr>
                  <w:rFonts w:ascii="Arial" w:hAnsi="Arial" w:cs="Arial"/>
                  <w:sz w:val="20"/>
                  <w:szCs w:val="20"/>
                  <w:lang w:val="en-GB"/>
                </w:rPr>
                <w:t>No</w:t>
              </w:r>
            </w:ins>
          </w:p>
        </w:tc>
        <w:tc>
          <w:tcPr>
            <w:tcW w:w="3828" w:type="dxa"/>
          </w:tcPr>
          <w:p w14:paraId="56377C0E" w14:textId="3DF78A48"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48" w:author="Dylan Van Aswegen" w:date="2024-07-09T10:04:00Z" w16du:dateUtc="2024-07-09T08:04:00Z"/>
                <w:rFonts w:ascii="Arial" w:hAnsi="Arial" w:cs="Arial"/>
                <w:sz w:val="20"/>
                <w:szCs w:val="20"/>
                <w:lang w:val="en-GB"/>
              </w:rPr>
            </w:pPr>
            <w:ins w:id="1549" w:author="Dylan Van Aswegen" w:date="2024-07-09T10:08:00Z" w16du:dateUtc="2024-07-09T08:08:00Z">
              <w:r>
                <w:rPr>
                  <w:rFonts w:ascii="Arial" w:hAnsi="Arial" w:cs="Arial"/>
                  <w:sz w:val="20"/>
                  <w:szCs w:val="20"/>
                  <w:lang w:val="en-GB"/>
                </w:rPr>
                <w:t>This field will be populated by the user with the third line of the address for the organisation.</w:t>
              </w:r>
            </w:ins>
          </w:p>
        </w:tc>
      </w:tr>
      <w:tr w:rsidR="004070A6" w14:paraId="3C2C466B" w14:textId="77777777" w:rsidTr="00B85F07">
        <w:trPr>
          <w:cnfStyle w:val="000000100000" w:firstRow="0" w:lastRow="0" w:firstColumn="0" w:lastColumn="0" w:oddVBand="0" w:evenVBand="0" w:oddHBand="1" w:evenHBand="0" w:firstRowFirstColumn="0" w:firstRowLastColumn="0" w:lastRowFirstColumn="0" w:lastRowLastColumn="0"/>
          <w:ins w:id="1550" w:author="Dylan Van Aswegen" w:date="2024-07-09T10:04:00Z"/>
        </w:trPr>
        <w:tc>
          <w:tcPr>
            <w:cnfStyle w:val="001000000000" w:firstRow="0" w:lastRow="0" w:firstColumn="1" w:lastColumn="0" w:oddVBand="0" w:evenVBand="0" w:oddHBand="0" w:evenHBand="0" w:firstRowFirstColumn="0" w:firstRowLastColumn="0" w:lastRowFirstColumn="0" w:lastRowLastColumn="0"/>
            <w:tcW w:w="1135" w:type="dxa"/>
          </w:tcPr>
          <w:p w14:paraId="0F5FDF58" w14:textId="77777777" w:rsidR="0018495E" w:rsidRDefault="0018495E" w:rsidP="00B85F07">
            <w:pPr>
              <w:spacing w:line="360" w:lineRule="auto"/>
              <w:jc w:val="both"/>
              <w:rPr>
                <w:ins w:id="1551" w:author="Dylan Van Aswegen" w:date="2024-07-09T10:04:00Z" w16du:dateUtc="2024-07-09T08:04:00Z"/>
                <w:rFonts w:ascii="Arial" w:hAnsi="Arial" w:cs="Arial"/>
                <w:sz w:val="20"/>
                <w:szCs w:val="20"/>
                <w:lang w:val="en-GB"/>
              </w:rPr>
            </w:pPr>
          </w:p>
        </w:tc>
        <w:tc>
          <w:tcPr>
            <w:tcW w:w="1417" w:type="dxa"/>
          </w:tcPr>
          <w:p w14:paraId="6C07F8E0" w14:textId="2C809C93" w:rsidR="0018495E"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52" w:author="Dylan Van Aswegen" w:date="2024-07-09T10:04:00Z" w16du:dateUtc="2024-07-09T08:04:00Z"/>
                <w:rFonts w:ascii="Arial" w:hAnsi="Arial" w:cs="Arial"/>
                <w:sz w:val="20"/>
                <w:szCs w:val="20"/>
                <w:lang w:val="en-GB"/>
              </w:rPr>
            </w:pPr>
            <w:ins w:id="1553" w:author="Dylan Van Aswegen" w:date="2024-07-09T10:05:00Z" w16du:dateUtc="2024-07-09T08:05:00Z">
              <w:r>
                <w:rPr>
                  <w:rFonts w:ascii="Arial" w:hAnsi="Arial" w:cs="Arial"/>
                  <w:sz w:val="20"/>
                  <w:szCs w:val="20"/>
                  <w:lang w:val="en-GB"/>
                </w:rPr>
                <w:t>Post Code</w:t>
              </w:r>
            </w:ins>
          </w:p>
        </w:tc>
        <w:tc>
          <w:tcPr>
            <w:tcW w:w="1276" w:type="dxa"/>
          </w:tcPr>
          <w:p w14:paraId="08E39547" w14:textId="0677F90D" w:rsidR="0018495E"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54" w:author="Dylan Van Aswegen" w:date="2024-07-09T10:04:00Z" w16du:dateUtc="2024-07-09T08:04:00Z"/>
                <w:rFonts w:ascii="Arial" w:hAnsi="Arial" w:cs="Arial"/>
                <w:sz w:val="20"/>
                <w:szCs w:val="20"/>
                <w:lang w:val="en-GB"/>
              </w:rPr>
            </w:pPr>
            <w:ins w:id="1555" w:author="Dylan Van Aswegen" w:date="2024-07-09T10:05:00Z" w16du:dateUtc="2024-07-09T08:05:00Z">
              <w:r>
                <w:rPr>
                  <w:rFonts w:ascii="Arial" w:hAnsi="Arial" w:cs="Arial"/>
                  <w:sz w:val="20"/>
                  <w:szCs w:val="20"/>
                  <w:lang w:val="en-GB"/>
                </w:rPr>
                <w:t>Text Field</w:t>
              </w:r>
            </w:ins>
          </w:p>
        </w:tc>
        <w:tc>
          <w:tcPr>
            <w:tcW w:w="1701" w:type="dxa"/>
          </w:tcPr>
          <w:p w14:paraId="1DE2677D" w14:textId="728F72C3" w:rsidR="0018495E"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56" w:author="Dylan Van Aswegen" w:date="2024-07-09T10:04:00Z" w16du:dateUtc="2024-07-09T08:04:00Z"/>
                <w:rFonts w:ascii="Arial" w:hAnsi="Arial" w:cs="Arial"/>
                <w:sz w:val="20"/>
                <w:szCs w:val="20"/>
                <w:lang w:val="en-GB"/>
              </w:rPr>
            </w:pPr>
            <w:ins w:id="1557" w:author="Dylan Van Aswegen" w:date="2024-07-09T10:06:00Z" w16du:dateUtc="2024-07-09T08:06:00Z">
              <w:r>
                <w:rPr>
                  <w:rFonts w:ascii="Arial" w:hAnsi="Arial" w:cs="Arial"/>
                  <w:sz w:val="20"/>
                  <w:szCs w:val="20"/>
                  <w:lang w:val="en-GB"/>
                </w:rPr>
                <w:t>String</w:t>
              </w:r>
            </w:ins>
          </w:p>
        </w:tc>
        <w:tc>
          <w:tcPr>
            <w:tcW w:w="1417" w:type="dxa"/>
          </w:tcPr>
          <w:p w14:paraId="11A8DDB6" w14:textId="0FD89210" w:rsidR="0018495E"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58" w:author="Dylan Van Aswegen" w:date="2024-07-09T10:04:00Z" w16du:dateUtc="2024-07-09T08:04:00Z"/>
                <w:rFonts w:ascii="Arial" w:hAnsi="Arial" w:cs="Arial"/>
                <w:sz w:val="20"/>
                <w:szCs w:val="20"/>
                <w:lang w:val="en-GB"/>
              </w:rPr>
            </w:pPr>
            <w:ins w:id="1559" w:author="Dylan Van Aswegen" w:date="2024-07-09T10:06:00Z" w16du:dateUtc="2024-07-09T08:06:00Z">
              <w:r>
                <w:rPr>
                  <w:rFonts w:ascii="Arial" w:hAnsi="Arial" w:cs="Arial"/>
                  <w:sz w:val="20"/>
                  <w:szCs w:val="20"/>
                  <w:lang w:val="en-GB"/>
                </w:rPr>
                <w:t>No</w:t>
              </w:r>
            </w:ins>
          </w:p>
        </w:tc>
        <w:tc>
          <w:tcPr>
            <w:tcW w:w="3828" w:type="dxa"/>
          </w:tcPr>
          <w:p w14:paraId="164E448B" w14:textId="0E320FC4" w:rsidR="0018495E" w:rsidRDefault="0018495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60" w:author="Dylan Van Aswegen" w:date="2024-07-09T10:04:00Z" w16du:dateUtc="2024-07-09T08:04:00Z"/>
                <w:rFonts w:ascii="Arial" w:hAnsi="Arial" w:cs="Arial"/>
                <w:sz w:val="20"/>
                <w:szCs w:val="20"/>
                <w:lang w:val="en-GB"/>
              </w:rPr>
            </w:pPr>
            <w:ins w:id="1561" w:author="Dylan Van Aswegen" w:date="2024-07-09T10:08:00Z" w16du:dateUtc="2024-07-09T08:08:00Z">
              <w:r>
                <w:rPr>
                  <w:rFonts w:ascii="Arial" w:hAnsi="Arial" w:cs="Arial"/>
                  <w:sz w:val="20"/>
                  <w:szCs w:val="20"/>
                  <w:lang w:val="en-GB"/>
                </w:rPr>
                <w:t>This field will be populated by the user with the post code of the address for the organisation.</w:t>
              </w:r>
            </w:ins>
          </w:p>
        </w:tc>
      </w:tr>
      <w:tr w:rsidR="004070A6" w14:paraId="73E7940E" w14:textId="77777777" w:rsidTr="00B85F07">
        <w:trPr>
          <w:ins w:id="1562" w:author="Dylan Van Aswegen" w:date="2024-07-09T10:04:00Z"/>
        </w:trPr>
        <w:tc>
          <w:tcPr>
            <w:cnfStyle w:val="001000000000" w:firstRow="0" w:lastRow="0" w:firstColumn="1" w:lastColumn="0" w:oddVBand="0" w:evenVBand="0" w:oddHBand="0" w:evenHBand="0" w:firstRowFirstColumn="0" w:firstRowLastColumn="0" w:lastRowFirstColumn="0" w:lastRowLastColumn="0"/>
            <w:tcW w:w="1135" w:type="dxa"/>
          </w:tcPr>
          <w:p w14:paraId="4B972098" w14:textId="77777777" w:rsidR="0018495E" w:rsidRDefault="0018495E" w:rsidP="00B85F07">
            <w:pPr>
              <w:spacing w:line="360" w:lineRule="auto"/>
              <w:jc w:val="both"/>
              <w:rPr>
                <w:ins w:id="1563" w:author="Dylan Van Aswegen" w:date="2024-07-09T10:04:00Z" w16du:dateUtc="2024-07-09T08:04:00Z"/>
                <w:rFonts w:ascii="Arial" w:hAnsi="Arial" w:cs="Arial"/>
                <w:sz w:val="20"/>
                <w:szCs w:val="20"/>
                <w:lang w:val="en-GB"/>
              </w:rPr>
            </w:pPr>
          </w:p>
        </w:tc>
        <w:tc>
          <w:tcPr>
            <w:tcW w:w="1417" w:type="dxa"/>
          </w:tcPr>
          <w:p w14:paraId="7FCA3CEF" w14:textId="42E7632E"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64" w:author="Dylan Van Aswegen" w:date="2024-07-09T10:04:00Z" w16du:dateUtc="2024-07-09T08:04:00Z"/>
                <w:rFonts w:ascii="Arial" w:hAnsi="Arial" w:cs="Arial"/>
                <w:sz w:val="20"/>
                <w:szCs w:val="20"/>
                <w:lang w:val="en-GB"/>
              </w:rPr>
            </w:pPr>
            <w:ins w:id="1565" w:author="Dylan Van Aswegen" w:date="2024-07-09T10:05:00Z" w16du:dateUtc="2024-07-09T08:05:00Z">
              <w:r>
                <w:rPr>
                  <w:rFonts w:ascii="Arial" w:hAnsi="Arial" w:cs="Arial"/>
                  <w:sz w:val="20"/>
                  <w:szCs w:val="20"/>
                  <w:lang w:val="en-GB"/>
                </w:rPr>
                <w:t xml:space="preserve">Country </w:t>
              </w:r>
            </w:ins>
          </w:p>
        </w:tc>
        <w:tc>
          <w:tcPr>
            <w:tcW w:w="1276" w:type="dxa"/>
          </w:tcPr>
          <w:p w14:paraId="0C90A0B4" w14:textId="7B6BF32B"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66" w:author="Dylan Van Aswegen" w:date="2024-07-09T10:04:00Z" w16du:dateUtc="2024-07-09T08:04:00Z"/>
                <w:rFonts w:ascii="Arial" w:hAnsi="Arial" w:cs="Arial"/>
                <w:sz w:val="20"/>
                <w:szCs w:val="20"/>
                <w:lang w:val="en-GB"/>
              </w:rPr>
            </w:pPr>
            <w:ins w:id="1567" w:author="Dylan Van Aswegen" w:date="2024-07-09T10:05:00Z" w16du:dateUtc="2024-07-09T08:05:00Z">
              <w:r>
                <w:rPr>
                  <w:rFonts w:ascii="Arial" w:hAnsi="Arial" w:cs="Arial"/>
                  <w:sz w:val="20"/>
                  <w:szCs w:val="20"/>
                  <w:lang w:val="en-GB"/>
                </w:rPr>
                <w:t>Text Field</w:t>
              </w:r>
            </w:ins>
          </w:p>
        </w:tc>
        <w:tc>
          <w:tcPr>
            <w:tcW w:w="1701" w:type="dxa"/>
          </w:tcPr>
          <w:p w14:paraId="2371C0E1" w14:textId="7515DA12"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68" w:author="Dylan Van Aswegen" w:date="2024-07-09T10:04:00Z" w16du:dateUtc="2024-07-09T08:04:00Z"/>
                <w:rFonts w:ascii="Arial" w:hAnsi="Arial" w:cs="Arial"/>
                <w:sz w:val="20"/>
                <w:szCs w:val="20"/>
                <w:lang w:val="en-GB"/>
              </w:rPr>
            </w:pPr>
            <w:ins w:id="1569" w:author="Dylan Van Aswegen" w:date="2024-07-09T10:06:00Z" w16du:dateUtc="2024-07-09T08:06:00Z">
              <w:r>
                <w:rPr>
                  <w:rFonts w:ascii="Arial" w:hAnsi="Arial" w:cs="Arial"/>
                  <w:sz w:val="20"/>
                  <w:szCs w:val="20"/>
                  <w:lang w:val="en-GB"/>
                </w:rPr>
                <w:t>String</w:t>
              </w:r>
            </w:ins>
          </w:p>
        </w:tc>
        <w:tc>
          <w:tcPr>
            <w:tcW w:w="1417" w:type="dxa"/>
          </w:tcPr>
          <w:p w14:paraId="5E014703" w14:textId="71F1915A"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70" w:author="Dylan Van Aswegen" w:date="2024-07-09T10:04:00Z" w16du:dateUtc="2024-07-09T08:04:00Z"/>
                <w:rFonts w:ascii="Arial" w:hAnsi="Arial" w:cs="Arial"/>
                <w:sz w:val="20"/>
                <w:szCs w:val="20"/>
                <w:lang w:val="en-GB"/>
              </w:rPr>
            </w:pPr>
            <w:ins w:id="1571" w:author="Dylan Van Aswegen" w:date="2024-07-09T10:07:00Z" w16du:dateUtc="2024-07-09T08:07:00Z">
              <w:r>
                <w:rPr>
                  <w:rFonts w:ascii="Arial" w:hAnsi="Arial" w:cs="Arial"/>
                  <w:sz w:val="20"/>
                  <w:szCs w:val="20"/>
                  <w:lang w:val="en-GB"/>
                </w:rPr>
                <w:t>No</w:t>
              </w:r>
            </w:ins>
          </w:p>
        </w:tc>
        <w:tc>
          <w:tcPr>
            <w:tcW w:w="3828" w:type="dxa"/>
          </w:tcPr>
          <w:p w14:paraId="720E1EAB" w14:textId="0A094B86" w:rsidR="0018495E" w:rsidRDefault="0018495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572" w:author="Dylan Van Aswegen" w:date="2024-07-09T10:04:00Z" w16du:dateUtc="2024-07-09T08:04:00Z"/>
                <w:rFonts w:ascii="Arial" w:hAnsi="Arial" w:cs="Arial"/>
                <w:sz w:val="20"/>
                <w:szCs w:val="20"/>
                <w:lang w:val="en-GB"/>
              </w:rPr>
            </w:pPr>
            <w:ins w:id="1573" w:author="Dylan Van Aswegen" w:date="2024-07-09T10:08:00Z" w16du:dateUtc="2024-07-09T08:08:00Z">
              <w:r>
                <w:rPr>
                  <w:rFonts w:ascii="Arial" w:hAnsi="Arial" w:cs="Arial"/>
                  <w:sz w:val="20"/>
                  <w:szCs w:val="20"/>
                  <w:lang w:val="en-GB"/>
                </w:rPr>
                <w:t>This field will be populated by the user with the country of the address for the organisation.</w:t>
              </w:r>
            </w:ins>
          </w:p>
        </w:tc>
      </w:tr>
      <w:tr w:rsidR="00F34BC0" w14:paraId="19AA9B3B" w14:textId="77777777" w:rsidTr="00B85F07">
        <w:trPr>
          <w:cnfStyle w:val="000000100000" w:firstRow="0" w:lastRow="0" w:firstColumn="0" w:lastColumn="0" w:oddVBand="0" w:evenVBand="0" w:oddHBand="1" w:evenHBand="0" w:firstRowFirstColumn="0" w:firstRowLastColumn="0" w:lastRowFirstColumn="0" w:lastRowLastColumn="0"/>
          <w:ins w:id="1574" w:author="Dylan Van Aswegen" w:date="2024-07-09T10:25:00Z"/>
        </w:trPr>
        <w:tc>
          <w:tcPr>
            <w:cnfStyle w:val="001000000000" w:firstRow="0" w:lastRow="0" w:firstColumn="1" w:lastColumn="0" w:oddVBand="0" w:evenVBand="0" w:oddHBand="0" w:evenHBand="0" w:firstRowFirstColumn="0" w:firstRowLastColumn="0" w:lastRowFirstColumn="0" w:lastRowLastColumn="0"/>
            <w:tcW w:w="1135" w:type="dxa"/>
          </w:tcPr>
          <w:p w14:paraId="63BC4D07" w14:textId="77777777" w:rsidR="00F34BC0" w:rsidRDefault="00F34BC0" w:rsidP="00B85F07">
            <w:pPr>
              <w:spacing w:line="360" w:lineRule="auto"/>
              <w:jc w:val="both"/>
              <w:rPr>
                <w:ins w:id="1575" w:author="Dylan Van Aswegen" w:date="2024-07-09T10:25:00Z" w16du:dateUtc="2024-07-09T08:25:00Z"/>
                <w:rFonts w:ascii="Arial" w:hAnsi="Arial" w:cs="Arial"/>
                <w:sz w:val="20"/>
                <w:szCs w:val="20"/>
                <w:lang w:val="en-GB"/>
              </w:rPr>
            </w:pPr>
          </w:p>
        </w:tc>
        <w:tc>
          <w:tcPr>
            <w:tcW w:w="1417" w:type="dxa"/>
          </w:tcPr>
          <w:p w14:paraId="49E3DE69" w14:textId="7720CB56" w:rsidR="00F34BC0" w:rsidRDefault="00F34BC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76" w:author="Dylan Van Aswegen" w:date="2024-07-09T10:25:00Z" w16du:dateUtc="2024-07-09T08:25:00Z"/>
                <w:rFonts w:ascii="Arial" w:hAnsi="Arial" w:cs="Arial"/>
                <w:sz w:val="20"/>
                <w:szCs w:val="20"/>
                <w:lang w:val="en-GB"/>
              </w:rPr>
            </w:pPr>
            <w:ins w:id="1577" w:author="Dylan Van Aswegen" w:date="2024-07-09T10:25:00Z" w16du:dateUtc="2024-07-09T08:25:00Z">
              <w:r>
                <w:rPr>
                  <w:rFonts w:ascii="Arial" w:hAnsi="Arial" w:cs="Arial"/>
                  <w:sz w:val="20"/>
                  <w:szCs w:val="20"/>
                  <w:lang w:val="en-GB"/>
                </w:rPr>
                <w:t>Date Format</w:t>
              </w:r>
            </w:ins>
          </w:p>
        </w:tc>
        <w:tc>
          <w:tcPr>
            <w:tcW w:w="1276" w:type="dxa"/>
          </w:tcPr>
          <w:p w14:paraId="45D83CF5" w14:textId="18EC2DA8" w:rsidR="00F34BC0" w:rsidRDefault="00F34BC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78" w:author="Dylan Van Aswegen" w:date="2024-07-09T10:25:00Z" w16du:dateUtc="2024-07-09T08:25:00Z"/>
                <w:rFonts w:ascii="Arial" w:hAnsi="Arial" w:cs="Arial"/>
                <w:sz w:val="20"/>
                <w:szCs w:val="20"/>
                <w:lang w:val="en-GB"/>
              </w:rPr>
            </w:pPr>
            <w:ins w:id="1579" w:author="Dylan Van Aswegen" w:date="2024-07-09T10:25:00Z" w16du:dateUtc="2024-07-09T08:25:00Z">
              <w:r>
                <w:rPr>
                  <w:rFonts w:ascii="Arial" w:hAnsi="Arial" w:cs="Arial"/>
                  <w:sz w:val="20"/>
                  <w:szCs w:val="20"/>
                  <w:lang w:val="en-GB"/>
                </w:rPr>
                <w:t>Drop D</w:t>
              </w:r>
            </w:ins>
            <w:ins w:id="1580" w:author="Dylan Van Aswegen" w:date="2024-07-09T10:26:00Z" w16du:dateUtc="2024-07-09T08:26:00Z">
              <w:r>
                <w:rPr>
                  <w:rFonts w:ascii="Arial" w:hAnsi="Arial" w:cs="Arial"/>
                  <w:sz w:val="20"/>
                  <w:szCs w:val="20"/>
                  <w:lang w:val="en-GB"/>
                </w:rPr>
                <w:t>own</w:t>
              </w:r>
            </w:ins>
          </w:p>
        </w:tc>
        <w:tc>
          <w:tcPr>
            <w:tcW w:w="1701" w:type="dxa"/>
          </w:tcPr>
          <w:p w14:paraId="6127C5C0" w14:textId="77777777" w:rsidR="00F34BC0" w:rsidRPr="00F34BC0" w:rsidRDefault="00F34BC0">
            <w:pPr>
              <w:pStyle w:val="ListParagraph"/>
              <w:numPr>
                <w:ilvl w:val="0"/>
                <w:numId w:val="2"/>
              </w:numPr>
              <w:spacing w:line="360" w:lineRule="auto"/>
              <w:ind w:left="174" w:hanging="218"/>
              <w:jc w:val="both"/>
              <w:cnfStyle w:val="000000100000" w:firstRow="0" w:lastRow="0" w:firstColumn="0" w:lastColumn="0" w:oddVBand="0" w:evenVBand="0" w:oddHBand="1" w:evenHBand="0" w:firstRowFirstColumn="0" w:firstRowLastColumn="0" w:lastRowFirstColumn="0" w:lastRowLastColumn="0"/>
              <w:rPr>
                <w:ins w:id="1581" w:author="Dylan Van Aswegen" w:date="2024-07-09T10:27:00Z" w16du:dateUtc="2024-07-09T08:27:00Z"/>
                <w:rFonts w:ascii="Arial" w:hAnsi="Arial" w:cs="Arial"/>
                <w:sz w:val="20"/>
                <w:szCs w:val="20"/>
                <w:lang w:val="en-GB"/>
                <w:rPrChange w:id="1582" w:author="Dylan Van Aswegen" w:date="2024-07-09T10:27:00Z" w16du:dateUtc="2024-07-09T08:27:00Z">
                  <w:rPr>
                    <w:ins w:id="1583" w:author="Dylan Van Aswegen" w:date="2024-07-09T10:27:00Z" w16du:dateUtc="2024-07-09T08:27:00Z"/>
                  </w:rPr>
                </w:rPrChange>
              </w:rPr>
              <w:pPrChange w:id="1584" w:author="Dylan Van Aswegen" w:date="2024-07-09T10:28:00Z" w16du:dateUtc="2024-07-09T08:28: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1585" w:author="Dylan Van Aswegen" w:date="2024-07-09T10:27:00Z" w16du:dateUtc="2024-07-09T08:27:00Z">
              <w:r>
                <w:t>MDY (Month, day, year)</w:t>
              </w:r>
            </w:ins>
          </w:p>
          <w:p w14:paraId="1DACBB91" w14:textId="77777777" w:rsidR="00F34BC0" w:rsidRPr="00F34BC0" w:rsidRDefault="00F34BC0">
            <w:pPr>
              <w:pStyle w:val="ListParagraph"/>
              <w:numPr>
                <w:ilvl w:val="0"/>
                <w:numId w:val="2"/>
              </w:numPr>
              <w:spacing w:line="360" w:lineRule="auto"/>
              <w:ind w:left="174" w:hanging="218"/>
              <w:jc w:val="both"/>
              <w:cnfStyle w:val="000000100000" w:firstRow="0" w:lastRow="0" w:firstColumn="0" w:lastColumn="0" w:oddVBand="0" w:evenVBand="0" w:oddHBand="1" w:evenHBand="0" w:firstRowFirstColumn="0" w:firstRowLastColumn="0" w:lastRowFirstColumn="0" w:lastRowLastColumn="0"/>
              <w:rPr>
                <w:ins w:id="1586" w:author="Dylan Van Aswegen" w:date="2024-07-09T10:27:00Z" w16du:dateUtc="2024-07-09T08:27:00Z"/>
              </w:rPr>
              <w:pPrChange w:id="1587" w:author="Dylan Van Aswegen" w:date="2024-07-09T10:28:00Z" w16du:dateUtc="2024-07-09T08:28: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1588" w:author="Dylan Van Aswegen" w:date="2024-07-09T10:27:00Z" w16du:dateUtc="2024-07-09T08:27:00Z">
              <w:r>
                <w:t>DMY (Day, month, year)</w:t>
              </w:r>
            </w:ins>
          </w:p>
          <w:p w14:paraId="13A7628A" w14:textId="36EBB67A" w:rsidR="00F34BC0" w:rsidRPr="00F34BC0" w:rsidRDefault="00F34BC0">
            <w:pPr>
              <w:pStyle w:val="ListParagraph"/>
              <w:numPr>
                <w:ilvl w:val="0"/>
                <w:numId w:val="2"/>
              </w:numPr>
              <w:spacing w:line="360" w:lineRule="auto"/>
              <w:ind w:left="174" w:hanging="218"/>
              <w:jc w:val="both"/>
              <w:cnfStyle w:val="000000100000" w:firstRow="0" w:lastRow="0" w:firstColumn="0" w:lastColumn="0" w:oddVBand="0" w:evenVBand="0" w:oddHBand="1" w:evenHBand="0" w:firstRowFirstColumn="0" w:firstRowLastColumn="0" w:lastRowFirstColumn="0" w:lastRowLastColumn="0"/>
              <w:rPr>
                <w:ins w:id="1589" w:author="Dylan Van Aswegen" w:date="2024-07-09T10:25:00Z" w16du:dateUtc="2024-07-09T08:25:00Z"/>
                <w:rFonts w:ascii="Arial" w:hAnsi="Arial" w:cs="Arial"/>
                <w:sz w:val="20"/>
                <w:szCs w:val="20"/>
                <w:lang w:val="en-GB"/>
                <w:rPrChange w:id="1590" w:author="Dylan Van Aswegen" w:date="2024-07-09T10:26:00Z" w16du:dateUtc="2024-07-09T08:26:00Z">
                  <w:rPr>
                    <w:ins w:id="1591" w:author="Dylan Van Aswegen" w:date="2024-07-09T10:25:00Z" w16du:dateUtc="2024-07-09T08:25:00Z"/>
                    <w:lang w:val="en-GB"/>
                  </w:rPr>
                </w:rPrChange>
              </w:rPr>
              <w:pPrChange w:id="1592" w:author="Dylan Van Aswegen" w:date="2024-07-09T10:28:00Z" w16du:dateUtc="2024-07-09T08:28: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1593" w:author="Dylan Van Aswegen" w:date="2024-07-09T10:27:00Z" w16du:dateUtc="2024-07-09T08:27:00Z">
              <w:r>
                <w:t>YMD (Year, Month, Day)</w:t>
              </w:r>
            </w:ins>
          </w:p>
        </w:tc>
        <w:tc>
          <w:tcPr>
            <w:tcW w:w="1417" w:type="dxa"/>
          </w:tcPr>
          <w:p w14:paraId="177C1251" w14:textId="71CBFCB7" w:rsidR="00F34BC0" w:rsidRDefault="00F34BC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94" w:author="Dylan Van Aswegen" w:date="2024-07-09T10:25:00Z" w16du:dateUtc="2024-07-09T08:25:00Z"/>
                <w:rFonts w:ascii="Arial" w:hAnsi="Arial" w:cs="Arial"/>
                <w:sz w:val="20"/>
                <w:szCs w:val="20"/>
                <w:lang w:val="en-GB"/>
              </w:rPr>
            </w:pPr>
            <w:ins w:id="1595" w:author="Dylan Van Aswegen" w:date="2024-07-09T10:28:00Z" w16du:dateUtc="2024-07-09T08:28:00Z">
              <w:r>
                <w:rPr>
                  <w:rFonts w:ascii="Arial" w:hAnsi="Arial" w:cs="Arial"/>
                  <w:sz w:val="20"/>
                  <w:szCs w:val="20"/>
                  <w:lang w:val="en-GB"/>
                </w:rPr>
                <w:t>Yes</w:t>
              </w:r>
            </w:ins>
          </w:p>
        </w:tc>
        <w:tc>
          <w:tcPr>
            <w:tcW w:w="3828" w:type="dxa"/>
          </w:tcPr>
          <w:p w14:paraId="0DD75A29" w14:textId="415A2ABC" w:rsidR="00F34BC0" w:rsidRDefault="00F34BC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596" w:author="Dylan Van Aswegen" w:date="2024-07-09T10:25:00Z" w16du:dateUtc="2024-07-09T08:25:00Z"/>
                <w:rFonts w:ascii="Arial" w:hAnsi="Arial" w:cs="Arial"/>
                <w:sz w:val="20"/>
                <w:szCs w:val="20"/>
                <w:lang w:val="en-GB"/>
              </w:rPr>
            </w:pPr>
            <w:ins w:id="1597" w:author="Dylan Van Aswegen" w:date="2024-07-09T10:28:00Z" w16du:dateUtc="2024-07-09T08:28:00Z">
              <w:r>
                <w:rPr>
                  <w:rFonts w:ascii="Arial" w:hAnsi="Arial" w:cs="Arial"/>
                  <w:sz w:val="20"/>
                  <w:szCs w:val="20"/>
                  <w:lang w:val="en-GB"/>
                </w:rPr>
                <w:t xml:space="preserve">The user will </w:t>
              </w:r>
            </w:ins>
            <w:ins w:id="1598" w:author="Dylan Van Aswegen" w:date="2024-07-09T10:33:00Z" w16du:dateUtc="2024-07-09T08:33:00Z">
              <w:r>
                <w:rPr>
                  <w:rFonts w:ascii="Arial" w:hAnsi="Arial" w:cs="Arial"/>
                  <w:sz w:val="20"/>
                  <w:szCs w:val="20"/>
                  <w:lang w:val="en-GB"/>
                </w:rPr>
                <w:t>use this field to indicate</w:t>
              </w:r>
            </w:ins>
            <w:ins w:id="1599" w:author="Dylan Van Aswegen" w:date="2024-07-09T10:29:00Z" w16du:dateUtc="2024-07-09T08:29:00Z">
              <w:r>
                <w:rPr>
                  <w:rFonts w:ascii="Arial" w:hAnsi="Arial" w:cs="Arial"/>
                  <w:sz w:val="20"/>
                  <w:szCs w:val="20"/>
                  <w:lang w:val="en-GB"/>
                </w:rPr>
                <w:t xml:space="preserve"> the date format that their organisation will use. </w:t>
              </w:r>
            </w:ins>
          </w:p>
        </w:tc>
      </w:tr>
      <w:tr w:rsidR="00F34BC0" w14:paraId="5E13DBA0" w14:textId="77777777" w:rsidTr="00B85F07">
        <w:trPr>
          <w:ins w:id="1600" w:author="Dylan Van Aswegen" w:date="2024-07-09T10:25:00Z"/>
        </w:trPr>
        <w:tc>
          <w:tcPr>
            <w:cnfStyle w:val="001000000000" w:firstRow="0" w:lastRow="0" w:firstColumn="1" w:lastColumn="0" w:oddVBand="0" w:evenVBand="0" w:oddHBand="0" w:evenHBand="0" w:firstRowFirstColumn="0" w:firstRowLastColumn="0" w:lastRowFirstColumn="0" w:lastRowLastColumn="0"/>
            <w:tcW w:w="1135" w:type="dxa"/>
          </w:tcPr>
          <w:p w14:paraId="2FB448E1" w14:textId="77777777" w:rsidR="00F34BC0" w:rsidRDefault="00F34BC0" w:rsidP="00B85F07">
            <w:pPr>
              <w:spacing w:line="360" w:lineRule="auto"/>
              <w:jc w:val="both"/>
              <w:rPr>
                <w:ins w:id="1601" w:author="Dylan Van Aswegen" w:date="2024-07-09T10:25:00Z" w16du:dateUtc="2024-07-09T08:25:00Z"/>
                <w:rFonts w:ascii="Arial" w:hAnsi="Arial" w:cs="Arial"/>
                <w:sz w:val="20"/>
                <w:szCs w:val="20"/>
                <w:lang w:val="en-GB"/>
              </w:rPr>
            </w:pPr>
          </w:p>
        </w:tc>
        <w:tc>
          <w:tcPr>
            <w:tcW w:w="1417" w:type="dxa"/>
          </w:tcPr>
          <w:p w14:paraId="325CBB74" w14:textId="4585964D" w:rsidR="00F34BC0" w:rsidRDefault="00F34BC0"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602" w:author="Dylan Van Aswegen" w:date="2024-07-09T10:25:00Z" w16du:dateUtc="2024-07-09T08:25:00Z"/>
                <w:rFonts w:ascii="Arial" w:hAnsi="Arial" w:cs="Arial"/>
                <w:sz w:val="20"/>
                <w:szCs w:val="20"/>
                <w:lang w:val="en-GB"/>
              </w:rPr>
            </w:pPr>
            <w:ins w:id="1603" w:author="Dylan Van Aswegen" w:date="2024-07-09T10:25:00Z" w16du:dateUtc="2024-07-09T08:25:00Z">
              <w:r>
                <w:rPr>
                  <w:rFonts w:ascii="Arial" w:hAnsi="Arial" w:cs="Arial"/>
                  <w:sz w:val="20"/>
                  <w:szCs w:val="20"/>
                  <w:lang w:val="en-GB"/>
                </w:rPr>
                <w:t>Time Zone</w:t>
              </w:r>
            </w:ins>
          </w:p>
        </w:tc>
        <w:tc>
          <w:tcPr>
            <w:tcW w:w="1276" w:type="dxa"/>
          </w:tcPr>
          <w:p w14:paraId="2A901135" w14:textId="5A2F1496" w:rsidR="00F34BC0" w:rsidRDefault="00F34BC0"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604" w:author="Dylan Van Aswegen" w:date="2024-07-09T10:25:00Z" w16du:dateUtc="2024-07-09T08:25:00Z"/>
                <w:rFonts w:ascii="Arial" w:hAnsi="Arial" w:cs="Arial"/>
                <w:sz w:val="20"/>
                <w:szCs w:val="20"/>
                <w:lang w:val="en-GB"/>
              </w:rPr>
            </w:pPr>
            <w:ins w:id="1605" w:author="Dylan Van Aswegen" w:date="2024-07-09T10:26:00Z" w16du:dateUtc="2024-07-09T08:26:00Z">
              <w:r>
                <w:rPr>
                  <w:rFonts w:ascii="Arial" w:hAnsi="Arial" w:cs="Arial"/>
                  <w:sz w:val="20"/>
                  <w:szCs w:val="20"/>
                  <w:lang w:val="en-GB"/>
                </w:rPr>
                <w:t>Drop Down</w:t>
              </w:r>
            </w:ins>
          </w:p>
        </w:tc>
        <w:tc>
          <w:tcPr>
            <w:tcW w:w="1701" w:type="dxa"/>
          </w:tcPr>
          <w:p w14:paraId="0B8F23BC" w14:textId="5A3E1D5B"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06" w:author="Dylan Van Aswegen" w:date="2024-07-09T10:32:00Z" w16du:dateUtc="2024-07-09T08:32:00Z"/>
                <w:rFonts w:ascii="Arial" w:hAnsi="Arial" w:cs="Arial"/>
                <w:sz w:val="20"/>
                <w:szCs w:val="20"/>
                <w:lang w:val="en-GB"/>
              </w:rPr>
            </w:pPr>
            <w:ins w:id="1607" w:author="Dylan Van Aswegen" w:date="2024-07-09T10:32:00Z" w16du:dateUtc="2024-07-09T08:32:00Z">
              <w:r>
                <w:rPr>
                  <w:rFonts w:ascii="Arial" w:hAnsi="Arial" w:cs="Arial"/>
                  <w:sz w:val="20"/>
                  <w:szCs w:val="20"/>
                  <w:lang w:val="en-GB"/>
                </w:rPr>
                <w:t>UTC+14</w:t>
              </w:r>
            </w:ins>
          </w:p>
          <w:p w14:paraId="010A1724" w14:textId="0BE92DCF"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08" w:author="Dylan Van Aswegen" w:date="2024-07-09T10:32:00Z" w16du:dateUtc="2024-07-09T08:32:00Z"/>
                <w:rFonts w:ascii="Arial" w:hAnsi="Arial" w:cs="Arial"/>
                <w:sz w:val="20"/>
                <w:szCs w:val="20"/>
                <w:lang w:val="en-GB"/>
              </w:rPr>
            </w:pPr>
            <w:ins w:id="1609" w:author="Dylan Van Aswegen" w:date="2024-07-09T10:32:00Z" w16du:dateUtc="2024-07-09T08:32:00Z">
              <w:r>
                <w:rPr>
                  <w:rFonts w:ascii="Arial" w:hAnsi="Arial" w:cs="Arial"/>
                  <w:sz w:val="20"/>
                  <w:szCs w:val="20"/>
                  <w:lang w:val="en-GB"/>
                </w:rPr>
                <w:t>UTC+13</w:t>
              </w:r>
            </w:ins>
          </w:p>
          <w:p w14:paraId="14FE2A37" w14:textId="7C130740"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10" w:author="Dylan Van Aswegen" w:date="2024-07-09T10:30:00Z" w16du:dateUtc="2024-07-09T08:30:00Z"/>
                <w:rFonts w:ascii="Arial" w:hAnsi="Arial" w:cs="Arial"/>
                <w:sz w:val="20"/>
                <w:szCs w:val="20"/>
                <w:lang w:val="en-GB"/>
              </w:rPr>
            </w:pPr>
            <w:ins w:id="1611" w:author="Dylan Van Aswegen" w:date="2024-07-09T10:30:00Z" w16du:dateUtc="2024-07-09T08:30:00Z">
              <w:r>
                <w:rPr>
                  <w:rFonts w:ascii="Arial" w:hAnsi="Arial" w:cs="Arial"/>
                  <w:sz w:val="20"/>
                  <w:szCs w:val="20"/>
                  <w:lang w:val="en-GB"/>
                </w:rPr>
                <w:t>UTC+12</w:t>
              </w:r>
            </w:ins>
          </w:p>
          <w:p w14:paraId="28929FB6"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12" w:author="Dylan Van Aswegen" w:date="2024-07-09T10:30:00Z" w16du:dateUtc="2024-07-09T08:30:00Z"/>
                <w:rFonts w:ascii="Arial" w:hAnsi="Arial" w:cs="Arial"/>
                <w:sz w:val="20"/>
                <w:szCs w:val="20"/>
                <w:lang w:val="en-GB"/>
              </w:rPr>
            </w:pPr>
            <w:ins w:id="1613" w:author="Dylan Van Aswegen" w:date="2024-07-09T10:30:00Z" w16du:dateUtc="2024-07-09T08:30:00Z">
              <w:r>
                <w:rPr>
                  <w:rFonts w:ascii="Arial" w:hAnsi="Arial" w:cs="Arial"/>
                  <w:sz w:val="20"/>
                  <w:szCs w:val="20"/>
                  <w:lang w:val="en-GB"/>
                </w:rPr>
                <w:t>UTC+11</w:t>
              </w:r>
            </w:ins>
          </w:p>
          <w:p w14:paraId="6B6AE7C5"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14" w:author="Dylan Van Aswegen" w:date="2024-07-09T10:30:00Z" w16du:dateUtc="2024-07-09T08:30:00Z"/>
                <w:rFonts w:ascii="Arial" w:hAnsi="Arial" w:cs="Arial"/>
                <w:sz w:val="20"/>
                <w:szCs w:val="20"/>
                <w:lang w:val="en-GB"/>
              </w:rPr>
            </w:pPr>
            <w:ins w:id="1615" w:author="Dylan Van Aswegen" w:date="2024-07-09T10:30:00Z" w16du:dateUtc="2024-07-09T08:30:00Z">
              <w:r>
                <w:rPr>
                  <w:rFonts w:ascii="Arial" w:hAnsi="Arial" w:cs="Arial"/>
                  <w:sz w:val="20"/>
                  <w:szCs w:val="20"/>
                  <w:lang w:val="en-GB"/>
                </w:rPr>
                <w:t>UTC+10</w:t>
              </w:r>
            </w:ins>
          </w:p>
          <w:p w14:paraId="76F84F24"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16" w:author="Dylan Van Aswegen" w:date="2024-07-09T10:30:00Z" w16du:dateUtc="2024-07-09T08:30:00Z"/>
                <w:rFonts w:ascii="Arial" w:hAnsi="Arial" w:cs="Arial"/>
                <w:sz w:val="20"/>
                <w:szCs w:val="20"/>
                <w:lang w:val="en-GB"/>
              </w:rPr>
            </w:pPr>
            <w:ins w:id="1617" w:author="Dylan Van Aswegen" w:date="2024-07-09T10:30:00Z" w16du:dateUtc="2024-07-09T08:30:00Z">
              <w:r>
                <w:rPr>
                  <w:rFonts w:ascii="Arial" w:hAnsi="Arial" w:cs="Arial"/>
                  <w:sz w:val="20"/>
                  <w:szCs w:val="20"/>
                  <w:lang w:val="en-GB"/>
                </w:rPr>
                <w:t>UTC+9</w:t>
              </w:r>
            </w:ins>
          </w:p>
          <w:p w14:paraId="31B00A5F"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18" w:author="Dylan Van Aswegen" w:date="2024-07-09T10:31:00Z" w16du:dateUtc="2024-07-09T08:31:00Z"/>
                <w:rFonts w:ascii="Arial" w:hAnsi="Arial" w:cs="Arial"/>
                <w:sz w:val="20"/>
                <w:szCs w:val="20"/>
                <w:lang w:val="en-GB"/>
              </w:rPr>
            </w:pPr>
            <w:ins w:id="1619" w:author="Dylan Van Aswegen" w:date="2024-07-09T10:30:00Z" w16du:dateUtc="2024-07-09T08:30:00Z">
              <w:r>
                <w:rPr>
                  <w:rFonts w:ascii="Arial" w:hAnsi="Arial" w:cs="Arial"/>
                  <w:sz w:val="20"/>
                  <w:szCs w:val="20"/>
                  <w:lang w:val="en-GB"/>
                </w:rPr>
                <w:t>UT</w:t>
              </w:r>
            </w:ins>
            <w:ins w:id="1620" w:author="Dylan Van Aswegen" w:date="2024-07-09T10:31:00Z" w16du:dateUtc="2024-07-09T08:31:00Z">
              <w:r>
                <w:rPr>
                  <w:rFonts w:ascii="Arial" w:hAnsi="Arial" w:cs="Arial"/>
                  <w:sz w:val="20"/>
                  <w:szCs w:val="20"/>
                  <w:lang w:val="en-GB"/>
                </w:rPr>
                <w:t>C+8</w:t>
              </w:r>
            </w:ins>
          </w:p>
          <w:p w14:paraId="71AB800E"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21" w:author="Dylan Van Aswegen" w:date="2024-07-09T10:31:00Z" w16du:dateUtc="2024-07-09T08:31:00Z"/>
                <w:rFonts w:ascii="Arial" w:hAnsi="Arial" w:cs="Arial"/>
                <w:sz w:val="20"/>
                <w:szCs w:val="20"/>
                <w:lang w:val="en-GB"/>
              </w:rPr>
            </w:pPr>
            <w:ins w:id="1622" w:author="Dylan Van Aswegen" w:date="2024-07-09T10:31:00Z" w16du:dateUtc="2024-07-09T08:31:00Z">
              <w:r>
                <w:rPr>
                  <w:rFonts w:ascii="Arial" w:hAnsi="Arial" w:cs="Arial"/>
                  <w:sz w:val="20"/>
                  <w:szCs w:val="20"/>
                  <w:lang w:val="en-GB"/>
                </w:rPr>
                <w:t>UTC+7</w:t>
              </w:r>
            </w:ins>
          </w:p>
          <w:p w14:paraId="744B45FE"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23" w:author="Dylan Van Aswegen" w:date="2024-07-09T10:31:00Z" w16du:dateUtc="2024-07-09T08:31:00Z"/>
                <w:rFonts w:ascii="Arial" w:hAnsi="Arial" w:cs="Arial"/>
                <w:sz w:val="20"/>
                <w:szCs w:val="20"/>
                <w:lang w:val="en-GB"/>
              </w:rPr>
            </w:pPr>
            <w:ins w:id="1624" w:author="Dylan Van Aswegen" w:date="2024-07-09T10:31:00Z" w16du:dateUtc="2024-07-09T08:31:00Z">
              <w:r>
                <w:rPr>
                  <w:rFonts w:ascii="Arial" w:hAnsi="Arial" w:cs="Arial"/>
                  <w:sz w:val="20"/>
                  <w:szCs w:val="20"/>
                  <w:lang w:val="en-GB"/>
                </w:rPr>
                <w:t>UTC+6</w:t>
              </w:r>
            </w:ins>
          </w:p>
          <w:p w14:paraId="06B8EABE"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25" w:author="Dylan Van Aswegen" w:date="2024-07-09T10:31:00Z" w16du:dateUtc="2024-07-09T08:31:00Z"/>
                <w:rFonts w:ascii="Arial" w:hAnsi="Arial" w:cs="Arial"/>
                <w:sz w:val="20"/>
                <w:szCs w:val="20"/>
                <w:lang w:val="en-GB"/>
              </w:rPr>
            </w:pPr>
            <w:ins w:id="1626" w:author="Dylan Van Aswegen" w:date="2024-07-09T10:31:00Z" w16du:dateUtc="2024-07-09T08:31:00Z">
              <w:r>
                <w:rPr>
                  <w:rFonts w:ascii="Arial" w:hAnsi="Arial" w:cs="Arial"/>
                  <w:sz w:val="20"/>
                  <w:szCs w:val="20"/>
                  <w:lang w:val="en-GB"/>
                </w:rPr>
                <w:t>UTC+5</w:t>
              </w:r>
            </w:ins>
          </w:p>
          <w:p w14:paraId="6457CF9B"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27" w:author="Dylan Van Aswegen" w:date="2024-07-09T10:31:00Z" w16du:dateUtc="2024-07-09T08:31:00Z"/>
                <w:rFonts w:ascii="Arial" w:hAnsi="Arial" w:cs="Arial"/>
                <w:sz w:val="20"/>
                <w:szCs w:val="20"/>
                <w:lang w:val="en-GB"/>
              </w:rPr>
            </w:pPr>
            <w:ins w:id="1628" w:author="Dylan Van Aswegen" w:date="2024-07-09T10:31:00Z" w16du:dateUtc="2024-07-09T08:31:00Z">
              <w:r>
                <w:rPr>
                  <w:rFonts w:ascii="Arial" w:hAnsi="Arial" w:cs="Arial"/>
                  <w:sz w:val="20"/>
                  <w:szCs w:val="20"/>
                  <w:lang w:val="en-GB"/>
                </w:rPr>
                <w:t>UTC+4</w:t>
              </w:r>
            </w:ins>
          </w:p>
          <w:p w14:paraId="3DDC4DBA"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29" w:author="Dylan Van Aswegen" w:date="2024-07-09T10:31:00Z" w16du:dateUtc="2024-07-09T08:31:00Z"/>
                <w:rFonts w:ascii="Arial" w:hAnsi="Arial" w:cs="Arial"/>
                <w:sz w:val="20"/>
                <w:szCs w:val="20"/>
                <w:lang w:val="en-GB"/>
              </w:rPr>
            </w:pPr>
            <w:ins w:id="1630" w:author="Dylan Van Aswegen" w:date="2024-07-09T10:31:00Z" w16du:dateUtc="2024-07-09T08:31:00Z">
              <w:r>
                <w:rPr>
                  <w:rFonts w:ascii="Arial" w:hAnsi="Arial" w:cs="Arial"/>
                  <w:sz w:val="20"/>
                  <w:szCs w:val="20"/>
                  <w:lang w:val="en-GB"/>
                </w:rPr>
                <w:t>UTC+3</w:t>
              </w:r>
            </w:ins>
          </w:p>
          <w:p w14:paraId="5D89DF3E"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31" w:author="Dylan Van Aswegen" w:date="2024-07-09T10:31:00Z" w16du:dateUtc="2024-07-09T08:31:00Z"/>
                <w:rFonts w:ascii="Arial" w:hAnsi="Arial" w:cs="Arial"/>
                <w:sz w:val="20"/>
                <w:szCs w:val="20"/>
                <w:lang w:val="en-GB"/>
              </w:rPr>
            </w:pPr>
            <w:ins w:id="1632" w:author="Dylan Van Aswegen" w:date="2024-07-09T10:31:00Z" w16du:dateUtc="2024-07-09T08:31:00Z">
              <w:r>
                <w:rPr>
                  <w:rFonts w:ascii="Arial" w:hAnsi="Arial" w:cs="Arial"/>
                  <w:sz w:val="20"/>
                  <w:szCs w:val="20"/>
                  <w:lang w:val="en-GB"/>
                </w:rPr>
                <w:t>UTC+2</w:t>
              </w:r>
            </w:ins>
          </w:p>
          <w:p w14:paraId="2DC152F9"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33" w:author="Dylan Van Aswegen" w:date="2024-07-09T10:31:00Z" w16du:dateUtc="2024-07-09T08:31:00Z"/>
                <w:rFonts w:ascii="Arial" w:hAnsi="Arial" w:cs="Arial"/>
                <w:sz w:val="20"/>
                <w:szCs w:val="20"/>
                <w:lang w:val="en-GB"/>
              </w:rPr>
            </w:pPr>
            <w:ins w:id="1634" w:author="Dylan Van Aswegen" w:date="2024-07-09T10:31:00Z" w16du:dateUtc="2024-07-09T08:31:00Z">
              <w:r>
                <w:rPr>
                  <w:rFonts w:ascii="Arial" w:hAnsi="Arial" w:cs="Arial"/>
                  <w:sz w:val="20"/>
                  <w:szCs w:val="20"/>
                  <w:lang w:val="en-GB"/>
                </w:rPr>
                <w:t>UTC+1</w:t>
              </w:r>
            </w:ins>
          </w:p>
          <w:p w14:paraId="3C69D93E"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35" w:author="Dylan Van Aswegen" w:date="2024-07-09T10:31:00Z" w16du:dateUtc="2024-07-09T08:31:00Z"/>
                <w:rFonts w:ascii="Arial" w:hAnsi="Arial" w:cs="Arial"/>
                <w:sz w:val="20"/>
                <w:szCs w:val="20"/>
                <w:lang w:val="en-GB"/>
              </w:rPr>
            </w:pPr>
            <w:ins w:id="1636" w:author="Dylan Van Aswegen" w:date="2024-07-09T10:31:00Z" w16du:dateUtc="2024-07-09T08:31:00Z">
              <w:r>
                <w:rPr>
                  <w:rFonts w:ascii="Arial" w:hAnsi="Arial" w:cs="Arial"/>
                  <w:sz w:val="20"/>
                  <w:szCs w:val="20"/>
                  <w:lang w:val="en-GB"/>
                </w:rPr>
                <w:t>UTC</w:t>
              </w:r>
            </w:ins>
          </w:p>
          <w:p w14:paraId="263DC091"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37" w:author="Dylan Van Aswegen" w:date="2024-07-09T10:31:00Z" w16du:dateUtc="2024-07-09T08:31:00Z"/>
                <w:rFonts w:ascii="Arial" w:hAnsi="Arial" w:cs="Arial"/>
                <w:sz w:val="20"/>
                <w:szCs w:val="20"/>
                <w:lang w:val="en-GB"/>
              </w:rPr>
            </w:pPr>
            <w:ins w:id="1638" w:author="Dylan Van Aswegen" w:date="2024-07-09T10:31:00Z" w16du:dateUtc="2024-07-09T08:31:00Z">
              <w:r>
                <w:rPr>
                  <w:rFonts w:ascii="Arial" w:hAnsi="Arial" w:cs="Arial"/>
                  <w:sz w:val="20"/>
                  <w:szCs w:val="20"/>
                  <w:lang w:val="en-GB"/>
                </w:rPr>
                <w:t>UTC-1</w:t>
              </w:r>
            </w:ins>
          </w:p>
          <w:p w14:paraId="0A1A3498"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39" w:author="Dylan Van Aswegen" w:date="2024-07-09T10:31:00Z" w16du:dateUtc="2024-07-09T08:31:00Z"/>
                <w:rFonts w:ascii="Arial" w:hAnsi="Arial" w:cs="Arial"/>
                <w:sz w:val="20"/>
                <w:szCs w:val="20"/>
                <w:lang w:val="en-GB"/>
              </w:rPr>
            </w:pPr>
            <w:ins w:id="1640" w:author="Dylan Van Aswegen" w:date="2024-07-09T10:31:00Z" w16du:dateUtc="2024-07-09T08:31:00Z">
              <w:r>
                <w:rPr>
                  <w:rFonts w:ascii="Arial" w:hAnsi="Arial" w:cs="Arial"/>
                  <w:sz w:val="20"/>
                  <w:szCs w:val="20"/>
                  <w:lang w:val="en-GB"/>
                </w:rPr>
                <w:t>UTC-2</w:t>
              </w:r>
            </w:ins>
          </w:p>
          <w:p w14:paraId="175C4D75"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41" w:author="Dylan Van Aswegen" w:date="2024-07-09T10:31:00Z" w16du:dateUtc="2024-07-09T08:31:00Z"/>
                <w:rFonts w:ascii="Arial" w:hAnsi="Arial" w:cs="Arial"/>
                <w:sz w:val="20"/>
                <w:szCs w:val="20"/>
                <w:lang w:val="en-GB"/>
              </w:rPr>
            </w:pPr>
            <w:ins w:id="1642" w:author="Dylan Van Aswegen" w:date="2024-07-09T10:31:00Z" w16du:dateUtc="2024-07-09T08:31:00Z">
              <w:r>
                <w:rPr>
                  <w:rFonts w:ascii="Arial" w:hAnsi="Arial" w:cs="Arial"/>
                  <w:sz w:val="20"/>
                  <w:szCs w:val="20"/>
                  <w:lang w:val="en-GB"/>
                </w:rPr>
                <w:t>UTC-3</w:t>
              </w:r>
            </w:ins>
          </w:p>
          <w:p w14:paraId="77BB3609"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43" w:author="Dylan Van Aswegen" w:date="2024-07-09T10:31:00Z" w16du:dateUtc="2024-07-09T08:31:00Z"/>
                <w:rFonts w:ascii="Arial" w:hAnsi="Arial" w:cs="Arial"/>
                <w:sz w:val="20"/>
                <w:szCs w:val="20"/>
                <w:lang w:val="en-GB"/>
              </w:rPr>
            </w:pPr>
            <w:ins w:id="1644" w:author="Dylan Van Aswegen" w:date="2024-07-09T10:31:00Z" w16du:dateUtc="2024-07-09T08:31:00Z">
              <w:r>
                <w:rPr>
                  <w:rFonts w:ascii="Arial" w:hAnsi="Arial" w:cs="Arial"/>
                  <w:sz w:val="20"/>
                  <w:szCs w:val="20"/>
                  <w:lang w:val="en-GB"/>
                </w:rPr>
                <w:t>UTC-4</w:t>
              </w:r>
            </w:ins>
          </w:p>
          <w:p w14:paraId="0FD4E5EB"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45" w:author="Dylan Van Aswegen" w:date="2024-07-09T10:31:00Z" w16du:dateUtc="2024-07-09T08:31:00Z"/>
                <w:rFonts w:ascii="Arial" w:hAnsi="Arial" w:cs="Arial"/>
                <w:sz w:val="20"/>
                <w:szCs w:val="20"/>
                <w:lang w:val="en-GB"/>
              </w:rPr>
            </w:pPr>
            <w:ins w:id="1646" w:author="Dylan Van Aswegen" w:date="2024-07-09T10:31:00Z" w16du:dateUtc="2024-07-09T08:31:00Z">
              <w:r>
                <w:rPr>
                  <w:rFonts w:ascii="Arial" w:hAnsi="Arial" w:cs="Arial"/>
                  <w:sz w:val="20"/>
                  <w:szCs w:val="20"/>
                  <w:lang w:val="en-GB"/>
                </w:rPr>
                <w:t>UTC-5</w:t>
              </w:r>
            </w:ins>
          </w:p>
          <w:p w14:paraId="12210E50"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47" w:author="Dylan Van Aswegen" w:date="2024-07-09T10:31:00Z" w16du:dateUtc="2024-07-09T08:31:00Z"/>
                <w:rFonts w:ascii="Arial" w:hAnsi="Arial" w:cs="Arial"/>
                <w:sz w:val="20"/>
                <w:szCs w:val="20"/>
                <w:lang w:val="en-GB"/>
              </w:rPr>
            </w:pPr>
            <w:ins w:id="1648" w:author="Dylan Van Aswegen" w:date="2024-07-09T10:31:00Z" w16du:dateUtc="2024-07-09T08:31:00Z">
              <w:r>
                <w:rPr>
                  <w:rFonts w:ascii="Arial" w:hAnsi="Arial" w:cs="Arial"/>
                  <w:sz w:val="20"/>
                  <w:szCs w:val="20"/>
                  <w:lang w:val="en-GB"/>
                </w:rPr>
                <w:t>UTC-6</w:t>
              </w:r>
            </w:ins>
          </w:p>
          <w:p w14:paraId="6E205F8E"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49" w:author="Dylan Van Aswegen" w:date="2024-07-09T10:31:00Z" w16du:dateUtc="2024-07-09T08:31:00Z"/>
                <w:rFonts w:ascii="Arial" w:hAnsi="Arial" w:cs="Arial"/>
                <w:sz w:val="20"/>
                <w:szCs w:val="20"/>
                <w:lang w:val="en-GB"/>
              </w:rPr>
            </w:pPr>
            <w:ins w:id="1650" w:author="Dylan Van Aswegen" w:date="2024-07-09T10:31:00Z" w16du:dateUtc="2024-07-09T08:31:00Z">
              <w:r>
                <w:rPr>
                  <w:rFonts w:ascii="Arial" w:hAnsi="Arial" w:cs="Arial"/>
                  <w:sz w:val="20"/>
                  <w:szCs w:val="20"/>
                  <w:lang w:val="en-GB"/>
                </w:rPr>
                <w:t>UTC-7</w:t>
              </w:r>
            </w:ins>
          </w:p>
          <w:p w14:paraId="709FC2D3"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51" w:author="Dylan Van Aswegen" w:date="2024-07-09T10:31:00Z" w16du:dateUtc="2024-07-09T08:31:00Z"/>
                <w:rFonts w:ascii="Arial" w:hAnsi="Arial" w:cs="Arial"/>
                <w:sz w:val="20"/>
                <w:szCs w:val="20"/>
                <w:lang w:val="en-GB"/>
              </w:rPr>
            </w:pPr>
            <w:ins w:id="1652" w:author="Dylan Van Aswegen" w:date="2024-07-09T10:31:00Z" w16du:dateUtc="2024-07-09T08:31:00Z">
              <w:r>
                <w:rPr>
                  <w:rFonts w:ascii="Arial" w:hAnsi="Arial" w:cs="Arial"/>
                  <w:sz w:val="20"/>
                  <w:szCs w:val="20"/>
                  <w:lang w:val="en-GB"/>
                </w:rPr>
                <w:t>UTC-8</w:t>
              </w:r>
            </w:ins>
          </w:p>
          <w:p w14:paraId="5FFA0EE6"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53" w:author="Dylan Van Aswegen" w:date="2024-07-09T10:31:00Z" w16du:dateUtc="2024-07-09T08:31:00Z"/>
                <w:rFonts w:ascii="Arial" w:hAnsi="Arial" w:cs="Arial"/>
                <w:sz w:val="20"/>
                <w:szCs w:val="20"/>
                <w:lang w:val="en-GB"/>
              </w:rPr>
            </w:pPr>
            <w:ins w:id="1654" w:author="Dylan Van Aswegen" w:date="2024-07-09T10:31:00Z" w16du:dateUtc="2024-07-09T08:31:00Z">
              <w:r>
                <w:rPr>
                  <w:rFonts w:ascii="Arial" w:hAnsi="Arial" w:cs="Arial"/>
                  <w:sz w:val="20"/>
                  <w:szCs w:val="20"/>
                  <w:lang w:val="en-GB"/>
                </w:rPr>
                <w:t>UTC-9</w:t>
              </w:r>
            </w:ins>
          </w:p>
          <w:p w14:paraId="17921DC0"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55" w:author="Dylan Van Aswegen" w:date="2024-07-09T10:31:00Z" w16du:dateUtc="2024-07-09T08:31:00Z"/>
                <w:rFonts w:ascii="Arial" w:hAnsi="Arial" w:cs="Arial"/>
                <w:sz w:val="20"/>
                <w:szCs w:val="20"/>
                <w:lang w:val="en-GB"/>
              </w:rPr>
            </w:pPr>
            <w:ins w:id="1656" w:author="Dylan Van Aswegen" w:date="2024-07-09T10:31:00Z" w16du:dateUtc="2024-07-09T08:31:00Z">
              <w:r>
                <w:rPr>
                  <w:rFonts w:ascii="Arial" w:hAnsi="Arial" w:cs="Arial"/>
                  <w:sz w:val="20"/>
                  <w:szCs w:val="20"/>
                  <w:lang w:val="en-GB"/>
                </w:rPr>
                <w:t>UTC-10</w:t>
              </w:r>
            </w:ins>
          </w:p>
          <w:p w14:paraId="391F2C20" w14:textId="77777777" w:rsidR="00F34BC0" w:rsidRDefault="00F34BC0" w:rsidP="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57" w:author="Dylan Van Aswegen" w:date="2024-07-09T10:33:00Z" w16du:dateUtc="2024-07-09T08:33:00Z"/>
                <w:rFonts w:ascii="Arial" w:hAnsi="Arial" w:cs="Arial"/>
                <w:sz w:val="20"/>
                <w:szCs w:val="20"/>
                <w:lang w:val="en-GB"/>
              </w:rPr>
            </w:pPr>
            <w:ins w:id="1658" w:author="Dylan Van Aswegen" w:date="2024-07-09T10:31:00Z" w16du:dateUtc="2024-07-09T08:31:00Z">
              <w:r>
                <w:rPr>
                  <w:rFonts w:ascii="Arial" w:hAnsi="Arial" w:cs="Arial"/>
                  <w:sz w:val="20"/>
                  <w:szCs w:val="20"/>
                  <w:lang w:val="en-GB"/>
                </w:rPr>
                <w:t>UTC-11</w:t>
              </w:r>
            </w:ins>
          </w:p>
          <w:p w14:paraId="73F0DD57" w14:textId="2C04A6A9" w:rsidR="00F34BC0" w:rsidRPr="00F34BC0" w:rsidRDefault="00F34B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1659" w:author="Dylan Van Aswegen" w:date="2024-07-09T10:25:00Z" w16du:dateUtc="2024-07-09T08:25:00Z"/>
                <w:rFonts w:ascii="Arial" w:hAnsi="Arial" w:cs="Arial"/>
                <w:sz w:val="20"/>
                <w:szCs w:val="20"/>
                <w:lang w:val="en-GB"/>
                <w:rPrChange w:id="1660" w:author="Dylan Van Aswegen" w:date="2024-07-09T10:30:00Z" w16du:dateUtc="2024-07-09T08:30:00Z">
                  <w:rPr>
                    <w:ins w:id="1661" w:author="Dylan Van Aswegen" w:date="2024-07-09T10:25:00Z" w16du:dateUtc="2024-07-09T08:25:00Z"/>
                    <w:lang w:val="en-GB"/>
                  </w:rPr>
                </w:rPrChange>
              </w:rPr>
              <w:pPrChange w:id="1662" w:author="Dylan Van Aswegen" w:date="2024-07-09T10:30:00Z" w16du:dateUtc="2024-07-09T08:30: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1663" w:author="Dylan Van Aswegen" w:date="2024-07-09T10:33:00Z" w16du:dateUtc="2024-07-09T08:33:00Z">
              <w:r>
                <w:rPr>
                  <w:rFonts w:ascii="Arial" w:hAnsi="Arial" w:cs="Arial"/>
                  <w:sz w:val="20"/>
                  <w:szCs w:val="20"/>
                  <w:lang w:val="en-GB"/>
                </w:rPr>
                <w:t>UTC-12</w:t>
              </w:r>
            </w:ins>
          </w:p>
        </w:tc>
        <w:tc>
          <w:tcPr>
            <w:tcW w:w="1417" w:type="dxa"/>
          </w:tcPr>
          <w:p w14:paraId="7A68508F" w14:textId="2BA29D5E" w:rsidR="00F34BC0" w:rsidRDefault="00F34BC0"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664" w:author="Dylan Van Aswegen" w:date="2024-07-09T10:25:00Z" w16du:dateUtc="2024-07-09T08:25:00Z"/>
                <w:rFonts w:ascii="Arial" w:hAnsi="Arial" w:cs="Arial"/>
                <w:sz w:val="20"/>
                <w:szCs w:val="20"/>
                <w:lang w:val="en-GB"/>
              </w:rPr>
            </w:pPr>
            <w:ins w:id="1665" w:author="Dylan Van Aswegen" w:date="2024-07-09T10:33:00Z" w16du:dateUtc="2024-07-09T08:33:00Z">
              <w:r>
                <w:rPr>
                  <w:rFonts w:ascii="Arial" w:hAnsi="Arial" w:cs="Arial"/>
                  <w:sz w:val="20"/>
                  <w:szCs w:val="20"/>
                  <w:lang w:val="en-GB"/>
                </w:rPr>
                <w:t>Yes</w:t>
              </w:r>
            </w:ins>
          </w:p>
        </w:tc>
        <w:tc>
          <w:tcPr>
            <w:tcW w:w="3828" w:type="dxa"/>
          </w:tcPr>
          <w:p w14:paraId="0EE764D4" w14:textId="01E2023A" w:rsidR="00F34BC0" w:rsidRDefault="00F34BC0"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666" w:author="Dylan Van Aswegen" w:date="2024-07-09T10:25:00Z" w16du:dateUtc="2024-07-09T08:25:00Z"/>
                <w:rFonts w:ascii="Arial" w:hAnsi="Arial" w:cs="Arial"/>
                <w:sz w:val="20"/>
                <w:szCs w:val="20"/>
                <w:lang w:val="en-GB"/>
              </w:rPr>
            </w:pPr>
            <w:ins w:id="1667" w:author="Dylan Van Aswegen" w:date="2024-07-09T10:33:00Z" w16du:dateUtc="2024-07-09T08:33:00Z">
              <w:r>
                <w:rPr>
                  <w:rFonts w:ascii="Arial" w:hAnsi="Arial" w:cs="Arial"/>
                  <w:sz w:val="20"/>
                  <w:szCs w:val="20"/>
                  <w:lang w:val="en-GB"/>
                </w:rPr>
                <w:t xml:space="preserve">The user will use this field to indicate the </w:t>
              </w:r>
              <w:proofErr w:type="spellStart"/>
              <w:r>
                <w:rPr>
                  <w:rFonts w:ascii="Arial" w:hAnsi="Arial" w:cs="Arial"/>
                  <w:sz w:val="20"/>
                  <w:szCs w:val="20"/>
                  <w:lang w:val="en-GB"/>
                </w:rPr>
                <w:t>timezone</w:t>
              </w:r>
              <w:proofErr w:type="spellEnd"/>
              <w:r>
                <w:rPr>
                  <w:rFonts w:ascii="Arial" w:hAnsi="Arial" w:cs="Arial"/>
                  <w:sz w:val="20"/>
                  <w:szCs w:val="20"/>
                  <w:lang w:val="en-GB"/>
                </w:rPr>
                <w:t xml:space="preserve"> that their organisation will use.</w:t>
              </w:r>
            </w:ins>
          </w:p>
        </w:tc>
      </w:tr>
      <w:tr w:rsidR="006A0625" w14:paraId="0E586A28" w14:textId="77777777" w:rsidTr="00B85F07">
        <w:trPr>
          <w:cnfStyle w:val="000000100000" w:firstRow="0" w:lastRow="0" w:firstColumn="0" w:lastColumn="0" w:oddVBand="0" w:evenVBand="0" w:oddHBand="1" w:evenHBand="0" w:firstRowFirstColumn="0" w:firstRowLastColumn="0" w:lastRowFirstColumn="0" w:lastRowLastColumn="0"/>
          <w:ins w:id="1668" w:author="Dylan Van Aswegen" w:date="2024-07-09T09:36:00Z"/>
        </w:trPr>
        <w:tc>
          <w:tcPr>
            <w:cnfStyle w:val="001000000000" w:firstRow="0" w:lastRow="0" w:firstColumn="1" w:lastColumn="0" w:oddVBand="0" w:evenVBand="0" w:oddHBand="0" w:evenHBand="0" w:firstRowFirstColumn="0" w:firstRowLastColumn="0" w:lastRowFirstColumn="0" w:lastRowLastColumn="0"/>
            <w:tcW w:w="1135" w:type="dxa"/>
          </w:tcPr>
          <w:p w14:paraId="7AE80214" w14:textId="77777777" w:rsidR="0018495E" w:rsidRDefault="0018495E" w:rsidP="0018495E">
            <w:pPr>
              <w:spacing w:line="360" w:lineRule="auto"/>
              <w:jc w:val="both"/>
              <w:rPr>
                <w:ins w:id="1669" w:author="Dylan Van Aswegen" w:date="2024-07-09T09:36:00Z" w16du:dateUtc="2024-07-09T07:36:00Z"/>
                <w:rFonts w:ascii="Arial" w:hAnsi="Arial" w:cs="Arial"/>
                <w:sz w:val="20"/>
                <w:szCs w:val="20"/>
                <w:lang w:val="en-GB"/>
              </w:rPr>
            </w:pPr>
          </w:p>
        </w:tc>
        <w:tc>
          <w:tcPr>
            <w:tcW w:w="1417" w:type="dxa"/>
          </w:tcPr>
          <w:p w14:paraId="31A4A17E" w14:textId="4C81039C" w:rsidR="0018495E" w:rsidRDefault="0018495E" w:rsidP="0018495E">
            <w:pPr>
              <w:spacing w:line="360" w:lineRule="auto"/>
              <w:jc w:val="both"/>
              <w:cnfStyle w:val="000000100000" w:firstRow="0" w:lastRow="0" w:firstColumn="0" w:lastColumn="0" w:oddVBand="0" w:evenVBand="0" w:oddHBand="1" w:evenHBand="0" w:firstRowFirstColumn="0" w:firstRowLastColumn="0" w:lastRowFirstColumn="0" w:lastRowLastColumn="0"/>
              <w:rPr>
                <w:ins w:id="1670" w:author="Dylan Van Aswegen" w:date="2024-07-09T09:36:00Z" w16du:dateUtc="2024-07-09T07:36:00Z"/>
                <w:rFonts w:ascii="Arial" w:hAnsi="Arial" w:cs="Arial"/>
                <w:sz w:val="20"/>
                <w:szCs w:val="20"/>
                <w:lang w:val="en-GB"/>
              </w:rPr>
            </w:pPr>
            <w:ins w:id="1671" w:author="Dylan Van Aswegen" w:date="2024-07-09T10:10:00Z" w16du:dateUtc="2024-07-09T08:10:00Z">
              <w:r>
                <w:rPr>
                  <w:rFonts w:ascii="Arial" w:hAnsi="Arial" w:cs="Arial"/>
                  <w:sz w:val="20"/>
                  <w:szCs w:val="20"/>
                  <w:lang w:val="en-GB"/>
                </w:rPr>
                <w:t xml:space="preserve">Update </w:t>
              </w:r>
            </w:ins>
          </w:p>
        </w:tc>
        <w:tc>
          <w:tcPr>
            <w:tcW w:w="1276" w:type="dxa"/>
          </w:tcPr>
          <w:p w14:paraId="13D42BBA" w14:textId="2BE36838" w:rsidR="0018495E" w:rsidRDefault="0018495E" w:rsidP="0018495E">
            <w:pPr>
              <w:spacing w:line="360" w:lineRule="auto"/>
              <w:jc w:val="both"/>
              <w:cnfStyle w:val="000000100000" w:firstRow="0" w:lastRow="0" w:firstColumn="0" w:lastColumn="0" w:oddVBand="0" w:evenVBand="0" w:oddHBand="1" w:evenHBand="0" w:firstRowFirstColumn="0" w:firstRowLastColumn="0" w:lastRowFirstColumn="0" w:lastRowLastColumn="0"/>
              <w:rPr>
                <w:ins w:id="1672" w:author="Dylan Van Aswegen" w:date="2024-07-09T09:36:00Z" w16du:dateUtc="2024-07-09T07:36:00Z"/>
                <w:rFonts w:ascii="Arial" w:hAnsi="Arial" w:cs="Arial"/>
                <w:sz w:val="20"/>
                <w:szCs w:val="20"/>
                <w:lang w:val="en-GB"/>
              </w:rPr>
            </w:pPr>
            <w:ins w:id="1673" w:author="Dylan Van Aswegen" w:date="2024-07-09T10:04:00Z" w16du:dateUtc="2024-07-09T08:04:00Z">
              <w:r>
                <w:rPr>
                  <w:rFonts w:ascii="Arial" w:hAnsi="Arial" w:cs="Arial"/>
                  <w:sz w:val="20"/>
                  <w:szCs w:val="20"/>
                  <w:lang w:val="en-GB"/>
                </w:rPr>
                <w:t>Button</w:t>
              </w:r>
            </w:ins>
          </w:p>
        </w:tc>
        <w:tc>
          <w:tcPr>
            <w:tcW w:w="1701" w:type="dxa"/>
          </w:tcPr>
          <w:p w14:paraId="4D9E46F3" w14:textId="4E21FBFE" w:rsidR="0018495E" w:rsidRDefault="0018495E" w:rsidP="0018495E">
            <w:pPr>
              <w:spacing w:line="360" w:lineRule="auto"/>
              <w:jc w:val="both"/>
              <w:cnfStyle w:val="000000100000" w:firstRow="0" w:lastRow="0" w:firstColumn="0" w:lastColumn="0" w:oddVBand="0" w:evenVBand="0" w:oddHBand="1" w:evenHBand="0" w:firstRowFirstColumn="0" w:firstRowLastColumn="0" w:lastRowFirstColumn="0" w:lastRowLastColumn="0"/>
              <w:rPr>
                <w:ins w:id="1674" w:author="Dylan Van Aswegen" w:date="2024-07-09T09:36:00Z" w16du:dateUtc="2024-07-09T07:36:00Z"/>
                <w:rFonts w:ascii="Arial" w:hAnsi="Arial" w:cs="Arial"/>
                <w:sz w:val="20"/>
                <w:szCs w:val="20"/>
                <w:lang w:val="en-GB"/>
              </w:rPr>
            </w:pPr>
          </w:p>
        </w:tc>
        <w:tc>
          <w:tcPr>
            <w:tcW w:w="1417" w:type="dxa"/>
          </w:tcPr>
          <w:p w14:paraId="4C14C3F3" w14:textId="7DDE76F0" w:rsidR="0018495E" w:rsidRDefault="0018495E" w:rsidP="0018495E">
            <w:pPr>
              <w:spacing w:line="360" w:lineRule="auto"/>
              <w:jc w:val="both"/>
              <w:cnfStyle w:val="000000100000" w:firstRow="0" w:lastRow="0" w:firstColumn="0" w:lastColumn="0" w:oddVBand="0" w:evenVBand="0" w:oddHBand="1" w:evenHBand="0" w:firstRowFirstColumn="0" w:firstRowLastColumn="0" w:lastRowFirstColumn="0" w:lastRowLastColumn="0"/>
              <w:rPr>
                <w:ins w:id="1675" w:author="Dylan Van Aswegen" w:date="2024-07-09T09:36:00Z" w16du:dateUtc="2024-07-09T07:36:00Z"/>
                <w:rFonts w:ascii="Arial" w:hAnsi="Arial" w:cs="Arial"/>
                <w:sz w:val="20"/>
                <w:szCs w:val="20"/>
                <w:lang w:val="en-GB"/>
              </w:rPr>
            </w:pPr>
          </w:p>
        </w:tc>
        <w:tc>
          <w:tcPr>
            <w:tcW w:w="3828" w:type="dxa"/>
          </w:tcPr>
          <w:p w14:paraId="0EF7A499" w14:textId="77777777" w:rsidR="0018495E" w:rsidRDefault="0018495E" w:rsidP="0018495E">
            <w:pPr>
              <w:spacing w:line="360" w:lineRule="auto"/>
              <w:jc w:val="both"/>
              <w:cnfStyle w:val="000000100000" w:firstRow="0" w:lastRow="0" w:firstColumn="0" w:lastColumn="0" w:oddVBand="0" w:evenVBand="0" w:oddHBand="1" w:evenHBand="0" w:firstRowFirstColumn="0" w:firstRowLastColumn="0" w:lastRowFirstColumn="0" w:lastRowLastColumn="0"/>
              <w:rPr>
                <w:ins w:id="1676" w:author="Dylan Van Aswegen" w:date="2024-07-09T10:17:00Z" w16du:dateUtc="2024-07-09T08:17:00Z"/>
                <w:rFonts w:ascii="Arial" w:hAnsi="Arial" w:cs="Arial"/>
                <w:sz w:val="20"/>
                <w:szCs w:val="20"/>
                <w:lang w:val="en-GB"/>
              </w:rPr>
            </w:pPr>
            <w:ins w:id="1677" w:author="Dylan Van Aswegen" w:date="2024-07-09T10:11:00Z" w16du:dateUtc="2024-07-09T08:11:00Z">
              <w:r>
                <w:rPr>
                  <w:rFonts w:ascii="Arial" w:hAnsi="Arial" w:cs="Arial"/>
                  <w:sz w:val="20"/>
                  <w:szCs w:val="20"/>
                  <w:lang w:val="en-GB"/>
                </w:rPr>
                <w:t>This button will trigger the</w:t>
              </w:r>
            </w:ins>
            <w:ins w:id="1678" w:author="Dylan Van Aswegen" w:date="2024-07-09T10:13:00Z" w16du:dateUtc="2024-07-09T08:13:00Z">
              <w:r w:rsidR="002B6DB3">
                <w:rPr>
                  <w:rFonts w:ascii="Arial" w:hAnsi="Arial" w:cs="Arial"/>
                  <w:sz w:val="20"/>
                  <w:szCs w:val="20"/>
                  <w:lang w:val="en-GB"/>
                </w:rPr>
                <w:t xml:space="preserve"> saving of </w:t>
              </w:r>
            </w:ins>
            <w:ins w:id="1679" w:author="Dylan Van Aswegen" w:date="2024-07-09T10:14:00Z" w16du:dateUtc="2024-07-09T08:14:00Z">
              <w:r w:rsidR="004070A6">
                <w:rPr>
                  <w:rFonts w:ascii="Arial" w:hAnsi="Arial" w:cs="Arial"/>
                  <w:sz w:val="20"/>
                  <w:szCs w:val="20"/>
                  <w:lang w:val="en-GB"/>
                </w:rPr>
                <w:t xml:space="preserve">any updated details. </w:t>
              </w:r>
            </w:ins>
          </w:p>
          <w:p w14:paraId="53AE1BCA" w14:textId="471FD7FE" w:rsidR="004070A6" w:rsidRDefault="004070A6" w:rsidP="0018495E">
            <w:pPr>
              <w:spacing w:line="360" w:lineRule="auto"/>
              <w:jc w:val="both"/>
              <w:cnfStyle w:val="000000100000" w:firstRow="0" w:lastRow="0" w:firstColumn="0" w:lastColumn="0" w:oddVBand="0" w:evenVBand="0" w:oddHBand="1" w:evenHBand="0" w:firstRowFirstColumn="0" w:firstRowLastColumn="0" w:lastRowFirstColumn="0" w:lastRowLastColumn="0"/>
              <w:rPr>
                <w:ins w:id="1680" w:author="Dylan Van Aswegen" w:date="2024-07-09T09:36:00Z" w16du:dateUtc="2024-07-09T07:36:00Z"/>
                <w:rFonts w:ascii="Arial" w:hAnsi="Arial" w:cs="Arial"/>
                <w:sz w:val="20"/>
                <w:szCs w:val="20"/>
                <w:lang w:val="en-GB"/>
              </w:rPr>
            </w:pPr>
          </w:p>
        </w:tc>
      </w:tr>
    </w:tbl>
    <w:p w14:paraId="0203A6AB" w14:textId="77777777" w:rsidR="00892E57" w:rsidRDefault="00892E57" w:rsidP="00E230A9">
      <w:pPr>
        <w:rPr>
          <w:ins w:id="1681" w:author="Dylan Van Aswegen" w:date="2024-07-09T09:36:00Z" w16du:dateUtc="2024-07-09T07:36:00Z"/>
          <w:lang w:val="en-GB"/>
        </w:rPr>
      </w:pPr>
    </w:p>
    <w:p w14:paraId="7C6CF9B0" w14:textId="4F8CAC94" w:rsidR="00E131D4" w:rsidRDefault="00F34BC0" w:rsidP="00E230A9">
      <w:pPr>
        <w:rPr>
          <w:ins w:id="1682" w:author="Dylan Van Aswegen" w:date="2024-07-09T10:24:00Z" w16du:dateUtc="2024-07-09T08:24:00Z"/>
          <w:lang w:val="en-GB"/>
        </w:rPr>
      </w:pPr>
      <w:ins w:id="1683" w:author="Dylan Van Aswegen" w:date="2024-07-09T10:24:00Z" w16du:dateUtc="2024-07-09T08:24:00Z">
        <w:r>
          <w:rPr>
            <w:lang w:val="en-GB"/>
          </w:rPr>
          <w:t>For the Basics tab, the page will consist of the following:</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5FFE4275" w14:textId="77777777" w:rsidTr="00B85F07">
        <w:trPr>
          <w:cnfStyle w:val="100000000000" w:firstRow="1" w:lastRow="0" w:firstColumn="0" w:lastColumn="0" w:oddVBand="0" w:evenVBand="0" w:oddHBand="0" w:evenHBand="0" w:firstRowFirstColumn="0" w:firstRowLastColumn="0" w:lastRowFirstColumn="0" w:lastRowLastColumn="0"/>
          <w:tblHeader/>
          <w:ins w:id="1684" w:author="Dylan Van Aswegen" w:date="2024-07-09T10:24: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34BB4F0B" w14:textId="77777777" w:rsidR="00F34BC0" w:rsidRDefault="00F34BC0" w:rsidP="00B85F07">
            <w:pPr>
              <w:spacing w:line="360" w:lineRule="auto"/>
              <w:jc w:val="both"/>
              <w:rPr>
                <w:ins w:id="1685" w:author="Dylan Van Aswegen" w:date="2024-07-09T10:24:00Z" w16du:dateUtc="2024-07-09T08:24:00Z"/>
                <w:rFonts w:ascii="Arial" w:hAnsi="Arial" w:cs="Arial"/>
                <w:sz w:val="20"/>
                <w:szCs w:val="20"/>
                <w:lang w:val="en-GB"/>
              </w:rPr>
            </w:pPr>
            <w:ins w:id="1686" w:author="Dylan Van Aswegen" w:date="2024-07-09T10:24:00Z" w16du:dateUtc="2024-07-09T08:24:00Z">
              <w:r>
                <w:rPr>
                  <w:rFonts w:ascii="Arial" w:hAnsi="Arial" w:cs="Arial"/>
                  <w:sz w:val="20"/>
                  <w:szCs w:val="20"/>
                  <w:lang w:val="en-GB"/>
                </w:rPr>
                <w:t xml:space="preserve">Field Number </w:t>
              </w:r>
            </w:ins>
          </w:p>
        </w:tc>
        <w:tc>
          <w:tcPr>
            <w:tcW w:w="1417" w:type="dxa"/>
            <w:shd w:val="clear" w:color="auto" w:fill="002060"/>
          </w:tcPr>
          <w:p w14:paraId="10D41757" w14:textId="77777777" w:rsidR="00F34BC0" w:rsidRDefault="00F34BC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687" w:author="Dylan Van Aswegen" w:date="2024-07-09T10:24:00Z" w16du:dateUtc="2024-07-09T08:24:00Z"/>
                <w:rFonts w:ascii="Arial" w:hAnsi="Arial" w:cs="Arial"/>
                <w:sz w:val="20"/>
                <w:szCs w:val="20"/>
                <w:lang w:val="en-GB"/>
              </w:rPr>
            </w:pPr>
            <w:ins w:id="1688" w:author="Dylan Van Aswegen" w:date="2024-07-09T10:24:00Z" w16du:dateUtc="2024-07-09T08:24:00Z">
              <w:r>
                <w:rPr>
                  <w:rFonts w:ascii="Arial" w:hAnsi="Arial" w:cs="Arial"/>
                  <w:sz w:val="20"/>
                  <w:szCs w:val="20"/>
                  <w:lang w:val="en-GB"/>
                </w:rPr>
                <w:t>Field Name</w:t>
              </w:r>
            </w:ins>
          </w:p>
        </w:tc>
        <w:tc>
          <w:tcPr>
            <w:tcW w:w="1276" w:type="dxa"/>
            <w:shd w:val="clear" w:color="auto" w:fill="002060"/>
          </w:tcPr>
          <w:p w14:paraId="33901CE1" w14:textId="77777777" w:rsidR="00F34BC0" w:rsidRDefault="00F34BC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689" w:author="Dylan Van Aswegen" w:date="2024-07-09T10:24:00Z" w16du:dateUtc="2024-07-09T08:24:00Z"/>
                <w:rFonts w:ascii="Arial" w:hAnsi="Arial" w:cs="Arial"/>
                <w:sz w:val="20"/>
                <w:szCs w:val="20"/>
                <w:lang w:val="en-GB"/>
              </w:rPr>
            </w:pPr>
            <w:ins w:id="1690" w:author="Dylan Van Aswegen" w:date="2024-07-09T10:24:00Z" w16du:dateUtc="2024-07-09T08:24:00Z">
              <w:r>
                <w:rPr>
                  <w:rFonts w:ascii="Arial" w:hAnsi="Arial" w:cs="Arial"/>
                  <w:sz w:val="20"/>
                  <w:szCs w:val="20"/>
                  <w:lang w:val="en-GB"/>
                </w:rPr>
                <w:t>Field Type</w:t>
              </w:r>
            </w:ins>
          </w:p>
        </w:tc>
        <w:tc>
          <w:tcPr>
            <w:tcW w:w="1701" w:type="dxa"/>
            <w:shd w:val="clear" w:color="auto" w:fill="002060"/>
          </w:tcPr>
          <w:p w14:paraId="3AB0A706" w14:textId="77777777" w:rsidR="00F34BC0" w:rsidRDefault="00F34BC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691" w:author="Dylan Van Aswegen" w:date="2024-07-09T10:24:00Z" w16du:dateUtc="2024-07-09T08:24:00Z"/>
                <w:rFonts w:ascii="Arial" w:hAnsi="Arial" w:cs="Arial"/>
                <w:sz w:val="20"/>
                <w:szCs w:val="20"/>
                <w:lang w:val="en-GB"/>
              </w:rPr>
            </w:pPr>
            <w:ins w:id="1692" w:author="Dylan Van Aswegen" w:date="2024-07-09T10:24:00Z" w16du:dateUtc="2024-07-09T08:24:00Z">
              <w:r>
                <w:rPr>
                  <w:rFonts w:ascii="Arial" w:hAnsi="Arial" w:cs="Arial"/>
                  <w:sz w:val="20"/>
                  <w:szCs w:val="20"/>
                  <w:lang w:val="en-GB"/>
                </w:rPr>
                <w:t>Field Data Type</w:t>
              </w:r>
            </w:ins>
          </w:p>
        </w:tc>
        <w:tc>
          <w:tcPr>
            <w:tcW w:w="1417" w:type="dxa"/>
            <w:shd w:val="clear" w:color="auto" w:fill="002060"/>
          </w:tcPr>
          <w:p w14:paraId="26046F5E" w14:textId="77777777" w:rsidR="00F34BC0" w:rsidRDefault="00F34BC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693" w:author="Dylan Van Aswegen" w:date="2024-07-09T10:24:00Z" w16du:dateUtc="2024-07-09T08:24:00Z"/>
                <w:rFonts w:ascii="Arial" w:hAnsi="Arial" w:cs="Arial"/>
                <w:sz w:val="20"/>
                <w:szCs w:val="20"/>
                <w:lang w:val="en-GB"/>
              </w:rPr>
            </w:pPr>
            <w:ins w:id="1694" w:author="Dylan Van Aswegen" w:date="2024-07-09T10:24:00Z" w16du:dateUtc="2024-07-09T08:24:00Z">
              <w:r>
                <w:rPr>
                  <w:rFonts w:ascii="Arial" w:hAnsi="Arial" w:cs="Arial"/>
                  <w:sz w:val="20"/>
                  <w:szCs w:val="20"/>
                  <w:lang w:val="en-GB"/>
                </w:rPr>
                <w:t>Required?</w:t>
              </w:r>
            </w:ins>
          </w:p>
        </w:tc>
        <w:tc>
          <w:tcPr>
            <w:tcW w:w="3828" w:type="dxa"/>
            <w:shd w:val="clear" w:color="auto" w:fill="002060"/>
          </w:tcPr>
          <w:p w14:paraId="133128FE" w14:textId="77777777" w:rsidR="00F34BC0" w:rsidRDefault="00F34BC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695" w:author="Dylan Van Aswegen" w:date="2024-07-09T10:24:00Z" w16du:dateUtc="2024-07-09T08:24:00Z"/>
                <w:rFonts w:ascii="Arial" w:hAnsi="Arial" w:cs="Arial"/>
                <w:sz w:val="20"/>
                <w:szCs w:val="20"/>
                <w:lang w:val="en-GB"/>
              </w:rPr>
            </w:pPr>
            <w:ins w:id="1696" w:author="Dylan Van Aswegen" w:date="2024-07-09T10:24:00Z" w16du:dateUtc="2024-07-09T08:24:00Z">
              <w:r>
                <w:rPr>
                  <w:rFonts w:ascii="Arial" w:hAnsi="Arial" w:cs="Arial"/>
                  <w:sz w:val="20"/>
                  <w:szCs w:val="20"/>
                  <w:lang w:val="en-GB"/>
                </w:rPr>
                <w:t>Field Rules</w:t>
              </w:r>
            </w:ins>
          </w:p>
        </w:tc>
      </w:tr>
      <w:tr w:rsidR="00F34BC0" w14:paraId="779AA16E" w14:textId="77777777" w:rsidTr="00B85F07">
        <w:trPr>
          <w:cnfStyle w:val="000000100000" w:firstRow="0" w:lastRow="0" w:firstColumn="0" w:lastColumn="0" w:oddVBand="0" w:evenVBand="0" w:oddHBand="1" w:evenHBand="0" w:firstRowFirstColumn="0" w:firstRowLastColumn="0" w:lastRowFirstColumn="0" w:lastRowLastColumn="0"/>
          <w:ins w:id="1697" w:author="Dylan Van Aswegen" w:date="2024-07-09T10:24:00Z"/>
        </w:trPr>
        <w:tc>
          <w:tcPr>
            <w:cnfStyle w:val="001000000000" w:firstRow="0" w:lastRow="0" w:firstColumn="1" w:lastColumn="0" w:oddVBand="0" w:evenVBand="0" w:oddHBand="0" w:evenHBand="0" w:firstRowFirstColumn="0" w:firstRowLastColumn="0" w:lastRowFirstColumn="0" w:lastRowLastColumn="0"/>
            <w:tcW w:w="1135" w:type="dxa"/>
          </w:tcPr>
          <w:p w14:paraId="38486676" w14:textId="77777777" w:rsidR="00F34BC0" w:rsidRDefault="00F34BC0" w:rsidP="00B85F07">
            <w:pPr>
              <w:spacing w:line="360" w:lineRule="auto"/>
              <w:jc w:val="both"/>
              <w:rPr>
                <w:ins w:id="1698" w:author="Dylan Van Aswegen" w:date="2024-07-09T10:24:00Z" w16du:dateUtc="2024-07-09T08:24:00Z"/>
                <w:rFonts w:ascii="Arial" w:hAnsi="Arial" w:cs="Arial"/>
                <w:sz w:val="20"/>
                <w:szCs w:val="20"/>
                <w:lang w:val="en-GB"/>
              </w:rPr>
            </w:pPr>
          </w:p>
        </w:tc>
        <w:tc>
          <w:tcPr>
            <w:tcW w:w="1417" w:type="dxa"/>
          </w:tcPr>
          <w:p w14:paraId="4C8F7C2E" w14:textId="54663F7D" w:rsidR="00F34BC0"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699" w:author="Dylan Van Aswegen" w:date="2024-07-09T10:24:00Z" w16du:dateUtc="2024-07-09T08:24:00Z"/>
                <w:rFonts w:ascii="Arial" w:hAnsi="Arial" w:cs="Arial"/>
                <w:sz w:val="20"/>
                <w:szCs w:val="20"/>
                <w:lang w:val="en-GB"/>
              </w:rPr>
            </w:pPr>
            <w:ins w:id="1700" w:author="Dylan Van Aswegen" w:date="2024-07-09T10:35:00Z" w16du:dateUtc="2024-07-09T08:35:00Z">
              <w:r>
                <w:rPr>
                  <w:rFonts w:ascii="Arial" w:hAnsi="Arial" w:cs="Arial"/>
                  <w:sz w:val="20"/>
                  <w:szCs w:val="20"/>
                  <w:lang w:val="en-GB"/>
                </w:rPr>
                <w:t>Logo</w:t>
              </w:r>
            </w:ins>
          </w:p>
        </w:tc>
        <w:tc>
          <w:tcPr>
            <w:tcW w:w="1276" w:type="dxa"/>
          </w:tcPr>
          <w:p w14:paraId="379BDD35" w14:textId="587A8303" w:rsidR="00F34BC0"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01" w:author="Dylan Van Aswegen" w:date="2024-07-09T10:24:00Z" w16du:dateUtc="2024-07-09T08:24:00Z"/>
                <w:rFonts w:ascii="Arial" w:hAnsi="Arial" w:cs="Arial"/>
                <w:sz w:val="20"/>
                <w:szCs w:val="20"/>
                <w:lang w:val="en-GB"/>
              </w:rPr>
            </w:pPr>
            <w:ins w:id="1702" w:author="Dylan Van Aswegen" w:date="2024-07-09T10:35:00Z" w16du:dateUtc="2024-07-09T08:35:00Z">
              <w:r>
                <w:rPr>
                  <w:rFonts w:ascii="Arial" w:hAnsi="Arial" w:cs="Arial"/>
                  <w:sz w:val="20"/>
                  <w:szCs w:val="20"/>
                  <w:lang w:val="en-GB"/>
                </w:rPr>
                <w:t>Upload Fi</w:t>
              </w:r>
            </w:ins>
            <w:ins w:id="1703" w:author="Dylan Van Aswegen" w:date="2024-07-09T10:36:00Z" w16du:dateUtc="2024-07-09T08:36:00Z">
              <w:r>
                <w:rPr>
                  <w:rFonts w:ascii="Arial" w:hAnsi="Arial" w:cs="Arial"/>
                  <w:sz w:val="20"/>
                  <w:szCs w:val="20"/>
                  <w:lang w:val="en-GB"/>
                </w:rPr>
                <w:t xml:space="preserve">eld </w:t>
              </w:r>
            </w:ins>
          </w:p>
        </w:tc>
        <w:tc>
          <w:tcPr>
            <w:tcW w:w="1701" w:type="dxa"/>
          </w:tcPr>
          <w:p w14:paraId="718214B1" w14:textId="50F3C28F" w:rsidR="00F34BC0" w:rsidRDefault="00F34BC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04" w:author="Dylan Van Aswegen" w:date="2024-07-09T10:24:00Z" w16du:dateUtc="2024-07-09T08:24:00Z"/>
                <w:rFonts w:ascii="Arial" w:hAnsi="Arial" w:cs="Arial"/>
                <w:sz w:val="20"/>
                <w:szCs w:val="20"/>
                <w:lang w:val="en-GB"/>
              </w:rPr>
            </w:pPr>
          </w:p>
        </w:tc>
        <w:tc>
          <w:tcPr>
            <w:tcW w:w="1417" w:type="dxa"/>
          </w:tcPr>
          <w:p w14:paraId="2660AD5C" w14:textId="705221A4" w:rsidR="00F34BC0"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05" w:author="Dylan Van Aswegen" w:date="2024-07-09T10:24:00Z" w16du:dateUtc="2024-07-09T08:24:00Z"/>
                <w:rFonts w:ascii="Arial" w:hAnsi="Arial" w:cs="Arial"/>
                <w:sz w:val="20"/>
                <w:szCs w:val="20"/>
                <w:lang w:val="en-GB"/>
              </w:rPr>
            </w:pPr>
            <w:ins w:id="1706" w:author="Dylan Van Aswegen" w:date="2024-07-09T10:38:00Z" w16du:dateUtc="2024-07-09T08:38:00Z">
              <w:r>
                <w:rPr>
                  <w:rFonts w:ascii="Arial" w:hAnsi="Arial" w:cs="Arial"/>
                  <w:sz w:val="20"/>
                  <w:szCs w:val="20"/>
                  <w:lang w:val="en-GB"/>
                </w:rPr>
                <w:t>No</w:t>
              </w:r>
            </w:ins>
          </w:p>
        </w:tc>
        <w:tc>
          <w:tcPr>
            <w:tcW w:w="3828" w:type="dxa"/>
          </w:tcPr>
          <w:p w14:paraId="65E75AFE" w14:textId="76B138D6" w:rsidR="00F34BC0"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07" w:author="Dylan Van Aswegen" w:date="2024-07-09T10:24:00Z" w16du:dateUtc="2024-07-09T08:24:00Z"/>
                <w:rFonts w:ascii="Arial" w:hAnsi="Arial" w:cs="Arial"/>
                <w:sz w:val="20"/>
                <w:szCs w:val="20"/>
                <w:lang w:val="en-GB"/>
              </w:rPr>
            </w:pPr>
            <w:ins w:id="1708" w:author="Dylan Van Aswegen" w:date="2024-07-09T10:39:00Z" w16du:dateUtc="2024-07-09T08:39:00Z">
              <w:r>
                <w:rPr>
                  <w:rFonts w:ascii="Arial" w:hAnsi="Arial" w:cs="Arial"/>
                  <w:sz w:val="20"/>
                  <w:szCs w:val="20"/>
                  <w:lang w:val="en-GB"/>
                </w:rPr>
                <w:t xml:space="preserve">This field will be used by the user to upload their </w:t>
              </w:r>
            </w:ins>
            <w:ins w:id="1709" w:author="Dylan Van Aswegen" w:date="2024-07-12T14:03:00Z" w16du:dateUtc="2024-07-12T12:03:00Z">
              <w:r w:rsidR="00BB327C">
                <w:rPr>
                  <w:rFonts w:ascii="Arial" w:hAnsi="Arial" w:cs="Arial"/>
                  <w:sz w:val="20"/>
                  <w:szCs w:val="20"/>
                  <w:lang w:val="en-GB"/>
                </w:rPr>
                <w:t>organisation</w:t>
              </w:r>
            </w:ins>
            <w:ins w:id="1710" w:author="Dylan Van Aswegen" w:date="2024-07-09T10:39:00Z" w16du:dateUtc="2024-07-09T08:39:00Z">
              <w:r>
                <w:rPr>
                  <w:rFonts w:ascii="Arial" w:hAnsi="Arial" w:cs="Arial"/>
                  <w:sz w:val="20"/>
                  <w:szCs w:val="20"/>
                  <w:lang w:val="en-GB"/>
                </w:rPr>
                <w:t xml:space="preserve">s logo. This will appear logo area of their public page. </w:t>
              </w:r>
            </w:ins>
          </w:p>
        </w:tc>
      </w:tr>
      <w:tr w:rsidR="006A0625" w14:paraId="2E54BE86" w14:textId="77777777" w:rsidTr="00B85F07">
        <w:trPr>
          <w:ins w:id="1711" w:author="Dylan Van Aswegen" w:date="2024-07-09T10:34:00Z"/>
        </w:trPr>
        <w:tc>
          <w:tcPr>
            <w:cnfStyle w:val="001000000000" w:firstRow="0" w:lastRow="0" w:firstColumn="1" w:lastColumn="0" w:oddVBand="0" w:evenVBand="0" w:oddHBand="0" w:evenHBand="0" w:firstRowFirstColumn="0" w:firstRowLastColumn="0" w:lastRowFirstColumn="0" w:lastRowLastColumn="0"/>
            <w:tcW w:w="1135" w:type="dxa"/>
          </w:tcPr>
          <w:p w14:paraId="07A5A8F6" w14:textId="77777777" w:rsidR="006A0625" w:rsidRDefault="006A0625" w:rsidP="00B85F07">
            <w:pPr>
              <w:spacing w:line="360" w:lineRule="auto"/>
              <w:jc w:val="both"/>
              <w:rPr>
                <w:ins w:id="1712" w:author="Dylan Van Aswegen" w:date="2024-07-09T10:34:00Z" w16du:dateUtc="2024-07-09T08:34:00Z"/>
                <w:rFonts w:ascii="Arial" w:hAnsi="Arial" w:cs="Arial"/>
                <w:sz w:val="20"/>
                <w:szCs w:val="20"/>
                <w:lang w:val="en-GB"/>
              </w:rPr>
            </w:pPr>
          </w:p>
        </w:tc>
        <w:tc>
          <w:tcPr>
            <w:tcW w:w="1417" w:type="dxa"/>
          </w:tcPr>
          <w:p w14:paraId="794FA8F3" w14:textId="3F840A3E" w:rsidR="006A0625" w:rsidRDefault="006A062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713" w:author="Dylan Van Aswegen" w:date="2024-07-09T10:34:00Z" w16du:dateUtc="2024-07-09T08:34:00Z"/>
                <w:rFonts w:ascii="Arial" w:hAnsi="Arial" w:cs="Arial"/>
                <w:sz w:val="20"/>
                <w:szCs w:val="20"/>
                <w:lang w:val="en-GB"/>
              </w:rPr>
            </w:pPr>
            <w:ins w:id="1714" w:author="Dylan Van Aswegen" w:date="2024-07-09T10:35:00Z" w16du:dateUtc="2024-07-09T08:35:00Z">
              <w:r>
                <w:rPr>
                  <w:rFonts w:ascii="Arial" w:hAnsi="Arial" w:cs="Arial"/>
                  <w:sz w:val="20"/>
                  <w:szCs w:val="20"/>
                  <w:lang w:val="en-GB"/>
                </w:rPr>
                <w:t>Banner Image</w:t>
              </w:r>
            </w:ins>
          </w:p>
        </w:tc>
        <w:tc>
          <w:tcPr>
            <w:tcW w:w="1276" w:type="dxa"/>
          </w:tcPr>
          <w:p w14:paraId="00116C57" w14:textId="383B150E" w:rsidR="006A0625" w:rsidRDefault="006A062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715" w:author="Dylan Van Aswegen" w:date="2024-07-09T10:34:00Z" w16du:dateUtc="2024-07-09T08:34:00Z"/>
                <w:rFonts w:ascii="Arial" w:hAnsi="Arial" w:cs="Arial"/>
                <w:sz w:val="20"/>
                <w:szCs w:val="20"/>
                <w:lang w:val="en-GB"/>
              </w:rPr>
            </w:pPr>
            <w:ins w:id="1716" w:author="Dylan Van Aswegen" w:date="2024-07-09T10:36:00Z" w16du:dateUtc="2024-07-09T08:36:00Z">
              <w:r>
                <w:rPr>
                  <w:rFonts w:ascii="Arial" w:hAnsi="Arial" w:cs="Arial"/>
                  <w:sz w:val="20"/>
                  <w:szCs w:val="20"/>
                  <w:lang w:val="en-GB"/>
                </w:rPr>
                <w:t>Upload Field</w:t>
              </w:r>
            </w:ins>
          </w:p>
        </w:tc>
        <w:tc>
          <w:tcPr>
            <w:tcW w:w="1701" w:type="dxa"/>
          </w:tcPr>
          <w:p w14:paraId="3775F509" w14:textId="77777777" w:rsidR="006A0625" w:rsidRDefault="006A062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717" w:author="Dylan Van Aswegen" w:date="2024-07-09T10:34:00Z" w16du:dateUtc="2024-07-09T08:34:00Z"/>
                <w:rFonts w:ascii="Arial" w:hAnsi="Arial" w:cs="Arial"/>
                <w:sz w:val="20"/>
                <w:szCs w:val="20"/>
                <w:lang w:val="en-GB"/>
              </w:rPr>
            </w:pPr>
          </w:p>
        </w:tc>
        <w:tc>
          <w:tcPr>
            <w:tcW w:w="1417" w:type="dxa"/>
          </w:tcPr>
          <w:p w14:paraId="43463349" w14:textId="301B1C72" w:rsidR="006A0625" w:rsidRDefault="006A062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718" w:author="Dylan Van Aswegen" w:date="2024-07-09T10:34:00Z" w16du:dateUtc="2024-07-09T08:34:00Z"/>
                <w:rFonts w:ascii="Arial" w:hAnsi="Arial" w:cs="Arial"/>
                <w:sz w:val="20"/>
                <w:szCs w:val="20"/>
                <w:lang w:val="en-GB"/>
              </w:rPr>
            </w:pPr>
            <w:ins w:id="1719" w:author="Dylan Van Aswegen" w:date="2024-07-09T10:38:00Z" w16du:dateUtc="2024-07-09T08:38:00Z">
              <w:r>
                <w:rPr>
                  <w:rFonts w:ascii="Arial" w:hAnsi="Arial" w:cs="Arial"/>
                  <w:sz w:val="20"/>
                  <w:szCs w:val="20"/>
                  <w:lang w:val="en-GB"/>
                </w:rPr>
                <w:t>No</w:t>
              </w:r>
            </w:ins>
          </w:p>
        </w:tc>
        <w:tc>
          <w:tcPr>
            <w:tcW w:w="3828" w:type="dxa"/>
          </w:tcPr>
          <w:p w14:paraId="772A56E6" w14:textId="591030E7" w:rsidR="006A0625" w:rsidRDefault="006A062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720" w:author="Dylan Van Aswegen" w:date="2024-07-09T10:34:00Z" w16du:dateUtc="2024-07-09T08:34:00Z"/>
                <w:rFonts w:ascii="Arial" w:hAnsi="Arial" w:cs="Arial"/>
                <w:sz w:val="20"/>
                <w:szCs w:val="20"/>
                <w:lang w:val="en-GB"/>
              </w:rPr>
            </w:pPr>
            <w:ins w:id="1721" w:author="Dylan Van Aswegen" w:date="2024-07-09T10:39:00Z" w16du:dateUtc="2024-07-09T08:39:00Z">
              <w:r>
                <w:rPr>
                  <w:rFonts w:ascii="Arial" w:hAnsi="Arial" w:cs="Arial"/>
                  <w:sz w:val="20"/>
                  <w:szCs w:val="20"/>
                  <w:lang w:val="en-GB"/>
                </w:rPr>
                <w:t xml:space="preserve">This field will be used by the user to upload their </w:t>
              </w:r>
            </w:ins>
            <w:ins w:id="1722" w:author="Dylan Van Aswegen" w:date="2024-07-12T14:03:00Z" w16du:dateUtc="2024-07-12T12:03:00Z">
              <w:r w:rsidR="00BB327C">
                <w:rPr>
                  <w:rFonts w:ascii="Arial" w:hAnsi="Arial" w:cs="Arial"/>
                  <w:sz w:val="20"/>
                  <w:szCs w:val="20"/>
                  <w:lang w:val="en-GB"/>
                </w:rPr>
                <w:t>organisation</w:t>
              </w:r>
            </w:ins>
            <w:ins w:id="1723" w:author="Dylan Van Aswegen" w:date="2024-07-09T10:39:00Z" w16du:dateUtc="2024-07-09T08:39:00Z">
              <w:r>
                <w:rPr>
                  <w:rFonts w:ascii="Arial" w:hAnsi="Arial" w:cs="Arial"/>
                  <w:sz w:val="20"/>
                  <w:szCs w:val="20"/>
                  <w:lang w:val="en-GB"/>
                </w:rPr>
                <w:t xml:space="preserve">s </w:t>
              </w:r>
            </w:ins>
            <w:ins w:id="1724" w:author="Dylan Van Aswegen" w:date="2024-07-09T10:40:00Z" w16du:dateUtc="2024-07-09T08:40:00Z">
              <w:r>
                <w:rPr>
                  <w:rFonts w:ascii="Arial" w:hAnsi="Arial" w:cs="Arial"/>
                  <w:sz w:val="20"/>
                  <w:szCs w:val="20"/>
                  <w:lang w:val="en-GB"/>
                </w:rPr>
                <w:t>banner image</w:t>
              </w:r>
            </w:ins>
            <w:ins w:id="1725" w:author="Dylan Van Aswegen" w:date="2024-07-09T10:39:00Z" w16du:dateUtc="2024-07-09T08:39:00Z">
              <w:r>
                <w:rPr>
                  <w:rFonts w:ascii="Arial" w:hAnsi="Arial" w:cs="Arial"/>
                  <w:sz w:val="20"/>
                  <w:szCs w:val="20"/>
                  <w:lang w:val="en-GB"/>
                </w:rPr>
                <w:t xml:space="preserve">. This will appear </w:t>
              </w:r>
            </w:ins>
            <w:ins w:id="1726" w:author="Dylan Van Aswegen" w:date="2024-07-09T10:40:00Z" w16du:dateUtc="2024-07-09T08:40:00Z">
              <w:r>
                <w:rPr>
                  <w:rFonts w:ascii="Arial" w:hAnsi="Arial" w:cs="Arial"/>
                  <w:sz w:val="20"/>
                  <w:szCs w:val="20"/>
                  <w:lang w:val="en-GB"/>
                </w:rPr>
                <w:t>banner image</w:t>
              </w:r>
            </w:ins>
            <w:ins w:id="1727" w:author="Dylan Van Aswegen" w:date="2024-07-09T10:39:00Z" w16du:dateUtc="2024-07-09T08:39:00Z">
              <w:r>
                <w:rPr>
                  <w:rFonts w:ascii="Arial" w:hAnsi="Arial" w:cs="Arial"/>
                  <w:sz w:val="20"/>
                  <w:szCs w:val="20"/>
                  <w:lang w:val="en-GB"/>
                </w:rPr>
                <w:t xml:space="preserve"> area of their public page.</w:t>
              </w:r>
            </w:ins>
          </w:p>
        </w:tc>
      </w:tr>
      <w:tr w:rsidR="006A0625" w14:paraId="5BB50D8A" w14:textId="77777777" w:rsidTr="00B85F07">
        <w:trPr>
          <w:cnfStyle w:val="000000100000" w:firstRow="0" w:lastRow="0" w:firstColumn="0" w:lastColumn="0" w:oddVBand="0" w:evenVBand="0" w:oddHBand="1" w:evenHBand="0" w:firstRowFirstColumn="0" w:firstRowLastColumn="0" w:lastRowFirstColumn="0" w:lastRowLastColumn="0"/>
          <w:ins w:id="1728" w:author="Dylan Van Aswegen" w:date="2024-07-09T10:34:00Z"/>
        </w:trPr>
        <w:tc>
          <w:tcPr>
            <w:cnfStyle w:val="001000000000" w:firstRow="0" w:lastRow="0" w:firstColumn="1" w:lastColumn="0" w:oddVBand="0" w:evenVBand="0" w:oddHBand="0" w:evenHBand="0" w:firstRowFirstColumn="0" w:firstRowLastColumn="0" w:lastRowFirstColumn="0" w:lastRowLastColumn="0"/>
            <w:tcW w:w="1135" w:type="dxa"/>
          </w:tcPr>
          <w:p w14:paraId="1DC5F205" w14:textId="77777777" w:rsidR="006A0625" w:rsidRDefault="006A0625" w:rsidP="00B85F07">
            <w:pPr>
              <w:spacing w:line="360" w:lineRule="auto"/>
              <w:jc w:val="both"/>
              <w:rPr>
                <w:ins w:id="1729" w:author="Dylan Van Aswegen" w:date="2024-07-09T10:34:00Z" w16du:dateUtc="2024-07-09T08:34:00Z"/>
                <w:rFonts w:ascii="Arial" w:hAnsi="Arial" w:cs="Arial"/>
                <w:sz w:val="20"/>
                <w:szCs w:val="20"/>
                <w:lang w:val="en-GB"/>
              </w:rPr>
            </w:pPr>
          </w:p>
        </w:tc>
        <w:tc>
          <w:tcPr>
            <w:tcW w:w="1417" w:type="dxa"/>
          </w:tcPr>
          <w:p w14:paraId="4DE27246" w14:textId="33B2C00B" w:rsidR="006A0625"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30" w:author="Dylan Van Aswegen" w:date="2024-07-09T10:34:00Z" w16du:dateUtc="2024-07-09T08:34:00Z"/>
                <w:rFonts w:ascii="Arial" w:hAnsi="Arial" w:cs="Arial"/>
                <w:sz w:val="20"/>
                <w:szCs w:val="20"/>
                <w:lang w:val="en-GB"/>
              </w:rPr>
            </w:pPr>
            <w:ins w:id="1731" w:author="Dylan Van Aswegen" w:date="2024-07-09T10:35:00Z" w16du:dateUtc="2024-07-09T08:35:00Z">
              <w:r>
                <w:rPr>
                  <w:rFonts w:ascii="Arial" w:hAnsi="Arial" w:cs="Arial"/>
                  <w:sz w:val="20"/>
                  <w:szCs w:val="20"/>
                  <w:lang w:val="en-GB"/>
                </w:rPr>
                <w:t>Primary Colour</w:t>
              </w:r>
            </w:ins>
          </w:p>
        </w:tc>
        <w:tc>
          <w:tcPr>
            <w:tcW w:w="1276" w:type="dxa"/>
          </w:tcPr>
          <w:p w14:paraId="0346B3B6" w14:textId="0BA1CBAA" w:rsidR="006A0625"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32" w:author="Dylan Van Aswegen" w:date="2024-07-09T10:34:00Z" w16du:dateUtc="2024-07-09T08:34:00Z"/>
                <w:rFonts w:ascii="Arial" w:hAnsi="Arial" w:cs="Arial"/>
                <w:sz w:val="20"/>
                <w:szCs w:val="20"/>
                <w:lang w:val="en-GB"/>
              </w:rPr>
            </w:pPr>
            <w:ins w:id="1733" w:author="Dylan Van Aswegen" w:date="2024-07-09T10:38:00Z" w16du:dateUtc="2024-07-09T08:38:00Z">
              <w:r>
                <w:rPr>
                  <w:rFonts w:ascii="Arial" w:hAnsi="Arial" w:cs="Arial"/>
                  <w:sz w:val="20"/>
                  <w:szCs w:val="20"/>
                  <w:lang w:val="en-GB"/>
                </w:rPr>
                <w:t xml:space="preserve">Colour Thumbnail </w:t>
              </w:r>
            </w:ins>
          </w:p>
        </w:tc>
        <w:tc>
          <w:tcPr>
            <w:tcW w:w="1701" w:type="dxa"/>
          </w:tcPr>
          <w:p w14:paraId="4A68FD25" w14:textId="77777777" w:rsidR="006A0625"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34" w:author="Dylan Van Aswegen" w:date="2024-07-09T10:34:00Z" w16du:dateUtc="2024-07-09T08:34:00Z"/>
                <w:rFonts w:ascii="Arial" w:hAnsi="Arial" w:cs="Arial"/>
                <w:sz w:val="20"/>
                <w:szCs w:val="20"/>
                <w:lang w:val="en-GB"/>
              </w:rPr>
            </w:pPr>
          </w:p>
        </w:tc>
        <w:tc>
          <w:tcPr>
            <w:tcW w:w="1417" w:type="dxa"/>
          </w:tcPr>
          <w:p w14:paraId="38C45ED8" w14:textId="42426D15" w:rsidR="006A0625"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35" w:author="Dylan Van Aswegen" w:date="2024-07-09T10:34:00Z" w16du:dateUtc="2024-07-09T08:34:00Z"/>
                <w:rFonts w:ascii="Arial" w:hAnsi="Arial" w:cs="Arial"/>
                <w:sz w:val="20"/>
                <w:szCs w:val="20"/>
                <w:lang w:val="en-GB"/>
              </w:rPr>
            </w:pPr>
            <w:ins w:id="1736" w:author="Dylan Van Aswegen" w:date="2024-07-09T10:38:00Z" w16du:dateUtc="2024-07-09T08:38:00Z">
              <w:r>
                <w:rPr>
                  <w:rFonts w:ascii="Arial" w:hAnsi="Arial" w:cs="Arial"/>
                  <w:sz w:val="20"/>
                  <w:szCs w:val="20"/>
                  <w:lang w:val="en-GB"/>
                </w:rPr>
                <w:t>No</w:t>
              </w:r>
            </w:ins>
          </w:p>
        </w:tc>
        <w:tc>
          <w:tcPr>
            <w:tcW w:w="3828" w:type="dxa"/>
          </w:tcPr>
          <w:p w14:paraId="60774C40" w14:textId="144CE0C8" w:rsidR="006A0625"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37" w:author="Dylan Van Aswegen" w:date="2024-07-09T10:34:00Z" w16du:dateUtc="2024-07-09T08:34:00Z"/>
                <w:rFonts w:ascii="Arial" w:hAnsi="Arial" w:cs="Arial"/>
                <w:sz w:val="20"/>
                <w:szCs w:val="20"/>
                <w:lang w:val="en-GB"/>
              </w:rPr>
            </w:pPr>
            <w:ins w:id="1738" w:author="Dylan Van Aswegen" w:date="2024-07-09T10:40:00Z" w16du:dateUtc="2024-07-09T08:40:00Z">
              <w:r>
                <w:rPr>
                  <w:rFonts w:ascii="Arial" w:hAnsi="Arial" w:cs="Arial"/>
                  <w:sz w:val="20"/>
                  <w:szCs w:val="20"/>
                  <w:lang w:val="en-GB"/>
                </w:rPr>
                <w:t>This field will be used by the user to select a primary colour for their organisat</w:t>
              </w:r>
            </w:ins>
            <w:ins w:id="1739" w:author="Dylan Van Aswegen" w:date="2024-07-09T10:41:00Z" w16du:dateUtc="2024-07-09T08:41:00Z">
              <w:r>
                <w:rPr>
                  <w:rFonts w:ascii="Arial" w:hAnsi="Arial" w:cs="Arial"/>
                  <w:sz w:val="20"/>
                  <w:szCs w:val="20"/>
                  <w:lang w:val="en-GB"/>
                </w:rPr>
                <w:t xml:space="preserve">ion. </w:t>
              </w:r>
            </w:ins>
          </w:p>
        </w:tc>
      </w:tr>
      <w:tr w:rsidR="006A0625" w14:paraId="581F689B" w14:textId="77777777" w:rsidTr="00B85F07">
        <w:trPr>
          <w:ins w:id="1740" w:author="Dylan Van Aswegen" w:date="2024-07-09T10:34:00Z"/>
        </w:trPr>
        <w:tc>
          <w:tcPr>
            <w:cnfStyle w:val="001000000000" w:firstRow="0" w:lastRow="0" w:firstColumn="1" w:lastColumn="0" w:oddVBand="0" w:evenVBand="0" w:oddHBand="0" w:evenHBand="0" w:firstRowFirstColumn="0" w:firstRowLastColumn="0" w:lastRowFirstColumn="0" w:lastRowLastColumn="0"/>
            <w:tcW w:w="1135" w:type="dxa"/>
          </w:tcPr>
          <w:p w14:paraId="17720BA9" w14:textId="77777777" w:rsidR="006A0625" w:rsidRDefault="006A0625" w:rsidP="00B85F07">
            <w:pPr>
              <w:spacing w:line="360" w:lineRule="auto"/>
              <w:jc w:val="both"/>
              <w:rPr>
                <w:ins w:id="1741" w:author="Dylan Van Aswegen" w:date="2024-07-09T10:34:00Z" w16du:dateUtc="2024-07-09T08:34:00Z"/>
                <w:rFonts w:ascii="Arial" w:hAnsi="Arial" w:cs="Arial"/>
                <w:sz w:val="20"/>
                <w:szCs w:val="20"/>
                <w:lang w:val="en-GB"/>
              </w:rPr>
            </w:pPr>
          </w:p>
        </w:tc>
        <w:tc>
          <w:tcPr>
            <w:tcW w:w="1417" w:type="dxa"/>
          </w:tcPr>
          <w:p w14:paraId="0D36227F" w14:textId="06A64CE7" w:rsidR="006A0625" w:rsidRDefault="006A062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742" w:author="Dylan Van Aswegen" w:date="2024-07-09T10:34:00Z" w16du:dateUtc="2024-07-09T08:34:00Z"/>
                <w:rFonts w:ascii="Arial" w:hAnsi="Arial" w:cs="Arial"/>
                <w:sz w:val="20"/>
                <w:szCs w:val="20"/>
                <w:lang w:val="en-GB"/>
              </w:rPr>
            </w:pPr>
            <w:ins w:id="1743" w:author="Dylan Van Aswegen" w:date="2024-07-09T10:35:00Z" w16du:dateUtc="2024-07-09T08:35:00Z">
              <w:r>
                <w:rPr>
                  <w:rFonts w:ascii="Arial" w:hAnsi="Arial" w:cs="Arial"/>
                  <w:sz w:val="20"/>
                  <w:szCs w:val="20"/>
                  <w:lang w:val="en-GB"/>
                </w:rPr>
                <w:t xml:space="preserve">Secondary Colour </w:t>
              </w:r>
            </w:ins>
          </w:p>
        </w:tc>
        <w:tc>
          <w:tcPr>
            <w:tcW w:w="1276" w:type="dxa"/>
          </w:tcPr>
          <w:p w14:paraId="70D61C47" w14:textId="43813C34" w:rsidR="006A0625" w:rsidRDefault="006A062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744" w:author="Dylan Van Aswegen" w:date="2024-07-09T10:34:00Z" w16du:dateUtc="2024-07-09T08:34:00Z"/>
                <w:rFonts w:ascii="Arial" w:hAnsi="Arial" w:cs="Arial"/>
                <w:sz w:val="20"/>
                <w:szCs w:val="20"/>
                <w:lang w:val="en-GB"/>
              </w:rPr>
            </w:pPr>
            <w:ins w:id="1745" w:author="Dylan Van Aswegen" w:date="2024-07-09T10:38:00Z" w16du:dateUtc="2024-07-09T08:38:00Z">
              <w:r>
                <w:rPr>
                  <w:rFonts w:ascii="Arial" w:hAnsi="Arial" w:cs="Arial"/>
                  <w:sz w:val="20"/>
                  <w:szCs w:val="20"/>
                  <w:lang w:val="en-GB"/>
                </w:rPr>
                <w:t>Colour Thumbnail</w:t>
              </w:r>
            </w:ins>
          </w:p>
        </w:tc>
        <w:tc>
          <w:tcPr>
            <w:tcW w:w="1701" w:type="dxa"/>
          </w:tcPr>
          <w:p w14:paraId="6107CE32" w14:textId="77777777" w:rsidR="006A0625" w:rsidRDefault="006A062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746" w:author="Dylan Van Aswegen" w:date="2024-07-09T10:34:00Z" w16du:dateUtc="2024-07-09T08:34:00Z"/>
                <w:rFonts w:ascii="Arial" w:hAnsi="Arial" w:cs="Arial"/>
                <w:sz w:val="20"/>
                <w:szCs w:val="20"/>
                <w:lang w:val="en-GB"/>
              </w:rPr>
            </w:pPr>
          </w:p>
        </w:tc>
        <w:tc>
          <w:tcPr>
            <w:tcW w:w="1417" w:type="dxa"/>
          </w:tcPr>
          <w:p w14:paraId="037E3E7E" w14:textId="312F06DA" w:rsidR="006A0625" w:rsidRDefault="006A062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747" w:author="Dylan Van Aswegen" w:date="2024-07-09T10:34:00Z" w16du:dateUtc="2024-07-09T08:34:00Z"/>
                <w:rFonts w:ascii="Arial" w:hAnsi="Arial" w:cs="Arial"/>
                <w:sz w:val="20"/>
                <w:szCs w:val="20"/>
                <w:lang w:val="en-GB"/>
              </w:rPr>
            </w:pPr>
            <w:ins w:id="1748" w:author="Dylan Van Aswegen" w:date="2024-07-09T10:38:00Z" w16du:dateUtc="2024-07-09T08:38:00Z">
              <w:r>
                <w:rPr>
                  <w:rFonts w:ascii="Arial" w:hAnsi="Arial" w:cs="Arial"/>
                  <w:sz w:val="20"/>
                  <w:szCs w:val="20"/>
                  <w:lang w:val="en-GB"/>
                </w:rPr>
                <w:t>No</w:t>
              </w:r>
            </w:ins>
          </w:p>
        </w:tc>
        <w:tc>
          <w:tcPr>
            <w:tcW w:w="3828" w:type="dxa"/>
          </w:tcPr>
          <w:p w14:paraId="1D301196" w14:textId="46435F54" w:rsidR="006A0625" w:rsidRDefault="006A062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749" w:author="Dylan Van Aswegen" w:date="2024-07-09T10:34:00Z" w16du:dateUtc="2024-07-09T08:34:00Z"/>
                <w:rFonts w:ascii="Arial" w:hAnsi="Arial" w:cs="Arial"/>
                <w:sz w:val="20"/>
                <w:szCs w:val="20"/>
                <w:lang w:val="en-GB"/>
              </w:rPr>
            </w:pPr>
            <w:ins w:id="1750" w:author="Dylan Van Aswegen" w:date="2024-07-09T10:41:00Z" w16du:dateUtc="2024-07-09T08:41:00Z">
              <w:r>
                <w:rPr>
                  <w:rFonts w:ascii="Arial" w:hAnsi="Arial" w:cs="Arial"/>
                  <w:sz w:val="20"/>
                  <w:szCs w:val="20"/>
                  <w:lang w:val="en-GB"/>
                </w:rPr>
                <w:t>This field will be used by the user to select a secondary colour for their organisation.</w:t>
              </w:r>
            </w:ins>
          </w:p>
        </w:tc>
      </w:tr>
      <w:tr w:rsidR="006A0625" w14:paraId="2D2F8786" w14:textId="77777777" w:rsidTr="00B85F07">
        <w:trPr>
          <w:cnfStyle w:val="000000100000" w:firstRow="0" w:lastRow="0" w:firstColumn="0" w:lastColumn="0" w:oddVBand="0" w:evenVBand="0" w:oddHBand="1" w:evenHBand="0" w:firstRowFirstColumn="0" w:firstRowLastColumn="0" w:lastRowFirstColumn="0" w:lastRowLastColumn="0"/>
          <w:ins w:id="1751" w:author="Dylan Van Aswegen" w:date="2024-07-09T10:35:00Z"/>
        </w:trPr>
        <w:tc>
          <w:tcPr>
            <w:cnfStyle w:val="001000000000" w:firstRow="0" w:lastRow="0" w:firstColumn="1" w:lastColumn="0" w:oddVBand="0" w:evenVBand="0" w:oddHBand="0" w:evenHBand="0" w:firstRowFirstColumn="0" w:firstRowLastColumn="0" w:lastRowFirstColumn="0" w:lastRowLastColumn="0"/>
            <w:tcW w:w="1135" w:type="dxa"/>
          </w:tcPr>
          <w:p w14:paraId="65DCEC4F" w14:textId="77777777" w:rsidR="006A0625" w:rsidRDefault="006A0625" w:rsidP="00B85F07">
            <w:pPr>
              <w:spacing w:line="360" w:lineRule="auto"/>
              <w:jc w:val="both"/>
              <w:rPr>
                <w:ins w:id="1752" w:author="Dylan Van Aswegen" w:date="2024-07-09T10:35:00Z" w16du:dateUtc="2024-07-09T08:35:00Z"/>
                <w:rFonts w:ascii="Arial" w:hAnsi="Arial" w:cs="Arial"/>
                <w:sz w:val="20"/>
                <w:szCs w:val="20"/>
                <w:lang w:val="en-GB"/>
              </w:rPr>
            </w:pPr>
          </w:p>
        </w:tc>
        <w:tc>
          <w:tcPr>
            <w:tcW w:w="1417" w:type="dxa"/>
          </w:tcPr>
          <w:p w14:paraId="676287F6" w14:textId="184A0518" w:rsidR="006A0625"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53" w:author="Dylan Van Aswegen" w:date="2024-07-09T10:35:00Z" w16du:dateUtc="2024-07-09T08:35:00Z"/>
                <w:rFonts w:ascii="Arial" w:hAnsi="Arial" w:cs="Arial"/>
                <w:sz w:val="20"/>
                <w:szCs w:val="20"/>
                <w:lang w:val="en-GB"/>
              </w:rPr>
            </w:pPr>
            <w:ins w:id="1754" w:author="Dylan Van Aswegen" w:date="2024-07-09T10:35:00Z" w16du:dateUtc="2024-07-09T08:35:00Z">
              <w:r>
                <w:rPr>
                  <w:rFonts w:ascii="Arial" w:hAnsi="Arial" w:cs="Arial"/>
                  <w:sz w:val="20"/>
                  <w:szCs w:val="20"/>
                  <w:lang w:val="en-GB"/>
                </w:rPr>
                <w:t xml:space="preserve">Button Colour </w:t>
              </w:r>
            </w:ins>
          </w:p>
        </w:tc>
        <w:tc>
          <w:tcPr>
            <w:tcW w:w="1276" w:type="dxa"/>
          </w:tcPr>
          <w:p w14:paraId="4A06CC79" w14:textId="387894EA" w:rsidR="006A0625"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55" w:author="Dylan Van Aswegen" w:date="2024-07-09T10:35:00Z" w16du:dateUtc="2024-07-09T08:35:00Z"/>
                <w:rFonts w:ascii="Arial" w:hAnsi="Arial" w:cs="Arial"/>
                <w:sz w:val="20"/>
                <w:szCs w:val="20"/>
                <w:lang w:val="en-GB"/>
              </w:rPr>
            </w:pPr>
            <w:ins w:id="1756" w:author="Dylan Van Aswegen" w:date="2024-07-09T10:38:00Z" w16du:dateUtc="2024-07-09T08:38:00Z">
              <w:r>
                <w:rPr>
                  <w:rFonts w:ascii="Arial" w:hAnsi="Arial" w:cs="Arial"/>
                  <w:sz w:val="20"/>
                  <w:szCs w:val="20"/>
                  <w:lang w:val="en-GB"/>
                </w:rPr>
                <w:t>Colour Thumbnail</w:t>
              </w:r>
            </w:ins>
          </w:p>
        </w:tc>
        <w:tc>
          <w:tcPr>
            <w:tcW w:w="1701" w:type="dxa"/>
          </w:tcPr>
          <w:p w14:paraId="01DF0B36" w14:textId="77777777" w:rsidR="006A0625"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57" w:author="Dylan Van Aswegen" w:date="2024-07-09T10:35:00Z" w16du:dateUtc="2024-07-09T08:35:00Z"/>
                <w:rFonts w:ascii="Arial" w:hAnsi="Arial" w:cs="Arial"/>
                <w:sz w:val="20"/>
                <w:szCs w:val="20"/>
                <w:lang w:val="en-GB"/>
              </w:rPr>
            </w:pPr>
          </w:p>
        </w:tc>
        <w:tc>
          <w:tcPr>
            <w:tcW w:w="1417" w:type="dxa"/>
          </w:tcPr>
          <w:p w14:paraId="64BDD482" w14:textId="4B1DEF5F" w:rsidR="006A0625"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58" w:author="Dylan Van Aswegen" w:date="2024-07-09T10:35:00Z" w16du:dateUtc="2024-07-09T08:35:00Z"/>
                <w:rFonts w:ascii="Arial" w:hAnsi="Arial" w:cs="Arial"/>
                <w:sz w:val="20"/>
                <w:szCs w:val="20"/>
                <w:lang w:val="en-GB"/>
              </w:rPr>
            </w:pPr>
            <w:ins w:id="1759" w:author="Dylan Van Aswegen" w:date="2024-07-09T10:38:00Z" w16du:dateUtc="2024-07-09T08:38:00Z">
              <w:r>
                <w:rPr>
                  <w:rFonts w:ascii="Arial" w:hAnsi="Arial" w:cs="Arial"/>
                  <w:sz w:val="20"/>
                  <w:szCs w:val="20"/>
                  <w:lang w:val="en-GB"/>
                </w:rPr>
                <w:t>No</w:t>
              </w:r>
            </w:ins>
          </w:p>
        </w:tc>
        <w:tc>
          <w:tcPr>
            <w:tcW w:w="3828" w:type="dxa"/>
          </w:tcPr>
          <w:p w14:paraId="618E5A6A" w14:textId="03CB3CDE" w:rsidR="006A0625" w:rsidRDefault="006A062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60" w:author="Dylan Van Aswegen" w:date="2024-07-09T10:35:00Z" w16du:dateUtc="2024-07-09T08:35:00Z"/>
                <w:rFonts w:ascii="Arial" w:hAnsi="Arial" w:cs="Arial"/>
                <w:sz w:val="20"/>
                <w:szCs w:val="20"/>
                <w:lang w:val="en-GB"/>
              </w:rPr>
            </w:pPr>
            <w:ins w:id="1761" w:author="Dylan Van Aswegen" w:date="2024-07-09T10:41:00Z" w16du:dateUtc="2024-07-09T08:41:00Z">
              <w:r>
                <w:rPr>
                  <w:rFonts w:ascii="Arial" w:hAnsi="Arial" w:cs="Arial"/>
                  <w:sz w:val="20"/>
                  <w:szCs w:val="20"/>
                  <w:lang w:val="en-GB"/>
                </w:rPr>
                <w:t>This field will be used by the user to select a button colour for their organisation.</w:t>
              </w:r>
            </w:ins>
          </w:p>
        </w:tc>
      </w:tr>
      <w:tr w:rsidR="006A0625" w14:paraId="38A558EC" w14:textId="77777777" w:rsidTr="00B85F07">
        <w:trPr>
          <w:ins w:id="1762" w:author="Dylan Van Aswegen" w:date="2024-07-09T10:35:00Z"/>
        </w:trPr>
        <w:tc>
          <w:tcPr>
            <w:cnfStyle w:val="001000000000" w:firstRow="0" w:lastRow="0" w:firstColumn="1" w:lastColumn="0" w:oddVBand="0" w:evenVBand="0" w:oddHBand="0" w:evenHBand="0" w:firstRowFirstColumn="0" w:firstRowLastColumn="0" w:lastRowFirstColumn="0" w:lastRowLastColumn="0"/>
            <w:tcW w:w="1135" w:type="dxa"/>
          </w:tcPr>
          <w:p w14:paraId="2A5AF0BF" w14:textId="77777777" w:rsidR="006A0625" w:rsidRDefault="006A0625" w:rsidP="006A0625">
            <w:pPr>
              <w:spacing w:line="360" w:lineRule="auto"/>
              <w:jc w:val="both"/>
              <w:rPr>
                <w:ins w:id="1763" w:author="Dylan Van Aswegen" w:date="2024-07-09T10:35:00Z" w16du:dateUtc="2024-07-09T08:35:00Z"/>
                <w:rFonts w:ascii="Arial" w:hAnsi="Arial" w:cs="Arial"/>
                <w:sz w:val="20"/>
                <w:szCs w:val="20"/>
                <w:lang w:val="en-GB"/>
              </w:rPr>
            </w:pPr>
          </w:p>
        </w:tc>
        <w:tc>
          <w:tcPr>
            <w:tcW w:w="1417" w:type="dxa"/>
          </w:tcPr>
          <w:p w14:paraId="7DD29225" w14:textId="70DFF4F0" w:rsidR="006A0625" w:rsidRDefault="006A0625" w:rsidP="006A0625">
            <w:pPr>
              <w:spacing w:line="360" w:lineRule="auto"/>
              <w:jc w:val="both"/>
              <w:cnfStyle w:val="000000000000" w:firstRow="0" w:lastRow="0" w:firstColumn="0" w:lastColumn="0" w:oddVBand="0" w:evenVBand="0" w:oddHBand="0" w:evenHBand="0" w:firstRowFirstColumn="0" w:firstRowLastColumn="0" w:lastRowFirstColumn="0" w:lastRowLastColumn="0"/>
              <w:rPr>
                <w:ins w:id="1764" w:author="Dylan Van Aswegen" w:date="2024-07-09T10:35:00Z" w16du:dateUtc="2024-07-09T08:35:00Z"/>
                <w:rFonts w:ascii="Arial" w:hAnsi="Arial" w:cs="Arial"/>
                <w:sz w:val="20"/>
                <w:szCs w:val="20"/>
                <w:lang w:val="en-GB"/>
              </w:rPr>
            </w:pPr>
            <w:ins w:id="1765" w:author="Dylan Van Aswegen" w:date="2024-07-09T10:35:00Z" w16du:dateUtc="2024-07-09T08:35:00Z">
              <w:r>
                <w:rPr>
                  <w:rFonts w:ascii="Arial" w:hAnsi="Arial" w:cs="Arial"/>
                  <w:sz w:val="20"/>
                  <w:szCs w:val="20"/>
                  <w:lang w:val="en-GB"/>
                </w:rPr>
                <w:t xml:space="preserve">Update </w:t>
              </w:r>
            </w:ins>
          </w:p>
        </w:tc>
        <w:tc>
          <w:tcPr>
            <w:tcW w:w="1276" w:type="dxa"/>
          </w:tcPr>
          <w:p w14:paraId="123D8F94" w14:textId="5AC49039" w:rsidR="006A0625" w:rsidRDefault="006A0625" w:rsidP="006A0625">
            <w:pPr>
              <w:spacing w:line="360" w:lineRule="auto"/>
              <w:jc w:val="both"/>
              <w:cnfStyle w:val="000000000000" w:firstRow="0" w:lastRow="0" w:firstColumn="0" w:lastColumn="0" w:oddVBand="0" w:evenVBand="0" w:oddHBand="0" w:evenHBand="0" w:firstRowFirstColumn="0" w:firstRowLastColumn="0" w:lastRowFirstColumn="0" w:lastRowLastColumn="0"/>
              <w:rPr>
                <w:ins w:id="1766" w:author="Dylan Van Aswegen" w:date="2024-07-09T10:35:00Z" w16du:dateUtc="2024-07-09T08:35:00Z"/>
                <w:rFonts w:ascii="Arial" w:hAnsi="Arial" w:cs="Arial"/>
                <w:sz w:val="20"/>
                <w:szCs w:val="20"/>
                <w:lang w:val="en-GB"/>
              </w:rPr>
            </w:pPr>
            <w:ins w:id="1767" w:author="Dylan Van Aswegen" w:date="2024-07-09T10:35:00Z" w16du:dateUtc="2024-07-09T08:35:00Z">
              <w:r>
                <w:rPr>
                  <w:rFonts w:ascii="Arial" w:hAnsi="Arial" w:cs="Arial"/>
                  <w:sz w:val="20"/>
                  <w:szCs w:val="20"/>
                  <w:lang w:val="en-GB"/>
                </w:rPr>
                <w:t>Button</w:t>
              </w:r>
            </w:ins>
          </w:p>
        </w:tc>
        <w:tc>
          <w:tcPr>
            <w:tcW w:w="1701" w:type="dxa"/>
          </w:tcPr>
          <w:p w14:paraId="5EB9D73D" w14:textId="77777777" w:rsidR="006A0625" w:rsidRDefault="006A0625" w:rsidP="006A0625">
            <w:pPr>
              <w:spacing w:line="360" w:lineRule="auto"/>
              <w:jc w:val="both"/>
              <w:cnfStyle w:val="000000000000" w:firstRow="0" w:lastRow="0" w:firstColumn="0" w:lastColumn="0" w:oddVBand="0" w:evenVBand="0" w:oddHBand="0" w:evenHBand="0" w:firstRowFirstColumn="0" w:firstRowLastColumn="0" w:lastRowFirstColumn="0" w:lastRowLastColumn="0"/>
              <w:rPr>
                <w:ins w:id="1768" w:author="Dylan Van Aswegen" w:date="2024-07-09T10:35:00Z" w16du:dateUtc="2024-07-09T08:35:00Z"/>
                <w:rFonts w:ascii="Arial" w:hAnsi="Arial" w:cs="Arial"/>
                <w:sz w:val="20"/>
                <w:szCs w:val="20"/>
                <w:lang w:val="en-GB"/>
              </w:rPr>
            </w:pPr>
          </w:p>
        </w:tc>
        <w:tc>
          <w:tcPr>
            <w:tcW w:w="1417" w:type="dxa"/>
          </w:tcPr>
          <w:p w14:paraId="1A831B06" w14:textId="22B2010D" w:rsidR="006A0625" w:rsidRDefault="006A0625" w:rsidP="006A0625">
            <w:pPr>
              <w:spacing w:line="360" w:lineRule="auto"/>
              <w:jc w:val="both"/>
              <w:cnfStyle w:val="000000000000" w:firstRow="0" w:lastRow="0" w:firstColumn="0" w:lastColumn="0" w:oddVBand="0" w:evenVBand="0" w:oddHBand="0" w:evenHBand="0" w:firstRowFirstColumn="0" w:firstRowLastColumn="0" w:lastRowFirstColumn="0" w:lastRowLastColumn="0"/>
              <w:rPr>
                <w:ins w:id="1769" w:author="Dylan Van Aswegen" w:date="2024-07-09T10:35:00Z" w16du:dateUtc="2024-07-09T08:35:00Z"/>
                <w:rFonts w:ascii="Arial" w:hAnsi="Arial" w:cs="Arial"/>
                <w:sz w:val="20"/>
                <w:szCs w:val="20"/>
                <w:lang w:val="en-GB"/>
              </w:rPr>
            </w:pPr>
            <w:ins w:id="1770" w:author="Dylan Van Aswegen" w:date="2024-07-09T10:38:00Z" w16du:dateUtc="2024-07-09T08:38:00Z">
              <w:r>
                <w:rPr>
                  <w:rFonts w:ascii="Arial" w:hAnsi="Arial" w:cs="Arial"/>
                  <w:sz w:val="20"/>
                  <w:szCs w:val="20"/>
                  <w:lang w:val="en-GB"/>
                </w:rPr>
                <w:t>N/A</w:t>
              </w:r>
            </w:ins>
          </w:p>
        </w:tc>
        <w:tc>
          <w:tcPr>
            <w:tcW w:w="3828" w:type="dxa"/>
          </w:tcPr>
          <w:p w14:paraId="41DDD06B" w14:textId="36C47210" w:rsidR="006A0625" w:rsidRDefault="006A0625" w:rsidP="006A0625">
            <w:pPr>
              <w:spacing w:line="360" w:lineRule="auto"/>
              <w:jc w:val="both"/>
              <w:cnfStyle w:val="000000000000" w:firstRow="0" w:lastRow="0" w:firstColumn="0" w:lastColumn="0" w:oddVBand="0" w:evenVBand="0" w:oddHBand="0" w:evenHBand="0" w:firstRowFirstColumn="0" w:firstRowLastColumn="0" w:lastRowFirstColumn="0" w:lastRowLastColumn="0"/>
              <w:rPr>
                <w:ins w:id="1771" w:author="Dylan Van Aswegen" w:date="2024-07-09T10:35:00Z" w16du:dateUtc="2024-07-09T08:35:00Z"/>
                <w:rFonts w:ascii="Arial" w:hAnsi="Arial" w:cs="Arial"/>
                <w:sz w:val="20"/>
                <w:szCs w:val="20"/>
                <w:lang w:val="en-GB"/>
              </w:rPr>
            </w:pPr>
            <w:ins w:id="1772" w:author="Dylan Van Aswegen" w:date="2024-07-09T10:35:00Z" w16du:dateUtc="2024-07-09T08:35:00Z">
              <w:r>
                <w:rPr>
                  <w:rFonts w:ascii="Arial" w:hAnsi="Arial" w:cs="Arial"/>
                  <w:sz w:val="20"/>
                  <w:szCs w:val="20"/>
                  <w:lang w:val="en-GB"/>
                </w:rPr>
                <w:t xml:space="preserve">This button will trigger the </w:t>
              </w:r>
            </w:ins>
            <w:ins w:id="1773" w:author="Dylan Van Aswegen" w:date="2024-07-09T10:41:00Z" w16du:dateUtc="2024-07-09T08:41:00Z">
              <w:r w:rsidR="006B4830">
                <w:rPr>
                  <w:rFonts w:ascii="Arial" w:hAnsi="Arial" w:cs="Arial"/>
                  <w:sz w:val="20"/>
                  <w:szCs w:val="20"/>
                  <w:lang w:val="en-GB"/>
                </w:rPr>
                <w:t xml:space="preserve">saving of the appearance settings. </w:t>
              </w:r>
            </w:ins>
            <w:ins w:id="1774" w:author="Dylan Van Aswegen" w:date="2024-07-09T10:35:00Z" w16du:dateUtc="2024-07-09T08:35:00Z">
              <w:r>
                <w:rPr>
                  <w:rFonts w:ascii="Arial" w:hAnsi="Arial" w:cs="Arial"/>
                  <w:sz w:val="20"/>
                  <w:szCs w:val="20"/>
                  <w:lang w:val="en-GB"/>
                </w:rPr>
                <w:t xml:space="preserve"> </w:t>
              </w:r>
            </w:ins>
          </w:p>
          <w:p w14:paraId="32B0832E" w14:textId="77777777" w:rsidR="006A0625" w:rsidRDefault="006A0625" w:rsidP="006A0625">
            <w:pPr>
              <w:spacing w:line="360" w:lineRule="auto"/>
              <w:jc w:val="both"/>
              <w:cnfStyle w:val="000000000000" w:firstRow="0" w:lastRow="0" w:firstColumn="0" w:lastColumn="0" w:oddVBand="0" w:evenVBand="0" w:oddHBand="0" w:evenHBand="0" w:firstRowFirstColumn="0" w:firstRowLastColumn="0" w:lastRowFirstColumn="0" w:lastRowLastColumn="0"/>
              <w:rPr>
                <w:ins w:id="1775" w:author="Dylan Van Aswegen" w:date="2024-07-09T10:35:00Z" w16du:dateUtc="2024-07-09T08:35:00Z"/>
                <w:rFonts w:ascii="Arial" w:hAnsi="Arial" w:cs="Arial"/>
                <w:sz w:val="20"/>
                <w:szCs w:val="20"/>
                <w:lang w:val="en-GB"/>
              </w:rPr>
            </w:pPr>
          </w:p>
        </w:tc>
      </w:tr>
    </w:tbl>
    <w:p w14:paraId="4F2DABE5" w14:textId="77777777" w:rsidR="00F34BC0" w:rsidRDefault="00F34BC0" w:rsidP="00E230A9">
      <w:pPr>
        <w:rPr>
          <w:ins w:id="1776" w:author="Dylan Van Aswegen" w:date="2024-07-09T10:42:00Z" w16du:dateUtc="2024-07-09T08:42:00Z"/>
          <w:lang w:val="en-GB"/>
        </w:rPr>
      </w:pPr>
    </w:p>
    <w:p w14:paraId="4B7CB642" w14:textId="022BB8B6" w:rsidR="006B4830" w:rsidRDefault="006B4830" w:rsidP="00E230A9">
      <w:pPr>
        <w:rPr>
          <w:ins w:id="1777" w:author="Dylan Van Aswegen" w:date="2024-07-09T10:44:00Z" w16du:dateUtc="2024-07-09T08:44:00Z"/>
          <w:lang w:val="en-GB"/>
        </w:rPr>
      </w:pPr>
      <w:ins w:id="1778" w:author="Dylan Van Aswegen" w:date="2024-07-09T10:42:00Z" w16du:dateUtc="2024-07-09T08:42:00Z">
        <w:r>
          <w:rPr>
            <w:lang w:val="en-GB"/>
          </w:rPr>
          <w:t>The site content page will consist of 4 tabs called Public Home, Subscriptions, Event Categ</w:t>
        </w:r>
      </w:ins>
      <w:ins w:id="1779" w:author="Dylan Van Aswegen" w:date="2024-07-09T10:43:00Z" w16du:dateUtc="2024-07-09T08:43:00Z">
        <w:r>
          <w:rPr>
            <w:lang w:val="en-GB"/>
          </w:rPr>
          <w:t xml:space="preserve">ory, Event Page </w:t>
        </w:r>
      </w:ins>
    </w:p>
    <w:p w14:paraId="2B85D8E7" w14:textId="70CBB663" w:rsidR="004C0019" w:rsidRDefault="004C0019" w:rsidP="00E230A9">
      <w:pPr>
        <w:rPr>
          <w:ins w:id="1780" w:author="Dylan Van Aswegen" w:date="2024-07-09T10:45:00Z" w16du:dateUtc="2024-07-09T08:45:00Z"/>
          <w:lang w:val="en-GB"/>
        </w:rPr>
      </w:pPr>
      <w:ins w:id="1781" w:author="Dylan Van Aswegen" w:date="2024-07-09T10:44:00Z" w16du:dateUtc="2024-07-09T08:44:00Z">
        <w:r>
          <w:rPr>
            <w:lang w:val="en-GB"/>
          </w:rPr>
          <w:t>Within the Site Content page, t</w:t>
        </w:r>
      </w:ins>
      <w:ins w:id="1782" w:author="Dylan Van Aswegen" w:date="2024-07-09T10:45:00Z" w16du:dateUtc="2024-07-09T08:45:00Z">
        <w:r>
          <w:rPr>
            <w:lang w:val="en-GB"/>
          </w:rPr>
          <w:t>he Public Home tab will consist of the following:</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51C34241" w14:textId="77777777" w:rsidTr="00B85F07">
        <w:trPr>
          <w:cnfStyle w:val="100000000000" w:firstRow="1" w:lastRow="0" w:firstColumn="0" w:lastColumn="0" w:oddVBand="0" w:evenVBand="0" w:oddHBand="0" w:evenHBand="0" w:firstRowFirstColumn="0" w:firstRowLastColumn="0" w:lastRowFirstColumn="0" w:lastRowLastColumn="0"/>
          <w:tblHeader/>
          <w:ins w:id="1783" w:author="Dylan Van Aswegen" w:date="2024-07-09T10:45: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8AC931B" w14:textId="77777777" w:rsidR="004C0019" w:rsidRDefault="004C0019" w:rsidP="00B85F07">
            <w:pPr>
              <w:spacing w:line="360" w:lineRule="auto"/>
              <w:jc w:val="both"/>
              <w:rPr>
                <w:ins w:id="1784" w:author="Dylan Van Aswegen" w:date="2024-07-09T10:45:00Z" w16du:dateUtc="2024-07-09T08:45:00Z"/>
                <w:rFonts w:ascii="Arial" w:hAnsi="Arial" w:cs="Arial"/>
                <w:sz w:val="20"/>
                <w:szCs w:val="20"/>
                <w:lang w:val="en-GB"/>
              </w:rPr>
            </w:pPr>
            <w:ins w:id="1785" w:author="Dylan Van Aswegen" w:date="2024-07-09T10:45:00Z" w16du:dateUtc="2024-07-09T08:45:00Z">
              <w:r>
                <w:rPr>
                  <w:rFonts w:ascii="Arial" w:hAnsi="Arial" w:cs="Arial"/>
                  <w:sz w:val="20"/>
                  <w:szCs w:val="20"/>
                  <w:lang w:val="en-GB"/>
                </w:rPr>
                <w:t xml:space="preserve">Field Number </w:t>
              </w:r>
            </w:ins>
          </w:p>
        </w:tc>
        <w:tc>
          <w:tcPr>
            <w:tcW w:w="1417" w:type="dxa"/>
            <w:shd w:val="clear" w:color="auto" w:fill="002060"/>
          </w:tcPr>
          <w:p w14:paraId="2F9431D3" w14:textId="77777777" w:rsidR="004C0019" w:rsidRDefault="004C0019"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786" w:author="Dylan Van Aswegen" w:date="2024-07-09T10:45:00Z" w16du:dateUtc="2024-07-09T08:45:00Z"/>
                <w:rFonts w:ascii="Arial" w:hAnsi="Arial" w:cs="Arial"/>
                <w:sz w:val="20"/>
                <w:szCs w:val="20"/>
                <w:lang w:val="en-GB"/>
              </w:rPr>
            </w:pPr>
            <w:ins w:id="1787" w:author="Dylan Van Aswegen" w:date="2024-07-09T10:45:00Z" w16du:dateUtc="2024-07-09T08:45:00Z">
              <w:r>
                <w:rPr>
                  <w:rFonts w:ascii="Arial" w:hAnsi="Arial" w:cs="Arial"/>
                  <w:sz w:val="20"/>
                  <w:szCs w:val="20"/>
                  <w:lang w:val="en-GB"/>
                </w:rPr>
                <w:t>Field Name</w:t>
              </w:r>
            </w:ins>
          </w:p>
        </w:tc>
        <w:tc>
          <w:tcPr>
            <w:tcW w:w="1276" w:type="dxa"/>
            <w:shd w:val="clear" w:color="auto" w:fill="002060"/>
          </w:tcPr>
          <w:p w14:paraId="63483C46" w14:textId="77777777" w:rsidR="004C0019" w:rsidRDefault="004C0019"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788" w:author="Dylan Van Aswegen" w:date="2024-07-09T10:45:00Z" w16du:dateUtc="2024-07-09T08:45:00Z"/>
                <w:rFonts w:ascii="Arial" w:hAnsi="Arial" w:cs="Arial"/>
                <w:sz w:val="20"/>
                <w:szCs w:val="20"/>
                <w:lang w:val="en-GB"/>
              </w:rPr>
            </w:pPr>
            <w:ins w:id="1789" w:author="Dylan Van Aswegen" w:date="2024-07-09T10:45:00Z" w16du:dateUtc="2024-07-09T08:45:00Z">
              <w:r>
                <w:rPr>
                  <w:rFonts w:ascii="Arial" w:hAnsi="Arial" w:cs="Arial"/>
                  <w:sz w:val="20"/>
                  <w:szCs w:val="20"/>
                  <w:lang w:val="en-GB"/>
                </w:rPr>
                <w:t>Field Type</w:t>
              </w:r>
            </w:ins>
          </w:p>
        </w:tc>
        <w:tc>
          <w:tcPr>
            <w:tcW w:w="1701" w:type="dxa"/>
            <w:shd w:val="clear" w:color="auto" w:fill="002060"/>
          </w:tcPr>
          <w:p w14:paraId="653D345A" w14:textId="77777777" w:rsidR="004C0019" w:rsidRDefault="004C0019"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790" w:author="Dylan Van Aswegen" w:date="2024-07-09T10:45:00Z" w16du:dateUtc="2024-07-09T08:45:00Z"/>
                <w:rFonts w:ascii="Arial" w:hAnsi="Arial" w:cs="Arial"/>
                <w:sz w:val="20"/>
                <w:szCs w:val="20"/>
                <w:lang w:val="en-GB"/>
              </w:rPr>
            </w:pPr>
            <w:ins w:id="1791" w:author="Dylan Van Aswegen" w:date="2024-07-09T10:45:00Z" w16du:dateUtc="2024-07-09T08:45:00Z">
              <w:r>
                <w:rPr>
                  <w:rFonts w:ascii="Arial" w:hAnsi="Arial" w:cs="Arial"/>
                  <w:sz w:val="20"/>
                  <w:szCs w:val="20"/>
                  <w:lang w:val="en-GB"/>
                </w:rPr>
                <w:t>Field Data Type</w:t>
              </w:r>
            </w:ins>
          </w:p>
        </w:tc>
        <w:tc>
          <w:tcPr>
            <w:tcW w:w="1417" w:type="dxa"/>
            <w:shd w:val="clear" w:color="auto" w:fill="002060"/>
          </w:tcPr>
          <w:p w14:paraId="780E4240" w14:textId="77777777" w:rsidR="004C0019" w:rsidRDefault="004C0019"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792" w:author="Dylan Van Aswegen" w:date="2024-07-09T10:45:00Z" w16du:dateUtc="2024-07-09T08:45:00Z"/>
                <w:rFonts w:ascii="Arial" w:hAnsi="Arial" w:cs="Arial"/>
                <w:sz w:val="20"/>
                <w:szCs w:val="20"/>
                <w:lang w:val="en-GB"/>
              </w:rPr>
            </w:pPr>
            <w:ins w:id="1793" w:author="Dylan Van Aswegen" w:date="2024-07-09T10:45:00Z" w16du:dateUtc="2024-07-09T08:45:00Z">
              <w:r>
                <w:rPr>
                  <w:rFonts w:ascii="Arial" w:hAnsi="Arial" w:cs="Arial"/>
                  <w:sz w:val="20"/>
                  <w:szCs w:val="20"/>
                  <w:lang w:val="en-GB"/>
                </w:rPr>
                <w:t>Required?</w:t>
              </w:r>
            </w:ins>
          </w:p>
        </w:tc>
        <w:tc>
          <w:tcPr>
            <w:tcW w:w="3828" w:type="dxa"/>
            <w:shd w:val="clear" w:color="auto" w:fill="002060"/>
          </w:tcPr>
          <w:p w14:paraId="56107E1F" w14:textId="77777777" w:rsidR="004C0019" w:rsidRDefault="004C0019"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794" w:author="Dylan Van Aswegen" w:date="2024-07-09T10:45:00Z" w16du:dateUtc="2024-07-09T08:45:00Z"/>
                <w:rFonts w:ascii="Arial" w:hAnsi="Arial" w:cs="Arial"/>
                <w:sz w:val="20"/>
                <w:szCs w:val="20"/>
                <w:lang w:val="en-GB"/>
              </w:rPr>
            </w:pPr>
            <w:ins w:id="1795" w:author="Dylan Van Aswegen" w:date="2024-07-09T10:45:00Z" w16du:dateUtc="2024-07-09T08:45:00Z">
              <w:r>
                <w:rPr>
                  <w:rFonts w:ascii="Arial" w:hAnsi="Arial" w:cs="Arial"/>
                  <w:sz w:val="20"/>
                  <w:szCs w:val="20"/>
                  <w:lang w:val="en-GB"/>
                </w:rPr>
                <w:t>Field Rules</w:t>
              </w:r>
            </w:ins>
          </w:p>
        </w:tc>
      </w:tr>
      <w:tr w:rsidR="004C0019" w14:paraId="2F1CF4F0" w14:textId="77777777" w:rsidTr="00B85F07">
        <w:trPr>
          <w:cnfStyle w:val="000000100000" w:firstRow="0" w:lastRow="0" w:firstColumn="0" w:lastColumn="0" w:oddVBand="0" w:evenVBand="0" w:oddHBand="1" w:evenHBand="0" w:firstRowFirstColumn="0" w:firstRowLastColumn="0" w:lastRowFirstColumn="0" w:lastRowLastColumn="0"/>
          <w:ins w:id="1796" w:author="Dylan Van Aswegen" w:date="2024-07-09T10:45:00Z"/>
        </w:trPr>
        <w:tc>
          <w:tcPr>
            <w:cnfStyle w:val="001000000000" w:firstRow="0" w:lastRow="0" w:firstColumn="1" w:lastColumn="0" w:oddVBand="0" w:evenVBand="0" w:oddHBand="0" w:evenHBand="0" w:firstRowFirstColumn="0" w:firstRowLastColumn="0" w:lastRowFirstColumn="0" w:lastRowLastColumn="0"/>
            <w:tcW w:w="1135" w:type="dxa"/>
          </w:tcPr>
          <w:p w14:paraId="7D4DEC41" w14:textId="77777777" w:rsidR="004C0019" w:rsidRDefault="004C0019" w:rsidP="00B85F07">
            <w:pPr>
              <w:spacing w:line="360" w:lineRule="auto"/>
              <w:jc w:val="both"/>
              <w:rPr>
                <w:ins w:id="1797" w:author="Dylan Van Aswegen" w:date="2024-07-09T10:45:00Z" w16du:dateUtc="2024-07-09T08:45:00Z"/>
                <w:rFonts w:ascii="Arial" w:hAnsi="Arial" w:cs="Arial"/>
                <w:sz w:val="20"/>
                <w:szCs w:val="20"/>
                <w:lang w:val="en-GB"/>
              </w:rPr>
            </w:pPr>
          </w:p>
        </w:tc>
        <w:tc>
          <w:tcPr>
            <w:tcW w:w="1417" w:type="dxa"/>
          </w:tcPr>
          <w:p w14:paraId="316D753F" w14:textId="657AE37B" w:rsidR="004C0019" w:rsidRDefault="004C001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798" w:author="Dylan Van Aswegen" w:date="2024-07-09T10:45:00Z" w16du:dateUtc="2024-07-09T08:45:00Z"/>
                <w:rFonts w:ascii="Arial" w:hAnsi="Arial" w:cs="Arial"/>
                <w:sz w:val="20"/>
                <w:szCs w:val="20"/>
                <w:lang w:val="en-GB"/>
              </w:rPr>
            </w:pPr>
            <w:ins w:id="1799" w:author="Dylan Van Aswegen" w:date="2024-07-09T10:45:00Z" w16du:dateUtc="2024-07-09T08:45:00Z">
              <w:r>
                <w:rPr>
                  <w:rFonts w:ascii="Arial" w:hAnsi="Arial" w:cs="Arial"/>
                  <w:sz w:val="20"/>
                  <w:szCs w:val="20"/>
                  <w:lang w:val="en-GB"/>
                </w:rPr>
                <w:t xml:space="preserve">Banner Image </w:t>
              </w:r>
            </w:ins>
          </w:p>
        </w:tc>
        <w:tc>
          <w:tcPr>
            <w:tcW w:w="1276" w:type="dxa"/>
          </w:tcPr>
          <w:p w14:paraId="4F37C0A3" w14:textId="47B63229" w:rsidR="004C0019" w:rsidRDefault="004C001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800" w:author="Dylan Van Aswegen" w:date="2024-07-09T10:45:00Z" w16du:dateUtc="2024-07-09T08:45:00Z"/>
                <w:rFonts w:ascii="Arial" w:hAnsi="Arial" w:cs="Arial"/>
                <w:sz w:val="20"/>
                <w:szCs w:val="20"/>
                <w:lang w:val="en-GB"/>
              </w:rPr>
            </w:pPr>
            <w:ins w:id="1801" w:author="Dylan Van Aswegen" w:date="2024-07-09T10:48:00Z" w16du:dateUtc="2024-07-09T08:48:00Z">
              <w:r>
                <w:rPr>
                  <w:rFonts w:ascii="Arial" w:hAnsi="Arial" w:cs="Arial"/>
                  <w:sz w:val="20"/>
                  <w:szCs w:val="20"/>
                  <w:lang w:val="en-GB"/>
                </w:rPr>
                <w:t>Image</w:t>
              </w:r>
            </w:ins>
          </w:p>
        </w:tc>
        <w:tc>
          <w:tcPr>
            <w:tcW w:w="1701" w:type="dxa"/>
          </w:tcPr>
          <w:p w14:paraId="28E60362" w14:textId="77777777" w:rsidR="004C0019" w:rsidRDefault="004C001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802" w:author="Dylan Van Aswegen" w:date="2024-07-09T10:45:00Z" w16du:dateUtc="2024-07-09T08:45:00Z"/>
                <w:rFonts w:ascii="Arial" w:hAnsi="Arial" w:cs="Arial"/>
                <w:sz w:val="20"/>
                <w:szCs w:val="20"/>
                <w:lang w:val="en-GB"/>
              </w:rPr>
            </w:pPr>
          </w:p>
        </w:tc>
        <w:tc>
          <w:tcPr>
            <w:tcW w:w="1417" w:type="dxa"/>
          </w:tcPr>
          <w:p w14:paraId="1B1C9C19" w14:textId="77777777" w:rsidR="004C0019" w:rsidRDefault="004C001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803" w:author="Dylan Van Aswegen" w:date="2024-07-09T10:45:00Z" w16du:dateUtc="2024-07-09T08:45:00Z"/>
                <w:rFonts w:ascii="Arial" w:hAnsi="Arial" w:cs="Arial"/>
                <w:sz w:val="20"/>
                <w:szCs w:val="20"/>
                <w:lang w:val="en-GB"/>
              </w:rPr>
            </w:pPr>
          </w:p>
        </w:tc>
        <w:tc>
          <w:tcPr>
            <w:tcW w:w="3828" w:type="dxa"/>
          </w:tcPr>
          <w:p w14:paraId="339D2839" w14:textId="450CEDDC" w:rsidR="004C0019" w:rsidRDefault="004C001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804" w:author="Dylan Van Aswegen" w:date="2024-07-09T10:45:00Z" w16du:dateUtc="2024-07-09T08:45:00Z"/>
                <w:rFonts w:ascii="Arial" w:hAnsi="Arial" w:cs="Arial"/>
                <w:sz w:val="20"/>
                <w:szCs w:val="20"/>
                <w:lang w:val="en-GB"/>
              </w:rPr>
            </w:pPr>
            <w:ins w:id="1805" w:author="Dylan Van Aswegen" w:date="2024-07-09T10:50:00Z" w16du:dateUtc="2024-07-09T08:50:00Z">
              <w:r>
                <w:rPr>
                  <w:rFonts w:ascii="Arial" w:hAnsi="Arial" w:cs="Arial"/>
                  <w:sz w:val="20"/>
                  <w:szCs w:val="20"/>
                  <w:lang w:val="en-GB"/>
                </w:rPr>
                <w:t xml:space="preserve">This field will display the banner image that will be displayed on the organisation public page. </w:t>
              </w:r>
            </w:ins>
            <w:ins w:id="1806" w:author="Dylan Van Aswegen" w:date="2024-07-09T10:52:00Z" w16du:dateUtc="2024-07-09T08:52:00Z">
              <w:r>
                <w:rPr>
                  <w:rFonts w:ascii="Arial" w:hAnsi="Arial" w:cs="Arial"/>
                  <w:sz w:val="20"/>
                  <w:szCs w:val="20"/>
                  <w:lang w:val="en-GB"/>
                </w:rPr>
                <w:t xml:space="preserve">The user will be allowed to click on an edit button to allow the user to upload a banner image for the organisation. </w:t>
              </w:r>
            </w:ins>
          </w:p>
        </w:tc>
      </w:tr>
      <w:tr w:rsidR="004C0019" w14:paraId="63F43375" w14:textId="77777777" w:rsidTr="00B85F07">
        <w:trPr>
          <w:ins w:id="1807" w:author="Dylan Van Aswegen" w:date="2024-07-09T10:45:00Z"/>
        </w:trPr>
        <w:tc>
          <w:tcPr>
            <w:cnfStyle w:val="001000000000" w:firstRow="0" w:lastRow="0" w:firstColumn="1" w:lastColumn="0" w:oddVBand="0" w:evenVBand="0" w:oddHBand="0" w:evenHBand="0" w:firstRowFirstColumn="0" w:firstRowLastColumn="0" w:lastRowFirstColumn="0" w:lastRowLastColumn="0"/>
            <w:tcW w:w="1135" w:type="dxa"/>
          </w:tcPr>
          <w:p w14:paraId="4AD18D08" w14:textId="77777777" w:rsidR="004C0019" w:rsidRDefault="004C0019" w:rsidP="00B85F07">
            <w:pPr>
              <w:spacing w:line="360" w:lineRule="auto"/>
              <w:jc w:val="both"/>
              <w:rPr>
                <w:ins w:id="1808" w:author="Dylan Van Aswegen" w:date="2024-07-09T10:45:00Z" w16du:dateUtc="2024-07-09T08:45:00Z"/>
                <w:rFonts w:ascii="Arial" w:hAnsi="Arial" w:cs="Arial"/>
                <w:sz w:val="20"/>
                <w:szCs w:val="20"/>
                <w:lang w:val="en-GB"/>
              </w:rPr>
            </w:pPr>
          </w:p>
        </w:tc>
        <w:tc>
          <w:tcPr>
            <w:tcW w:w="1417" w:type="dxa"/>
          </w:tcPr>
          <w:p w14:paraId="641C4871" w14:textId="77777777" w:rsidR="004C0019" w:rsidRDefault="004C001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09" w:author="Dylan Van Aswegen" w:date="2024-07-09T10:45:00Z" w16du:dateUtc="2024-07-09T08:45:00Z"/>
                <w:rFonts w:ascii="Arial" w:hAnsi="Arial" w:cs="Arial"/>
                <w:sz w:val="20"/>
                <w:szCs w:val="20"/>
                <w:lang w:val="en-GB"/>
              </w:rPr>
            </w:pPr>
            <w:ins w:id="1810" w:author="Dylan Van Aswegen" w:date="2024-07-09T10:45:00Z" w16du:dateUtc="2024-07-09T08:45:00Z">
              <w:r>
                <w:rPr>
                  <w:rFonts w:ascii="Arial" w:hAnsi="Arial" w:cs="Arial"/>
                  <w:sz w:val="20"/>
                  <w:szCs w:val="20"/>
                  <w:lang w:val="en-GB"/>
                </w:rPr>
                <w:t>Logo</w:t>
              </w:r>
            </w:ins>
          </w:p>
        </w:tc>
        <w:tc>
          <w:tcPr>
            <w:tcW w:w="1276" w:type="dxa"/>
          </w:tcPr>
          <w:p w14:paraId="2C13FD68" w14:textId="0C15621C" w:rsidR="004C0019" w:rsidRDefault="004C001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11" w:author="Dylan Van Aswegen" w:date="2024-07-09T10:45:00Z" w16du:dateUtc="2024-07-09T08:45:00Z"/>
                <w:rFonts w:ascii="Arial" w:hAnsi="Arial" w:cs="Arial"/>
                <w:sz w:val="20"/>
                <w:szCs w:val="20"/>
                <w:lang w:val="en-GB"/>
              </w:rPr>
            </w:pPr>
            <w:ins w:id="1812" w:author="Dylan Van Aswegen" w:date="2024-07-09T10:48:00Z" w16du:dateUtc="2024-07-09T08:48:00Z">
              <w:r>
                <w:rPr>
                  <w:rFonts w:ascii="Arial" w:hAnsi="Arial" w:cs="Arial"/>
                  <w:sz w:val="20"/>
                  <w:szCs w:val="20"/>
                  <w:lang w:val="en-GB"/>
                </w:rPr>
                <w:t>Image</w:t>
              </w:r>
            </w:ins>
          </w:p>
        </w:tc>
        <w:tc>
          <w:tcPr>
            <w:tcW w:w="1701" w:type="dxa"/>
          </w:tcPr>
          <w:p w14:paraId="15ED36E8" w14:textId="77777777" w:rsidR="004C0019" w:rsidRDefault="004C001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13" w:author="Dylan Van Aswegen" w:date="2024-07-09T10:45:00Z" w16du:dateUtc="2024-07-09T08:45:00Z"/>
                <w:rFonts w:ascii="Arial" w:hAnsi="Arial" w:cs="Arial"/>
                <w:sz w:val="20"/>
                <w:szCs w:val="20"/>
                <w:lang w:val="en-GB"/>
              </w:rPr>
            </w:pPr>
          </w:p>
        </w:tc>
        <w:tc>
          <w:tcPr>
            <w:tcW w:w="1417" w:type="dxa"/>
          </w:tcPr>
          <w:p w14:paraId="486017A1" w14:textId="4A7460C7" w:rsidR="004C0019" w:rsidRDefault="004C001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14" w:author="Dylan Van Aswegen" w:date="2024-07-09T10:45:00Z" w16du:dateUtc="2024-07-09T08:45:00Z"/>
                <w:rFonts w:ascii="Arial" w:hAnsi="Arial" w:cs="Arial"/>
                <w:sz w:val="20"/>
                <w:szCs w:val="20"/>
                <w:lang w:val="en-GB"/>
              </w:rPr>
            </w:pPr>
          </w:p>
        </w:tc>
        <w:tc>
          <w:tcPr>
            <w:tcW w:w="3828" w:type="dxa"/>
          </w:tcPr>
          <w:p w14:paraId="297761EB" w14:textId="125BB7D9" w:rsidR="004C0019" w:rsidRDefault="004C001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15" w:author="Dylan Van Aswegen" w:date="2024-07-09T10:45:00Z" w16du:dateUtc="2024-07-09T08:45:00Z"/>
                <w:rFonts w:ascii="Arial" w:hAnsi="Arial" w:cs="Arial"/>
                <w:sz w:val="20"/>
                <w:szCs w:val="20"/>
                <w:lang w:val="en-GB"/>
              </w:rPr>
            </w:pPr>
            <w:ins w:id="1816" w:author="Dylan Van Aswegen" w:date="2024-07-09T10:53:00Z" w16du:dateUtc="2024-07-09T08:53:00Z">
              <w:r>
                <w:rPr>
                  <w:rFonts w:ascii="Arial" w:hAnsi="Arial" w:cs="Arial"/>
                  <w:sz w:val="20"/>
                  <w:szCs w:val="20"/>
                  <w:lang w:val="en-GB"/>
                </w:rPr>
                <w:t>This field will display the logo image that will be displayed on the organisation public page</w:t>
              </w:r>
            </w:ins>
            <w:ins w:id="1817" w:author="Dylan Van Aswegen" w:date="2024-07-09T10:45:00Z" w16du:dateUtc="2024-07-09T08:45:00Z">
              <w:r>
                <w:rPr>
                  <w:rFonts w:ascii="Arial" w:hAnsi="Arial" w:cs="Arial"/>
                  <w:sz w:val="20"/>
                  <w:szCs w:val="20"/>
                  <w:lang w:val="en-GB"/>
                </w:rPr>
                <w:t xml:space="preserve">. </w:t>
              </w:r>
            </w:ins>
            <w:ins w:id="1818" w:author="Dylan Van Aswegen" w:date="2024-07-09T10:51:00Z" w16du:dateUtc="2024-07-09T08:51:00Z">
              <w:r>
                <w:rPr>
                  <w:rFonts w:ascii="Arial" w:hAnsi="Arial" w:cs="Arial"/>
                  <w:sz w:val="20"/>
                  <w:szCs w:val="20"/>
                  <w:lang w:val="en-GB"/>
                </w:rPr>
                <w:t>The user will be able to click an edit button which will allow them to upload a logo image.</w:t>
              </w:r>
            </w:ins>
          </w:p>
        </w:tc>
      </w:tr>
      <w:tr w:rsidR="004C0019" w14:paraId="7B110740" w14:textId="77777777" w:rsidTr="00B85F07">
        <w:trPr>
          <w:cnfStyle w:val="000000100000" w:firstRow="0" w:lastRow="0" w:firstColumn="0" w:lastColumn="0" w:oddVBand="0" w:evenVBand="0" w:oddHBand="1" w:evenHBand="0" w:firstRowFirstColumn="0" w:firstRowLastColumn="0" w:lastRowFirstColumn="0" w:lastRowLastColumn="0"/>
          <w:ins w:id="1819" w:author="Dylan Van Aswegen" w:date="2024-07-09T10:48:00Z"/>
        </w:trPr>
        <w:tc>
          <w:tcPr>
            <w:cnfStyle w:val="001000000000" w:firstRow="0" w:lastRow="0" w:firstColumn="1" w:lastColumn="0" w:oddVBand="0" w:evenVBand="0" w:oddHBand="0" w:evenHBand="0" w:firstRowFirstColumn="0" w:firstRowLastColumn="0" w:lastRowFirstColumn="0" w:lastRowLastColumn="0"/>
            <w:tcW w:w="1135" w:type="dxa"/>
          </w:tcPr>
          <w:p w14:paraId="416EF200" w14:textId="77777777" w:rsidR="004C0019" w:rsidRDefault="004C0019" w:rsidP="00B85F07">
            <w:pPr>
              <w:spacing w:line="360" w:lineRule="auto"/>
              <w:jc w:val="both"/>
              <w:rPr>
                <w:ins w:id="1820" w:author="Dylan Van Aswegen" w:date="2024-07-09T10:48:00Z" w16du:dateUtc="2024-07-09T08:48:00Z"/>
                <w:rFonts w:ascii="Arial" w:hAnsi="Arial" w:cs="Arial"/>
                <w:sz w:val="20"/>
                <w:szCs w:val="20"/>
                <w:lang w:val="en-GB"/>
              </w:rPr>
            </w:pPr>
          </w:p>
        </w:tc>
        <w:tc>
          <w:tcPr>
            <w:tcW w:w="1417" w:type="dxa"/>
          </w:tcPr>
          <w:p w14:paraId="5846BE12" w14:textId="49190EFC" w:rsidR="004C0019" w:rsidRDefault="004C001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821" w:author="Dylan Van Aswegen" w:date="2024-07-09T10:48:00Z" w16du:dateUtc="2024-07-09T08:48:00Z"/>
                <w:rFonts w:ascii="Arial" w:hAnsi="Arial" w:cs="Arial"/>
                <w:sz w:val="20"/>
                <w:szCs w:val="20"/>
                <w:lang w:val="en-GB"/>
              </w:rPr>
            </w:pPr>
            <w:ins w:id="1822" w:author="Dylan Van Aswegen" w:date="2024-07-09T10:48:00Z" w16du:dateUtc="2024-07-09T08:48:00Z">
              <w:r>
                <w:rPr>
                  <w:rFonts w:ascii="Arial" w:hAnsi="Arial" w:cs="Arial"/>
                  <w:sz w:val="20"/>
                  <w:szCs w:val="20"/>
                  <w:lang w:val="en-GB"/>
                </w:rPr>
                <w:t>H</w:t>
              </w:r>
            </w:ins>
            <w:ins w:id="1823" w:author="Dylan Van Aswegen" w:date="2024-07-09T10:49:00Z" w16du:dateUtc="2024-07-09T08:49:00Z">
              <w:r>
                <w:rPr>
                  <w:rFonts w:ascii="Arial" w:hAnsi="Arial" w:cs="Arial"/>
                  <w:sz w:val="20"/>
                  <w:szCs w:val="20"/>
                  <w:lang w:val="en-GB"/>
                </w:rPr>
                <w:t xml:space="preserve">ome Page Introduction </w:t>
              </w:r>
            </w:ins>
          </w:p>
        </w:tc>
        <w:tc>
          <w:tcPr>
            <w:tcW w:w="1276" w:type="dxa"/>
          </w:tcPr>
          <w:p w14:paraId="2CF68ABD" w14:textId="72FE83E3" w:rsidR="004C0019" w:rsidRDefault="004C001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824" w:author="Dylan Van Aswegen" w:date="2024-07-09T10:48:00Z" w16du:dateUtc="2024-07-09T08:48:00Z"/>
                <w:rFonts w:ascii="Arial" w:hAnsi="Arial" w:cs="Arial"/>
                <w:sz w:val="20"/>
                <w:szCs w:val="20"/>
                <w:lang w:val="en-GB"/>
              </w:rPr>
            </w:pPr>
            <w:ins w:id="1825" w:author="Dylan Van Aswegen" w:date="2024-07-09T10:49:00Z" w16du:dateUtc="2024-07-09T08:49:00Z">
              <w:r>
                <w:rPr>
                  <w:rFonts w:ascii="Arial" w:hAnsi="Arial" w:cs="Arial"/>
                  <w:sz w:val="20"/>
                  <w:szCs w:val="20"/>
                  <w:lang w:val="en-GB"/>
                </w:rPr>
                <w:t>Text Field</w:t>
              </w:r>
            </w:ins>
          </w:p>
        </w:tc>
        <w:tc>
          <w:tcPr>
            <w:tcW w:w="1701" w:type="dxa"/>
          </w:tcPr>
          <w:p w14:paraId="0935321B" w14:textId="77777777" w:rsidR="004C0019" w:rsidRDefault="004C001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826" w:author="Dylan Van Aswegen" w:date="2024-07-09T10:48:00Z" w16du:dateUtc="2024-07-09T08:48:00Z"/>
                <w:rFonts w:ascii="Arial" w:hAnsi="Arial" w:cs="Arial"/>
                <w:sz w:val="20"/>
                <w:szCs w:val="20"/>
                <w:lang w:val="en-GB"/>
              </w:rPr>
            </w:pPr>
          </w:p>
        </w:tc>
        <w:tc>
          <w:tcPr>
            <w:tcW w:w="1417" w:type="dxa"/>
          </w:tcPr>
          <w:p w14:paraId="58CFE72F" w14:textId="77777777" w:rsidR="004C0019" w:rsidRDefault="004C001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827" w:author="Dylan Van Aswegen" w:date="2024-07-09T10:48:00Z" w16du:dateUtc="2024-07-09T08:48:00Z"/>
                <w:rFonts w:ascii="Arial" w:hAnsi="Arial" w:cs="Arial"/>
                <w:sz w:val="20"/>
                <w:szCs w:val="20"/>
                <w:lang w:val="en-GB"/>
              </w:rPr>
            </w:pPr>
          </w:p>
        </w:tc>
        <w:tc>
          <w:tcPr>
            <w:tcW w:w="3828" w:type="dxa"/>
          </w:tcPr>
          <w:p w14:paraId="3AE4EAD0" w14:textId="7C7CE857" w:rsidR="004C0019" w:rsidRDefault="004C001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828" w:author="Dylan Van Aswegen" w:date="2024-07-09T10:48:00Z" w16du:dateUtc="2024-07-09T08:48:00Z"/>
                <w:rFonts w:ascii="Arial" w:hAnsi="Arial" w:cs="Arial"/>
                <w:sz w:val="20"/>
                <w:szCs w:val="20"/>
                <w:lang w:val="en-GB"/>
              </w:rPr>
            </w:pPr>
            <w:ins w:id="1829" w:author="Dylan Van Aswegen" w:date="2024-07-09T10:53:00Z" w16du:dateUtc="2024-07-09T08:53:00Z">
              <w:r>
                <w:rPr>
                  <w:rFonts w:ascii="Arial" w:hAnsi="Arial" w:cs="Arial"/>
                  <w:sz w:val="20"/>
                  <w:szCs w:val="20"/>
                  <w:lang w:val="en-GB"/>
                </w:rPr>
                <w:t xml:space="preserve">This field will contain the text that will be displayed </w:t>
              </w:r>
            </w:ins>
            <w:ins w:id="1830" w:author="Dylan Van Aswegen" w:date="2024-07-09T11:04:00Z" w16du:dateUtc="2024-07-09T09:04:00Z">
              <w:r w:rsidR="00442CB3">
                <w:rPr>
                  <w:rFonts w:ascii="Arial" w:hAnsi="Arial" w:cs="Arial"/>
                  <w:sz w:val="20"/>
                  <w:szCs w:val="20"/>
                  <w:lang w:val="en-GB"/>
                </w:rPr>
                <w:t xml:space="preserve">in the introduction section </w:t>
              </w:r>
            </w:ins>
            <w:ins w:id="1831" w:author="Dylan Van Aswegen" w:date="2024-07-09T10:54:00Z" w16du:dateUtc="2024-07-09T08:54:00Z">
              <w:r w:rsidR="00FF61A7">
                <w:rPr>
                  <w:rFonts w:ascii="Arial" w:hAnsi="Arial" w:cs="Arial"/>
                  <w:sz w:val="20"/>
                  <w:szCs w:val="20"/>
                  <w:lang w:val="en-GB"/>
                </w:rPr>
                <w:t>o</w:t>
              </w:r>
            </w:ins>
            <w:ins w:id="1832" w:author="Dylan Van Aswegen" w:date="2024-07-09T11:04:00Z" w16du:dateUtc="2024-07-09T09:04:00Z">
              <w:r w:rsidR="00442CB3">
                <w:rPr>
                  <w:rFonts w:ascii="Arial" w:hAnsi="Arial" w:cs="Arial"/>
                  <w:sz w:val="20"/>
                  <w:szCs w:val="20"/>
                  <w:lang w:val="en-GB"/>
                </w:rPr>
                <w:t>f</w:t>
              </w:r>
            </w:ins>
            <w:ins w:id="1833" w:author="Dylan Van Aswegen" w:date="2024-07-09T10:54:00Z" w16du:dateUtc="2024-07-09T08:54:00Z">
              <w:r w:rsidR="00FF61A7">
                <w:rPr>
                  <w:rFonts w:ascii="Arial" w:hAnsi="Arial" w:cs="Arial"/>
                  <w:sz w:val="20"/>
                  <w:szCs w:val="20"/>
                  <w:lang w:val="en-GB"/>
                </w:rPr>
                <w:t xml:space="preserve"> the organisation public home </w:t>
              </w:r>
            </w:ins>
            <w:ins w:id="1834" w:author="Dylan Van Aswegen" w:date="2024-07-09T10:55:00Z" w16du:dateUtc="2024-07-09T08:55:00Z">
              <w:r w:rsidR="00FF61A7">
                <w:rPr>
                  <w:rFonts w:ascii="Arial" w:hAnsi="Arial" w:cs="Arial"/>
                  <w:sz w:val="20"/>
                  <w:szCs w:val="20"/>
                  <w:lang w:val="en-GB"/>
                </w:rPr>
                <w:t xml:space="preserve">page. The user will be able to click an edit button to edit the text that appears and will also be able to drag the field to another part of the page. </w:t>
              </w:r>
            </w:ins>
          </w:p>
        </w:tc>
      </w:tr>
      <w:tr w:rsidR="004C0019" w14:paraId="1934BDA4" w14:textId="77777777" w:rsidTr="00B85F07">
        <w:trPr>
          <w:ins w:id="1835" w:author="Dylan Van Aswegen" w:date="2024-07-09T10:48:00Z"/>
        </w:trPr>
        <w:tc>
          <w:tcPr>
            <w:cnfStyle w:val="001000000000" w:firstRow="0" w:lastRow="0" w:firstColumn="1" w:lastColumn="0" w:oddVBand="0" w:evenVBand="0" w:oddHBand="0" w:evenHBand="0" w:firstRowFirstColumn="0" w:firstRowLastColumn="0" w:lastRowFirstColumn="0" w:lastRowLastColumn="0"/>
            <w:tcW w:w="1135" w:type="dxa"/>
          </w:tcPr>
          <w:p w14:paraId="6A28E509" w14:textId="77777777" w:rsidR="004C0019" w:rsidRDefault="004C0019" w:rsidP="00B85F07">
            <w:pPr>
              <w:spacing w:line="360" w:lineRule="auto"/>
              <w:jc w:val="both"/>
              <w:rPr>
                <w:ins w:id="1836" w:author="Dylan Van Aswegen" w:date="2024-07-09T10:48:00Z" w16du:dateUtc="2024-07-09T08:48:00Z"/>
                <w:rFonts w:ascii="Arial" w:hAnsi="Arial" w:cs="Arial"/>
                <w:sz w:val="20"/>
                <w:szCs w:val="20"/>
                <w:lang w:val="en-GB"/>
              </w:rPr>
            </w:pPr>
          </w:p>
        </w:tc>
        <w:tc>
          <w:tcPr>
            <w:tcW w:w="1417" w:type="dxa"/>
          </w:tcPr>
          <w:p w14:paraId="3DE76DC6" w14:textId="3CA00DBB" w:rsidR="004C0019" w:rsidRDefault="004C001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37" w:author="Dylan Van Aswegen" w:date="2024-07-09T10:48:00Z" w16du:dateUtc="2024-07-09T08:48:00Z"/>
                <w:rFonts w:ascii="Arial" w:hAnsi="Arial" w:cs="Arial"/>
                <w:sz w:val="20"/>
                <w:szCs w:val="20"/>
                <w:lang w:val="en-GB"/>
              </w:rPr>
            </w:pPr>
            <w:ins w:id="1838" w:author="Dylan Van Aswegen" w:date="2024-07-09T10:49:00Z" w16du:dateUtc="2024-07-09T08:49:00Z">
              <w:r>
                <w:rPr>
                  <w:rFonts w:ascii="Arial" w:hAnsi="Arial" w:cs="Arial"/>
                  <w:sz w:val="20"/>
                  <w:szCs w:val="20"/>
                  <w:lang w:val="en-GB"/>
                </w:rPr>
                <w:t xml:space="preserve">Events </w:t>
              </w:r>
            </w:ins>
          </w:p>
        </w:tc>
        <w:tc>
          <w:tcPr>
            <w:tcW w:w="1276" w:type="dxa"/>
          </w:tcPr>
          <w:p w14:paraId="726B2728" w14:textId="2A472545" w:rsidR="004C0019" w:rsidRDefault="004C001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39" w:author="Dylan Van Aswegen" w:date="2024-07-09T10:48:00Z" w16du:dateUtc="2024-07-09T08:48:00Z"/>
                <w:rFonts w:ascii="Arial" w:hAnsi="Arial" w:cs="Arial"/>
                <w:sz w:val="20"/>
                <w:szCs w:val="20"/>
                <w:lang w:val="en-GB"/>
              </w:rPr>
            </w:pPr>
            <w:ins w:id="1840" w:author="Dylan Van Aswegen" w:date="2024-07-09T10:49:00Z" w16du:dateUtc="2024-07-09T08:49:00Z">
              <w:r>
                <w:rPr>
                  <w:rFonts w:ascii="Arial" w:hAnsi="Arial" w:cs="Arial"/>
                  <w:sz w:val="20"/>
                  <w:szCs w:val="20"/>
                  <w:lang w:val="en-GB"/>
                </w:rPr>
                <w:t>Text Field</w:t>
              </w:r>
            </w:ins>
          </w:p>
        </w:tc>
        <w:tc>
          <w:tcPr>
            <w:tcW w:w="1701" w:type="dxa"/>
          </w:tcPr>
          <w:p w14:paraId="13CA2EC2" w14:textId="77777777" w:rsidR="004C0019" w:rsidRDefault="004C001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41" w:author="Dylan Van Aswegen" w:date="2024-07-09T10:48:00Z" w16du:dateUtc="2024-07-09T08:48:00Z"/>
                <w:rFonts w:ascii="Arial" w:hAnsi="Arial" w:cs="Arial"/>
                <w:sz w:val="20"/>
                <w:szCs w:val="20"/>
                <w:lang w:val="en-GB"/>
              </w:rPr>
            </w:pPr>
          </w:p>
        </w:tc>
        <w:tc>
          <w:tcPr>
            <w:tcW w:w="1417" w:type="dxa"/>
          </w:tcPr>
          <w:p w14:paraId="4E707A74" w14:textId="77777777" w:rsidR="004C0019" w:rsidRDefault="004C001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42" w:author="Dylan Van Aswegen" w:date="2024-07-09T10:48:00Z" w16du:dateUtc="2024-07-09T08:48:00Z"/>
                <w:rFonts w:ascii="Arial" w:hAnsi="Arial" w:cs="Arial"/>
                <w:sz w:val="20"/>
                <w:szCs w:val="20"/>
                <w:lang w:val="en-GB"/>
              </w:rPr>
            </w:pPr>
          </w:p>
        </w:tc>
        <w:tc>
          <w:tcPr>
            <w:tcW w:w="3828" w:type="dxa"/>
          </w:tcPr>
          <w:p w14:paraId="1D7786E0" w14:textId="77777777" w:rsidR="00FF61A7" w:rsidRDefault="00FF61A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43" w:author="Dylan Van Aswegen" w:date="2024-07-09T11:03:00Z" w16du:dateUtc="2024-07-09T09:03:00Z"/>
                <w:rFonts w:ascii="Arial" w:hAnsi="Arial" w:cs="Arial"/>
                <w:sz w:val="20"/>
                <w:szCs w:val="20"/>
                <w:lang w:val="en-GB"/>
              </w:rPr>
            </w:pPr>
            <w:ins w:id="1844" w:author="Dylan Van Aswegen" w:date="2024-07-09T10:57:00Z" w16du:dateUtc="2024-07-09T08:57:00Z">
              <w:r>
                <w:rPr>
                  <w:rFonts w:ascii="Arial" w:hAnsi="Arial" w:cs="Arial"/>
                  <w:sz w:val="20"/>
                  <w:szCs w:val="20"/>
                  <w:lang w:val="en-GB"/>
                </w:rPr>
                <w:t xml:space="preserve">This field will contain the content that will be </w:t>
              </w:r>
            </w:ins>
            <w:ins w:id="1845" w:author="Dylan Van Aswegen" w:date="2024-07-09T11:02:00Z" w16du:dateUtc="2024-07-09T09:02:00Z">
              <w:r>
                <w:rPr>
                  <w:rFonts w:ascii="Arial" w:hAnsi="Arial" w:cs="Arial"/>
                  <w:sz w:val="20"/>
                  <w:szCs w:val="20"/>
                  <w:lang w:val="en-GB"/>
                </w:rPr>
                <w:t>displayed in th</w:t>
              </w:r>
            </w:ins>
            <w:ins w:id="1846" w:author="Dylan Van Aswegen" w:date="2024-07-09T11:03:00Z" w16du:dateUtc="2024-07-09T09:03:00Z">
              <w:r>
                <w:rPr>
                  <w:rFonts w:ascii="Arial" w:hAnsi="Arial" w:cs="Arial"/>
                  <w:sz w:val="20"/>
                  <w:szCs w:val="20"/>
                  <w:lang w:val="en-GB"/>
                </w:rPr>
                <w:t>e events section of the organisation public home page.</w:t>
              </w:r>
            </w:ins>
            <w:ins w:id="1847" w:author="Dylan Van Aswegen" w:date="2024-07-09T10:57:00Z" w16du:dateUtc="2024-07-09T08:57:00Z">
              <w:r>
                <w:rPr>
                  <w:rFonts w:ascii="Arial" w:hAnsi="Arial" w:cs="Arial"/>
                  <w:sz w:val="20"/>
                  <w:szCs w:val="20"/>
                  <w:lang w:val="en-GB"/>
                </w:rPr>
                <w:t xml:space="preserve"> </w:t>
              </w:r>
            </w:ins>
          </w:p>
          <w:p w14:paraId="4C1693E6" w14:textId="0AB5D997" w:rsidR="004C0019" w:rsidRDefault="00FF61A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848" w:author="Dylan Van Aswegen" w:date="2024-07-09T10:48:00Z" w16du:dateUtc="2024-07-09T08:48:00Z"/>
                <w:rFonts w:ascii="Arial" w:hAnsi="Arial" w:cs="Arial"/>
                <w:sz w:val="20"/>
                <w:szCs w:val="20"/>
                <w:lang w:val="en-GB"/>
              </w:rPr>
            </w:pPr>
            <w:ins w:id="1849" w:author="Dylan Van Aswegen" w:date="2024-07-09T10:57:00Z" w16du:dateUtc="2024-07-09T08:57:00Z">
              <w:r>
                <w:rPr>
                  <w:rFonts w:ascii="Arial" w:hAnsi="Arial" w:cs="Arial"/>
                  <w:sz w:val="20"/>
                  <w:szCs w:val="20"/>
                  <w:lang w:val="en-GB"/>
                </w:rPr>
                <w:t>The user will be able to</w:t>
              </w:r>
            </w:ins>
            <w:ins w:id="1850" w:author="Dylan Van Aswegen" w:date="2024-07-09T11:57:00Z" w16du:dateUtc="2024-07-09T09:57:00Z">
              <w:r w:rsidR="005946D7">
                <w:rPr>
                  <w:rFonts w:ascii="Arial" w:hAnsi="Arial" w:cs="Arial"/>
                  <w:sz w:val="20"/>
                  <w:szCs w:val="20"/>
                  <w:lang w:val="en-GB"/>
                </w:rPr>
                <w:t xml:space="preserve"> set which v</w:t>
              </w:r>
            </w:ins>
            <w:ins w:id="1851" w:author="Dylan Van Aswegen" w:date="2024-07-09T11:58:00Z" w16du:dateUtc="2024-07-09T09:58:00Z">
              <w:r w:rsidR="005946D7">
                <w:rPr>
                  <w:rFonts w:ascii="Arial" w:hAnsi="Arial" w:cs="Arial"/>
                  <w:sz w:val="20"/>
                  <w:szCs w:val="20"/>
                  <w:lang w:val="en-GB"/>
                </w:rPr>
                <w:t>iew is shown on the public page and</w:t>
              </w:r>
            </w:ins>
            <w:ins w:id="1852" w:author="Dylan Van Aswegen" w:date="2024-07-09T10:57:00Z" w16du:dateUtc="2024-07-09T08:57:00Z">
              <w:r>
                <w:rPr>
                  <w:rFonts w:ascii="Arial" w:hAnsi="Arial" w:cs="Arial"/>
                  <w:sz w:val="20"/>
                  <w:szCs w:val="20"/>
                  <w:lang w:val="en-GB"/>
                </w:rPr>
                <w:t xml:space="preserve"> drag the field to another part of the page.</w:t>
              </w:r>
            </w:ins>
          </w:p>
        </w:tc>
      </w:tr>
      <w:tr w:rsidR="00FF61A7" w14:paraId="393B517A" w14:textId="77777777" w:rsidTr="00B85F07">
        <w:trPr>
          <w:cnfStyle w:val="000000100000" w:firstRow="0" w:lastRow="0" w:firstColumn="0" w:lastColumn="0" w:oddVBand="0" w:evenVBand="0" w:oddHBand="1" w:evenHBand="0" w:firstRowFirstColumn="0" w:firstRowLastColumn="0" w:lastRowFirstColumn="0" w:lastRowLastColumn="0"/>
          <w:ins w:id="1853" w:author="Dylan Van Aswegen" w:date="2024-07-09T10:48:00Z"/>
        </w:trPr>
        <w:tc>
          <w:tcPr>
            <w:cnfStyle w:val="001000000000" w:firstRow="0" w:lastRow="0" w:firstColumn="1" w:lastColumn="0" w:oddVBand="0" w:evenVBand="0" w:oddHBand="0" w:evenHBand="0" w:firstRowFirstColumn="0" w:firstRowLastColumn="0" w:lastRowFirstColumn="0" w:lastRowLastColumn="0"/>
            <w:tcW w:w="1135" w:type="dxa"/>
          </w:tcPr>
          <w:p w14:paraId="55E28D34" w14:textId="77777777" w:rsidR="00FF61A7" w:rsidRDefault="00FF61A7" w:rsidP="00FF61A7">
            <w:pPr>
              <w:spacing w:line="360" w:lineRule="auto"/>
              <w:jc w:val="both"/>
              <w:rPr>
                <w:ins w:id="1854" w:author="Dylan Van Aswegen" w:date="2024-07-09T10:48:00Z" w16du:dateUtc="2024-07-09T08:48:00Z"/>
                <w:rFonts w:ascii="Arial" w:hAnsi="Arial" w:cs="Arial"/>
                <w:sz w:val="20"/>
                <w:szCs w:val="20"/>
                <w:lang w:val="en-GB"/>
              </w:rPr>
            </w:pPr>
          </w:p>
        </w:tc>
        <w:tc>
          <w:tcPr>
            <w:tcW w:w="1417" w:type="dxa"/>
          </w:tcPr>
          <w:p w14:paraId="6F4FF900" w14:textId="55958E17" w:rsidR="00FF61A7" w:rsidRDefault="00FF61A7"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55" w:author="Dylan Van Aswegen" w:date="2024-07-09T10:48:00Z" w16du:dateUtc="2024-07-09T08:48:00Z"/>
                <w:rFonts w:ascii="Arial" w:hAnsi="Arial" w:cs="Arial"/>
                <w:sz w:val="20"/>
                <w:szCs w:val="20"/>
                <w:lang w:val="en-GB"/>
              </w:rPr>
            </w:pPr>
            <w:ins w:id="1856" w:author="Dylan Van Aswegen" w:date="2024-07-09T10:49:00Z" w16du:dateUtc="2024-07-09T08:49:00Z">
              <w:r>
                <w:rPr>
                  <w:rFonts w:ascii="Arial" w:hAnsi="Arial" w:cs="Arial"/>
                  <w:sz w:val="20"/>
                  <w:szCs w:val="20"/>
                  <w:lang w:val="en-GB"/>
                </w:rPr>
                <w:t>About Us</w:t>
              </w:r>
            </w:ins>
          </w:p>
        </w:tc>
        <w:tc>
          <w:tcPr>
            <w:tcW w:w="1276" w:type="dxa"/>
          </w:tcPr>
          <w:p w14:paraId="6A107187" w14:textId="447B2B81" w:rsidR="00FF61A7" w:rsidRDefault="00FF61A7"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57" w:author="Dylan Van Aswegen" w:date="2024-07-09T10:48:00Z" w16du:dateUtc="2024-07-09T08:48:00Z"/>
                <w:rFonts w:ascii="Arial" w:hAnsi="Arial" w:cs="Arial"/>
                <w:sz w:val="20"/>
                <w:szCs w:val="20"/>
                <w:lang w:val="en-GB"/>
              </w:rPr>
            </w:pPr>
            <w:ins w:id="1858" w:author="Dylan Van Aswegen" w:date="2024-07-09T10:49:00Z" w16du:dateUtc="2024-07-09T08:49:00Z">
              <w:r>
                <w:rPr>
                  <w:rFonts w:ascii="Arial" w:hAnsi="Arial" w:cs="Arial"/>
                  <w:sz w:val="20"/>
                  <w:szCs w:val="20"/>
                  <w:lang w:val="en-GB"/>
                </w:rPr>
                <w:t>Text Field</w:t>
              </w:r>
            </w:ins>
          </w:p>
        </w:tc>
        <w:tc>
          <w:tcPr>
            <w:tcW w:w="1701" w:type="dxa"/>
          </w:tcPr>
          <w:p w14:paraId="13E0440D" w14:textId="77777777" w:rsidR="00FF61A7" w:rsidRDefault="00FF61A7"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59" w:author="Dylan Van Aswegen" w:date="2024-07-09T10:48:00Z" w16du:dateUtc="2024-07-09T08:48:00Z"/>
                <w:rFonts w:ascii="Arial" w:hAnsi="Arial" w:cs="Arial"/>
                <w:sz w:val="20"/>
                <w:szCs w:val="20"/>
                <w:lang w:val="en-GB"/>
              </w:rPr>
            </w:pPr>
          </w:p>
        </w:tc>
        <w:tc>
          <w:tcPr>
            <w:tcW w:w="1417" w:type="dxa"/>
          </w:tcPr>
          <w:p w14:paraId="1D9F71CE" w14:textId="77777777" w:rsidR="00FF61A7" w:rsidRDefault="00FF61A7"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60" w:author="Dylan Van Aswegen" w:date="2024-07-09T10:48:00Z" w16du:dateUtc="2024-07-09T08:48:00Z"/>
                <w:rFonts w:ascii="Arial" w:hAnsi="Arial" w:cs="Arial"/>
                <w:sz w:val="20"/>
                <w:szCs w:val="20"/>
                <w:lang w:val="en-GB"/>
              </w:rPr>
            </w:pPr>
          </w:p>
        </w:tc>
        <w:tc>
          <w:tcPr>
            <w:tcW w:w="3828" w:type="dxa"/>
          </w:tcPr>
          <w:p w14:paraId="24DD6A67" w14:textId="77777777" w:rsidR="00442CB3" w:rsidRDefault="00FF61A7"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61" w:author="Dylan Van Aswegen" w:date="2024-07-09T11:04:00Z" w16du:dateUtc="2024-07-09T09:04:00Z"/>
                <w:rFonts w:ascii="Arial" w:hAnsi="Arial" w:cs="Arial"/>
                <w:sz w:val="20"/>
                <w:szCs w:val="20"/>
                <w:lang w:val="en-GB"/>
              </w:rPr>
            </w:pPr>
            <w:ins w:id="1862" w:author="Dylan Van Aswegen" w:date="2024-07-09T11:04:00Z" w16du:dateUtc="2024-07-09T09:04:00Z">
              <w:r>
                <w:rPr>
                  <w:rFonts w:ascii="Arial" w:hAnsi="Arial" w:cs="Arial"/>
                  <w:sz w:val="20"/>
                  <w:szCs w:val="20"/>
                  <w:lang w:val="en-GB"/>
                </w:rPr>
                <w:t xml:space="preserve">This field will contain the text that will be displayed </w:t>
              </w:r>
              <w:r w:rsidR="00442CB3">
                <w:rPr>
                  <w:rFonts w:ascii="Arial" w:hAnsi="Arial" w:cs="Arial"/>
                  <w:sz w:val="20"/>
                  <w:szCs w:val="20"/>
                  <w:lang w:val="en-GB"/>
                </w:rPr>
                <w:t xml:space="preserve">in the about us section </w:t>
              </w:r>
              <w:r>
                <w:rPr>
                  <w:rFonts w:ascii="Arial" w:hAnsi="Arial" w:cs="Arial"/>
                  <w:sz w:val="20"/>
                  <w:szCs w:val="20"/>
                  <w:lang w:val="en-GB"/>
                </w:rPr>
                <w:t>o</w:t>
              </w:r>
              <w:r w:rsidR="00442CB3">
                <w:rPr>
                  <w:rFonts w:ascii="Arial" w:hAnsi="Arial" w:cs="Arial"/>
                  <w:sz w:val="20"/>
                  <w:szCs w:val="20"/>
                  <w:lang w:val="en-GB"/>
                </w:rPr>
                <w:t>f</w:t>
              </w:r>
              <w:r>
                <w:rPr>
                  <w:rFonts w:ascii="Arial" w:hAnsi="Arial" w:cs="Arial"/>
                  <w:sz w:val="20"/>
                  <w:szCs w:val="20"/>
                  <w:lang w:val="en-GB"/>
                </w:rPr>
                <w:t xml:space="preserve"> the organisation public home page. </w:t>
              </w:r>
            </w:ins>
          </w:p>
          <w:p w14:paraId="08DD9F77" w14:textId="20DEF804" w:rsidR="00FF61A7" w:rsidRDefault="00FF61A7"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63" w:author="Dylan Van Aswegen" w:date="2024-07-09T10:48:00Z" w16du:dateUtc="2024-07-09T08:48:00Z"/>
                <w:rFonts w:ascii="Arial" w:hAnsi="Arial" w:cs="Arial"/>
                <w:sz w:val="20"/>
                <w:szCs w:val="20"/>
                <w:lang w:val="en-GB"/>
              </w:rPr>
            </w:pPr>
            <w:ins w:id="1864" w:author="Dylan Van Aswegen" w:date="2024-07-09T11:04:00Z" w16du:dateUtc="2024-07-09T09:04:00Z">
              <w:r>
                <w:rPr>
                  <w:rFonts w:ascii="Arial" w:hAnsi="Arial" w:cs="Arial"/>
                  <w:sz w:val="20"/>
                  <w:szCs w:val="20"/>
                  <w:lang w:val="en-GB"/>
                </w:rPr>
                <w:t xml:space="preserve">The user will be able to click an edit button to edit the text that appears and will also be able to drag the field to another part of the page. </w:t>
              </w:r>
            </w:ins>
          </w:p>
        </w:tc>
      </w:tr>
      <w:tr w:rsidR="00FF61A7" w14:paraId="133D195B" w14:textId="77777777" w:rsidTr="00B85F07">
        <w:trPr>
          <w:ins w:id="1865" w:author="Dylan Van Aswegen" w:date="2024-07-09T10:48:00Z"/>
        </w:trPr>
        <w:tc>
          <w:tcPr>
            <w:cnfStyle w:val="001000000000" w:firstRow="0" w:lastRow="0" w:firstColumn="1" w:lastColumn="0" w:oddVBand="0" w:evenVBand="0" w:oddHBand="0" w:evenHBand="0" w:firstRowFirstColumn="0" w:firstRowLastColumn="0" w:lastRowFirstColumn="0" w:lastRowLastColumn="0"/>
            <w:tcW w:w="1135" w:type="dxa"/>
          </w:tcPr>
          <w:p w14:paraId="790CD355" w14:textId="77777777" w:rsidR="00FF61A7" w:rsidRDefault="00FF61A7" w:rsidP="00FF61A7">
            <w:pPr>
              <w:spacing w:line="360" w:lineRule="auto"/>
              <w:jc w:val="both"/>
              <w:rPr>
                <w:ins w:id="1866" w:author="Dylan Van Aswegen" w:date="2024-07-09T10:48:00Z" w16du:dateUtc="2024-07-09T08:48:00Z"/>
                <w:rFonts w:ascii="Arial" w:hAnsi="Arial" w:cs="Arial"/>
                <w:sz w:val="20"/>
                <w:szCs w:val="20"/>
                <w:lang w:val="en-GB"/>
              </w:rPr>
            </w:pPr>
          </w:p>
        </w:tc>
        <w:tc>
          <w:tcPr>
            <w:tcW w:w="1417" w:type="dxa"/>
          </w:tcPr>
          <w:p w14:paraId="7C145D56" w14:textId="7ED26823" w:rsidR="00FF61A7" w:rsidRDefault="00FF61A7" w:rsidP="00FF61A7">
            <w:pPr>
              <w:spacing w:line="360" w:lineRule="auto"/>
              <w:jc w:val="both"/>
              <w:cnfStyle w:val="000000000000" w:firstRow="0" w:lastRow="0" w:firstColumn="0" w:lastColumn="0" w:oddVBand="0" w:evenVBand="0" w:oddHBand="0" w:evenHBand="0" w:firstRowFirstColumn="0" w:firstRowLastColumn="0" w:lastRowFirstColumn="0" w:lastRowLastColumn="0"/>
              <w:rPr>
                <w:ins w:id="1867" w:author="Dylan Van Aswegen" w:date="2024-07-09T10:48:00Z" w16du:dateUtc="2024-07-09T08:48:00Z"/>
                <w:rFonts w:ascii="Arial" w:hAnsi="Arial" w:cs="Arial"/>
                <w:sz w:val="20"/>
                <w:szCs w:val="20"/>
                <w:lang w:val="en-GB"/>
              </w:rPr>
            </w:pPr>
            <w:ins w:id="1868" w:author="Dylan Van Aswegen" w:date="2024-07-09T10:49:00Z" w16du:dateUtc="2024-07-09T08:49:00Z">
              <w:r>
                <w:rPr>
                  <w:rFonts w:ascii="Arial" w:hAnsi="Arial" w:cs="Arial"/>
                  <w:sz w:val="20"/>
                  <w:szCs w:val="20"/>
                  <w:lang w:val="en-GB"/>
                </w:rPr>
                <w:t>Preview</w:t>
              </w:r>
            </w:ins>
          </w:p>
        </w:tc>
        <w:tc>
          <w:tcPr>
            <w:tcW w:w="1276" w:type="dxa"/>
          </w:tcPr>
          <w:p w14:paraId="344DADF2" w14:textId="34BC2A05" w:rsidR="00FF61A7" w:rsidRDefault="00FF61A7" w:rsidP="00FF61A7">
            <w:pPr>
              <w:spacing w:line="360" w:lineRule="auto"/>
              <w:jc w:val="both"/>
              <w:cnfStyle w:val="000000000000" w:firstRow="0" w:lastRow="0" w:firstColumn="0" w:lastColumn="0" w:oddVBand="0" w:evenVBand="0" w:oddHBand="0" w:evenHBand="0" w:firstRowFirstColumn="0" w:firstRowLastColumn="0" w:lastRowFirstColumn="0" w:lastRowLastColumn="0"/>
              <w:rPr>
                <w:ins w:id="1869" w:author="Dylan Van Aswegen" w:date="2024-07-09T10:48:00Z" w16du:dateUtc="2024-07-09T08:48:00Z"/>
                <w:rFonts w:ascii="Arial" w:hAnsi="Arial" w:cs="Arial"/>
                <w:sz w:val="20"/>
                <w:szCs w:val="20"/>
                <w:lang w:val="en-GB"/>
              </w:rPr>
            </w:pPr>
            <w:ins w:id="1870" w:author="Dylan Van Aswegen" w:date="2024-07-09T10:49:00Z" w16du:dateUtc="2024-07-09T08:49:00Z">
              <w:r>
                <w:rPr>
                  <w:rFonts w:ascii="Arial" w:hAnsi="Arial" w:cs="Arial"/>
                  <w:sz w:val="20"/>
                  <w:szCs w:val="20"/>
                  <w:lang w:val="en-GB"/>
                </w:rPr>
                <w:t>Button</w:t>
              </w:r>
            </w:ins>
          </w:p>
        </w:tc>
        <w:tc>
          <w:tcPr>
            <w:tcW w:w="1701" w:type="dxa"/>
          </w:tcPr>
          <w:p w14:paraId="2316E094" w14:textId="77777777" w:rsidR="00FF61A7" w:rsidRDefault="00FF61A7" w:rsidP="00FF61A7">
            <w:pPr>
              <w:spacing w:line="360" w:lineRule="auto"/>
              <w:jc w:val="both"/>
              <w:cnfStyle w:val="000000000000" w:firstRow="0" w:lastRow="0" w:firstColumn="0" w:lastColumn="0" w:oddVBand="0" w:evenVBand="0" w:oddHBand="0" w:evenHBand="0" w:firstRowFirstColumn="0" w:firstRowLastColumn="0" w:lastRowFirstColumn="0" w:lastRowLastColumn="0"/>
              <w:rPr>
                <w:ins w:id="1871" w:author="Dylan Van Aswegen" w:date="2024-07-09T10:48:00Z" w16du:dateUtc="2024-07-09T08:48:00Z"/>
                <w:rFonts w:ascii="Arial" w:hAnsi="Arial" w:cs="Arial"/>
                <w:sz w:val="20"/>
                <w:szCs w:val="20"/>
                <w:lang w:val="en-GB"/>
              </w:rPr>
            </w:pPr>
          </w:p>
        </w:tc>
        <w:tc>
          <w:tcPr>
            <w:tcW w:w="1417" w:type="dxa"/>
          </w:tcPr>
          <w:p w14:paraId="3FB24211" w14:textId="77777777" w:rsidR="00FF61A7" w:rsidRDefault="00FF61A7" w:rsidP="00FF61A7">
            <w:pPr>
              <w:spacing w:line="360" w:lineRule="auto"/>
              <w:jc w:val="both"/>
              <w:cnfStyle w:val="000000000000" w:firstRow="0" w:lastRow="0" w:firstColumn="0" w:lastColumn="0" w:oddVBand="0" w:evenVBand="0" w:oddHBand="0" w:evenHBand="0" w:firstRowFirstColumn="0" w:firstRowLastColumn="0" w:lastRowFirstColumn="0" w:lastRowLastColumn="0"/>
              <w:rPr>
                <w:ins w:id="1872" w:author="Dylan Van Aswegen" w:date="2024-07-09T10:48:00Z" w16du:dateUtc="2024-07-09T08:48:00Z"/>
                <w:rFonts w:ascii="Arial" w:hAnsi="Arial" w:cs="Arial"/>
                <w:sz w:val="20"/>
                <w:szCs w:val="20"/>
                <w:lang w:val="en-GB"/>
              </w:rPr>
            </w:pPr>
          </w:p>
        </w:tc>
        <w:tc>
          <w:tcPr>
            <w:tcW w:w="3828" w:type="dxa"/>
          </w:tcPr>
          <w:p w14:paraId="349D57C6" w14:textId="19655FF1" w:rsidR="00442CB3" w:rsidRDefault="00442CB3" w:rsidP="00FF61A7">
            <w:pPr>
              <w:spacing w:line="360" w:lineRule="auto"/>
              <w:jc w:val="both"/>
              <w:cnfStyle w:val="000000000000" w:firstRow="0" w:lastRow="0" w:firstColumn="0" w:lastColumn="0" w:oddVBand="0" w:evenVBand="0" w:oddHBand="0" w:evenHBand="0" w:firstRowFirstColumn="0" w:firstRowLastColumn="0" w:lastRowFirstColumn="0" w:lastRowLastColumn="0"/>
              <w:rPr>
                <w:ins w:id="1873" w:author="Dylan Van Aswegen" w:date="2024-07-09T10:48:00Z" w16du:dateUtc="2024-07-09T08:48:00Z"/>
                <w:rFonts w:ascii="Arial" w:hAnsi="Arial" w:cs="Arial"/>
                <w:sz w:val="20"/>
                <w:szCs w:val="20"/>
                <w:lang w:val="en-GB"/>
              </w:rPr>
            </w:pPr>
            <w:ins w:id="1874" w:author="Dylan Van Aswegen" w:date="2024-07-09T11:04:00Z" w16du:dateUtc="2024-07-09T09:04:00Z">
              <w:r>
                <w:rPr>
                  <w:rFonts w:ascii="Arial" w:hAnsi="Arial" w:cs="Arial"/>
                  <w:sz w:val="20"/>
                  <w:szCs w:val="20"/>
                  <w:lang w:val="en-GB"/>
                </w:rPr>
                <w:t xml:space="preserve">The user will </w:t>
              </w:r>
            </w:ins>
            <w:ins w:id="1875" w:author="Dylan Van Aswegen" w:date="2024-07-09T11:05:00Z" w16du:dateUtc="2024-07-09T09:05:00Z">
              <w:r>
                <w:rPr>
                  <w:rFonts w:ascii="Arial" w:hAnsi="Arial" w:cs="Arial"/>
                  <w:sz w:val="20"/>
                  <w:szCs w:val="20"/>
                  <w:lang w:val="en-GB"/>
                </w:rPr>
                <w:t xml:space="preserve">select this button to view a preview of what the home page will look like. Once clicked, the application should display </w:t>
              </w:r>
            </w:ins>
            <w:ins w:id="1876" w:author="Dylan Van Aswegen" w:date="2024-07-09T11:06:00Z" w16du:dateUtc="2024-07-09T09:06:00Z">
              <w:r>
                <w:rPr>
                  <w:rFonts w:ascii="Arial" w:hAnsi="Arial" w:cs="Arial"/>
                  <w:sz w:val="20"/>
                  <w:szCs w:val="20"/>
                  <w:lang w:val="en-GB"/>
                </w:rPr>
                <w:t xml:space="preserve">a preview of the organisation public home page. </w:t>
              </w:r>
            </w:ins>
          </w:p>
        </w:tc>
      </w:tr>
      <w:tr w:rsidR="00FF61A7" w14:paraId="4A5726E7" w14:textId="77777777" w:rsidTr="00B85F07">
        <w:trPr>
          <w:cnfStyle w:val="000000100000" w:firstRow="0" w:lastRow="0" w:firstColumn="0" w:lastColumn="0" w:oddVBand="0" w:evenVBand="0" w:oddHBand="1" w:evenHBand="0" w:firstRowFirstColumn="0" w:firstRowLastColumn="0" w:lastRowFirstColumn="0" w:lastRowLastColumn="0"/>
          <w:ins w:id="1877" w:author="Dylan Van Aswegen" w:date="2024-07-09T10:48:00Z"/>
        </w:trPr>
        <w:tc>
          <w:tcPr>
            <w:cnfStyle w:val="001000000000" w:firstRow="0" w:lastRow="0" w:firstColumn="1" w:lastColumn="0" w:oddVBand="0" w:evenVBand="0" w:oddHBand="0" w:evenHBand="0" w:firstRowFirstColumn="0" w:firstRowLastColumn="0" w:lastRowFirstColumn="0" w:lastRowLastColumn="0"/>
            <w:tcW w:w="1135" w:type="dxa"/>
          </w:tcPr>
          <w:p w14:paraId="2EE09995" w14:textId="77777777" w:rsidR="00FF61A7" w:rsidRDefault="00FF61A7" w:rsidP="00FF61A7">
            <w:pPr>
              <w:spacing w:line="360" w:lineRule="auto"/>
              <w:jc w:val="both"/>
              <w:rPr>
                <w:ins w:id="1878" w:author="Dylan Van Aswegen" w:date="2024-07-09T10:48:00Z" w16du:dateUtc="2024-07-09T08:48:00Z"/>
                <w:rFonts w:ascii="Arial" w:hAnsi="Arial" w:cs="Arial"/>
                <w:sz w:val="20"/>
                <w:szCs w:val="20"/>
                <w:lang w:val="en-GB"/>
              </w:rPr>
            </w:pPr>
          </w:p>
        </w:tc>
        <w:tc>
          <w:tcPr>
            <w:tcW w:w="1417" w:type="dxa"/>
          </w:tcPr>
          <w:p w14:paraId="7970C703" w14:textId="75750117" w:rsidR="00FF61A7" w:rsidRDefault="00FF61A7"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79" w:author="Dylan Van Aswegen" w:date="2024-07-09T10:48:00Z" w16du:dateUtc="2024-07-09T08:48:00Z"/>
                <w:rFonts w:ascii="Arial" w:hAnsi="Arial" w:cs="Arial"/>
                <w:sz w:val="20"/>
                <w:szCs w:val="20"/>
                <w:lang w:val="en-GB"/>
              </w:rPr>
            </w:pPr>
            <w:ins w:id="1880" w:author="Dylan Van Aswegen" w:date="2024-07-09T10:49:00Z" w16du:dateUtc="2024-07-09T08:49:00Z">
              <w:r>
                <w:rPr>
                  <w:rFonts w:ascii="Arial" w:hAnsi="Arial" w:cs="Arial"/>
                  <w:sz w:val="20"/>
                  <w:szCs w:val="20"/>
                  <w:lang w:val="en-GB"/>
                </w:rPr>
                <w:t>Save</w:t>
              </w:r>
            </w:ins>
          </w:p>
        </w:tc>
        <w:tc>
          <w:tcPr>
            <w:tcW w:w="1276" w:type="dxa"/>
          </w:tcPr>
          <w:p w14:paraId="768FAEC7" w14:textId="766FB4E1" w:rsidR="00FF61A7" w:rsidRDefault="00FF61A7"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81" w:author="Dylan Van Aswegen" w:date="2024-07-09T10:48:00Z" w16du:dateUtc="2024-07-09T08:48:00Z"/>
                <w:rFonts w:ascii="Arial" w:hAnsi="Arial" w:cs="Arial"/>
                <w:sz w:val="20"/>
                <w:szCs w:val="20"/>
                <w:lang w:val="en-GB"/>
              </w:rPr>
            </w:pPr>
            <w:ins w:id="1882" w:author="Dylan Van Aswegen" w:date="2024-07-09T10:50:00Z" w16du:dateUtc="2024-07-09T08:50:00Z">
              <w:r>
                <w:rPr>
                  <w:rFonts w:ascii="Arial" w:hAnsi="Arial" w:cs="Arial"/>
                  <w:sz w:val="20"/>
                  <w:szCs w:val="20"/>
                  <w:lang w:val="en-GB"/>
                </w:rPr>
                <w:t>Button</w:t>
              </w:r>
            </w:ins>
          </w:p>
        </w:tc>
        <w:tc>
          <w:tcPr>
            <w:tcW w:w="1701" w:type="dxa"/>
          </w:tcPr>
          <w:p w14:paraId="01310FB1" w14:textId="77777777" w:rsidR="00FF61A7" w:rsidRDefault="00FF61A7"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83" w:author="Dylan Van Aswegen" w:date="2024-07-09T10:48:00Z" w16du:dateUtc="2024-07-09T08:48:00Z"/>
                <w:rFonts w:ascii="Arial" w:hAnsi="Arial" w:cs="Arial"/>
                <w:sz w:val="20"/>
                <w:szCs w:val="20"/>
                <w:lang w:val="en-GB"/>
              </w:rPr>
            </w:pPr>
          </w:p>
        </w:tc>
        <w:tc>
          <w:tcPr>
            <w:tcW w:w="1417" w:type="dxa"/>
          </w:tcPr>
          <w:p w14:paraId="5233B578" w14:textId="77777777" w:rsidR="00FF61A7" w:rsidRDefault="00FF61A7"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84" w:author="Dylan Van Aswegen" w:date="2024-07-09T10:48:00Z" w16du:dateUtc="2024-07-09T08:48:00Z"/>
                <w:rFonts w:ascii="Arial" w:hAnsi="Arial" w:cs="Arial"/>
                <w:sz w:val="20"/>
                <w:szCs w:val="20"/>
                <w:lang w:val="en-GB"/>
              </w:rPr>
            </w:pPr>
          </w:p>
        </w:tc>
        <w:tc>
          <w:tcPr>
            <w:tcW w:w="3828" w:type="dxa"/>
          </w:tcPr>
          <w:p w14:paraId="24C590F7" w14:textId="478ADFB5" w:rsidR="00FF61A7" w:rsidRDefault="00572592" w:rsidP="00FF61A7">
            <w:pPr>
              <w:spacing w:line="360" w:lineRule="auto"/>
              <w:jc w:val="both"/>
              <w:cnfStyle w:val="000000100000" w:firstRow="0" w:lastRow="0" w:firstColumn="0" w:lastColumn="0" w:oddVBand="0" w:evenVBand="0" w:oddHBand="1" w:evenHBand="0" w:firstRowFirstColumn="0" w:firstRowLastColumn="0" w:lastRowFirstColumn="0" w:lastRowLastColumn="0"/>
              <w:rPr>
                <w:ins w:id="1885" w:author="Dylan Van Aswegen" w:date="2024-07-09T10:48:00Z" w16du:dateUtc="2024-07-09T08:48:00Z"/>
                <w:rFonts w:ascii="Arial" w:hAnsi="Arial" w:cs="Arial"/>
                <w:sz w:val="20"/>
                <w:szCs w:val="20"/>
                <w:lang w:val="en-GB"/>
              </w:rPr>
            </w:pPr>
            <w:ins w:id="1886" w:author="Dylan Van Aswegen" w:date="2024-07-09T11:06:00Z" w16du:dateUtc="2024-07-09T09:06:00Z">
              <w:r>
                <w:rPr>
                  <w:rFonts w:ascii="Arial" w:hAnsi="Arial" w:cs="Arial"/>
                  <w:sz w:val="20"/>
                  <w:szCs w:val="20"/>
                  <w:lang w:val="en-GB"/>
                </w:rPr>
                <w:t>The user will select this button to save the changes made to the</w:t>
              </w:r>
            </w:ins>
            <w:ins w:id="1887" w:author="Dylan Van Aswegen" w:date="2024-07-09T11:07:00Z" w16du:dateUtc="2024-07-09T09:07:00Z">
              <w:r>
                <w:rPr>
                  <w:rFonts w:ascii="Arial" w:hAnsi="Arial" w:cs="Arial"/>
                  <w:sz w:val="20"/>
                  <w:szCs w:val="20"/>
                  <w:lang w:val="en-GB"/>
                </w:rPr>
                <w:t xml:space="preserve"> organisation home page content. Once clicked the changes made should be saved against the organis</w:t>
              </w:r>
            </w:ins>
            <w:ins w:id="1888" w:author="Dylan Van Aswegen" w:date="2024-07-09T11:08:00Z" w16du:dateUtc="2024-07-09T09:08:00Z">
              <w:r>
                <w:rPr>
                  <w:rFonts w:ascii="Arial" w:hAnsi="Arial" w:cs="Arial"/>
                  <w:sz w:val="20"/>
                  <w:szCs w:val="20"/>
                  <w:lang w:val="en-GB"/>
                </w:rPr>
                <w:t xml:space="preserve">ation. </w:t>
              </w:r>
            </w:ins>
          </w:p>
        </w:tc>
      </w:tr>
    </w:tbl>
    <w:p w14:paraId="419583CD" w14:textId="77777777" w:rsidR="004C0019" w:rsidRDefault="004C0019" w:rsidP="00E230A9">
      <w:pPr>
        <w:rPr>
          <w:ins w:id="1889" w:author="Dylan Van Aswegen" w:date="2024-07-09T11:08:00Z" w16du:dateUtc="2024-07-09T09:08:00Z"/>
          <w:lang w:val="en-GB"/>
        </w:rPr>
      </w:pPr>
    </w:p>
    <w:p w14:paraId="1443F0E8" w14:textId="224B57CE" w:rsidR="008D5359" w:rsidRDefault="008D5359" w:rsidP="00E230A9">
      <w:pPr>
        <w:rPr>
          <w:ins w:id="1890" w:author="Dylan Van Aswegen" w:date="2024-07-09T11:10:00Z" w16du:dateUtc="2024-07-09T09:10:00Z"/>
          <w:lang w:val="en-GB"/>
        </w:rPr>
      </w:pPr>
      <w:ins w:id="1891" w:author="Dylan Van Aswegen" w:date="2024-07-09T11:08:00Z" w16du:dateUtc="2024-07-09T09:08:00Z">
        <w:r>
          <w:rPr>
            <w:lang w:val="en-GB"/>
          </w:rPr>
          <w:t xml:space="preserve">The subscriptions </w:t>
        </w:r>
      </w:ins>
      <w:ins w:id="1892" w:author="Dylan Van Aswegen" w:date="2024-07-09T11:09:00Z" w16du:dateUtc="2024-07-09T09:09:00Z">
        <w:r>
          <w:rPr>
            <w:lang w:val="en-GB"/>
          </w:rPr>
          <w:t xml:space="preserve">page will </w:t>
        </w:r>
      </w:ins>
      <w:ins w:id="1893" w:author="Dylan Van Aswegen" w:date="2024-07-09T11:10:00Z" w16du:dateUtc="2024-07-09T09:10:00Z">
        <w:r>
          <w:rPr>
            <w:lang w:val="en-GB"/>
          </w:rPr>
          <w:t xml:space="preserve">consist of the following: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680CA368" w14:textId="77777777" w:rsidTr="00B85F07">
        <w:trPr>
          <w:cnfStyle w:val="100000000000" w:firstRow="1" w:lastRow="0" w:firstColumn="0" w:lastColumn="0" w:oddVBand="0" w:evenVBand="0" w:oddHBand="0" w:evenHBand="0" w:firstRowFirstColumn="0" w:firstRowLastColumn="0" w:lastRowFirstColumn="0" w:lastRowLastColumn="0"/>
          <w:tblHeader/>
          <w:ins w:id="1894" w:author="Dylan Van Aswegen" w:date="2024-07-09T11:10: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6BE765FF" w14:textId="77777777" w:rsidR="00940120" w:rsidRDefault="00940120" w:rsidP="00B85F07">
            <w:pPr>
              <w:spacing w:line="360" w:lineRule="auto"/>
              <w:jc w:val="both"/>
              <w:rPr>
                <w:ins w:id="1895" w:author="Dylan Van Aswegen" w:date="2024-07-09T11:10:00Z" w16du:dateUtc="2024-07-09T09:10:00Z"/>
                <w:rFonts w:ascii="Arial" w:hAnsi="Arial" w:cs="Arial"/>
                <w:sz w:val="20"/>
                <w:szCs w:val="20"/>
                <w:lang w:val="en-GB"/>
              </w:rPr>
            </w:pPr>
            <w:ins w:id="1896" w:author="Dylan Van Aswegen" w:date="2024-07-09T11:10:00Z" w16du:dateUtc="2024-07-09T09:10:00Z">
              <w:r>
                <w:rPr>
                  <w:rFonts w:ascii="Arial" w:hAnsi="Arial" w:cs="Arial"/>
                  <w:sz w:val="20"/>
                  <w:szCs w:val="20"/>
                  <w:lang w:val="en-GB"/>
                </w:rPr>
                <w:t xml:space="preserve">Field Number </w:t>
              </w:r>
            </w:ins>
          </w:p>
        </w:tc>
        <w:tc>
          <w:tcPr>
            <w:tcW w:w="1417" w:type="dxa"/>
            <w:shd w:val="clear" w:color="auto" w:fill="002060"/>
          </w:tcPr>
          <w:p w14:paraId="2740E72B" w14:textId="77777777" w:rsidR="00940120" w:rsidRDefault="0094012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897" w:author="Dylan Van Aswegen" w:date="2024-07-09T11:10:00Z" w16du:dateUtc="2024-07-09T09:10:00Z"/>
                <w:rFonts w:ascii="Arial" w:hAnsi="Arial" w:cs="Arial"/>
                <w:sz w:val="20"/>
                <w:szCs w:val="20"/>
                <w:lang w:val="en-GB"/>
              </w:rPr>
            </w:pPr>
            <w:ins w:id="1898" w:author="Dylan Van Aswegen" w:date="2024-07-09T11:10:00Z" w16du:dateUtc="2024-07-09T09:10:00Z">
              <w:r>
                <w:rPr>
                  <w:rFonts w:ascii="Arial" w:hAnsi="Arial" w:cs="Arial"/>
                  <w:sz w:val="20"/>
                  <w:szCs w:val="20"/>
                  <w:lang w:val="en-GB"/>
                </w:rPr>
                <w:t>Field Name</w:t>
              </w:r>
            </w:ins>
          </w:p>
        </w:tc>
        <w:tc>
          <w:tcPr>
            <w:tcW w:w="1276" w:type="dxa"/>
            <w:shd w:val="clear" w:color="auto" w:fill="002060"/>
          </w:tcPr>
          <w:p w14:paraId="7FF11616" w14:textId="77777777" w:rsidR="00940120" w:rsidRDefault="0094012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899" w:author="Dylan Van Aswegen" w:date="2024-07-09T11:10:00Z" w16du:dateUtc="2024-07-09T09:10:00Z"/>
                <w:rFonts w:ascii="Arial" w:hAnsi="Arial" w:cs="Arial"/>
                <w:sz w:val="20"/>
                <w:szCs w:val="20"/>
                <w:lang w:val="en-GB"/>
              </w:rPr>
            </w:pPr>
            <w:ins w:id="1900" w:author="Dylan Van Aswegen" w:date="2024-07-09T11:10:00Z" w16du:dateUtc="2024-07-09T09:10:00Z">
              <w:r>
                <w:rPr>
                  <w:rFonts w:ascii="Arial" w:hAnsi="Arial" w:cs="Arial"/>
                  <w:sz w:val="20"/>
                  <w:szCs w:val="20"/>
                  <w:lang w:val="en-GB"/>
                </w:rPr>
                <w:t>Field Type</w:t>
              </w:r>
            </w:ins>
          </w:p>
        </w:tc>
        <w:tc>
          <w:tcPr>
            <w:tcW w:w="1701" w:type="dxa"/>
            <w:shd w:val="clear" w:color="auto" w:fill="002060"/>
          </w:tcPr>
          <w:p w14:paraId="5EE95668" w14:textId="77777777" w:rsidR="00940120" w:rsidRDefault="0094012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901" w:author="Dylan Van Aswegen" w:date="2024-07-09T11:10:00Z" w16du:dateUtc="2024-07-09T09:10:00Z"/>
                <w:rFonts w:ascii="Arial" w:hAnsi="Arial" w:cs="Arial"/>
                <w:sz w:val="20"/>
                <w:szCs w:val="20"/>
                <w:lang w:val="en-GB"/>
              </w:rPr>
            </w:pPr>
            <w:ins w:id="1902" w:author="Dylan Van Aswegen" w:date="2024-07-09T11:10:00Z" w16du:dateUtc="2024-07-09T09:10:00Z">
              <w:r>
                <w:rPr>
                  <w:rFonts w:ascii="Arial" w:hAnsi="Arial" w:cs="Arial"/>
                  <w:sz w:val="20"/>
                  <w:szCs w:val="20"/>
                  <w:lang w:val="en-GB"/>
                </w:rPr>
                <w:t>Field Data Type</w:t>
              </w:r>
            </w:ins>
          </w:p>
        </w:tc>
        <w:tc>
          <w:tcPr>
            <w:tcW w:w="1417" w:type="dxa"/>
            <w:shd w:val="clear" w:color="auto" w:fill="002060"/>
          </w:tcPr>
          <w:p w14:paraId="38A4BCE8" w14:textId="77777777" w:rsidR="00940120" w:rsidRDefault="0094012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903" w:author="Dylan Van Aswegen" w:date="2024-07-09T11:10:00Z" w16du:dateUtc="2024-07-09T09:10:00Z"/>
                <w:rFonts w:ascii="Arial" w:hAnsi="Arial" w:cs="Arial"/>
                <w:sz w:val="20"/>
                <w:szCs w:val="20"/>
                <w:lang w:val="en-GB"/>
              </w:rPr>
            </w:pPr>
            <w:ins w:id="1904" w:author="Dylan Van Aswegen" w:date="2024-07-09T11:10:00Z" w16du:dateUtc="2024-07-09T09:10:00Z">
              <w:r>
                <w:rPr>
                  <w:rFonts w:ascii="Arial" w:hAnsi="Arial" w:cs="Arial"/>
                  <w:sz w:val="20"/>
                  <w:szCs w:val="20"/>
                  <w:lang w:val="en-GB"/>
                </w:rPr>
                <w:t>Required?</w:t>
              </w:r>
            </w:ins>
          </w:p>
        </w:tc>
        <w:tc>
          <w:tcPr>
            <w:tcW w:w="3828" w:type="dxa"/>
            <w:shd w:val="clear" w:color="auto" w:fill="002060"/>
          </w:tcPr>
          <w:p w14:paraId="22EFE40E" w14:textId="77777777" w:rsidR="00940120" w:rsidRDefault="0094012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905" w:author="Dylan Van Aswegen" w:date="2024-07-09T11:10:00Z" w16du:dateUtc="2024-07-09T09:10:00Z"/>
                <w:rFonts w:ascii="Arial" w:hAnsi="Arial" w:cs="Arial"/>
                <w:sz w:val="20"/>
                <w:szCs w:val="20"/>
                <w:lang w:val="en-GB"/>
              </w:rPr>
            </w:pPr>
            <w:ins w:id="1906" w:author="Dylan Van Aswegen" w:date="2024-07-09T11:10:00Z" w16du:dateUtc="2024-07-09T09:10:00Z">
              <w:r>
                <w:rPr>
                  <w:rFonts w:ascii="Arial" w:hAnsi="Arial" w:cs="Arial"/>
                  <w:sz w:val="20"/>
                  <w:szCs w:val="20"/>
                  <w:lang w:val="en-GB"/>
                </w:rPr>
                <w:t>Field Rules</w:t>
              </w:r>
            </w:ins>
          </w:p>
        </w:tc>
      </w:tr>
      <w:tr w:rsidR="00940120" w14:paraId="44D9744C" w14:textId="77777777" w:rsidTr="00B85F07">
        <w:trPr>
          <w:cnfStyle w:val="000000100000" w:firstRow="0" w:lastRow="0" w:firstColumn="0" w:lastColumn="0" w:oddVBand="0" w:evenVBand="0" w:oddHBand="1" w:evenHBand="0" w:firstRowFirstColumn="0" w:firstRowLastColumn="0" w:lastRowFirstColumn="0" w:lastRowLastColumn="0"/>
          <w:ins w:id="1907" w:author="Dylan Van Aswegen" w:date="2024-07-09T11:10:00Z"/>
        </w:trPr>
        <w:tc>
          <w:tcPr>
            <w:cnfStyle w:val="001000000000" w:firstRow="0" w:lastRow="0" w:firstColumn="1" w:lastColumn="0" w:oddVBand="0" w:evenVBand="0" w:oddHBand="0" w:evenHBand="0" w:firstRowFirstColumn="0" w:firstRowLastColumn="0" w:lastRowFirstColumn="0" w:lastRowLastColumn="0"/>
            <w:tcW w:w="1135" w:type="dxa"/>
          </w:tcPr>
          <w:p w14:paraId="47E5C112" w14:textId="77777777" w:rsidR="00940120" w:rsidRDefault="00940120" w:rsidP="00B85F07">
            <w:pPr>
              <w:spacing w:line="360" w:lineRule="auto"/>
              <w:jc w:val="both"/>
              <w:rPr>
                <w:ins w:id="1908" w:author="Dylan Van Aswegen" w:date="2024-07-09T11:10:00Z" w16du:dateUtc="2024-07-09T09:10:00Z"/>
                <w:rFonts w:ascii="Arial" w:hAnsi="Arial" w:cs="Arial"/>
                <w:sz w:val="20"/>
                <w:szCs w:val="20"/>
                <w:lang w:val="en-GB"/>
              </w:rPr>
            </w:pPr>
          </w:p>
        </w:tc>
        <w:tc>
          <w:tcPr>
            <w:tcW w:w="1417" w:type="dxa"/>
          </w:tcPr>
          <w:p w14:paraId="542CA5C8" w14:textId="24020C92" w:rsidR="00940120" w:rsidRDefault="000B4D5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09" w:author="Dylan Van Aswegen" w:date="2024-07-09T11:10:00Z" w16du:dateUtc="2024-07-09T09:10:00Z"/>
                <w:rFonts w:ascii="Arial" w:hAnsi="Arial" w:cs="Arial"/>
                <w:sz w:val="20"/>
                <w:szCs w:val="20"/>
                <w:lang w:val="en-GB"/>
              </w:rPr>
            </w:pPr>
            <w:ins w:id="1910" w:author="Dylan Van Aswegen" w:date="2024-07-09T11:14:00Z" w16du:dateUtc="2024-07-09T09:14:00Z">
              <w:r>
                <w:rPr>
                  <w:rFonts w:ascii="Arial" w:hAnsi="Arial" w:cs="Arial"/>
                  <w:sz w:val="20"/>
                  <w:szCs w:val="20"/>
                  <w:lang w:val="en-GB"/>
                </w:rPr>
                <w:t>Category Tabs</w:t>
              </w:r>
            </w:ins>
            <w:ins w:id="1911" w:author="Dylan Van Aswegen" w:date="2024-07-09T11:10:00Z" w16du:dateUtc="2024-07-09T09:10:00Z">
              <w:r w:rsidR="00940120">
                <w:rPr>
                  <w:rFonts w:ascii="Arial" w:hAnsi="Arial" w:cs="Arial"/>
                  <w:sz w:val="20"/>
                  <w:szCs w:val="20"/>
                  <w:lang w:val="en-GB"/>
                </w:rPr>
                <w:t xml:space="preserve"> </w:t>
              </w:r>
            </w:ins>
          </w:p>
        </w:tc>
        <w:tc>
          <w:tcPr>
            <w:tcW w:w="1276" w:type="dxa"/>
          </w:tcPr>
          <w:p w14:paraId="4FE0C61E" w14:textId="6E4F1906" w:rsidR="00940120" w:rsidRDefault="000B4D5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12" w:author="Dylan Van Aswegen" w:date="2024-07-09T11:10:00Z" w16du:dateUtc="2024-07-09T09:10:00Z"/>
                <w:rFonts w:ascii="Arial" w:hAnsi="Arial" w:cs="Arial"/>
                <w:sz w:val="20"/>
                <w:szCs w:val="20"/>
                <w:lang w:val="en-GB"/>
              </w:rPr>
            </w:pPr>
            <w:ins w:id="1913" w:author="Dylan Van Aswegen" w:date="2024-07-09T11:14:00Z" w16du:dateUtc="2024-07-09T09:14:00Z">
              <w:r>
                <w:rPr>
                  <w:rFonts w:ascii="Arial" w:hAnsi="Arial" w:cs="Arial"/>
                  <w:sz w:val="20"/>
                  <w:szCs w:val="20"/>
                  <w:lang w:val="en-GB"/>
                </w:rPr>
                <w:t xml:space="preserve">Button </w:t>
              </w:r>
            </w:ins>
          </w:p>
        </w:tc>
        <w:tc>
          <w:tcPr>
            <w:tcW w:w="1701" w:type="dxa"/>
          </w:tcPr>
          <w:p w14:paraId="7D1D4C47" w14:textId="77777777" w:rsidR="00940120" w:rsidRDefault="0094012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14" w:author="Dylan Van Aswegen" w:date="2024-07-09T11:10:00Z" w16du:dateUtc="2024-07-09T09:10:00Z"/>
                <w:rFonts w:ascii="Arial" w:hAnsi="Arial" w:cs="Arial"/>
                <w:sz w:val="20"/>
                <w:szCs w:val="20"/>
                <w:lang w:val="en-GB"/>
              </w:rPr>
            </w:pPr>
          </w:p>
        </w:tc>
        <w:tc>
          <w:tcPr>
            <w:tcW w:w="1417" w:type="dxa"/>
          </w:tcPr>
          <w:p w14:paraId="680448C2" w14:textId="77777777" w:rsidR="00940120" w:rsidRDefault="0094012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15" w:author="Dylan Van Aswegen" w:date="2024-07-09T11:10:00Z" w16du:dateUtc="2024-07-09T09:10:00Z"/>
                <w:rFonts w:ascii="Arial" w:hAnsi="Arial" w:cs="Arial"/>
                <w:sz w:val="20"/>
                <w:szCs w:val="20"/>
                <w:lang w:val="en-GB"/>
              </w:rPr>
            </w:pPr>
          </w:p>
        </w:tc>
        <w:tc>
          <w:tcPr>
            <w:tcW w:w="3828" w:type="dxa"/>
          </w:tcPr>
          <w:p w14:paraId="07683C2E" w14:textId="4513E915" w:rsidR="00940120" w:rsidRDefault="000B4D5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16" w:author="Dylan Van Aswegen" w:date="2024-07-09T11:10:00Z" w16du:dateUtc="2024-07-09T09:10:00Z"/>
                <w:rFonts w:ascii="Arial" w:hAnsi="Arial" w:cs="Arial"/>
                <w:sz w:val="20"/>
                <w:szCs w:val="20"/>
                <w:lang w:val="en-GB"/>
              </w:rPr>
            </w:pPr>
            <w:ins w:id="1917" w:author="Dylan Van Aswegen" w:date="2024-07-09T11:15:00Z" w16du:dateUtc="2024-07-09T09:15:00Z">
              <w:r>
                <w:rPr>
                  <w:rFonts w:ascii="Arial" w:hAnsi="Arial" w:cs="Arial"/>
                  <w:sz w:val="20"/>
                  <w:szCs w:val="20"/>
                  <w:lang w:val="en-GB"/>
                </w:rPr>
                <w:t xml:space="preserve">The category tabs will consist of the subscription categories that has been configured by the admin. </w:t>
              </w:r>
            </w:ins>
            <w:ins w:id="1918" w:author="Dylan Van Aswegen" w:date="2024-07-09T11:33:00Z" w16du:dateUtc="2024-07-09T09:33:00Z">
              <w:r w:rsidR="00E81F9E">
                <w:rPr>
                  <w:rFonts w:ascii="Arial" w:hAnsi="Arial" w:cs="Arial"/>
                  <w:sz w:val="20"/>
                  <w:szCs w:val="20"/>
                  <w:lang w:val="en-GB"/>
                </w:rPr>
                <w:t xml:space="preserve">The subscriptions that have been allocated to a category will appear underneath the tabs. </w:t>
              </w:r>
            </w:ins>
            <w:ins w:id="1919" w:author="Dylan Van Aswegen" w:date="2024-07-09T11:52:00Z" w16du:dateUtc="2024-07-09T09:52:00Z">
              <w:r w:rsidR="005F1115">
                <w:rPr>
                  <w:rFonts w:ascii="Arial" w:hAnsi="Arial" w:cs="Arial"/>
                  <w:sz w:val="20"/>
                  <w:szCs w:val="20"/>
                  <w:lang w:val="en-GB"/>
                </w:rPr>
                <w:t xml:space="preserve">The user will be able to rearrange the order of the tabs. </w:t>
              </w:r>
            </w:ins>
          </w:p>
        </w:tc>
      </w:tr>
      <w:tr w:rsidR="000B4D50" w14:paraId="66FDC4C7" w14:textId="77777777" w:rsidTr="00B85F07">
        <w:trPr>
          <w:ins w:id="1920" w:author="Dylan Van Aswegen" w:date="2024-07-09T11:15:00Z"/>
        </w:trPr>
        <w:tc>
          <w:tcPr>
            <w:cnfStyle w:val="001000000000" w:firstRow="0" w:lastRow="0" w:firstColumn="1" w:lastColumn="0" w:oddVBand="0" w:evenVBand="0" w:oddHBand="0" w:evenHBand="0" w:firstRowFirstColumn="0" w:firstRowLastColumn="0" w:lastRowFirstColumn="0" w:lastRowLastColumn="0"/>
            <w:tcW w:w="1135" w:type="dxa"/>
          </w:tcPr>
          <w:p w14:paraId="0F4820EB" w14:textId="77777777" w:rsidR="000B4D50" w:rsidRDefault="000B4D50" w:rsidP="00B85F07">
            <w:pPr>
              <w:spacing w:line="360" w:lineRule="auto"/>
              <w:jc w:val="both"/>
              <w:rPr>
                <w:ins w:id="1921" w:author="Dylan Van Aswegen" w:date="2024-07-09T11:15:00Z" w16du:dateUtc="2024-07-09T09:15:00Z"/>
                <w:rFonts w:ascii="Arial" w:hAnsi="Arial" w:cs="Arial"/>
                <w:sz w:val="20"/>
                <w:szCs w:val="20"/>
                <w:lang w:val="en-GB"/>
              </w:rPr>
            </w:pPr>
          </w:p>
        </w:tc>
        <w:tc>
          <w:tcPr>
            <w:tcW w:w="1417" w:type="dxa"/>
          </w:tcPr>
          <w:p w14:paraId="5D2382D4" w14:textId="2DF42E83" w:rsidR="000B4D50" w:rsidRDefault="00F73C4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22" w:author="Dylan Van Aswegen" w:date="2024-07-09T11:15:00Z" w16du:dateUtc="2024-07-09T09:15:00Z"/>
                <w:rFonts w:ascii="Arial" w:hAnsi="Arial" w:cs="Arial"/>
                <w:sz w:val="20"/>
                <w:szCs w:val="20"/>
                <w:lang w:val="en-GB"/>
              </w:rPr>
            </w:pPr>
            <w:ins w:id="1923" w:author="Dylan Van Aswegen" w:date="2024-07-09T11:16:00Z" w16du:dateUtc="2024-07-09T09:16:00Z">
              <w:r>
                <w:rPr>
                  <w:rFonts w:ascii="Arial" w:hAnsi="Arial" w:cs="Arial"/>
                  <w:sz w:val="20"/>
                  <w:szCs w:val="20"/>
                  <w:lang w:val="en-GB"/>
                </w:rPr>
                <w:t xml:space="preserve">Subscription Name </w:t>
              </w:r>
            </w:ins>
          </w:p>
        </w:tc>
        <w:tc>
          <w:tcPr>
            <w:tcW w:w="1276" w:type="dxa"/>
          </w:tcPr>
          <w:p w14:paraId="365EE658" w14:textId="1FF4D61C" w:rsidR="000B4D50" w:rsidRDefault="00E81F9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24" w:author="Dylan Van Aswegen" w:date="2024-07-09T11:15:00Z" w16du:dateUtc="2024-07-09T09:15:00Z"/>
                <w:rFonts w:ascii="Arial" w:hAnsi="Arial" w:cs="Arial"/>
                <w:sz w:val="20"/>
                <w:szCs w:val="20"/>
                <w:lang w:val="en-GB"/>
              </w:rPr>
            </w:pPr>
            <w:ins w:id="1925" w:author="Dylan Van Aswegen" w:date="2024-07-09T11:31:00Z" w16du:dateUtc="2024-07-09T09:31:00Z">
              <w:r>
                <w:rPr>
                  <w:rFonts w:ascii="Arial" w:hAnsi="Arial" w:cs="Arial"/>
                  <w:sz w:val="20"/>
                  <w:szCs w:val="20"/>
                  <w:lang w:val="en-GB"/>
                </w:rPr>
                <w:t>Text</w:t>
              </w:r>
            </w:ins>
          </w:p>
        </w:tc>
        <w:tc>
          <w:tcPr>
            <w:tcW w:w="1701" w:type="dxa"/>
          </w:tcPr>
          <w:p w14:paraId="71B783F3" w14:textId="77777777" w:rsidR="000B4D50" w:rsidRDefault="000B4D50"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26" w:author="Dylan Van Aswegen" w:date="2024-07-09T11:15:00Z" w16du:dateUtc="2024-07-09T09:15:00Z"/>
                <w:rFonts w:ascii="Arial" w:hAnsi="Arial" w:cs="Arial"/>
                <w:sz w:val="20"/>
                <w:szCs w:val="20"/>
                <w:lang w:val="en-GB"/>
              </w:rPr>
            </w:pPr>
          </w:p>
        </w:tc>
        <w:tc>
          <w:tcPr>
            <w:tcW w:w="1417" w:type="dxa"/>
          </w:tcPr>
          <w:p w14:paraId="284DF425" w14:textId="77777777" w:rsidR="000B4D50" w:rsidRDefault="000B4D50"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27" w:author="Dylan Van Aswegen" w:date="2024-07-09T11:15:00Z" w16du:dateUtc="2024-07-09T09:15:00Z"/>
                <w:rFonts w:ascii="Arial" w:hAnsi="Arial" w:cs="Arial"/>
                <w:sz w:val="20"/>
                <w:szCs w:val="20"/>
                <w:lang w:val="en-GB"/>
              </w:rPr>
            </w:pPr>
          </w:p>
        </w:tc>
        <w:tc>
          <w:tcPr>
            <w:tcW w:w="3828" w:type="dxa"/>
          </w:tcPr>
          <w:p w14:paraId="519BF473" w14:textId="1EF0FF85" w:rsidR="000B4D50" w:rsidRDefault="00E81F9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28" w:author="Dylan Van Aswegen" w:date="2024-07-09T11:15:00Z" w16du:dateUtc="2024-07-09T09:15:00Z"/>
                <w:rFonts w:ascii="Arial" w:hAnsi="Arial" w:cs="Arial"/>
                <w:sz w:val="20"/>
                <w:szCs w:val="20"/>
                <w:lang w:val="en-GB"/>
              </w:rPr>
            </w:pPr>
            <w:ins w:id="1929" w:author="Dylan Van Aswegen" w:date="2024-07-09T11:33:00Z" w16du:dateUtc="2024-07-09T09:33:00Z">
              <w:r>
                <w:rPr>
                  <w:rFonts w:ascii="Arial" w:hAnsi="Arial" w:cs="Arial"/>
                  <w:sz w:val="20"/>
                  <w:szCs w:val="20"/>
                  <w:lang w:val="en-GB"/>
                </w:rPr>
                <w:t>This field will be popu</w:t>
              </w:r>
            </w:ins>
            <w:ins w:id="1930" w:author="Dylan Van Aswegen" w:date="2024-07-09T11:34:00Z" w16du:dateUtc="2024-07-09T09:34:00Z">
              <w:r>
                <w:rPr>
                  <w:rFonts w:ascii="Arial" w:hAnsi="Arial" w:cs="Arial"/>
                  <w:sz w:val="20"/>
                  <w:szCs w:val="20"/>
                  <w:lang w:val="en-GB"/>
                </w:rPr>
                <w:t>lated with the subscription name that has been configured for the subscription.</w:t>
              </w:r>
            </w:ins>
            <w:ins w:id="1931" w:author="Dylan Van Aswegen" w:date="2024-07-09T11:33:00Z" w16du:dateUtc="2024-07-09T09:33:00Z">
              <w:r>
                <w:rPr>
                  <w:rFonts w:ascii="Arial" w:hAnsi="Arial" w:cs="Arial"/>
                  <w:sz w:val="20"/>
                  <w:szCs w:val="20"/>
                  <w:lang w:val="en-GB"/>
                </w:rPr>
                <w:t xml:space="preserve"> </w:t>
              </w:r>
            </w:ins>
            <w:ins w:id="1932" w:author="Dylan Van Aswegen" w:date="2024-07-09T11:52:00Z" w16du:dateUtc="2024-07-09T09:52:00Z">
              <w:r w:rsidR="005F1115">
                <w:rPr>
                  <w:rFonts w:ascii="Arial" w:hAnsi="Arial" w:cs="Arial"/>
                  <w:sz w:val="20"/>
                  <w:szCs w:val="20"/>
                  <w:lang w:val="en-GB"/>
                </w:rPr>
                <w:t xml:space="preserve">The user will be able to edit </w:t>
              </w:r>
            </w:ins>
            <w:ins w:id="1933" w:author="Dylan Van Aswegen" w:date="2024-07-09T11:53:00Z" w16du:dateUtc="2024-07-09T09:53:00Z">
              <w:r w:rsidR="005F1115">
                <w:rPr>
                  <w:rFonts w:ascii="Arial" w:hAnsi="Arial" w:cs="Arial"/>
                  <w:sz w:val="20"/>
                  <w:szCs w:val="20"/>
                  <w:lang w:val="en-GB"/>
                </w:rPr>
                <w:t xml:space="preserve">the name. </w:t>
              </w:r>
            </w:ins>
            <w:ins w:id="1934" w:author="Dylan Van Aswegen" w:date="2024-07-09T11:52:00Z" w16du:dateUtc="2024-07-09T09:52:00Z">
              <w:r w:rsidR="005F1115">
                <w:rPr>
                  <w:rFonts w:ascii="Arial" w:hAnsi="Arial" w:cs="Arial"/>
                  <w:sz w:val="20"/>
                  <w:szCs w:val="20"/>
                  <w:lang w:val="en-GB"/>
                </w:rPr>
                <w:t xml:space="preserve"> </w:t>
              </w:r>
            </w:ins>
          </w:p>
        </w:tc>
      </w:tr>
      <w:tr w:rsidR="000B4D50" w14:paraId="3344B156" w14:textId="77777777" w:rsidTr="00B85F07">
        <w:trPr>
          <w:cnfStyle w:val="000000100000" w:firstRow="0" w:lastRow="0" w:firstColumn="0" w:lastColumn="0" w:oddVBand="0" w:evenVBand="0" w:oddHBand="1" w:evenHBand="0" w:firstRowFirstColumn="0" w:firstRowLastColumn="0" w:lastRowFirstColumn="0" w:lastRowLastColumn="0"/>
          <w:ins w:id="1935" w:author="Dylan Van Aswegen" w:date="2024-07-09T11:15:00Z"/>
        </w:trPr>
        <w:tc>
          <w:tcPr>
            <w:cnfStyle w:val="001000000000" w:firstRow="0" w:lastRow="0" w:firstColumn="1" w:lastColumn="0" w:oddVBand="0" w:evenVBand="0" w:oddHBand="0" w:evenHBand="0" w:firstRowFirstColumn="0" w:firstRowLastColumn="0" w:lastRowFirstColumn="0" w:lastRowLastColumn="0"/>
            <w:tcW w:w="1135" w:type="dxa"/>
          </w:tcPr>
          <w:p w14:paraId="0A90099C" w14:textId="77777777" w:rsidR="000B4D50" w:rsidRDefault="000B4D50" w:rsidP="00B85F07">
            <w:pPr>
              <w:spacing w:line="360" w:lineRule="auto"/>
              <w:jc w:val="both"/>
              <w:rPr>
                <w:ins w:id="1936" w:author="Dylan Van Aswegen" w:date="2024-07-09T11:15:00Z" w16du:dateUtc="2024-07-09T09:15:00Z"/>
                <w:rFonts w:ascii="Arial" w:hAnsi="Arial" w:cs="Arial"/>
                <w:sz w:val="20"/>
                <w:szCs w:val="20"/>
                <w:lang w:val="en-GB"/>
              </w:rPr>
            </w:pPr>
          </w:p>
        </w:tc>
        <w:tc>
          <w:tcPr>
            <w:tcW w:w="1417" w:type="dxa"/>
          </w:tcPr>
          <w:p w14:paraId="52CD4A9C" w14:textId="533F7F28" w:rsidR="000B4D50" w:rsidRDefault="00E81F9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37" w:author="Dylan Van Aswegen" w:date="2024-07-09T11:15:00Z" w16du:dateUtc="2024-07-09T09:15:00Z"/>
                <w:rFonts w:ascii="Arial" w:hAnsi="Arial" w:cs="Arial"/>
                <w:sz w:val="20"/>
                <w:szCs w:val="20"/>
                <w:lang w:val="en-GB"/>
              </w:rPr>
            </w:pPr>
            <w:ins w:id="1938" w:author="Dylan Van Aswegen" w:date="2024-07-09T11:30:00Z" w16du:dateUtc="2024-07-09T09:30:00Z">
              <w:r>
                <w:rPr>
                  <w:rFonts w:ascii="Arial" w:hAnsi="Arial" w:cs="Arial"/>
                  <w:sz w:val="20"/>
                  <w:szCs w:val="20"/>
                  <w:lang w:val="en-GB"/>
                </w:rPr>
                <w:t xml:space="preserve">Subscription Description </w:t>
              </w:r>
            </w:ins>
          </w:p>
        </w:tc>
        <w:tc>
          <w:tcPr>
            <w:tcW w:w="1276" w:type="dxa"/>
          </w:tcPr>
          <w:p w14:paraId="28B43191" w14:textId="3985C95A" w:rsidR="000B4D50" w:rsidRDefault="00E81F9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39" w:author="Dylan Van Aswegen" w:date="2024-07-09T11:15:00Z" w16du:dateUtc="2024-07-09T09:15:00Z"/>
                <w:rFonts w:ascii="Arial" w:hAnsi="Arial" w:cs="Arial"/>
                <w:sz w:val="20"/>
                <w:szCs w:val="20"/>
                <w:lang w:val="en-GB"/>
              </w:rPr>
            </w:pPr>
            <w:ins w:id="1940" w:author="Dylan Van Aswegen" w:date="2024-07-09T11:31:00Z" w16du:dateUtc="2024-07-09T09:31:00Z">
              <w:r>
                <w:rPr>
                  <w:rFonts w:ascii="Arial" w:hAnsi="Arial" w:cs="Arial"/>
                  <w:sz w:val="20"/>
                  <w:szCs w:val="20"/>
                  <w:lang w:val="en-GB"/>
                </w:rPr>
                <w:t>Text</w:t>
              </w:r>
            </w:ins>
          </w:p>
        </w:tc>
        <w:tc>
          <w:tcPr>
            <w:tcW w:w="1701" w:type="dxa"/>
          </w:tcPr>
          <w:p w14:paraId="23DE5AEC" w14:textId="77777777" w:rsidR="000B4D50" w:rsidRDefault="000B4D5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41" w:author="Dylan Van Aswegen" w:date="2024-07-09T11:15:00Z" w16du:dateUtc="2024-07-09T09:15:00Z"/>
                <w:rFonts w:ascii="Arial" w:hAnsi="Arial" w:cs="Arial"/>
                <w:sz w:val="20"/>
                <w:szCs w:val="20"/>
                <w:lang w:val="en-GB"/>
              </w:rPr>
            </w:pPr>
          </w:p>
        </w:tc>
        <w:tc>
          <w:tcPr>
            <w:tcW w:w="1417" w:type="dxa"/>
          </w:tcPr>
          <w:p w14:paraId="2452E202" w14:textId="77777777" w:rsidR="000B4D50" w:rsidRDefault="000B4D5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42" w:author="Dylan Van Aswegen" w:date="2024-07-09T11:15:00Z" w16du:dateUtc="2024-07-09T09:15:00Z"/>
                <w:rFonts w:ascii="Arial" w:hAnsi="Arial" w:cs="Arial"/>
                <w:sz w:val="20"/>
                <w:szCs w:val="20"/>
                <w:lang w:val="en-GB"/>
              </w:rPr>
            </w:pPr>
          </w:p>
        </w:tc>
        <w:tc>
          <w:tcPr>
            <w:tcW w:w="3828" w:type="dxa"/>
          </w:tcPr>
          <w:p w14:paraId="1AB52B24" w14:textId="47A52695" w:rsidR="000B4D50" w:rsidRDefault="005664C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43" w:author="Dylan Van Aswegen" w:date="2024-07-09T11:15:00Z" w16du:dateUtc="2024-07-09T09:15:00Z"/>
                <w:rFonts w:ascii="Arial" w:hAnsi="Arial" w:cs="Arial"/>
                <w:sz w:val="20"/>
                <w:szCs w:val="20"/>
                <w:lang w:val="en-GB"/>
              </w:rPr>
            </w:pPr>
            <w:ins w:id="1944" w:author="Dylan Van Aswegen" w:date="2024-07-09T11:38:00Z" w16du:dateUtc="2024-07-09T09:38:00Z">
              <w:r>
                <w:rPr>
                  <w:rFonts w:ascii="Arial" w:hAnsi="Arial" w:cs="Arial"/>
                  <w:sz w:val="20"/>
                  <w:szCs w:val="20"/>
                  <w:lang w:val="en-GB"/>
                </w:rPr>
                <w:t>This field will be populated with t</w:t>
              </w:r>
            </w:ins>
            <w:ins w:id="1945" w:author="Dylan Van Aswegen" w:date="2024-07-09T11:39:00Z" w16du:dateUtc="2024-07-09T09:39:00Z">
              <w:r>
                <w:rPr>
                  <w:rFonts w:ascii="Arial" w:hAnsi="Arial" w:cs="Arial"/>
                  <w:sz w:val="20"/>
                  <w:szCs w:val="20"/>
                  <w:lang w:val="en-GB"/>
                </w:rPr>
                <w:t xml:space="preserve">he </w:t>
              </w:r>
            </w:ins>
            <w:ins w:id="1946" w:author="Dylan Van Aswegen" w:date="2024-07-09T11:49:00Z" w16du:dateUtc="2024-07-09T09:49:00Z">
              <w:r w:rsidR="005F1115">
                <w:rPr>
                  <w:rFonts w:ascii="Arial" w:hAnsi="Arial" w:cs="Arial"/>
                  <w:sz w:val="20"/>
                  <w:szCs w:val="20"/>
                  <w:lang w:val="en-GB"/>
                </w:rPr>
                <w:t xml:space="preserve">description that has been created for a subscription. </w:t>
              </w:r>
            </w:ins>
            <w:ins w:id="1947" w:author="Dylan Van Aswegen" w:date="2024-07-09T11:52:00Z" w16du:dateUtc="2024-07-09T09:52:00Z">
              <w:r w:rsidR="005F1115">
                <w:rPr>
                  <w:rFonts w:ascii="Arial" w:hAnsi="Arial" w:cs="Arial"/>
                  <w:sz w:val="20"/>
                  <w:szCs w:val="20"/>
                  <w:lang w:val="en-GB"/>
                </w:rPr>
                <w:t>The user will be able to edit the description.</w:t>
              </w:r>
            </w:ins>
          </w:p>
        </w:tc>
      </w:tr>
      <w:tr w:rsidR="000B4D50" w14:paraId="38F5B7BD" w14:textId="77777777" w:rsidTr="00B85F07">
        <w:trPr>
          <w:ins w:id="1948" w:author="Dylan Van Aswegen" w:date="2024-07-09T11:15:00Z"/>
        </w:trPr>
        <w:tc>
          <w:tcPr>
            <w:cnfStyle w:val="001000000000" w:firstRow="0" w:lastRow="0" w:firstColumn="1" w:lastColumn="0" w:oddVBand="0" w:evenVBand="0" w:oddHBand="0" w:evenHBand="0" w:firstRowFirstColumn="0" w:firstRowLastColumn="0" w:lastRowFirstColumn="0" w:lastRowLastColumn="0"/>
            <w:tcW w:w="1135" w:type="dxa"/>
          </w:tcPr>
          <w:p w14:paraId="1F78C6B4" w14:textId="77777777" w:rsidR="000B4D50" w:rsidRDefault="000B4D50" w:rsidP="00B85F07">
            <w:pPr>
              <w:spacing w:line="360" w:lineRule="auto"/>
              <w:jc w:val="both"/>
              <w:rPr>
                <w:ins w:id="1949" w:author="Dylan Van Aswegen" w:date="2024-07-09T11:15:00Z" w16du:dateUtc="2024-07-09T09:15:00Z"/>
                <w:rFonts w:ascii="Arial" w:hAnsi="Arial" w:cs="Arial"/>
                <w:sz w:val="20"/>
                <w:szCs w:val="20"/>
                <w:lang w:val="en-GB"/>
              </w:rPr>
            </w:pPr>
          </w:p>
        </w:tc>
        <w:tc>
          <w:tcPr>
            <w:tcW w:w="1417" w:type="dxa"/>
          </w:tcPr>
          <w:p w14:paraId="776BAA26" w14:textId="458C21D0" w:rsidR="000B4D50" w:rsidRDefault="00E81F9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50" w:author="Dylan Van Aswegen" w:date="2024-07-09T11:15:00Z" w16du:dateUtc="2024-07-09T09:15:00Z"/>
                <w:rFonts w:ascii="Arial" w:hAnsi="Arial" w:cs="Arial"/>
                <w:sz w:val="20"/>
                <w:szCs w:val="20"/>
                <w:lang w:val="en-GB"/>
              </w:rPr>
            </w:pPr>
            <w:ins w:id="1951" w:author="Dylan Van Aswegen" w:date="2024-07-09T11:31:00Z" w16du:dateUtc="2024-07-09T09:31:00Z">
              <w:r>
                <w:rPr>
                  <w:rFonts w:ascii="Arial" w:hAnsi="Arial" w:cs="Arial"/>
                  <w:sz w:val="20"/>
                  <w:szCs w:val="20"/>
                  <w:lang w:val="en-GB"/>
                </w:rPr>
                <w:t xml:space="preserve">Subscription Price </w:t>
              </w:r>
            </w:ins>
          </w:p>
        </w:tc>
        <w:tc>
          <w:tcPr>
            <w:tcW w:w="1276" w:type="dxa"/>
          </w:tcPr>
          <w:p w14:paraId="786B6DEF" w14:textId="64444CDB" w:rsidR="000B4D50" w:rsidRDefault="00E81F9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52" w:author="Dylan Van Aswegen" w:date="2024-07-09T11:15:00Z" w16du:dateUtc="2024-07-09T09:15:00Z"/>
                <w:rFonts w:ascii="Arial" w:hAnsi="Arial" w:cs="Arial"/>
                <w:sz w:val="20"/>
                <w:szCs w:val="20"/>
                <w:lang w:val="en-GB"/>
              </w:rPr>
            </w:pPr>
            <w:ins w:id="1953" w:author="Dylan Van Aswegen" w:date="2024-07-09T11:31:00Z" w16du:dateUtc="2024-07-09T09:31:00Z">
              <w:r>
                <w:rPr>
                  <w:rFonts w:ascii="Arial" w:hAnsi="Arial" w:cs="Arial"/>
                  <w:sz w:val="20"/>
                  <w:szCs w:val="20"/>
                  <w:lang w:val="en-GB"/>
                </w:rPr>
                <w:t>Text</w:t>
              </w:r>
            </w:ins>
          </w:p>
        </w:tc>
        <w:tc>
          <w:tcPr>
            <w:tcW w:w="1701" w:type="dxa"/>
          </w:tcPr>
          <w:p w14:paraId="4C656D06" w14:textId="77777777" w:rsidR="000B4D50" w:rsidRDefault="000B4D50"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54" w:author="Dylan Van Aswegen" w:date="2024-07-09T11:15:00Z" w16du:dateUtc="2024-07-09T09:15:00Z"/>
                <w:rFonts w:ascii="Arial" w:hAnsi="Arial" w:cs="Arial"/>
                <w:sz w:val="20"/>
                <w:szCs w:val="20"/>
                <w:lang w:val="en-GB"/>
              </w:rPr>
            </w:pPr>
          </w:p>
        </w:tc>
        <w:tc>
          <w:tcPr>
            <w:tcW w:w="1417" w:type="dxa"/>
          </w:tcPr>
          <w:p w14:paraId="6A145B1D" w14:textId="77777777" w:rsidR="000B4D50" w:rsidRDefault="000B4D50"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55" w:author="Dylan Van Aswegen" w:date="2024-07-09T11:15:00Z" w16du:dateUtc="2024-07-09T09:15:00Z"/>
                <w:rFonts w:ascii="Arial" w:hAnsi="Arial" w:cs="Arial"/>
                <w:sz w:val="20"/>
                <w:szCs w:val="20"/>
                <w:lang w:val="en-GB"/>
              </w:rPr>
            </w:pPr>
          </w:p>
        </w:tc>
        <w:tc>
          <w:tcPr>
            <w:tcW w:w="3828" w:type="dxa"/>
          </w:tcPr>
          <w:p w14:paraId="29F862DE" w14:textId="5DD4CE18" w:rsidR="000B4D50" w:rsidRDefault="005F111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56" w:author="Dylan Van Aswegen" w:date="2024-07-09T11:15:00Z" w16du:dateUtc="2024-07-09T09:15:00Z"/>
                <w:rFonts w:ascii="Arial" w:hAnsi="Arial" w:cs="Arial"/>
                <w:sz w:val="20"/>
                <w:szCs w:val="20"/>
                <w:lang w:val="en-GB"/>
              </w:rPr>
            </w:pPr>
            <w:ins w:id="1957" w:author="Dylan Van Aswegen" w:date="2024-07-09T11:50:00Z" w16du:dateUtc="2024-07-09T09:50:00Z">
              <w:r>
                <w:rPr>
                  <w:rFonts w:ascii="Arial" w:hAnsi="Arial" w:cs="Arial"/>
                  <w:sz w:val="20"/>
                  <w:szCs w:val="20"/>
                  <w:lang w:val="en-GB"/>
                </w:rPr>
                <w:t xml:space="preserve">This field will be populated with the price that has been assigned to a </w:t>
              </w:r>
            </w:ins>
            <w:ins w:id="1958" w:author="Dylan Van Aswegen" w:date="2024-07-09T11:53:00Z" w16du:dateUtc="2024-07-09T09:53:00Z">
              <w:r>
                <w:rPr>
                  <w:rFonts w:ascii="Arial" w:hAnsi="Arial" w:cs="Arial"/>
                  <w:sz w:val="20"/>
                  <w:szCs w:val="20"/>
                  <w:lang w:val="en-GB"/>
                </w:rPr>
                <w:t xml:space="preserve">description. The user will be able to edit the price options. </w:t>
              </w:r>
            </w:ins>
            <w:ins w:id="1959" w:author="Dylan Van Aswegen" w:date="2024-07-09T11:50:00Z" w16du:dateUtc="2024-07-09T09:50:00Z">
              <w:r>
                <w:rPr>
                  <w:rFonts w:ascii="Arial" w:hAnsi="Arial" w:cs="Arial"/>
                  <w:sz w:val="20"/>
                  <w:szCs w:val="20"/>
                  <w:lang w:val="en-GB"/>
                </w:rPr>
                <w:t xml:space="preserve"> </w:t>
              </w:r>
            </w:ins>
          </w:p>
        </w:tc>
      </w:tr>
      <w:tr w:rsidR="005F1115" w14:paraId="20359C61" w14:textId="77777777" w:rsidTr="00B85F07">
        <w:trPr>
          <w:cnfStyle w:val="000000100000" w:firstRow="0" w:lastRow="0" w:firstColumn="0" w:lastColumn="0" w:oddVBand="0" w:evenVBand="0" w:oddHBand="1" w:evenHBand="0" w:firstRowFirstColumn="0" w:firstRowLastColumn="0" w:lastRowFirstColumn="0" w:lastRowLastColumn="0"/>
          <w:ins w:id="1960" w:author="Dylan Van Aswegen" w:date="2024-07-09T11:50:00Z"/>
        </w:trPr>
        <w:tc>
          <w:tcPr>
            <w:cnfStyle w:val="001000000000" w:firstRow="0" w:lastRow="0" w:firstColumn="1" w:lastColumn="0" w:oddVBand="0" w:evenVBand="0" w:oddHBand="0" w:evenHBand="0" w:firstRowFirstColumn="0" w:firstRowLastColumn="0" w:lastRowFirstColumn="0" w:lastRowLastColumn="0"/>
            <w:tcW w:w="1135" w:type="dxa"/>
          </w:tcPr>
          <w:p w14:paraId="07B3BB80" w14:textId="77777777" w:rsidR="005F1115" w:rsidRDefault="005F1115" w:rsidP="00B85F07">
            <w:pPr>
              <w:spacing w:line="360" w:lineRule="auto"/>
              <w:jc w:val="both"/>
              <w:rPr>
                <w:ins w:id="1961" w:author="Dylan Van Aswegen" w:date="2024-07-09T11:50:00Z" w16du:dateUtc="2024-07-09T09:50:00Z"/>
                <w:rFonts w:ascii="Arial" w:hAnsi="Arial" w:cs="Arial"/>
                <w:sz w:val="20"/>
                <w:szCs w:val="20"/>
                <w:lang w:val="en-GB"/>
              </w:rPr>
            </w:pPr>
          </w:p>
        </w:tc>
        <w:tc>
          <w:tcPr>
            <w:tcW w:w="1417" w:type="dxa"/>
          </w:tcPr>
          <w:p w14:paraId="152CDF5D" w14:textId="1049308C" w:rsidR="005F1115" w:rsidRDefault="005F111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62" w:author="Dylan Van Aswegen" w:date="2024-07-09T11:50:00Z" w16du:dateUtc="2024-07-09T09:50:00Z"/>
                <w:rFonts w:ascii="Arial" w:hAnsi="Arial" w:cs="Arial"/>
                <w:sz w:val="20"/>
                <w:szCs w:val="20"/>
                <w:lang w:val="en-GB"/>
              </w:rPr>
            </w:pPr>
            <w:ins w:id="1963" w:author="Dylan Van Aswegen" w:date="2024-07-09T11:55:00Z" w16du:dateUtc="2024-07-09T09:55:00Z">
              <w:r>
                <w:rPr>
                  <w:rFonts w:ascii="Arial" w:hAnsi="Arial" w:cs="Arial"/>
                  <w:sz w:val="20"/>
                  <w:szCs w:val="20"/>
                  <w:lang w:val="en-GB"/>
                </w:rPr>
                <w:t>Preview</w:t>
              </w:r>
            </w:ins>
            <w:ins w:id="1964" w:author="Dylan Van Aswegen" w:date="2024-07-09T11:50:00Z" w16du:dateUtc="2024-07-09T09:50:00Z">
              <w:r>
                <w:rPr>
                  <w:rFonts w:ascii="Arial" w:hAnsi="Arial" w:cs="Arial"/>
                  <w:sz w:val="20"/>
                  <w:szCs w:val="20"/>
                  <w:lang w:val="en-GB"/>
                </w:rPr>
                <w:t xml:space="preserve"> </w:t>
              </w:r>
            </w:ins>
          </w:p>
        </w:tc>
        <w:tc>
          <w:tcPr>
            <w:tcW w:w="1276" w:type="dxa"/>
          </w:tcPr>
          <w:p w14:paraId="7581BFA9" w14:textId="59B48CB0" w:rsidR="005F1115" w:rsidRDefault="005F111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65" w:author="Dylan Van Aswegen" w:date="2024-07-09T11:50:00Z" w16du:dateUtc="2024-07-09T09:50:00Z"/>
                <w:rFonts w:ascii="Arial" w:hAnsi="Arial" w:cs="Arial"/>
                <w:sz w:val="20"/>
                <w:szCs w:val="20"/>
                <w:lang w:val="en-GB"/>
              </w:rPr>
            </w:pPr>
            <w:ins w:id="1966" w:author="Dylan Van Aswegen" w:date="2024-07-09T11:50:00Z" w16du:dateUtc="2024-07-09T09:50:00Z">
              <w:r>
                <w:rPr>
                  <w:rFonts w:ascii="Arial" w:hAnsi="Arial" w:cs="Arial"/>
                  <w:sz w:val="20"/>
                  <w:szCs w:val="20"/>
                  <w:lang w:val="en-GB"/>
                </w:rPr>
                <w:t>Button</w:t>
              </w:r>
            </w:ins>
          </w:p>
        </w:tc>
        <w:tc>
          <w:tcPr>
            <w:tcW w:w="1701" w:type="dxa"/>
          </w:tcPr>
          <w:p w14:paraId="0DA29E2C" w14:textId="77777777" w:rsidR="005F1115" w:rsidRDefault="005F111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67" w:author="Dylan Van Aswegen" w:date="2024-07-09T11:50:00Z" w16du:dateUtc="2024-07-09T09:50:00Z"/>
                <w:rFonts w:ascii="Arial" w:hAnsi="Arial" w:cs="Arial"/>
                <w:sz w:val="20"/>
                <w:szCs w:val="20"/>
                <w:lang w:val="en-GB"/>
              </w:rPr>
            </w:pPr>
          </w:p>
        </w:tc>
        <w:tc>
          <w:tcPr>
            <w:tcW w:w="1417" w:type="dxa"/>
          </w:tcPr>
          <w:p w14:paraId="329AC77D" w14:textId="77777777" w:rsidR="005F1115" w:rsidRDefault="005F111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68" w:author="Dylan Van Aswegen" w:date="2024-07-09T11:50:00Z" w16du:dateUtc="2024-07-09T09:50:00Z"/>
                <w:rFonts w:ascii="Arial" w:hAnsi="Arial" w:cs="Arial"/>
                <w:sz w:val="20"/>
                <w:szCs w:val="20"/>
                <w:lang w:val="en-GB"/>
              </w:rPr>
            </w:pPr>
          </w:p>
        </w:tc>
        <w:tc>
          <w:tcPr>
            <w:tcW w:w="3828" w:type="dxa"/>
          </w:tcPr>
          <w:p w14:paraId="76E3E784" w14:textId="732AA1DB" w:rsidR="005F1115" w:rsidRDefault="005F111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1969" w:author="Dylan Van Aswegen" w:date="2024-07-09T11:50:00Z" w16du:dateUtc="2024-07-09T09:50:00Z"/>
                <w:rFonts w:ascii="Arial" w:hAnsi="Arial" w:cs="Arial"/>
                <w:sz w:val="20"/>
                <w:szCs w:val="20"/>
                <w:lang w:val="en-GB"/>
              </w:rPr>
            </w:pPr>
            <w:ins w:id="1970" w:author="Dylan Van Aswegen" w:date="2024-07-09T11:53:00Z" w16du:dateUtc="2024-07-09T09:53:00Z">
              <w:r>
                <w:rPr>
                  <w:rFonts w:ascii="Arial" w:hAnsi="Arial" w:cs="Arial"/>
                  <w:sz w:val="20"/>
                  <w:szCs w:val="20"/>
                  <w:lang w:val="en-GB"/>
                </w:rPr>
                <w:t>This</w:t>
              </w:r>
            </w:ins>
            <w:ins w:id="1971" w:author="Dylan Van Aswegen" w:date="2024-07-09T11:55:00Z" w16du:dateUtc="2024-07-09T09:55:00Z">
              <w:r>
                <w:rPr>
                  <w:rFonts w:ascii="Arial" w:hAnsi="Arial" w:cs="Arial"/>
                  <w:sz w:val="20"/>
                  <w:szCs w:val="20"/>
                  <w:lang w:val="en-GB"/>
                </w:rPr>
                <w:t xml:space="preserve"> </w:t>
              </w:r>
            </w:ins>
            <w:ins w:id="1972" w:author="Dylan Van Aswegen" w:date="2024-07-09T11:53:00Z" w16du:dateUtc="2024-07-09T09:53:00Z">
              <w:r>
                <w:rPr>
                  <w:rFonts w:ascii="Arial" w:hAnsi="Arial" w:cs="Arial"/>
                  <w:sz w:val="20"/>
                  <w:szCs w:val="20"/>
                  <w:lang w:val="en-GB"/>
                </w:rPr>
                <w:t>button will be used by</w:t>
              </w:r>
            </w:ins>
            <w:ins w:id="1973" w:author="Dylan Van Aswegen" w:date="2024-07-09T11:55:00Z" w16du:dateUtc="2024-07-09T09:55:00Z">
              <w:r>
                <w:rPr>
                  <w:rFonts w:ascii="Arial" w:hAnsi="Arial" w:cs="Arial"/>
                  <w:sz w:val="20"/>
                  <w:szCs w:val="20"/>
                  <w:lang w:val="en-GB"/>
                </w:rPr>
                <w:t xml:space="preserve"> user to see a preview of how the subscription page will appear</w:t>
              </w:r>
            </w:ins>
            <w:ins w:id="1974" w:author="Dylan Van Aswegen" w:date="2024-07-09T11:54:00Z" w16du:dateUtc="2024-07-09T09:54:00Z">
              <w:r>
                <w:rPr>
                  <w:rFonts w:ascii="Arial" w:hAnsi="Arial" w:cs="Arial"/>
                  <w:sz w:val="20"/>
                  <w:szCs w:val="20"/>
                  <w:lang w:val="en-GB"/>
                </w:rPr>
                <w:t xml:space="preserve">. </w:t>
              </w:r>
            </w:ins>
            <w:ins w:id="1975" w:author="Dylan Van Aswegen" w:date="2024-07-09T11:55:00Z" w16du:dateUtc="2024-07-09T09:55:00Z">
              <w:r>
                <w:rPr>
                  <w:rFonts w:ascii="Arial" w:hAnsi="Arial" w:cs="Arial"/>
                  <w:sz w:val="20"/>
                  <w:szCs w:val="20"/>
                  <w:lang w:val="en-GB"/>
                </w:rPr>
                <w:t>Once clicked the application should show the user a preview of the subscrip</w:t>
              </w:r>
            </w:ins>
            <w:ins w:id="1976" w:author="Dylan Van Aswegen" w:date="2024-07-09T11:56:00Z" w16du:dateUtc="2024-07-09T09:56:00Z">
              <w:r>
                <w:rPr>
                  <w:rFonts w:ascii="Arial" w:hAnsi="Arial" w:cs="Arial"/>
                  <w:sz w:val="20"/>
                  <w:szCs w:val="20"/>
                  <w:lang w:val="en-GB"/>
                </w:rPr>
                <w:t xml:space="preserve">tion page. </w:t>
              </w:r>
            </w:ins>
          </w:p>
        </w:tc>
      </w:tr>
      <w:tr w:rsidR="005F1115" w14:paraId="2D97E07B" w14:textId="77777777" w:rsidTr="00B85F07">
        <w:trPr>
          <w:ins w:id="1977" w:author="Dylan Van Aswegen" w:date="2024-07-09T11:50:00Z"/>
        </w:trPr>
        <w:tc>
          <w:tcPr>
            <w:cnfStyle w:val="001000000000" w:firstRow="0" w:lastRow="0" w:firstColumn="1" w:lastColumn="0" w:oddVBand="0" w:evenVBand="0" w:oddHBand="0" w:evenHBand="0" w:firstRowFirstColumn="0" w:firstRowLastColumn="0" w:lastRowFirstColumn="0" w:lastRowLastColumn="0"/>
            <w:tcW w:w="1135" w:type="dxa"/>
          </w:tcPr>
          <w:p w14:paraId="61920204" w14:textId="77777777" w:rsidR="005F1115" w:rsidRDefault="005F1115" w:rsidP="00B85F07">
            <w:pPr>
              <w:spacing w:line="360" w:lineRule="auto"/>
              <w:jc w:val="both"/>
              <w:rPr>
                <w:ins w:id="1978" w:author="Dylan Van Aswegen" w:date="2024-07-09T11:50:00Z" w16du:dateUtc="2024-07-09T09:50:00Z"/>
                <w:rFonts w:ascii="Arial" w:hAnsi="Arial" w:cs="Arial"/>
                <w:sz w:val="20"/>
                <w:szCs w:val="20"/>
                <w:lang w:val="en-GB"/>
              </w:rPr>
            </w:pPr>
          </w:p>
        </w:tc>
        <w:tc>
          <w:tcPr>
            <w:tcW w:w="1417" w:type="dxa"/>
          </w:tcPr>
          <w:p w14:paraId="3964317E" w14:textId="20808B36" w:rsidR="005F1115" w:rsidRDefault="005F111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79" w:author="Dylan Van Aswegen" w:date="2024-07-09T11:50:00Z" w16du:dateUtc="2024-07-09T09:50:00Z"/>
                <w:rFonts w:ascii="Arial" w:hAnsi="Arial" w:cs="Arial"/>
                <w:sz w:val="20"/>
                <w:szCs w:val="20"/>
                <w:lang w:val="en-GB"/>
              </w:rPr>
            </w:pPr>
            <w:ins w:id="1980" w:author="Dylan Van Aswegen" w:date="2024-07-09T11:55:00Z" w16du:dateUtc="2024-07-09T09:55:00Z">
              <w:r>
                <w:rPr>
                  <w:rFonts w:ascii="Arial" w:hAnsi="Arial" w:cs="Arial"/>
                  <w:sz w:val="20"/>
                  <w:szCs w:val="20"/>
                  <w:lang w:val="en-GB"/>
                </w:rPr>
                <w:t>Save Changes</w:t>
              </w:r>
            </w:ins>
          </w:p>
        </w:tc>
        <w:tc>
          <w:tcPr>
            <w:tcW w:w="1276" w:type="dxa"/>
          </w:tcPr>
          <w:p w14:paraId="53CB77AE" w14:textId="014F8C62" w:rsidR="005F1115" w:rsidRDefault="005F111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81" w:author="Dylan Van Aswegen" w:date="2024-07-09T11:50:00Z" w16du:dateUtc="2024-07-09T09:50:00Z"/>
                <w:rFonts w:ascii="Arial" w:hAnsi="Arial" w:cs="Arial"/>
                <w:sz w:val="20"/>
                <w:szCs w:val="20"/>
                <w:lang w:val="en-GB"/>
              </w:rPr>
            </w:pPr>
            <w:ins w:id="1982" w:author="Dylan Van Aswegen" w:date="2024-07-09T11:51:00Z" w16du:dateUtc="2024-07-09T09:51:00Z">
              <w:r>
                <w:rPr>
                  <w:rFonts w:ascii="Arial" w:hAnsi="Arial" w:cs="Arial"/>
                  <w:sz w:val="20"/>
                  <w:szCs w:val="20"/>
                  <w:lang w:val="en-GB"/>
                </w:rPr>
                <w:t>Button</w:t>
              </w:r>
            </w:ins>
          </w:p>
        </w:tc>
        <w:tc>
          <w:tcPr>
            <w:tcW w:w="1701" w:type="dxa"/>
          </w:tcPr>
          <w:p w14:paraId="3FBB1DEF" w14:textId="77777777" w:rsidR="005F1115" w:rsidRDefault="005F111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83" w:author="Dylan Van Aswegen" w:date="2024-07-09T11:50:00Z" w16du:dateUtc="2024-07-09T09:50:00Z"/>
                <w:rFonts w:ascii="Arial" w:hAnsi="Arial" w:cs="Arial"/>
                <w:sz w:val="20"/>
                <w:szCs w:val="20"/>
                <w:lang w:val="en-GB"/>
              </w:rPr>
            </w:pPr>
          </w:p>
        </w:tc>
        <w:tc>
          <w:tcPr>
            <w:tcW w:w="1417" w:type="dxa"/>
          </w:tcPr>
          <w:p w14:paraId="08783DDB" w14:textId="77777777" w:rsidR="005F1115" w:rsidRDefault="005F111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84" w:author="Dylan Van Aswegen" w:date="2024-07-09T11:50:00Z" w16du:dateUtc="2024-07-09T09:50:00Z"/>
                <w:rFonts w:ascii="Arial" w:hAnsi="Arial" w:cs="Arial"/>
                <w:sz w:val="20"/>
                <w:szCs w:val="20"/>
                <w:lang w:val="en-GB"/>
              </w:rPr>
            </w:pPr>
          </w:p>
        </w:tc>
        <w:tc>
          <w:tcPr>
            <w:tcW w:w="3828" w:type="dxa"/>
          </w:tcPr>
          <w:p w14:paraId="07E9C0D8" w14:textId="6DC0C0EB" w:rsidR="005F1115" w:rsidRDefault="005F111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1985" w:author="Dylan Van Aswegen" w:date="2024-07-09T11:50:00Z" w16du:dateUtc="2024-07-09T09:50:00Z"/>
                <w:rFonts w:ascii="Arial" w:hAnsi="Arial" w:cs="Arial"/>
                <w:sz w:val="20"/>
                <w:szCs w:val="20"/>
                <w:lang w:val="en-GB"/>
              </w:rPr>
            </w:pPr>
            <w:ins w:id="1986" w:author="Dylan Van Aswegen" w:date="2024-07-09T11:56:00Z" w16du:dateUtc="2024-07-09T09:56:00Z">
              <w:r>
                <w:rPr>
                  <w:rFonts w:ascii="Arial" w:hAnsi="Arial" w:cs="Arial"/>
                  <w:sz w:val="20"/>
                  <w:szCs w:val="20"/>
                  <w:lang w:val="en-GB"/>
                </w:rPr>
                <w:t xml:space="preserve">This button will be used by the user to save the changes they have made. Once clicked the changes should </w:t>
              </w:r>
            </w:ins>
            <w:ins w:id="1987" w:author="Dylan Van Aswegen" w:date="2024-07-09T11:57:00Z" w16du:dateUtc="2024-07-09T09:57:00Z">
              <w:r>
                <w:rPr>
                  <w:rFonts w:ascii="Arial" w:hAnsi="Arial" w:cs="Arial"/>
                  <w:sz w:val="20"/>
                  <w:szCs w:val="20"/>
                  <w:lang w:val="en-GB"/>
                </w:rPr>
                <w:t xml:space="preserve">be saved. </w:t>
              </w:r>
            </w:ins>
          </w:p>
        </w:tc>
      </w:tr>
    </w:tbl>
    <w:p w14:paraId="272B6F61" w14:textId="77777777" w:rsidR="008D5359" w:rsidRDefault="008D5359" w:rsidP="00E230A9">
      <w:pPr>
        <w:rPr>
          <w:ins w:id="1988" w:author="Dylan Van Aswegen" w:date="2024-07-09T10:44:00Z" w16du:dateUtc="2024-07-09T08:44:00Z"/>
          <w:lang w:val="en-GB"/>
        </w:rPr>
      </w:pPr>
    </w:p>
    <w:p w14:paraId="672F3A5E" w14:textId="0D864E5E" w:rsidR="00977A5E" w:rsidRDefault="00977A5E" w:rsidP="00977A5E">
      <w:pPr>
        <w:rPr>
          <w:ins w:id="1989" w:author="Dylan Van Aswegen" w:date="2024-07-09T11:59:00Z" w16du:dateUtc="2024-07-09T09:59:00Z"/>
          <w:lang w:val="en-GB"/>
        </w:rPr>
      </w:pPr>
      <w:ins w:id="1990" w:author="Dylan Van Aswegen" w:date="2024-07-09T11:59:00Z" w16du:dateUtc="2024-07-09T09:59:00Z">
        <w:r>
          <w:rPr>
            <w:lang w:val="en-GB"/>
          </w:rPr>
          <w:t xml:space="preserve">The Event Category page will consist of the following: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2BA3089A" w14:textId="77777777" w:rsidTr="00B85F07">
        <w:trPr>
          <w:cnfStyle w:val="100000000000" w:firstRow="1" w:lastRow="0" w:firstColumn="0" w:lastColumn="0" w:oddVBand="0" w:evenVBand="0" w:oddHBand="0" w:evenHBand="0" w:firstRowFirstColumn="0" w:firstRowLastColumn="0" w:lastRowFirstColumn="0" w:lastRowLastColumn="0"/>
          <w:tblHeader/>
          <w:ins w:id="1991" w:author="Dylan Van Aswegen" w:date="2024-07-09T11:59: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79D07328" w14:textId="77777777" w:rsidR="00242CFC" w:rsidRDefault="00242CFC" w:rsidP="00B85F07">
            <w:pPr>
              <w:spacing w:line="360" w:lineRule="auto"/>
              <w:jc w:val="both"/>
              <w:rPr>
                <w:ins w:id="1992" w:author="Dylan Van Aswegen" w:date="2024-07-09T11:59:00Z" w16du:dateUtc="2024-07-09T09:59:00Z"/>
                <w:rFonts w:ascii="Arial" w:hAnsi="Arial" w:cs="Arial"/>
                <w:sz w:val="20"/>
                <w:szCs w:val="20"/>
                <w:lang w:val="en-GB"/>
              </w:rPr>
            </w:pPr>
            <w:ins w:id="1993" w:author="Dylan Van Aswegen" w:date="2024-07-09T11:59:00Z" w16du:dateUtc="2024-07-09T09:59:00Z">
              <w:r>
                <w:rPr>
                  <w:rFonts w:ascii="Arial" w:hAnsi="Arial" w:cs="Arial"/>
                  <w:sz w:val="20"/>
                  <w:szCs w:val="20"/>
                  <w:lang w:val="en-GB"/>
                </w:rPr>
                <w:t xml:space="preserve">Field Number </w:t>
              </w:r>
            </w:ins>
          </w:p>
        </w:tc>
        <w:tc>
          <w:tcPr>
            <w:tcW w:w="1417" w:type="dxa"/>
            <w:shd w:val="clear" w:color="auto" w:fill="002060"/>
          </w:tcPr>
          <w:p w14:paraId="4CDEC32F" w14:textId="77777777" w:rsidR="00242CFC" w:rsidRDefault="00242CF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994" w:author="Dylan Van Aswegen" w:date="2024-07-09T11:59:00Z" w16du:dateUtc="2024-07-09T09:59:00Z"/>
                <w:rFonts w:ascii="Arial" w:hAnsi="Arial" w:cs="Arial"/>
                <w:sz w:val="20"/>
                <w:szCs w:val="20"/>
                <w:lang w:val="en-GB"/>
              </w:rPr>
            </w:pPr>
            <w:ins w:id="1995" w:author="Dylan Van Aswegen" w:date="2024-07-09T11:59:00Z" w16du:dateUtc="2024-07-09T09:59:00Z">
              <w:r>
                <w:rPr>
                  <w:rFonts w:ascii="Arial" w:hAnsi="Arial" w:cs="Arial"/>
                  <w:sz w:val="20"/>
                  <w:szCs w:val="20"/>
                  <w:lang w:val="en-GB"/>
                </w:rPr>
                <w:t>Field Name</w:t>
              </w:r>
            </w:ins>
          </w:p>
        </w:tc>
        <w:tc>
          <w:tcPr>
            <w:tcW w:w="1276" w:type="dxa"/>
            <w:shd w:val="clear" w:color="auto" w:fill="002060"/>
          </w:tcPr>
          <w:p w14:paraId="18F2D372" w14:textId="77777777" w:rsidR="00242CFC" w:rsidRDefault="00242CF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996" w:author="Dylan Van Aswegen" w:date="2024-07-09T11:59:00Z" w16du:dateUtc="2024-07-09T09:59:00Z"/>
                <w:rFonts w:ascii="Arial" w:hAnsi="Arial" w:cs="Arial"/>
                <w:sz w:val="20"/>
                <w:szCs w:val="20"/>
                <w:lang w:val="en-GB"/>
              </w:rPr>
            </w:pPr>
            <w:ins w:id="1997" w:author="Dylan Van Aswegen" w:date="2024-07-09T11:59:00Z" w16du:dateUtc="2024-07-09T09:59:00Z">
              <w:r>
                <w:rPr>
                  <w:rFonts w:ascii="Arial" w:hAnsi="Arial" w:cs="Arial"/>
                  <w:sz w:val="20"/>
                  <w:szCs w:val="20"/>
                  <w:lang w:val="en-GB"/>
                </w:rPr>
                <w:t>Field Type</w:t>
              </w:r>
            </w:ins>
          </w:p>
        </w:tc>
        <w:tc>
          <w:tcPr>
            <w:tcW w:w="1701" w:type="dxa"/>
            <w:shd w:val="clear" w:color="auto" w:fill="002060"/>
          </w:tcPr>
          <w:p w14:paraId="36A66912" w14:textId="77777777" w:rsidR="00242CFC" w:rsidRDefault="00242CF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1998" w:author="Dylan Van Aswegen" w:date="2024-07-09T11:59:00Z" w16du:dateUtc="2024-07-09T09:59:00Z"/>
                <w:rFonts w:ascii="Arial" w:hAnsi="Arial" w:cs="Arial"/>
                <w:sz w:val="20"/>
                <w:szCs w:val="20"/>
                <w:lang w:val="en-GB"/>
              </w:rPr>
            </w:pPr>
            <w:ins w:id="1999" w:author="Dylan Van Aswegen" w:date="2024-07-09T11:59:00Z" w16du:dateUtc="2024-07-09T09:59:00Z">
              <w:r>
                <w:rPr>
                  <w:rFonts w:ascii="Arial" w:hAnsi="Arial" w:cs="Arial"/>
                  <w:sz w:val="20"/>
                  <w:szCs w:val="20"/>
                  <w:lang w:val="en-GB"/>
                </w:rPr>
                <w:t>Field Data Type</w:t>
              </w:r>
            </w:ins>
          </w:p>
        </w:tc>
        <w:tc>
          <w:tcPr>
            <w:tcW w:w="1417" w:type="dxa"/>
            <w:shd w:val="clear" w:color="auto" w:fill="002060"/>
          </w:tcPr>
          <w:p w14:paraId="2919BB45" w14:textId="77777777" w:rsidR="00242CFC" w:rsidRDefault="00242CF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000" w:author="Dylan Van Aswegen" w:date="2024-07-09T11:59:00Z" w16du:dateUtc="2024-07-09T09:59:00Z"/>
                <w:rFonts w:ascii="Arial" w:hAnsi="Arial" w:cs="Arial"/>
                <w:sz w:val="20"/>
                <w:szCs w:val="20"/>
                <w:lang w:val="en-GB"/>
              </w:rPr>
            </w:pPr>
            <w:ins w:id="2001" w:author="Dylan Van Aswegen" w:date="2024-07-09T11:59:00Z" w16du:dateUtc="2024-07-09T09:59:00Z">
              <w:r>
                <w:rPr>
                  <w:rFonts w:ascii="Arial" w:hAnsi="Arial" w:cs="Arial"/>
                  <w:sz w:val="20"/>
                  <w:szCs w:val="20"/>
                  <w:lang w:val="en-GB"/>
                </w:rPr>
                <w:t>Required?</w:t>
              </w:r>
            </w:ins>
          </w:p>
        </w:tc>
        <w:tc>
          <w:tcPr>
            <w:tcW w:w="3828" w:type="dxa"/>
            <w:shd w:val="clear" w:color="auto" w:fill="002060"/>
          </w:tcPr>
          <w:p w14:paraId="5B3216D6" w14:textId="77777777" w:rsidR="00242CFC" w:rsidRDefault="00242CF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002" w:author="Dylan Van Aswegen" w:date="2024-07-09T11:59:00Z" w16du:dateUtc="2024-07-09T09:59:00Z"/>
                <w:rFonts w:ascii="Arial" w:hAnsi="Arial" w:cs="Arial"/>
                <w:sz w:val="20"/>
                <w:szCs w:val="20"/>
                <w:lang w:val="en-GB"/>
              </w:rPr>
            </w:pPr>
            <w:ins w:id="2003" w:author="Dylan Van Aswegen" w:date="2024-07-09T11:59:00Z" w16du:dateUtc="2024-07-09T09:59:00Z">
              <w:r>
                <w:rPr>
                  <w:rFonts w:ascii="Arial" w:hAnsi="Arial" w:cs="Arial"/>
                  <w:sz w:val="20"/>
                  <w:szCs w:val="20"/>
                  <w:lang w:val="en-GB"/>
                </w:rPr>
                <w:t>Field Rules</w:t>
              </w:r>
            </w:ins>
          </w:p>
        </w:tc>
      </w:tr>
      <w:tr w:rsidR="00242CFC" w14:paraId="3F3BF7CB" w14:textId="77777777" w:rsidTr="00B85F07">
        <w:trPr>
          <w:cnfStyle w:val="000000100000" w:firstRow="0" w:lastRow="0" w:firstColumn="0" w:lastColumn="0" w:oddVBand="0" w:evenVBand="0" w:oddHBand="1" w:evenHBand="0" w:firstRowFirstColumn="0" w:firstRowLastColumn="0" w:lastRowFirstColumn="0" w:lastRowLastColumn="0"/>
          <w:ins w:id="2004" w:author="Dylan Van Aswegen" w:date="2024-07-09T11:59:00Z"/>
        </w:trPr>
        <w:tc>
          <w:tcPr>
            <w:cnfStyle w:val="001000000000" w:firstRow="0" w:lastRow="0" w:firstColumn="1" w:lastColumn="0" w:oddVBand="0" w:evenVBand="0" w:oddHBand="0" w:evenHBand="0" w:firstRowFirstColumn="0" w:firstRowLastColumn="0" w:lastRowFirstColumn="0" w:lastRowLastColumn="0"/>
            <w:tcW w:w="1135" w:type="dxa"/>
          </w:tcPr>
          <w:p w14:paraId="288DD543" w14:textId="77777777" w:rsidR="00242CFC" w:rsidRDefault="00242CFC" w:rsidP="00B85F07">
            <w:pPr>
              <w:spacing w:line="360" w:lineRule="auto"/>
              <w:jc w:val="both"/>
              <w:rPr>
                <w:ins w:id="2005" w:author="Dylan Van Aswegen" w:date="2024-07-09T11:59:00Z" w16du:dateUtc="2024-07-09T09:59:00Z"/>
                <w:rFonts w:ascii="Arial" w:hAnsi="Arial" w:cs="Arial"/>
                <w:sz w:val="20"/>
                <w:szCs w:val="20"/>
                <w:lang w:val="en-GB"/>
              </w:rPr>
            </w:pPr>
          </w:p>
        </w:tc>
        <w:tc>
          <w:tcPr>
            <w:tcW w:w="1417" w:type="dxa"/>
          </w:tcPr>
          <w:p w14:paraId="643B3298" w14:textId="42CAEA8F" w:rsidR="00242CFC" w:rsidRDefault="00242CF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06" w:author="Dylan Van Aswegen" w:date="2024-07-09T11:59:00Z" w16du:dateUtc="2024-07-09T09:59:00Z"/>
                <w:rFonts w:ascii="Arial" w:hAnsi="Arial" w:cs="Arial"/>
                <w:sz w:val="20"/>
                <w:szCs w:val="20"/>
                <w:lang w:val="en-GB"/>
              </w:rPr>
            </w:pPr>
            <w:ins w:id="2007" w:author="Dylan Van Aswegen" w:date="2024-07-09T11:59:00Z" w16du:dateUtc="2024-07-09T09:59:00Z">
              <w:r>
                <w:rPr>
                  <w:rFonts w:ascii="Arial" w:hAnsi="Arial" w:cs="Arial"/>
                  <w:sz w:val="20"/>
                  <w:szCs w:val="20"/>
                  <w:lang w:val="en-GB"/>
                </w:rPr>
                <w:t>Categor</w:t>
              </w:r>
            </w:ins>
            <w:ins w:id="2008" w:author="Dylan Van Aswegen" w:date="2024-07-09T12:10:00Z" w16du:dateUtc="2024-07-09T10:10:00Z">
              <w:r w:rsidR="00CE4448">
                <w:rPr>
                  <w:rFonts w:ascii="Arial" w:hAnsi="Arial" w:cs="Arial"/>
                  <w:sz w:val="20"/>
                  <w:szCs w:val="20"/>
                  <w:lang w:val="en-GB"/>
                </w:rPr>
                <w:t xml:space="preserve">ies </w:t>
              </w:r>
            </w:ins>
          </w:p>
        </w:tc>
        <w:tc>
          <w:tcPr>
            <w:tcW w:w="1276" w:type="dxa"/>
          </w:tcPr>
          <w:p w14:paraId="4E10E774" w14:textId="2F990FB5" w:rsidR="00242CFC" w:rsidRDefault="00CE444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09" w:author="Dylan Van Aswegen" w:date="2024-07-09T11:59:00Z" w16du:dateUtc="2024-07-09T09:59:00Z"/>
                <w:rFonts w:ascii="Arial" w:hAnsi="Arial" w:cs="Arial"/>
                <w:sz w:val="20"/>
                <w:szCs w:val="20"/>
                <w:lang w:val="en-GB"/>
              </w:rPr>
            </w:pPr>
            <w:ins w:id="2010" w:author="Dylan Van Aswegen" w:date="2024-07-09T12:12:00Z" w16du:dateUtc="2024-07-09T10:12:00Z">
              <w:r>
                <w:rPr>
                  <w:rFonts w:ascii="Arial" w:hAnsi="Arial" w:cs="Arial"/>
                  <w:sz w:val="20"/>
                  <w:szCs w:val="20"/>
                  <w:lang w:val="en-GB"/>
                </w:rPr>
                <w:t>Link</w:t>
              </w:r>
            </w:ins>
          </w:p>
        </w:tc>
        <w:tc>
          <w:tcPr>
            <w:tcW w:w="1701" w:type="dxa"/>
          </w:tcPr>
          <w:p w14:paraId="798C3F1A" w14:textId="77777777" w:rsidR="00242CFC" w:rsidRDefault="00242CF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11" w:author="Dylan Van Aswegen" w:date="2024-07-09T11:59:00Z" w16du:dateUtc="2024-07-09T09:59:00Z"/>
                <w:rFonts w:ascii="Arial" w:hAnsi="Arial" w:cs="Arial"/>
                <w:sz w:val="20"/>
                <w:szCs w:val="20"/>
                <w:lang w:val="en-GB"/>
              </w:rPr>
            </w:pPr>
          </w:p>
        </w:tc>
        <w:tc>
          <w:tcPr>
            <w:tcW w:w="1417" w:type="dxa"/>
          </w:tcPr>
          <w:p w14:paraId="145DD337" w14:textId="77777777" w:rsidR="00242CFC" w:rsidRDefault="00242CF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12" w:author="Dylan Van Aswegen" w:date="2024-07-09T11:59:00Z" w16du:dateUtc="2024-07-09T09:59:00Z"/>
                <w:rFonts w:ascii="Arial" w:hAnsi="Arial" w:cs="Arial"/>
                <w:sz w:val="20"/>
                <w:szCs w:val="20"/>
                <w:lang w:val="en-GB"/>
              </w:rPr>
            </w:pPr>
          </w:p>
        </w:tc>
        <w:tc>
          <w:tcPr>
            <w:tcW w:w="3828" w:type="dxa"/>
          </w:tcPr>
          <w:p w14:paraId="4DC476CA" w14:textId="77777777" w:rsidR="00CE4448" w:rsidRDefault="00CE444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13" w:author="Dylan Van Aswegen" w:date="2024-07-09T12:14:00Z" w16du:dateUtc="2024-07-09T10:14:00Z"/>
                <w:rFonts w:ascii="Arial" w:hAnsi="Arial" w:cs="Arial"/>
                <w:sz w:val="20"/>
                <w:szCs w:val="20"/>
                <w:lang w:val="en-GB"/>
              </w:rPr>
            </w:pPr>
            <w:ins w:id="2014" w:author="Dylan Van Aswegen" w:date="2024-07-09T12:12:00Z" w16du:dateUtc="2024-07-09T10:12:00Z">
              <w:r>
                <w:rPr>
                  <w:rFonts w:ascii="Arial" w:hAnsi="Arial" w:cs="Arial"/>
                  <w:sz w:val="20"/>
                  <w:szCs w:val="20"/>
                  <w:lang w:val="en-GB"/>
                </w:rPr>
                <w:t>The category field will co</w:t>
              </w:r>
            </w:ins>
            <w:ins w:id="2015" w:author="Dylan Van Aswegen" w:date="2024-07-09T12:13:00Z" w16du:dateUtc="2024-07-09T10:13:00Z">
              <w:r>
                <w:rPr>
                  <w:rFonts w:ascii="Arial" w:hAnsi="Arial" w:cs="Arial"/>
                  <w:sz w:val="20"/>
                  <w:szCs w:val="20"/>
                  <w:lang w:val="en-GB"/>
                </w:rPr>
                <w:t>nsist of the categories that the users have configured and a picture.</w:t>
              </w:r>
            </w:ins>
          </w:p>
          <w:p w14:paraId="6E7CA7BD" w14:textId="1F40D42B" w:rsidR="00242CFC" w:rsidRDefault="00CE444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16" w:author="Dylan Van Aswegen" w:date="2024-07-09T11:59:00Z" w16du:dateUtc="2024-07-09T09:59:00Z"/>
                <w:rFonts w:ascii="Arial" w:hAnsi="Arial" w:cs="Arial"/>
                <w:sz w:val="20"/>
                <w:szCs w:val="20"/>
                <w:lang w:val="en-GB"/>
              </w:rPr>
            </w:pPr>
            <w:ins w:id="2017" w:author="Dylan Van Aswegen" w:date="2024-07-09T12:13:00Z" w16du:dateUtc="2024-07-09T10:13:00Z">
              <w:r>
                <w:rPr>
                  <w:rFonts w:ascii="Arial" w:hAnsi="Arial" w:cs="Arial"/>
                  <w:sz w:val="20"/>
                  <w:szCs w:val="20"/>
                  <w:lang w:val="en-GB"/>
                </w:rPr>
                <w:t xml:space="preserve">The users </w:t>
              </w:r>
            </w:ins>
            <w:ins w:id="2018" w:author="Dylan Van Aswegen" w:date="2024-07-09T12:14:00Z" w16du:dateUtc="2024-07-09T10:14:00Z">
              <w:r>
                <w:rPr>
                  <w:rFonts w:ascii="Arial" w:hAnsi="Arial" w:cs="Arial"/>
                  <w:sz w:val="20"/>
                  <w:szCs w:val="20"/>
                  <w:lang w:val="en-GB"/>
                </w:rPr>
                <w:t xml:space="preserve">will be able to rearrange </w:t>
              </w:r>
            </w:ins>
            <w:ins w:id="2019" w:author="Dylan Van Aswegen" w:date="2024-07-09T12:15:00Z" w16du:dateUtc="2024-07-09T10:15:00Z">
              <w:r>
                <w:rPr>
                  <w:rFonts w:ascii="Arial" w:hAnsi="Arial" w:cs="Arial"/>
                  <w:sz w:val="20"/>
                  <w:szCs w:val="20"/>
                  <w:lang w:val="en-GB"/>
                </w:rPr>
                <w:t xml:space="preserve">the categories and edit the picture for each category. </w:t>
              </w:r>
            </w:ins>
          </w:p>
        </w:tc>
      </w:tr>
      <w:tr w:rsidR="00CE4448" w14:paraId="06A53912" w14:textId="77777777" w:rsidTr="00B85F07">
        <w:trPr>
          <w:ins w:id="2020" w:author="Dylan Van Aswegen" w:date="2024-07-09T12:12:00Z"/>
        </w:trPr>
        <w:tc>
          <w:tcPr>
            <w:cnfStyle w:val="001000000000" w:firstRow="0" w:lastRow="0" w:firstColumn="1" w:lastColumn="0" w:oddVBand="0" w:evenVBand="0" w:oddHBand="0" w:evenHBand="0" w:firstRowFirstColumn="0" w:firstRowLastColumn="0" w:lastRowFirstColumn="0" w:lastRowLastColumn="0"/>
            <w:tcW w:w="1135" w:type="dxa"/>
          </w:tcPr>
          <w:p w14:paraId="6932AF8B" w14:textId="77777777" w:rsidR="00CE4448" w:rsidRDefault="00CE4448" w:rsidP="00CE4448">
            <w:pPr>
              <w:spacing w:line="360" w:lineRule="auto"/>
              <w:jc w:val="both"/>
              <w:rPr>
                <w:ins w:id="2021" w:author="Dylan Van Aswegen" w:date="2024-07-09T12:12:00Z" w16du:dateUtc="2024-07-09T10:12:00Z"/>
                <w:rFonts w:ascii="Arial" w:hAnsi="Arial" w:cs="Arial"/>
                <w:sz w:val="20"/>
                <w:szCs w:val="20"/>
                <w:lang w:val="en-GB"/>
              </w:rPr>
            </w:pPr>
          </w:p>
        </w:tc>
        <w:tc>
          <w:tcPr>
            <w:tcW w:w="1417" w:type="dxa"/>
          </w:tcPr>
          <w:p w14:paraId="588550FE" w14:textId="1AE72C2A" w:rsidR="00CE4448" w:rsidRDefault="00CE4448" w:rsidP="00CE4448">
            <w:pPr>
              <w:spacing w:line="360" w:lineRule="auto"/>
              <w:jc w:val="both"/>
              <w:cnfStyle w:val="000000000000" w:firstRow="0" w:lastRow="0" w:firstColumn="0" w:lastColumn="0" w:oddVBand="0" w:evenVBand="0" w:oddHBand="0" w:evenHBand="0" w:firstRowFirstColumn="0" w:firstRowLastColumn="0" w:lastRowFirstColumn="0" w:lastRowLastColumn="0"/>
              <w:rPr>
                <w:ins w:id="2022" w:author="Dylan Van Aswegen" w:date="2024-07-09T12:12:00Z" w16du:dateUtc="2024-07-09T10:12:00Z"/>
                <w:rFonts w:ascii="Arial" w:hAnsi="Arial" w:cs="Arial"/>
                <w:sz w:val="20"/>
                <w:szCs w:val="20"/>
                <w:lang w:val="en-GB"/>
              </w:rPr>
            </w:pPr>
            <w:ins w:id="2023" w:author="Dylan Van Aswegen" w:date="2024-07-09T12:15:00Z" w16du:dateUtc="2024-07-09T10:15:00Z">
              <w:r>
                <w:rPr>
                  <w:rFonts w:ascii="Arial" w:hAnsi="Arial" w:cs="Arial"/>
                  <w:sz w:val="20"/>
                  <w:szCs w:val="20"/>
                  <w:lang w:val="en-GB"/>
                </w:rPr>
                <w:t xml:space="preserve">Preview </w:t>
              </w:r>
            </w:ins>
          </w:p>
        </w:tc>
        <w:tc>
          <w:tcPr>
            <w:tcW w:w="1276" w:type="dxa"/>
          </w:tcPr>
          <w:p w14:paraId="0D8116E3" w14:textId="62B804D8" w:rsidR="00CE4448" w:rsidRDefault="00CE4448" w:rsidP="00CE4448">
            <w:pPr>
              <w:spacing w:line="360" w:lineRule="auto"/>
              <w:jc w:val="both"/>
              <w:cnfStyle w:val="000000000000" w:firstRow="0" w:lastRow="0" w:firstColumn="0" w:lastColumn="0" w:oddVBand="0" w:evenVBand="0" w:oddHBand="0" w:evenHBand="0" w:firstRowFirstColumn="0" w:firstRowLastColumn="0" w:lastRowFirstColumn="0" w:lastRowLastColumn="0"/>
              <w:rPr>
                <w:ins w:id="2024" w:author="Dylan Van Aswegen" w:date="2024-07-09T12:12:00Z" w16du:dateUtc="2024-07-09T10:12:00Z"/>
                <w:rFonts w:ascii="Arial" w:hAnsi="Arial" w:cs="Arial"/>
                <w:sz w:val="20"/>
                <w:szCs w:val="20"/>
                <w:lang w:val="en-GB"/>
              </w:rPr>
            </w:pPr>
            <w:ins w:id="2025" w:author="Dylan Van Aswegen" w:date="2024-07-09T12:15:00Z" w16du:dateUtc="2024-07-09T10:15:00Z">
              <w:r>
                <w:rPr>
                  <w:rFonts w:ascii="Arial" w:hAnsi="Arial" w:cs="Arial"/>
                  <w:sz w:val="20"/>
                  <w:szCs w:val="20"/>
                  <w:lang w:val="en-GB"/>
                </w:rPr>
                <w:t>Button</w:t>
              </w:r>
            </w:ins>
          </w:p>
        </w:tc>
        <w:tc>
          <w:tcPr>
            <w:tcW w:w="1701" w:type="dxa"/>
          </w:tcPr>
          <w:p w14:paraId="2C57CA8C" w14:textId="77777777" w:rsidR="00CE4448" w:rsidRDefault="00CE4448" w:rsidP="00CE4448">
            <w:pPr>
              <w:spacing w:line="360" w:lineRule="auto"/>
              <w:jc w:val="both"/>
              <w:cnfStyle w:val="000000000000" w:firstRow="0" w:lastRow="0" w:firstColumn="0" w:lastColumn="0" w:oddVBand="0" w:evenVBand="0" w:oddHBand="0" w:evenHBand="0" w:firstRowFirstColumn="0" w:firstRowLastColumn="0" w:lastRowFirstColumn="0" w:lastRowLastColumn="0"/>
              <w:rPr>
                <w:ins w:id="2026" w:author="Dylan Van Aswegen" w:date="2024-07-09T12:12:00Z" w16du:dateUtc="2024-07-09T10:12:00Z"/>
                <w:rFonts w:ascii="Arial" w:hAnsi="Arial" w:cs="Arial"/>
                <w:sz w:val="20"/>
                <w:szCs w:val="20"/>
                <w:lang w:val="en-GB"/>
              </w:rPr>
            </w:pPr>
          </w:p>
        </w:tc>
        <w:tc>
          <w:tcPr>
            <w:tcW w:w="1417" w:type="dxa"/>
          </w:tcPr>
          <w:p w14:paraId="3F022CA9" w14:textId="77777777" w:rsidR="00CE4448" w:rsidRDefault="00CE4448" w:rsidP="00CE4448">
            <w:pPr>
              <w:spacing w:line="360" w:lineRule="auto"/>
              <w:jc w:val="both"/>
              <w:cnfStyle w:val="000000000000" w:firstRow="0" w:lastRow="0" w:firstColumn="0" w:lastColumn="0" w:oddVBand="0" w:evenVBand="0" w:oddHBand="0" w:evenHBand="0" w:firstRowFirstColumn="0" w:firstRowLastColumn="0" w:lastRowFirstColumn="0" w:lastRowLastColumn="0"/>
              <w:rPr>
                <w:ins w:id="2027" w:author="Dylan Van Aswegen" w:date="2024-07-09T12:12:00Z" w16du:dateUtc="2024-07-09T10:12:00Z"/>
                <w:rFonts w:ascii="Arial" w:hAnsi="Arial" w:cs="Arial"/>
                <w:sz w:val="20"/>
                <w:szCs w:val="20"/>
                <w:lang w:val="en-GB"/>
              </w:rPr>
            </w:pPr>
          </w:p>
        </w:tc>
        <w:tc>
          <w:tcPr>
            <w:tcW w:w="3828" w:type="dxa"/>
          </w:tcPr>
          <w:p w14:paraId="51781407" w14:textId="489EC914" w:rsidR="00CE4448" w:rsidRDefault="00CE4448" w:rsidP="00CE4448">
            <w:pPr>
              <w:spacing w:line="360" w:lineRule="auto"/>
              <w:jc w:val="both"/>
              <w:cnfStyle w:val="000000000000" w:firstRow="0" w:lastRow="0" w:firstColumn="0" w:lastColumn="0" w:oddVBand="0" w:evenVBand="0" w:oddHBand="0" w:evenHBand="0" w:firstRowFirstColumn="0" w:firstRowLastColumn="0" w:lastRowFirstColumn="0" w:lastRowLastColumn="0"/>
              <w:rPr>
                <w:ins w:id="2028" w:author="Dylan Van Aswegen" w:date="2024-07-09T12:12:00Z" w16du:dateUtc="2024-07-09T10:12:00Z"/>
                <w:rFonts w:ascii="Arial" w:hAnsi="Arial" w:cs="Arial"/>
                <w:sz w:val="20"/>
                <w:szCs w:val="20"/>
                <w:lang w:val="en-GB"/>
              </w:rPr>
            </w:pPr>
            <w:ins w:id="2029" w:author="Dylan Van Aswegen" w:date="2024-07-09T12:15:00Z" w16du:dateUtc="2024-07-09T10:15:00Z">
              <w:r>
                <w:rPr>
                  <w:rFonts w:ascii="Arial" w:hAnsi="Arial" w:cs="Arial"/>
                  <w:sz w:val="20"/>
                  <w:szCs w:val="20"/>
                  <w:lang w:val="en-GB"/>
                </w:rPr>
                <w:t xml:space="preserve">This button will be used by user to see a preview of how the subscription page will appear. Once clicked the application should show the user a preview of the subscription page. </w:t>
              </w:r>
            </w:ins>
          </w:p>
        </w:tc>
      </w:tr>
      <w:tr w:rsidR="00CE4448" w14:paraId="6E06EF38" w14:textId="77777777" w:rsidTr="00B85F07">
        <w:trPr>
          <w:cnfStyle w:val="000000100000" w:firstRow="0" w:lastRow="0" w:firstColumn="0" w:lastColumn="0" w:oddVBand="0" w:evenVBand="0" w:oddHBand="1" w:evenHBand="0" w:firstRowFirstColumn="0" w:firstRowLastColumn="0" w:lastRowFirstColumn="0" w:lastRowLastColumn="0"/>
          <w:ins w:id="2030" w:author="Dylan Van Aswegen" w:date="2024-07-09T12:15:00Z"/>
        </w:trPr>
        <w:tc>
          <w:tcPr>
            <w:cnfStyle w:val="001000000000" w:firstRow="0" w:lastRow="0" w:firstColumn="1" w:lastColumn="0" w:oddVBand="0" w:evenVBand="0" w:oddHBand="0" w:evenHBand="0" w:firstRowFirstColumn="0" w:firstRowLastColumn="0" w:lastRowFirstColumn="0" w:lastRowLastColumn="0"/>
            <w:tcW w:w="1135" w:type="dxa"/>
          </w:tcPr>
          <w:p w14:paraId="601E6B27" w14:textId="77777777" w:rsidR="00CE4448" w:rsidRDefault="00CE4448" w:rsidP="00CE4448">
            <w:pPr>
              <w:spacing w:line="360" w:lineRule="auto"/>
              <w:jc w:val="both"/>
              <w:rPr>
                <w:ins w:id="2031" w:author="Dylan Van Aswegen" w:date="2024-07-09T12:15:00Z" w16du:dateUtc="2024-07-09T10:15:00Z"/>
                <w:rFonts w:ascii="Arial" w:hAnsi="Arial" w:cs="Arial"/>
                <w:sz w:val="20"/>
                <w:szCs w:val="20"/>
                <w:lang w:val="en-GB"/>
              </w:rPr>
            </w:pPr>
          </w:p>
        </w:tc>
        <w:tc>
          <w:tcPr>
            <w:tcW w:w="1417" w:type="dxa"/>
          </w:tcPr>
          <w:p w14:paraId="0A01A158" w14:textId="65E1F7B4" w:rsidR="00CE4448" w:rsidRDefault="00CE4448" w:rsidP="00CE4448">
            <w:pPr>
              <w:spacing w:line="360" w:lineRule="auto"/>
              <w:jc w:val="both"/>
              <w:cnfStyle w:val="000000100000" w:firstRow="0" w:lastRow="0" w:firstColumn="0" w:lastColumn="0" w:oddVBand="0" w:evenVBand="0" w:oddHBand="1" w:evenHBand="0" w:firstRowFirstColumn="0" w:firstRowLastColumn="0" w:lastRowFirstColumn="0" w:lastRowLastColumn="0"/>
              <w:rPr>
                <w:ins w:id="2032" w:author="Dylan Van Aswegen" w:date="2024-07-09T12:15:00Z" w16du:dateUtc="2024-07-09T10:15:00Z"/>
                <w:rFonts w:ascii="Arial" w:hAnsi="Arial" w:cs="Arial"/>
                <w:sz w:val="20"/>
                <w:szCs w:val="20"/>
                <w:lang w:val="en-GB"/>
              </w:rPr>
            </w:pPr>
            <w:ins w:id="2033" w:author="Dylan Van Aswegen" w:date="2024-07-09T12:15:00Z" w16du:dateUtc="2024-07-09T10:15:00Z">
              <w:r>
                <w:rPr>
                  <w:rFonts w:ascii="Arial" w:hAnsi="Arial" w:cs="Arial"/>
                  <w:sz w:val="20"/>
                  <w:szCs w:val="20"/>
                  <w:lang w:val="en-GB"/>
                </w:rPr>
                <w:t>Save Changes</w:t>
              </w:r>
            </w:ins>
          </w:p>
        </w:tc>
        <w:tc>
          <w:tcPr>
            <w:tcW w:w="1276" w:type="dxa"/>
          </w:tcPr>
          <w:p w14:paraId="7B976F34" w14:textId="28E88FBB" w:rsidR="00CE4448" w:rsidRDefault="00CE4448" w:rsidP="00CE4448">
            <w:pPr>
              <w:spacing w:line="360" w:lineRule="auto"/>
              <w:jc w:val="both"/>
              <w:cnfStyle w:val="000000100000" w:firstRow="0" w:lastRow="0" w:firstColumn="0" w:lastColumn="0" w:oddVBand="0" w:evenVBand="0" w:oddHBand="1" w:evenHBand="0" w:firstRowFirstColumn="0" w:firstRowLastColumn="0" w:lastRowFirstColumn="0" w:lastRowLastColumn="0"/>
              <w:rPr>
                <w:ins w:id="2034" w:author="Dylan Van Aswegen" w:date="2024-07-09T12:15:00Z" w16du:dateUtc="2024-07-09T10:15:00Z"/>
                <w:rFonts w:ascii="Arial" w:hAnsi="Arial" w:cs="Arial"/>
                <w:sz w:val="20"/>
                <w:szCs w:val="20"/>
                <w:lang w:val="en-GB"/>
              </w:rPr>
            </w:pPr>
            <w:ins w:id="2035" w:author="Dylan Van Aswegen" w:date="2024-07-09T12:15:00Z" w16du:dateUtc="2024-07-09T10:15:00Z">
              <w:r>
                <w:rPr>
                  <w:rFonts w:ascii="Arial" w:hAnsi="Arial" w:cs="Arial"/>
                  <w:sz w:val="20"/>
                  <w:szCs w:val="20"/>
                  <w:lang w:val="en-GB"/>
                </w:rPr>
                <w:t>Button</w:t>
              </w:r>
            </w:ins>
          </w:p>
        </w:tc>
        <w:tc>
          <w:tcPr>
            <w:tcW w:w="1701" w:type="dxa"/>
          </w:tcPr>
          <w:p w14:paraId="7B920D9B" w14:textId="77777777" w:rsidR="00CE4448" w:rsidRDefault="00CE4448" w:rsidP="00CE4448">
            <w:pPr>
              <w:spacing w:line="360" w:lineRule="auto"/>
              <w:jc w:val="both"/>
              <w:cnfStyle w:val="000000100000" w:firstRow="0" w:lastRow="0" w:firstColumn="0" w:lastColumn="0" w:oddVBand="0" w:evenVBand="0" w:oddHBand="1" w:evenHBand="0" w:firstRowFirstColumn="0" w:firstRowLastColumn="0" w:lastRowFirstColumn="0" w:lastRowLastColumn="0"/>
              <w:rPr>
                <w:ins w:id="2036" w:author="Dylan Van Aswegen" w:date="2024-07-09T12:15:00Z" w16du:dateUtc="2024-07-09T10:15:00Z"/>
                <w:rFonts w:ascii="Arial" w:hAnsi="Arial" w:cs="Arial"/>
                <w:sz w:val="20"/>
                <w:szCs w:val="20"/>
                <w:lang w:val="en-GB"/>
              </w:rPr>
            </w:pPr>
          </w:p>
        </w:tc>
        <w:tc>
          <w:tcPr>
            <w:tcW w:w="1417" w:type="dxa"/>
          </w:tcPr>
          <w:p w14:paraId="2D20ECEB" w14:textId="77777777" w:rsidR="00CE4448" w:rsidRDefault="00CE4448" w:rsidP="00CE4448">
            <w:pPr>
              <w:spacing w:line="360" w:lineRule="auto"/>
              <w:jc w:val="both"/>
              <w:cnfStyle w:val="000000100000" w:firstRow="0" w:lastRow="0" w:firstColumn="0" w:lastColumn="0" w:oddVBand="0" w:evenVBand="0" w:oddHBand="1" w:evenHBand="0" w:firstRowFirstColumn="0" w:firstRowLastColumn="0" w:lastRowFirstColumn="0" w:lastRowLastColumn="0"/>
              <w:rPr>
                <w:ins w:id="2037" w:author="Dylan Van Aswegen" w:date="2024-07-09T12:15:00Z" w16du:dateUtc="2024-07-09T10:15:00Z"/>
                <w:rFonts w:ascii="Arial" w:hAnsi="Arial" w:cs="Arial"/>
                <w:sz w:val="20"/>
                <w:szCs w:val="20"/>
                <w:lang w:val="en-GB"/>
              </w:rPr>
            </w:pPr>
          </w:p>
        </w:tc>
        <w:tc>
          <w:tcPr>
            <w:tcW w:w="3828" w:type="dxa"/>
          </w:tcPr>
          <w:p w14:paraId="632DC5B7" w14:textId="7CDEBC84" w:rsidR="00CE4448" w:rsidRDefault="00CE4448" w:rsidP="00CE4448">
            <w:pPr>
              <w:spacing w:line="360" w:lineRule="auto"/>
              <w:jc w:val="both"/>
              <w:cnfStyle w:val="000000100000" w:firstRow="0" w:lastRow="0" w:firstColumn="0" w:lastColumn="0" w:oddVBand="0" w:evenVBand="0" w:oddHBand="1" w:evenHBand="0" w:firstRowFirstColumn="0" w:firstRowLastColumn="0" w:lastRowFirstColumn="0" w:lastRowLastColumn="0"/>
              <w:rPr>
                <w:ins w:id="2038" w:author="Dylan Van Aswegen" w:date="2024-07-09T12:15:00Z" w16du:dateUtc="2024-07-09T10:15:00Z"/>
                <w:rFonts w:ascii="Arial" w:hAnsi="Arial" w:cs="Arial"/>
                <w:sz w:val="20"/>
                <w:szCs w:val="20"/>
                <w:lang w:val="en-GB"/>
              </w:rPr>
            </w:pPr>
            <w:ins w:id="2039" w:author="Dylan Van Aswegen" w:date="2024-07-09T12:15:00Z" w16du:dateUtc="2024-07-09T10:15:00Z">
              <w:r>
                <w:rPr>
                  <w:rFonts w:ascii="Arial" w:hAnsi="Arial" w:cs="Arial"/>
                  <w:sz w:val="20"/>
                  <w:szCs w:val="20"/>
                  <w:lang w:val="en-GB"/>
                </w:rPr>
                <w:t xml:space="preserve">This button will be used by the user to save the changes they have made. Once clicked the changes should be saved. </w:t>
              </w:r>
            </w:ins>
          </w:p>
        </w:tc>
      </w:tr>
    </w:tbl>
    <w:p w14:paraId="5D3E9390" w14:textId="77777777" w:rsidR="004C0019" w:rsidRDefault="004C0019" w:rsidP="00E230A9">
      <w:pPr>
        <w:rPr>
          <w:ins w:id="2040" w:author="Dylan Van Aswegen" w:date="2024-07-09T10:44:00Z" w16du:dateUtc="2024-07-09T08:44:00Z"/>
          <w:lang w:val="en-GB"/>
        </w:rPr>
      </w:pPr>
    </w:p>
    <w:p w14:paraId="0A482998" w14:textId="32A23E2A" w:rsidR="004C0019" w:rsidRDefault="00B515D8" w:rsidP="00E230A9">
      <w:pPr>
        <w:rPr>
          <w:ins w:id="2041" w:author="Dylan Van Aswegen" w:date="2024-07-09T14:09:00Z" w16du:dateUtc="2024-07-09T12:09:00Z"/>
          <w:lang w:val="en-GB"/>
        </w:rPr>
      </w:pPr>
      <w:ins w:id="2042" w:author="Dylan Van Aswegen" w:date="2024-07-09T14:09:00Z" w16du:dateUtc="2024-07-09T12:09:00Z">
        <w:r>
          <w:rPr>
            <w:lang w:val="en-GB"/>
          </w:rPr>
          <w:t xml:space="preserve">The event page tab will consist of the following: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04E8269E" w14:textId="77777777" w:rsidTr="00B85F07">
        <w:trPr>
          <w:cnfStyle w:val="100000000000" w:firstRow="1" w:lastRow="0" w:firstColumn="0" w:lastColumn="0" w:oddVBand="0" w:evenVBand="0" w:oddHBand="0" w:evenHBand="0" w:firstRowFirstColumn="0" w:firstRowLastColumn="0" w:lastRowFirstColumn="0" w:lastRowLastColumn="0"/>
          <w:tblHeader/>
          <w:ins w:id="2043" w:author="Dylan Van Aswegen" w:date="2024-07-09T14:09: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447B7625" w14:textId="77777777" w:rsidR="00B515D8" w:rsidRDefault="00B515D8" w:rsidP="00B85F07">
            <w:pPr>
              <w:spacing w:line="360" w:lineRule="auto"/>
              <w:jc w:val="both"/>
              <w:rPr>
                <w:ins w:id="2044" w:author="Dylan Van Aswegen" w:date="2024-07-09T14:09:00Z" w16du:dateUtc="2024-07-09T12:09:00Z"/>
                <w:rFonts w:ascii="Arial" w:hAnsi="Arial" w:cs="Arial"/>
                <w:sz w:val="20"/>
                <w:szCs w:val="20"/>
                <w:lang w:val="en-GB"/>
              </w:rPr>
            </w:pPr>
            <w:ins w:id="2045" w:author="Dylan Van Aswegen" w:date="2024-07-09T14:09:00Z" w16du:dateUtc="2024-07-09T12:09:00Z">
              <w:r>
                <w:rPr>
                  <w:rFonts w:ascii="Arial" w:hAnsi="Arial" w:cs="Arial"/>
                  <w:sz w:val="20"/>
                  <w:szCs w:val="20"/>
                  <w:lang w:val="en-GB"/>
                </w:rPr>
                <w:t xml:space="preserve">Field Number </w:t>
              </w:r>
            </w:ins>
          </w:p>
        </w:tc>
        <w:tc>
          <w:tcPr>
            <w:tcW w:w="1417" w:type="dxa"/>
            <w:shd w:val="clear" w:color="auto" w:fill="002060"/>
          </w:tcPr>
          <w:p w14:paraId="4F705556" w14:textId="77777777" w:rsidR="00B515D8" w:rsidRDefault="00B515D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046" w:author="Dylan Van Aswegen" w:date="2024-07-09T14:09:00Z" w16du:dateUtc="2024-07-09T12:09:00Z"/>
                <w:rFonts w:ascii="Arial" w:hAnsi="Arial" w:cs="Arial"/>
                <w:sz w:val="20"/>
                <w:szCs w:val="20"/>
                <w:lang w:val="en-GB"/>
              </w:rPr>
            </w:pPr>
            <w:ins w:id="2047" w:author="Dylan Van Aswegen" w:date="2024-07-09T14:09:00Z" w16du:dateUtc="2024-07-09T12:09:00Z">
              <w:r>
                <w:rPr>
                  <w:rFonts w:ascii="Arial" w:hAnsi="Arial" w:cs="Arial"/>
                  <w:sz w:val="20"/>
                  <w:szCs w:val="20"/>
                  <w:lang w:val="en-GB"/>
                </w:rPr>
                <w:t>Field Name</w:t>
              </w:r>
            </w:ins>
          </w:p>
        </w:tc>
        <w:tc>
          <w:tcPr>
            <w:tcW w:w="1276" w:type="dxa"/>
            <w:shd w:val="clear" w:color="auto" w:fill="002060"/>
          </w:tcPr>
          <w:p w14:paraId="2386B3AA" w14:textId="77777777" w:rsidR="00B515D8" w:rsidRDefault="00B515D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048" w:author="Dylan Van Aswegen" w:date="2024-07-09T14:09:00Z" w16du:dateUtc="2024-07-09T12:09:00Z"/>
                <w:rFonts w:ascii="Arial" w:hAnsi="Arial" w:cs="Arial"/>
                <w:sz w:val="20"/>
                <w:szCs w:val="20"/>
                <w:lang w:val="en-GB"/>
              </w:rPr>
            </w:pPr>
            <w:ins w:id="2049" w:author="Dylan Van Aswegen" w:date="2024-07-09T14:09:00Z" w16du:dateUtc="2024-07-09T12:09:00Z">
              <w:r>
                <w:rPr>
                  <w:rFonts w:ascii="Arial" w:hAnsi="Arial" w:cs="Arial"/>
                  <w:sz w:val="20"/>
                  <w:szCs w:val="20"/>
                  <w:lang w:val="en-GB"/>
                </w:rPr>
                <w:t>Field Type</w:t>
              </w:r>
            </w:ins>
          </w:p>
        </w:tc>
        <w:tc>
          <w:tcPr>
            <w:tcW w:w="1701" w:type="dxa"/>
            <w:shd w:val="clear" w:color="auto" w:fill="002060"/>
          </w:tcPr>
          <w:p w14:paraId="01A7380F" w14:textId="77777777" w:rsidR="00B515D8" w:rsidRDefault="00B515D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050" w:author="Dylan Van Aswegen" w:date="2024-07-09T14:09:00Z" w16du:dateUtc="2024-07-09T12:09:00Z"/>
                <w:rFonts w:ascii="Arial" w:hAnsi="Arial" w:cs="Arial"/>
                <w:sz w:val="20"/>
                <w:szCs w:val="20"/>
                <w:lang w:val="en-GB"/>
              </w:rPr>
            </w:pPr>
            <w:ins w:id="2051" w:author="Dylan Van Aswegen" w:date="2024-07-09T14:09:00Z" w16du:dateUtc="2024-07-09T12:09:00Z">
              <w:r>
                <w:rPr>
                  <w:rFonts w:ascii="Arial" w:hAnsi="Arial" w:cs="Arial"/>
                  <w:sz w:val="20"/>
                  <w:szCs w:val="20"/>
                  <w:lang w:val="en-GB"/>
                </w:rPr>
                <w:t>Field Data Type</w:t>
              </w:r>
            </w:ins>
          </w:p>
        </w:tc>
        <w:tc>
          <w:tcPr>
            <w:tcW w:w="1417" w:type="dxa"/>
            <w:shd w:val="clear" w:color="auto" w:fill="002060"/>
          </w:tcPr>
          <w:p w14:paraId="071E4CE0" w14:textId="77777777" w:rsidR="00B515D8" w:rsidRDefault="00B515D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052" w:author="Dylan Van Aswegen" w:date="2024-07-09T14:09:00Z" w16du:dateUtc="2024-07-09T12:09:00Z"/>
                <w:rFonts w:ascii="Arial" w:hAnsi="Arial" w:cs="Arial"/>
                <w:sz w:val="20"/>
                <w:szCs w:val="20"/>
                <w:lang w:val="en-GB"/>
              </w:rPr>
            </w:pPr>
            <w:ins w:id="2053" w:author="Dylan Van Aswegen" w:date="2024-07-09T14:09:00Z" w16du:dateUtc="2024-07-09T12:09:00Z">
              <w:r>
                <w:rPr>
                  <w:rFonts w:ascii="Arial" w:hAnsi="Arial" w:cs="Arial"/>
                  <w:sz w:val="20"/>
                  <w:szCs w:val="20"/>
                  <w:lang w:val="en-GB"/>
                </w:rPr>
                <w:t>Required?</w:t>
              </w:r>
            </w:ins>
          </w:p>
        </w:tc>
        <w:tc>
          <w:tcPr>
            <w:tcW w:w="3828" w:type="dxa"/>
            <w:shd w:val="clear" w:color="auto" w:fill="002060"/>
          </w:tcPr>
          <w:p w14:paraId="3077F469" w14:textId="77777777" w:rsidR="00B515D8" w:rsidRDefault="00B515D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054" w:author="Dylan Van Aswegen" w:date="2024-07-09T14:09:00Z" w16du:dateUtc="2024-07-09T12:09:00Z"/>
                <w:rFonts w:ascii="Arial" w:hAnsi="Arial" w:cs="Arial"/>
                <w:sz w:val="20"/>
                <w:szCs w:val="20"/>
                <w:lang w:val="en-GB"/>
              </w:rPr>
            </w:pPr>
            <w:ins w:id="2055" w:author="Dylan Van Aswegen" w:date="2024-07-09T14:09:00Z" w16du:dateUtc="2024-07-09T12:09:00Z">
              <w:r>
                <w:rPr>
                  <w:rFonts w:ascii="Arial" w:hAnsi="Arial" w:cs="Arial"/>
                  <w:sz w:val="20"/>
                  <w:szCs w:val="20"/>
                  <w:lang w:val="en-GB"/>
                </w:rPr>
                <w:t>Field Rules</w:t>
              </w:r>
            </w:ins>
          </w:p>
        </w:tc>
      </w:tr>
      <w:tr w:rsidR="00B515D8" w14:paraId="2C07D27F" w14:textId="77777777" w:rsidTr="00B85F07">
        <w:trPr>
          <w:cnfStyle w:val="000000100000" w:firstRow="0" w:lastRow="0" w:firstColumn="0" w:lastColumn="0" w:oddVBand="0" w:evenVBand="0" w:oddHBand="1" w:evenHBand="0" w:firstRowFirstColumn="0" w:firstRowLastColumn="0" w:lastRowFirstColumn="0" w:lastRowLastColumn="0"/>
          <w:ins w:id="2056" w:author="Dylan Van Aswegen" w:date="2024-07-09T14:09:00Z"/>
        </w:trPr>
        <w:tc>
          <w:tcPr>
            <w:cnfStyle w:val="001000000000" w:firstRow="0" w:lastRow="0" w:firstColumn="1" w:lastColumn="0" w:oddVBand="0" w:evenVBand="0" w:oddHBand="0" w:evenHBand="0" w:firstRowFirstColumn="0" w:firstRowLastColumn="0" w:lastRowFirstColumn="0" w:lastRowLastColumn="0"/>
            <w:tcW w:w="1135" w:type="dxa"/>
          </w:tcPr>
          <w:p w14:paraId="591E3BA6" w14:textId="77777777" w:rsidR="00B515D8" w:rsidRDefault="00B515D8" w:rsidP="00B85F07">
            <w:pPr>
              <w:spacing w:line="360" w:lineRule="auto"/>
              <w:jc w:val="both"/>
              <w:rPr>
                <w:ins w:id="2057" w:author="Dylan Van Aswegen" w:date="2024-07-09T14:09:00Z" w16du:dateUtc="2024-07-09T12:09:00Z"/>
                <w:rFonts w:ascii="Arial" w:hAnsi="Arial" w:cs="Arial"/>
                <w:sz w:val="20"/>
                <w:szCs w:val="20"/>
                <w:lang w:val="en-GB"/>
              </w:rPr>
            </w:pPr>
          </w:p>
        </w:tc>
        <w:tc>
          <w:tcPr>
            <w:tcW w:w="1417" w:type="dxa"/>
          </w:tcPr>
          <w:p w14:paraId="77E332FE" w14:textId="785DC799" w:rsidR="00B515D8" w:rsidRDefault="00B515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58" w:author="Dylan Van Aswegen" w:date="2024-07-09T14:09:00Z" w16du:dateUtc="2024-07-09T12:09:00Z"/>
                <w:rFonts w:ascii="Arial" w:hAnsi="Arial" w:cs="Arial"/>
                <w:sz w:val="20"/>
                <w:szCs w:val="20"/>
                <w:lang w:val="en-GB"/>
              </w:rPr>
            </w:pPr>
            <w:ins w:id="2059" w:author="Dylan Van Aswegen" w:date="2024-07-09T14:13:00Z" w16du:dateUtc="2024-07-09T12:13:00Z">
              <w:r>
                <w:rPr>
                  <w:rFonts w:ascii="Arial" w:hAnsi="Arial" w:cs="Arial"/>
                  <w:sz w:val="20"/>
                  <w:szCs w:val="20"/>
                  <w:lang w:val="en-GB"/>
                </w:rPr>
                <w:t xml:space="preserve">Event </w:t>
              </w:r>
            </w:ins>
            <w:ins w:id="2060" w:author="Dylan Van Aswegen" w:date="2024-07-09T14:18:00Z" w16du:dateUtc="2024-07-09T12:18:00Z">
              <w:r>
                <w:rPr>
                  <w:rFonts w:ascii="Arial" w:hAnsi="Arial" w:cs="Arial"/>
                  <w:sz w:val="20"/>
                  <w:szCs w:val="20"/>
                  <w:lang w:val="en-GB"/>
                </w:rPr>
                <w:t>Description</w:t>
              </w:r>
            </w:ins>
          </w:p>
        </w:tc>
        <w:tc>
          <w:tcPr>
            <w:tcW w:w="1276" w:type="dxa"/>
          </w:tcPr>
          <w:p w14:paraId="62284125" w14:textId="77777777" w:rsidR="00B515D8" w:rsidRDefault="00B515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61" w:author="Dylan Van Aswegen" w:date="2024-07-09T14:09:00Z" w16du:dateUtc="2024-07-09T12:09:00Z"/>
                <w:rFonts w:ascii="Arial" w:hAnsi="Arial" w:cs="Arial"/>
                <w:sz w:val="20"/>
                <w:szCs w:val="20"/>
                <w:lang w:val="en-GB"/>
              </w:rPr>
            </w:pPr>
            <w:ins w:id="2062" w:author="Dylan Van Aswegen" w:date="2024-07-09T14:09:00Z" w16du:dateUtc="2024-07-09T12:09:00Z">
              <w:r>
                <w:rPr>
                  <w:rFonts w:ascii="Arial" w:hAnsi="Arial" w:cs="Arial"/>
                  <w:sz w:val="20"/>
                  <w:szCs w:val="20"/>
                  <w:lang w:val="en-GB"/>
                </w:rPr>
                <w:t>Link</w:t>
              </w:r>
            </w:ins>
          </w:p>
        </w:tc>
        <w:tc>
          <w:tcPr>
            <w:tcW w:w="1701" w:type="dxa"/>
          </w:tcPr>
          <w:p w14:paraId="3D58007C" w14:textId="77777777" w:rsidR="00B515D8" w:rsidRDefault="00B515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63" w:author="Dylan Van Aswegen" w:date="2024-07-09T14:09:00Z" w16du:dateUtc="2024-07-09T12:09:00Z"/>
                <w:rFonts w:ascii="Arial" w:hAnsi="Arial" w:cs="Arial"/>
                <w:sz w:val="20"/>
                <w:szCs w:val="20"/>
                <w:lang w:val="en-GB"/>
              </w:rPr>
            </w:pPr>
          </w:p>
        </w:tc>
        <w:tc>
          <w:tcPr>
            <w:tcW w:w="1417" w:type="dxa"/>
          </w:tcPr>
          <w:p w14:paraId="741758EE" w14:textId="77777777" w:rsidR="00B515D8" w:rsidRDefault="00B515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64" w:author="Dylan Van Aswegen" w:date="2024-07-09T14:09:00Z" w16du:dateUtc="2024-07-09T12:09:00Z"/>
                <w:rFonts w:ascii="Arial" w:hAnsi="Arial" w:cs="Arial"/>
                <w:sz w:val="20"/>
                <w:szCs w:val="20"/>
                <w:lang w:val="en-GB"/>
              </w:rPr>
            </w:pPr>
          </w:p>
        </w:tc>
        <w:tc>
          <w:tcPr>
            <w:tcW w:w="3828" w:type="dxa"/>
          </w:tcPr>
          <w:p w14:paraId="3CDE0237" w14:textId="034F0B82" w:rsidR="00B515D8" w:rsidRDefault="00B515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65" w:author="Dylan Van Aswegen" w:date="2024-07-09T14:09:00Z" w16du:dateUtc="2024-07-09T12:09:00Z"/>
                <w:rFonts w:ascii="Arial" w:hAnsi="Arial" w:cs="Arial"/>
                <w:sz w:val="20"/>
                <w:szCs w:val="20"/>
                <w:lang w:val="en-GB"/>
              </w:rPr>
            </w:pPr>
            <w:ins w:id="2066" w:author="Dylan Van Aswegen" w:date="2024-07-09T14:17:00Z" w16du:dateUtc="2024-07-09T12:17:00Z">
              <w:r>
                <w:rPr>
                  <w:rFonts w:ascii="Arial" w:hAnsi="Arial" w:cs="Arial"/>
                  <w:sz w:val="20"/>
                  <w:szCs w:val="20"/>
                  <w:lang w:val="en-GB"/>
                </w:rPr>
                <w:t xml:space="preserve">The Event </w:t>
              </w:r>
            </w:ins>
            <w:ins w:id="2067" w:author="Dylan Van Aswegen" w:date="2024-07-09T14:18:00Z" w16du:dateUtc="2024-07-09T12:18:00Z">
              <w:r>
                <w:rPr>
                  <w:rFonts w:ascii="Arial" w:hAnsi="Arial" w:cs="Arial"/>
                  <w:sz w:val="20"/>
                  <w:szCs w:val="20"/>
                  <w:lang w:val="en-GB"/>
                </w:rPr>
                <w:t xml:space="preserve">Description </w:t>
              </w:r>
            </w:ins>
            <w:ins w:id="2068" w:author="Dylan Van Aswegen" w:date="2024-07-09T14:17:00Z" w16du:dateUtc="2024-07-09T12:17:00Z">
              <w:r>
                <w:rPr>
                  <w:rFonts w:ascii="Arial" w:hAnsi="Arial" w:cs="Arial"/>
                  <w:sz w:val="20"/>
                  <w:szCs w:val="20"/>
                  <w:lang w:val="en-GB"/>
                </w:rPr>
                <w:t xml:space="preserve">portion of the page will consist of text that the </w:t>
              </w:r>
            </w:ins>
            <w:ins w:id="2069" w:author="Dylan Van Aswegen" w:date="2024-07-09T14:18:00Z" w16du:dateUtc="2024-07-09T12:18:00Z">
              <w:r>
                <w:rPr>
                  <w:rFonts w:ascii="Arial" w:hAnsi="Arial" w:cs="Arial"/>
                  <w:sz w:val="20"/>
                  <w:szCs w:val="20"/>
                  <w:lang w:val="en-GB"/>
                </w:rPr>
                <w:t>user has</w:t>
              </w:r>
            </w:ins>
            <w:ins w:id="2070" w:author="Dylan Van Aswegen" w:date="2024-07-09T14:20:00Z" w16du:dateUtc="2024-07-09T12:20:00Z">
              <w:r w:rsidR="00BD4FAC">
                <w:rPr>
                  <w:rFonts w:ascii="Arial" w:hAnsi="Arial" w:cs="Arial"/>
                  <w:sz w:val="20"/>
                  <w:szCs w:val="20"/>
                  <w:lang w:val="en-GB"/>
                </w:rPr>
                <w:t xml:space="preserve"> created when setting up an event. The user will </w:t>
              </w:r>
            </w:ins>
            <w:ins w:id="2071" w:author="Dylan Van Aswegen" w:date="2024-07-09T14:21:00Z" w16du:dateUtc="2024-07-09T12:21:00Z">
              <w:r w:rsidR="00BD4FAC">
                <w:rPr>
                  <w:rFonts w:ascii="Arial" w:hAnsi="Arial" w:cs="Arial"/>
                  <w:sz w:val="20"/>
                  <w:szCs w:val="20"/>
                  <w:lang w:val="en-GB"/>
                </w:rPr>
                <w:t>be able to drag this section to</w:t>
              </w:r>
            </w:ins>
            <w:ins w:id="2072" w:author="Dylan Van Aswegen" w:date="2024-07-09T14:23:00Z" w16du:dateUtc="2024-07-09T12:23:00Z">
              <w:r w:rsidR="00BD4FAC">
                <w:rPr>
                  <w:rFonts w:ascii="Arial" w:hAnsi="Arial" w:cs="Arial"/>
                  <w:sz w:val="20"/>
                  <w:szCs w:val="20"/>
                  <w:lang w:val="en-GB"/>
                </w:rPr>
                <w:t xml:space="preserve"> adjust where it appears on the events page. </w:t>
              </w:r>
            </w:ins>
          </w:p>
        </w:tc>
      </w:tr>
      <w:tr w:rsidR="00B515D8" w14:paraId="68FAEDD2" w14:textId="77777777" w:rsidTr="00B85F07">
        <w:trPr>
          <w:ins w:id="2073" w:author="Dylan Van Aswegen" w:date="2024-07-09T14:14:00Z"/>
        </w:trPr>
        <w:tc>
          <w:tcPr>
            <w:cnfStyle w:val="001000000000" w:firstRow="0" w:lastRow="0" w:firstColumn="1" w:lastColumn="0" w:oddVBand="0" w:evenVBand="0" w:oddHBand="0" w:evenHBand="0" w:firstRowFirstColumn="0" w:firstRowLastColumn="0" w:lastRowFirstColumn="0" w:lastRowLastColumn="0"/>
            <w:tcW w:w="1135" w:type="dxa"/>
          </w:tcPr>
          <w:p w14:paraId="0E6D4BBB" w14:textId="77777777" w:rsidR="00B515D8" w:rsidRDefault="00B515D8" w:rsidP="00B85F07">
            <w:pPr>
              <w:spacing w:line="360" w:lineRule="auto"/>
              <w:jc w:val="both"/>
              <w:rPr>
                <w:ins w:id="2074" w:author="Dylan Van Aswegen" w:date="2024-07-09T14:14:00Z" w16du:dateUtc="2024-07-09T12:14:00Z"/>
                <w:rFonts w:ascii="Arial" w:hAnsi="Arial" w:cs="Arial"/>
                <w:sz w:val="20"/>
                <w:szCs w:val="20"/>
                <w:lang w:val="en-GB"/>
              </w:rPr>
            </w:pPr>
          </w:p>
        </w:tc>
        <w:tc>
          <w:tcPr>
            <w:tcW w:w="1417" w:type="dxa"/>
          </w:tcPr>
          <w:p w14:paraId="11FF0573" w14:textId="51D4A1E2" w:rsidR="00B515D8" w:rsidRDefault="00B515D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075" w:author="Dylan Van Aswegen" w:date="2024-07-09T14:14:00Z" w16du:dateUtc="2024-07-09T12:14:00Z"/>
                <w:rFonts w:ascii="Arial" w:hAnsi="Arial" w:cs="Arial"/>
                <w:sz w:val="20"/>
                <w:szCs w:val="20"/>
                <w:lang w:val="en-GB"/>
              </w:rPr>
            </w:pPr>
            <w:ins w:id="2076" w:author="Dylan Van Aswegen" w:date="2024-07-09T14:17:00Z" w16du:dateUtc="2024-07-09T12:17:00Z">
              <w:r>
                <w:rPr>
                  <w:rFonts w:ascii="Arial" w:hAnsi="Arial" w:cs="Arial"/>
                  <w:sz w:val="20"/>
                  <w:szCs w:val="20"/>
                  <w:lang w:val="en-GB"/>
                </w:rPr>
                <w:t>Event Image</w:t>
              </w:r>
            </w:ins>
          </w:p>
        </w:tc>
        <w:tc>
          <w:tcPr>
            <w:tcW w:w="1276" w:type="dxa"/>
          </w:tcPr>
          <w:p w14:paraId="7F80CF4F" w14:textId="19BA56D0" w:rsidR="00B515D8" w:rsidRDefault="00B515D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077" w:author="Dylan Van Aswegen" w:date="2024-07-09T14:14:00Z" w16du:dateUtc="2024-07-09T12:14:00Z"/>
                <w:rFonts w:ascii="Arial" w:hAnsi="Arial" w:cs="Arial"/>
                <w:sz w:val="20"/>
                <w:szCs w:val="20"/>
                <w:lang w:val="en-GB"/>
              </w:rPr>
            </w:pPr>
            <w:ins w:id="2078" w:author="Dylan Van Aswegen" w:date="2024-07-09T14:17:00Z" w16du:dateUtc="2024-07-09T12:17:00Z">
              <w:r>
                <w:rPr>
                  <w:rFonts w:ascii="Arial" w:hAnsi="Arial" w:cs="Arial"/>
                  <w:sz w:val="20"/>
                  <w:szCs w:val="20"/>
                  <w:lang w:val="en-GB"/>
                </w:rPr>
                <w:t>Upload</w:t>
              </w:r>
            </w:ins>
          </w:p>
        </w:tc>
        <w:tc>
          <w:tcPr>
            <w:tcW w:w="1701" w:type="dxa"/>
          </w:tcPr>
          <w:p w14:paraId="0B9E154B" w14:textId="77777777" w:rsidR="00B515D8" w:rsidRDefault="00B515D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079" w:author="Dylan Van Aswegen" w:date="2024-07-09T14:14:00Z" w16du:dateUtc="2024-07-09T12:14:00Z"/>
                <w:rFonts w:ascii="Arial" w:hAnsi="Arial" w:cs="Arial"/>
                <w:sz w:val="20"/>
                <w:szCs w:val="20"/>
                <w:lang w:val="en-GB"/>
              </w:rPr>
            </w:pPr>
          </w:p>
        </w:tc>
        <w:tc>
          <w:tcPr>
            <w:tcW w:w="1417" w:type="dxa"/>
          </w:tcPr>
          <w:p w14:paraId="4AA3A102" w14:textId="77777777" w:rsidR="00B515D8" w:rsidRDefault="00B515D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080" w:author="Dylan Van Aswegen" w:date="2024-07-09T14:14:00Z" w16du:dateUtc="2024-07-09T12:14:00Z"/>
                <w:rFonts w:ascii="Arial" w:hAnsi="Arial" w:cs="Arial"/>
                <w:sz w:val="20"/>
                <w:szCs w:val="20"/>
                <w:lang w:val="en-GB"/>
              </w:rPr>
            </w:pPr>
          </w:p>
        </w:tc>
        <w:tc>
          <w:tcPr>
            <w:tcW w:w="3828" w:type="dxa"/>
          </w:tcPr>
          <w:p w14:paraId="02649D80" w14:textId="448F9991" w:rsidR="00B515D8" w:rsidRDefault="00BD4FAC"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081" w:author="Dylan Van Aswegen" w:date="2024-07-09T14:14:00Z" w16du:dateUtc="2024-07-09T12:14:00Z"/>
                <w:rFonts w:ascii="Arial" w:hAnsi="Arial" w:cs="Arial"/>
                <w:sz w:val="20"/>
                <w:szCs w:val="20"/>
                <w:lang w:val="en-GB"/>
              </w:rPr>
            </w:pPr>
            <w:ins w:id="2082" w:author="Dylan Van Aswegen" w:date="2024-07-09T14:21:00Z" w16du:dateUtc="2024-07-09T12:21:00Z">
              <w:r>
                <w:rPr>
                  <w:rFonts w:ascii="Arial" w:hAnsi="Arial" w:cs="Arial"/>
                  <w:sz w:val="20"/>
                  <w:szCs w:val="20"/>
                  <w:lang w:val="en-GB"/>
                </w:rPr>
                <w:t xml:space="preserve">This section will consist of an image that the user has uploaded for this event when setting up this event. </w:t>
              </w:r>
            </w:ins>
            <w:ins w:id="2083" w:author="Dylan Van Aswegen" w:date="2024-07-09T14:22:00Z" w16du:dateUtc="2024-07-09T12:22:00Z">
              <w:r>
                <w:rPr>
                  <w:rFonts w:ascii="Arial" w:hAnsi="Arial" w:cs="Arial"/>
                  <w:sz w:val="20"/>
                  <w:szCs w:val="20"/>
                  <w:lang w:val="en-GB"/>
                </w:rPr>
                <w:t>The user will be able t</w:t>
              </w:r>
            </w:ins>
            <w:ins w:id="2084" w:author="Dylan Van Aswegen" w:date="2024-07-09T14:23:00Z" w16du:dateUtc="2024-07-09T12:23:00Z">
              <w:r>
                <w:rPr>
                  <w:rFonts w:ascii="Arial" w:hAnsi="Arial" w:cs="Arial"/>
                  <w:sz w:val="20"/>
                  <w:szCs w:val="20"/>
                  <w:lang w:val="en-GB"/>
                </w:rPr>
                <w:t xml:space="preserve">o drag this section to adjust where it appears on an event page. </w:t>
              </w:r>
            </w:ins>
          </w:p>
        </w:tc>
      </w:tr>
      <w:tr w:rsidR="00B515D8" w14:paraId="395640DE" w14:textId="77777777" w:rsidTr="00B85F07">
        <w:trPr>
          <w:cnfStyle w:val="000000100000" w:firstRow="0" w:lastRow="0" w:firstColumn="0" w:lastColumn="0" w:oddVBand="0" w:evenVBand="0" w:oddHBand="1" w:evenHBand="0" w:firstRowFirstColumn="0" w:firstRowLastColumn="0" w:lastRowFirstColumn="0" w:lastRowLastColumn="0"/>
          <w:ins w:id="2085" w:author="Dylan Van Aswegen" w:date="2024-07-09T14:14:00Z"/>
        </w:trPr>
        <w:tc>
          <w:tcPr>
            <w:cnfStyle w:val="001000000000" w:firstRow="0" w:lastRow="0" w:firstColumn="1" w:lastColumn="0" w:oddVBand="0" w:evenVBand="0" w:oddHBand="0" w:evenHBand="0" w:firstRowFirstColumn="0" w:firstRowLastColumn="0" w:lastRowFirstColumn="0" w:lastRowLastColumn="0"/>
            <w:tcW w:w="1135" w:type="dxa"/>
          </w:tcPr>
          <w:p w14:paraId="07331A47" w14:textId="77777777" w:rsidR="00B515D8" w:rsidRDefault="00B515D8" w:rsidP="00B85F07">
            <w:pPr>
              <w:spacing w:line="360" w:lineRule="auto"/>
              <w:jc w:val="both"/>
              <w:rPr>
                <w:ins w:id="2086" w:author="Dylan Van Aswegen" w:date="2024-07-09T14:14:00Z" w16du:dateUtc="2024-07-09T12:14:00Z"/>
                <w:rFonts w:ascii="Arial" w:hAnsi="Arial" w:cs="Arial"/>
                <w:sz w:val="20"/>
                <w:szCs w:val="20"/>
                <w:lang w:val="en-GB"/>
              </w:rPr>
            </w:pPr>
          </w:p>
        </w:tc>
        <w:tc>
          <w:tcPr>
            <w:tcW w:w="1417" w:type="dxa"/>
          </w:tcPr>
          <w:p w14:paraId="4E83DBB3" w14:textId="04C698AE" w:rsidR="00B515D8" w:rsidRDefault="00B515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87" w:author="Dylan Van Aswegen" w:date="2024-07-09T14:14:00Z" w16du:dateUtc="2024-07-09T12:14:00Z"/>
                <w:rFonts w:ascii="Arial" w:hAnsi="Arial" w:cs="Arial"/>
                <w:sz w:val="20"/>
                <w:szCs w:val="20"/>
                <w:lang w:val="en-GB"/>
              </w:rPr>
            </w:pPr>
            <w:ins w:id="2088" w:author="Dylan Van Aswegen" w:date="2024-07-09T14:17:00Z" w16du:dateUtc="2024-07-09T12:17:00Z">
              <w:r>
                <w:rPr>
                  <w:rFonts w:ascii="Arial" w:hAnsi="Arial" w:cs="Arial"/>
                  <w:sz w:val="20"/>
                  <w:szCs w:val="20"/>
                  <w:lang w:val="en-GB"/>
                </w:rPr>
                <w:t>Ticket Options</w:t>
              </w:r>
            </w:ins>
          </w:p>
        </w:tc>
        <w:tc>
          <w:tcPr>
            <w:tcW w:w="1276" w:type="dxa"/>
          </w:tcPr>
          <w:p w14:paraId="33904DED" w14:textId="77777777" w:rsidR="00B515D8" w:rsidRDefault="00B515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89" w:author="Dylan Van Aswegen" w:date="2024-07-09T14:14:00Z" w16du:dateUtc="2024-07-09T12:14:00Z"/>
                <w:rFonts w:ascii="Arial" w:hAnsi="Arial" w:cs="Arial"/>
                <w:sz w:val="20"/>
                <w:szCs w:val="20"/>
                <w:lang w:val="en-GB"/>
              </w:rPr>
            </w:pPr>
          </w:p>
        </w:tc>
        <w:tc>
          <w:tcPr>
            <w:tcW w:w="1701" w:type="dxa"/>
          </w:tcPr>
          <w:p w14:paraId="420A4627" w14:textId="77777777" w:rsidR="00B515D8" w:rsidRDefault="00B515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90" w:author="Dylan Van Aswegen" w:date="2024-07-09T14:14:00Z" w16du:dateUtc="2024-07-09T12:14:00Z"/>
                <w:rFonts w:ascii="Arial" w:hAnsi="Arial" w:cs="Arial"/>
                <w:sz w:val="20"/>
                <w:szCs w:val="20"/>
                <w:lang w:val="en-GB"/>
              </w:rPr>
            </w:pPr>
          </w:p>
        </w:tc>
        <w:tc>
          <w:tcPr>
            <w:tcW w:w="1417" w:type="dxa"/>
          </w:tcPr>
          <w:p w14:paraId="1F3223D5" w14:textId="77777777" w:rsidR="00B515D8" w:rsidRDefault="00B515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91" w:author="Dylan Van Aswegen" w:date="2024-07-09T14:14:00Z" w16du:dateUtc="2024-07-09T12:14:00Z"/>
                <w:rFonts w:ascii="Arial" w:hAnsi="Arial" w:cs="Arial"/>
                <w:sz w:val="20"/>
                <w:szCs w:val="20"/>
                <w:lang w:val="en-GB"/>
              </w:rPr>
            </w:pPr>
          </w:p>
        </w:tc>
        <w:tc>
          <w:tcPr>
            <w:tcW w:w="3828" w:type="dxa"/>
          </w:tcPr>
          <w:p w14:paraId="619557CD" w14:textId="232F3CAD" w:rsidR="00B515D8" w:rsidRDefault="00BD4FA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092" w:author="Dylan Van Aswegen" w:date="2024-07-09T14:14:00Z" w16du:dateUtc="2024-07-09T12:14:00Z"/>
                <w:rFonts w:ascii="Arial" w:hAnsi="Arial" w:cs="Arial"/>
                <w:sz w:val="20"/>
                <w:szCs w:val="20"/>
                <w:lang w:val="en-GB"/>
              </w:rPr>
            </w:pPr>
            <w:ins w:id="2093" w:author="Dylan Van Aswegen" w:date="2024-07-09T14:23:00Z" w16du:dateUtc="2024-07-09T12:23:00Z">
              <w:r>
                <w:rPr>
                  <w:rFonts w:ascii="Arial" w:hAnsi="Arial" w:cs="Arial"/>
                  <w:sz w:val="20"/>
                  <w:szCs w:val="20"/>
                  <w:lang w:val="en-GB"/>
                </w:rPr>
                <w:t>The ticket option sectio</w:t>
              </w:r>
            </w:ins>
            <w:ins w:id="2094" w:author="Dylan Van Aswegen" w:date="2024-07-09T14:24:00Z" w16du:dateUtc="2024-07-09T12:24:00Z">
              <w:r>
                <w:rPr>
                  <w:rFonts w:ascii="Arial" w:hAnsi="Arial" w:cs="Arial"/>
                  <w:sz w:val="20"/>
                  <w:szCs w:val="20"/>
                  <w:lang w:val="en-GB"/>
                </w:rPr>
                <w:t>n will consist of the ticket options that was configured for an event when it was set up by a user. The user will be able to drag this section around to ch</w:t>
              </w:r>
            </w:ins>
            <w:ins w:id="2095" w:author="Dylan Van Aswegen" w:date="2024-07-09T14:25:00Z" w16du:dateUtc="2024-07-09T12:25:00Z">
              <w:r>
                <w:rPr>
                  <w:rFonts w:ascii="Arial" w:hAnsi="Arial" w:cs="Arial"/>
                  <w:sz w:val="20"/>
                  <w:szCs w:val="20"/>
                  <w:lang w:val="en-GB"/>
                </w:rPr>
                <w:t xml:space="preserve">ange where it appears on an events page. </w:t>
              </w:r>
            </w:ins>
          </w:p>
        </w:tc>
      </w:tr>
      <w:tr w:rsidR="00BD4FAC" w14:paraId="57E973F1" w14:textId="77777777" w:rsidTr="00B85F07">
        <w:trPr>
          <w:ins w:id="2096" w:author="Dylan Van Aswegen" w:date="2024-07-09T14:14:00Z"/>
        </w:trPr>
        <w:tc>
          <w:tcPr>
            <w:cnfStyle w:val="001000000000" w:firstRow="0" w:lastRow="0" w:firstColumn="1" w:lastColumn="0" w:oddVBand="0" w:evenVBand="0" w:oddHBand="0" w:evenHBand="0" w:firstRowFirstColumn="0" w:firstRowLastColumn="0" w:lastRowFirstColumn="0" w:lastRowLastColumn="0"/>
            <w:tcW w:w="1135" w:type="dxa"/>
          </w:tcPr>
          <w:p w14:paraId="102F9429" w14:textId="77777777" w:rsidR="00BD4FAC" w:rsidRDefault="00BD4FAC" w:rsidP="00BD4FAC">
            <w:pPr>
              <w:spacing w:line="360" w:lineRule="auto"/>
              <w:jc w:val="both"/>
              <w:rPr>
                <w:ins w:id="2097" w:author="Dylan Van Aswegen" w:date="2024-07-09T14:14:00Z" w16du:dateUtc="2024-07-09T12:14:00Z"/>
                <w:rFonts w:ascii="Arial" w:hAnsi="Arial" w:cs="Arial"/>
                <w:sz w:val="20"/>
                <w:szCs w:val="20"/>
                <w:lang w:val="en-GB"/>
              </w:rPr>
            </w:pPr>
          </w:p>
        </w:tc>
        <w:tc>
          <w:tcPr>
            <w:tcW w:w="1417" w:type="dxa"/>
          </w:tcPr>
          <w:p w14:paraId="0C53A464" w14:textId="04CA04EB" w:rsidR="00BD4FAC" w:rsidRDefault="00BD4FAC" w:rsidP="00BD4FAC">
            <w:pPr>
              <w:spacing w:line="360" w:lineRule="auto"/>
              <w:jc w:val="both"/>
              <w:cnfStyle w:val="000000000000" w:firstRow="0" w:lastRow="0" w:firstColumn="0" w:lastColumn="0" w:oddVBand="0" w:evenVBand="0" w:oddHBand="0" w:evenHBand="0" w:firstRowFirstColumn="0" w:firstRowLastColumn="0" w:lastRowFirstColumn="0" w:lastRowLastColumn="0"/>
              <w:rPr>
                <w:ins w:id="2098" w:author="Dylan Van Aswegen" w:date="2024-07-09T14:14:00Z" w16du:dateUtc="2024-07-09T12:14:00Z"/>
                <w:rFonts w:ascii="Arial" w:hAnsi="Arial" w:cs="Arial"/>
                <w:sz w:val="20"/>
                <w:szCs w:val="20"/>
                <w:lang w:val="en-GB"/>
              </w:rPr>
            </w:pPr>
            <w:ins w:id="2099" w:author="Dylan Van Aswegen" w:date="2024-07-09T14:25:00Z" w16du:dateUtc="2024-07-09T12:25:00Z">
              <w:r>
                <w:rPr>
                  <w:rFonts w:ascii="Arial" w:hAnsi="Arial" w:cs="Arial"/>
                  <w:sz w:val="20"/>
                  <w:szCs w:val="20"/>
                  <w:lang w:val="en-GB"/>
                </w:rPr>
                <w:t xml:space="preserve">Preview </w:t>
              </w:r>
            </w:ins>
          </w:p>
        </w:tc>
        <w:tc>
          <w:tcPr>
            <w:tcW w:w="1276" w:type="dxa"/>
          </w:tcPr>
          <w:p w14:paraId="7FD64C58" w14:textId="6F825362" w:rsidR="00BD4FAC" w:rsidRDefault="00BD4FAC" w:rsidP="00BD4FAC">
            <w:pPr>
              <w:spacing w:line="360" w:lineRule="auto"/>
              <w:jc w:val="both"/>
              <w:cnfStyle w:val="000000000000" w:firstRow="0" w:lastRow="0" w:firstColumn="0" w:lastColumn="0" w:oddVBand="0" w:evenVBand="0" w:oddHBand="0" w:evenHBand="0" w:firstRowFirstColumn="0" w:firstRowLastColumn="0" w:lastRowFirstColumn="0" w:lastRowLastColumn="0"/>
              <w:rPr>
                <w:ins w:id="2100" w:author="Dylan Van Aswegen" w:date="2024-07-09T14:14:00Z" w16du:dateUtc="2024-07-09T12:14:00Z"/>
                <w:rFonts w:ascii="Arial" w:hAnsi="Arial" w:cs="Arial"/>
                <w:sz w:val="20"/>
                <w:szCs w:val="20"/>
                <w:lang w:val="en-GB"/>
              </w:rPr>
            </w:pPr>
            <w:ins w:id="2101" w:author="Dylan Van Aswegen" w:date="2024-07-09T14:25:00Z" w16du:dateUtc="2024-07-09T12:25:00Z">
              <w:r>
                <w:rPr>
                  <w:rFonts w:ascii="Arial" w:hAnsi="Arial" w:cs="Arial"/>
                  <w:sz w:val="20"/>
                  <w:szCs w:val="20"/>
                  <w:lang w:val="en-GB"/>
                </w:rPr>
                <w:t>Button</w:t>
              </w:r>
            </w:ins>
          </w:p>
        </w:tc>
        <w:tc>
          <w:tcPr>
            <w:tcW w:w="1701" w:type="dxa"/>
          </w:tcPr>
          <w:p w14:paraId="5B3BB8C3" w14:textId="77777777" w:rsidR="00BD4FAC" w:rsidRDefault="00BD4FAC" w:rsidP="00BD4FAC">
            <w:pPr>
              <w:spacing w:line="360" w:lineRule="auto"/>
              <w:jc w:val="both"/>
              <w:cnfStyle w:val="000000000000" w:firstRow="0" w:lastRow="0" w:firstColumn="0" w:lastColumn="0" w:oddVBand="0" w:evenVBand="0" w:oddHBand="0" w:evenHBand="0" w:firstRowFirstColumn="0" w:firstRowLastColumn="0" w:lastRowFirstColumn="0" w:lastRowLastColumn="0"/>
              <w:rPr>
                <w:ins w:id="2102" w:author="Dylan Van Aswegen" w:date="2024-07-09T14:14:00Z" w16du:dateUtc="2024-07-09T12:14:00Z"/>
                <w:rFonts w:ascii="Arial" w:hAnsi="Arial" w:cs="Arial"/>
                <w:sz w:val="20"/>
                <w:szCs w:val="20"/>
                <w:lang w:val="en-GB"/>
              </w:rPr>
            </w:pPr>
          </w:p>
        </w:tc>
        <w:tc>
          <w:tcPr>
            <w:tcW w:w="1417" w:type="dxa"/>
          </w:tcPr>
          <w:p w14:paraId="1D2C0727" w14:textId="77777777" w:rsidR="00BD4FAC" w:rsidRDefault="00BD4FAC" w:rsidP="00BD4FAC">
            <w:pPr>
              <w:spacing w:line="360" w:lineRule="auto"/>
              <w:jc w:val="both"/>
              <w:cnfStyle w:val="000000000000" w:firstRow="0" w:lastRow="0" w:firstColumn="0" w:lastColumn="0" w:oddVBand="0" w:evenVBand="0" w:oddHBand="0" w:evenHBand="0" w:firstRowFirstColumn="0" w:firstRowLastColumn="0" w:lastRowFirstColumn="0" w:lastRowLastColumn="0"/>
              <w:rPr>
                <w:ins w:id="2103" w:author="Dylan Van Aswegen" w:date="2024-07-09T14:14:00Z" w16du:dateUtc="2024-07-09T12:14:00Z"/>
                <w:rFonts w:ascii="Arial" w:hAnsi="Arial" w:cs="Arial"/>
                <w:sz w:val="20"/>
                <w:szCs w:val="20"/>
                <w:lang w:val="en-GB"/>
              </w:rPr>
            </w:pPr>
          </w:p>
        </w:tc>
        <w:tc>
          <w:tcPr>
            <w:tcW w:w="3828" w:type="dxa"/>
          </w:tcPr>
          <w:p w14:paraId="3D1B35BD" w14:textId="464DCB31" w:rsidR="00BD4FAC" w:rsidRDefault="00BD4FAC" w:rsidP="00BD4FAC">
            <w:pPr>
              <w:spacing w:line="360" w:lineRule="auto"/>
              <w:jc w:val="both"/>
              <w:cnfStyle w:val="000000000000" w:firstRow="0" w:lastRow="0" w:firstColumn="0" w:lastColumn="0" w:oddVBand="0" w:evenVBand="0" w:oddHBand="0" w:evenHBand="0" w:firstRowFirstColumn="0" w:firstRowLastColumn="0" w:lastRowFirstColumn="0" w:lastRowLastColumn="0"/>
              <w:rPr>
                <w:ins w:id="2104" w:author="Dylan Van Aswegen" w:date="2024-07-09T14:14:00Z" w16du:dateUtc="2024-07-09T12:14:00Z"/>
                <w:rFonts w:ascii="Arial" w:hAnsi="Arial" w:cs="Arial"/>
                <w:sz w:val="20"/>
                <w:szCs w:val="20"/>
                <w:lang w:val="en-GB"/>
              </w:rPr>
            </w:pPr>
            <w:ins w:id="2105" w:author="Dylan Van Aswegen" w:date="2024-07-09T14:25:00Z" w16du:dateUtc="2024-07-09T12:25:00Z">
              <w:r>
                <w:rPr>
                  <w:rFonts w:ascii="Arial" w:hAnsi="Arial" w:cs="Arial"/>
                  <w:sz w:val="20"/>
                  <w:szCs w:val="20"/>
                  <w:lang w:val="en-GB"/>
                </w:rPr>
                <w:t xml:space="preserve">This button will be used by user to see a preview of how the events page will appear. Once clicked the application should show the user a preview of the </w:t>
              </w:r>
            </w:ins>
            <w:ins w:id="2106" w:author="Dylan Van Aswegen" w:date="2024-07-09T14:26:00Z" w16du:dateUtc="2024-07-09T12:26:00Z">
              <w:r>
                <w:rPr>
                  <w:rFonts w:ascii="Arial" w:hAnsi="Arial" w:cs="Arial"/>
                  <w:sz w:val="20"/>
                  <w:szCs w:val="20"/>
                  <w:lang w:val="en-GB"/>
                </w:rPr>
                <w:t>events</w:t>
              </w:r>
            </w:ins>
            <w:ins w:id="2107" w:author="Dylan Van Aswegen" w:date="2024-07-09T14:25:00Z" w16du:dateUtc="2024-07-09T12:25:00Z">
              <w:r>
                <w:rPr>
                  <w:rFonts w:ascii="Arial" w:hAnsi="Arial" w:cs="Arial"/>
                  <w:sz w:val="20"/>
                  <w:szCs w:val="20"/>
                  <w:lang w:val="en-GB"/>
                </w:rPr>
                <w:t xml:space="preserve"> page. </w:t>
              </w:r>
            </w:ins>
          </w:p>
        </w:tc>
      </w:tr>
      <w:tr w:rsidR="00BD4FAC" w14:paraId="51566DEE" w14:textId="77777777" w:rsidTr="00B85F07">
        <w:trPr>
          <w:cnfStyle w:val="000000100000" w:firstRow="0" w:lastRow="0" w:firstColumn="0" w:lastColumn="0" w:oddVBand="0" w:evenVBand="0" w:oddHBand="1" w:evenHBand="0" w:firstRowFirstColumn="0" w:firstRowLastColumn="0" w:lastRowFirstColumn="0" w:lastRowLastColumn="0"/>
          <w:ins w:id="2108" w:author="Dylan Van Aswegen" w:date="2024-07-09T14:25:00Z"/>
        </w:trPr>
        <w:tc>
          <w:tcPr>
            <w:cnfStyle w:val="001000000000" w:firstRow="0" w:lastRow="0" w:firstColumn="1" w:lastColumn="0" w:oddVBand="0" w:evenVBand="0" w:oddHBand="0" w:evenHBand="0" w:firstRowFirstColumn="0" w:firstRowLastColumn="0" w:lastRowFirstColumn="0" w:lastRowLastColumn="0"/>
            <w:tcW w:w="1135" w:type="dxa"/>
          </w:tcPr>
          <w:p w14:paraId="0253AF3A" w14:textId="77777777" w:rsidR="00BD4FAC" w:rsidRDefault="00BD4FAC" w:rsidP="00BD4FAC">
            <w:pPr>
              <w:spacing w:line="360" w:lineRule="auto"/>
              <w:jc w:val="both"/>
              <w:rPr>
                <w:ins w:id="2109" w:author="Dylan Van Aswegen" w:date="2024-07-09T14:25:00Z" w16du:dateUtc="2024-07-09T12:25:00Z"/>
                <w:rFonts w:ascii="Arial" w:hAnsi="Arial" w:cs="Arial"/>
                <w:sz w:val="20"/>
                <w:szCs w:val="20"/>
                <w:lang w:val="en-GB"/>
              </w:rPr>
            </w:pPr>
          </w:p>
        </w:tc>
        <w:tc>
          <w:tcPr>
            <w:tcW w:w="1417" w:type="dxa"/>
          </w:tcPr>
          <w:p w14:paraId="5F76051B" w14:textId="27A81D79" w:rsidR="00BD4FAC" w:rsidRDefault="00BD4FAC" w:rsidP="00BD4FAC">
            <w:pPr>
              <w:spacing w:line="360" w:lineRule="auto"/>
              <w:jc w:val="both"/>
              <w:cnfStyle w:val="000000100000" w:firstRow="0" w:lastRow="0" w:firstColumn="0" w:lastColumn="0" w:oddVBand="0" w:evenVBand="0" w:oddHBand="1" w:evenHBand="0" w:firstRowFirstColumn="0" w:firstRowLastColumn="0" w:lastRowFirstColumn="0" w:lastRowLastColumn="0"/>
              <w:rPr>
                <w:ins w:id="2110" w:author="Dylan Van Aswegen" w:date="2024-07-09T14:25:00Z" w16du:dateUtc="2024-07-09T12:25:00Z"/>
                <w:rFonts w:ascii="Arial" w:hAnsi="Arial" w:cs="Arial"/>
                <w:sz w:val="20"/>
                <w:szCs w:val="20"/>
                <w:lang w:val="en-GB"/>
              </w:rPr>
            </w:pPr>
            <w:ins w:id="2111" w:author="Dylan Van Aswegen" w:date="2024-07-09T14:25:00Z" w16du:dateUtc="2024-07-09T12:25:00Z">
              <w:r>
                <w:rPr>
                  <w:rFonts w:ascii="Arial" w:hAnsi="Arial" w:cs="Arial"/>
                  <w:sz w:val="20"/>
                  <w:szCs w:val="20"/>
                  <w:lang w:val="en-GB"/>
                </w:rPr>
                <w:t>Save</w:t>
              </w:r>
            </w:ins>
          </w:p>
        </w:tc>
        <w:tc>
          <w:tcPr>
            <w:tcW w:w="1276" w:type="dxa"/>
          </w:tcPr>
          <w:p w14:paraId="4DAED020" w14:textId="5957242E" w:rsidR="00BD4FAC" w:rsidRDefault="00BD4FAC" w:rsidP="00BD4FAC">
            <w:pPr>
              <w:spacing w:line="360" w:lineRule="auto"/>
              <w:jc w:val="both"/>
              <w:cnfStyle w:val="000000100000" w:firstRow="0" w:lastRow="0" w:firstColumn="0" w:lastColumn="0" w:oddVBand="0" w:evenVBand="0" w:oddHBand="1" w:evenHBand="0" w:firstRowFirstColumn="0" w:firstRowLastColumn="0" w:lastRowFirstColumn="0" w:lastRowLastColumn="0"/>
              <w:rPr>
                <w:ins w:id="2112" w:author="Dylan Van Aswegen" w:date="2024-07-09T14:25:00Z" w16du:dateUtc="2024-07-09T12:25:00Z"/>
                <w:rFonts w:ascii="Arial" w:hAnsi="Arial" w:cs="Arial"/>
                <w:sz w:val="20"/>
                <w:szCs w:val="20"/>
                <w:lang w:val="en-GB"/>
              </w:rPr>
            </w:pPr>
            <w:ins w:id="2113" w:author="Dylan Van Aswegen" w:date="2024-07-09T14:25:00Z" w16du:dateUtc="2024-07-09T12:25:00Z">
              <w:r>
                <w:rPr>
                  <w:rFonts w:ascii="Arial" w:hAnsi="Arial" w:cs="Arial"/>
                  <w:sz w:val="20"/>
                  <w:szCs w:val="20"/>
                  <w:lang w:val="en-GB"/>
                </w:rPr>
                <w:t>Button</w:t>
              </w:r>
            </w:ins>
          </w:p>
        </w:tc>
        <w:tc>
          <w:tcPr>
            <w:tcW w:w="1701" w:type="dxa"/>
          </w:tcPr>
          <w:p w14:paraId="46733B02" w14:textId="77777777" w:rsidR="00BD4FAC" w:rsidRDefault="00BD4FAC" w:rsidP="00BD4FAC">
            <w:pPr>
              <w:spacing w:line="360" w:lineRule="auto"/>
              <w:jc w:val="both"/>
              <w:cnfStyle w:val="000000100000" w:firstRow="0" w:lastRow="0" w:firstColumn="0" w:lastColumn="0" w:oddVBand="0" w:evenVBand="0" w:oddHBand="1" w:evenHBand="0" w:firstRowFirstColumn="0" w:firstRowLastColumn="0" w:lastRowFirstColumn="0" w:lastRowLastColumn="0"/>
              <w:rPr>
                <w:ins w:id="2114" w:author="Dylan Van Aswegen" w:date="2024-07-09T14:25:00Z" w16du:dateUtc="2024-07-09T12:25:00Z"/>
                <w:rFonts w:ascii="Arial" w:hAnsi="Arial" w:cs="Arial"/>
                <w:sz w:val="20"/>
                <w:szCs w:val="20"/>
                <w:lang w:val="en-GB"/>
              </w:rPr>
            </w:pPr>
          </w:p>
        </w:tc>
        <w:tc>
          <w:tcPr>
            <w:tcW w:w="1417" w:type="dxa"/>
          </w:tcPr>
          <w:p w14:paraId="4DAB9E55" w14:textId="77777777" w:rsidR="00BD4FAC" w:rsidRDefault="00BD4FAC" w:rsidP="00BD4FAC">
            <w:pPr>
              <w:spacing w:line="360" w:lineRule="auto"/>
              <w:jc w:val="both"/>
              <w:cnfStyle w:val="000000100000" w:firstRow="0" w:lastRow="0" w:firstColumn="0" w:lastColumn="0" w:oddVBand="0" w:evenVBand="0" w:oddHBand="1" w:evenHBand="0" w:firstRowFirstColumn="0" w:firstRowLastColumn="0" w:lastRowFirstColumn="0" w:lastRowLastColumn="0"/>
              <w:rPr>
                <w:ins w:id="2115" w:author="Dylan Van Aswegen" w:date="2024-07-09T14:25:00Z" w16du:dateUtc="2024-07-09T12:25:00Z"/>
                <w:rFonts w:ascii="Arial" w:hAnsi="Arial" w:cs="Arial"/>
                <w:sz w:val="20"/>
                <w:szCs w:val="20"/>
                <w:lang w:val="en-GB"/>
              </w:rPr>
            </w:pPr>
          </w:p>
        </w:tc>
        <w:tc>
          <w:tcPr>
            <w:tcW w:w="3828" w:type="dxa"/>
          </w:tcPr>
          <w:p w14:paraId="4BE5FE37" w14:textId="03E68874" w:rsidR="00BD4FAC" w:rsidRDefault="00BD4FAC" w:rsidP="00BD4FAC">
            <w:pPr>
              <w:spacing w:line="360" w:lineRule="auto"/>
              <w:jc w:val="both"/>
              <w:cnfStyle w:val="000000100000" w:firstRow="0" w:lastRow="0" w:firstColumn="0" w:lastColumn="0" w:oddVBand="0" w:evenVBand="0" w:oddHBand="1" w:evenHBand="0" w:firstRowFirstColumn="0" w:firstRowLastColumn="0" w:lastRowFirstColumn="0" w:lastRowLastColumn="0"/>
              <w:rPr>
                <w:ins w:id="2116" w:author="Dylan Van Aswegen" w:date="2024-07-09T14:25:00Z" w16du:dateUtc="2024-07-09T12:25:00Z"/>
                <w:rFonts w:ascii="Arial" w:hAnsi="Arial" w:cs="Arial"/>
                <w:sz w:val="20"/>
                <w:szCs w:val="20"/>
                <w:lang w:val="en-GB"/>
              </w:rPr>
            </w:pPr>
            <w:ins w:id="2117" w:author="Dylan Van Aswegen" w:date="2024-07-09T14:25:00Z" w16du:dateUtc="2024-07-09T12:25:00Z">
              <w:r>
                <w:rPr>
                  <w:rFonts w:ascii="Arial" w:hAnsi="Arial" w:cs="Arial"/>
                  <w:sz w:val="20"/>
                  <w:szCs w:val="20"/>
                  <w:lang w:val="en-GB"/>
                </w:rPr>
                <w:t>This button will be used by the user to save the changes they have made. Once clicked the changes should be save</w:t>
              </w:r>
            </w:ins>
            <w:ins w:id="2118" w:author="Dylan Van Aswegen" w:date="2024-07-09T14:26:00Z" w16du:dateUtc="2024-07-09T12:26:00Z">
              <w:r>
                <w:rPr>
                  <w:rFonts w:ascii="Arial" w:hAnsi="Arial" w:cs="Arial"/>
                  <w:sz w:val="20"/>
                  <w:szCs w:val="20"/>
                  <w:lang w:val="en-GB"/>
                </w:rPr>
                <w:t xml:space="preserve">d for this organisation. </w:t>
              </w:r>
            </w:ins>
            <w:ins w:id="2119" w:author="Dylan Van Aswegen" w:date="2024-07-09T14:25:00Z" w16du:dateUtc="2024-07-09T12:25:00Z">
              <w:r>
                <w:rPr>
                  <w:rFonts w:ascii="Arial" w:hAnsi="Arial" w:cs="Arial"/>
                  <w:sz w:val="20"/>
                  <w:szCs w:val="20"/>
                  <w:lang w:val="en-GB"/>
                </w:rPr>
                <w:t xml:space="preserve"> </w:t>
              </w:r>
            </w:ins>
          </w:p>
        </w:tc>
      </w:tr>
    </w:tbl>
    <w:p w14:paraId="1621A557" w14:textId="77777777" w:rsidR="00B515D8" w:rsidRDefault="00B515D8" w:rsidP="00E230A9">
      <w:pPr>
        <w:rPr>
          <w:ins w:id="2120" w:author="Dylan Van Aswegen" w:date="2024-07-09T14:26:00Z" w16du:dateUtc="2024-07-09T12:26:00Z"/>
          <w:lang w:val="en-GB"/>
        </w:rPr>
      </w:pPr>
    </w:p>
    <w:p w14:paraId="6368A165" w14:textId="53A69409" w:rsidR="000B5DC7" w:rsidRDefault="000B5DC7" w:rsidP="00E230A9">
      <w:pPr>
        <w:rPr>
          <w:ins w:id="2121" w:author="Dylan Van Aswegen" w:date="2024-07-09T14:28:00Z" w16du:dateUtc="2024-07-09T12:28:00Z"/>
          <w:lang w:val="en-GB"/>
        </w:rPr>
      </w:pPr>
      <w:ins w:id="2122" w:author="Dylan Van Aswegen" w:date="2024-07-09T14:27:00Z" w16du:dateUtc="2024-07-09T12:27:00Z">
        <w:r>
          <w:rPr>
            <w:lang w:val="en-GB"/>
          </w:rPr>
          <w:t xml:space="preserve">The configuration </w:t>
        </w:r>
      </w:ins>
      <w:ins w:id="2123" w:author="Dylan Van Aswegen" w:date="2024-07-09T14:29:00Z" w16du:dateUtc="2024-07-09T12:29:00Z">
        <w:r>
          <w:rPr>
            <w:lang w:val="en-GB"/>
          </w:rPr>
          <w:t>page</w:t>
        </w:r>
      </w:ins>
      <w:ins w:id="2124" w:author="Dylan Van Aswegen" w:date="2024-07-09T14:27:00Z" w16du:dateUtc="2024-07-09T12:27:00Z">
        <w:r>
          <w:rPr>
            <w:lang w:val="en-GB"/>
          </w:rPr>
          <w:t xml:space="preserve"> of the organisation settings will consis</w:t>
        </w:r>
      </w:ins>
      <w:ins w:id="2125" w:author="Dylan Van Aswegen" w:date="2024-07-09T14:28:00Z" w16du:dateUtc="2024-07-09T12:28:00Z">
        <w:r>
          <w:rPr>
            <w:lang w:val="en-GB"/>
          </w:rPr>
          <w:t xml:space="preserve">t of the following </w:t>
        </w:r>
      </w:ins>
      <w:ins w:id="2126" w:author="Dylan Van Aswegen" w:date="2024-07-09T14:29:00Z" w16du:dateUtc="2024-07-09T12:29:00Z">
        <w:r>
          <w:rPr>
            <w:lang w:val="en-GB"/>
          </w:rPr>
          <w:t>sub-pages</w:t>
        </w:r>
      </w:ins>
      <w:ins w:id="2127" w:author="Dylan Van Aswegen" w:date="2024-07-09T14:28:00Z" w16du:dateUtc="2024-07-09T12:28:00Z">
        <w:r>
          <w:rPr>
            <w:lang w:val="en-GB"/>
          </w:rPr>
          <w:t xml:space="preserve">: </w:t>
        </w:r>
      </w:ins>
    </w:p>
    <w:p w14:paraId="7D9E457E" w14:textId="77777777" w:rsidR="000B5DC7" w:rsidRDefault="000B5DC7" w:rsidP="000B5DC7">
      <w:pPr>
        <w:pStyle w:val="ListParagraph"/>
        <w:numPr>
          <w:ilvl w:val="0"/>
          <w:numId w:val="2"/>
        </w:numPr>
        <w:rPr>
          <w:ins w:id="2128" w:author="Dylan Van Aswegen" w:date="2024-07-09T14:28:00Z" w16du:dateUtc="2024-07-09T12:28:00Z"/>
          <w:lang w:val="en-GB"/>
        </w:rPr>
      </w:pPr>
      <w:ins w:id="2129" w:author="Dylan Van Aswegen" w:date="2024-07-09T14:28:00Z" w16du:dateUtc="2024-07-09T12:28:00Z">
        <w:r>
          <w:rPr>
            <w:lang w:val="en-GB"/>
          </w:rPr>
          <w:t xml:space="preserve">Members </w:t>
        </w:r>
      </w:ins>
    </w:p>
    <w:p w14:paraId="2BC4F768" w14:textId="77777777" w:rsidR="000B5DC7" w:rsidRDefault="000B5DC7" w:rsidP="000B5DC7">
      <w:pPr>
        <w:pStyle w:val="ListParagraph"/>
        <w:numPr>
          <w:ilvl w:val="0"/>
          <w:numId w:val="2"/>
        </w:numPr>
        <w:rPr>
          <w:ins w:id="2130" w:author="Dylan Van Aswegen" w:date="2024-07-09T14:28:00Z" w16du:dateUtc="2024-07-09T12:28:00Z"/>
          <w:lang w:val="en-GB"/>
        </w:rPr>
      </w:pPr>
      <w:ins w:id="2131" w:author="Dylan Van Aswegen" w:date="2024-07-09T14:28:00Z" w16du:dateUtc="2024-07-09T12:28:00Z">
        <w:r>
          <w:rPr>
            <w:lang w:val="en-GB"/>
          </w:rPr>
          <w:t>Events</w:t>
        </w:r>
      </w:ins>
    </w:p>
    <w:p w14:paraId="19F7DFCB" w14:textId="77777777" w:rsidR="000B5DC7" w:rsidRDefault="000B5DC7" w:rsidP="000B5DC7">
      <w:pPr>
        <w:pStyle w:val="ListParagraph"/>
        <w:numPr>
          <w:ilvl w:val="0"/>
          <w:numId w:val="2"/>
        </w:numPr>
        <w:rPr>
          <w:ins w:id="2132" w:author="Dylan Van Aswegen" w:date="2024-07-09T14:28:00Z" w16du:dateUtc="2024-07-09T12:28:00Z"/>
          <w:lang w:val="en-GB"/>
        </w:rPr>
      </w:pPr>
      <w:ins w:id="2133" w:author="Dylan Van Aswegen" w:date="2024-07-09T14:28:00Z" w16du:dateUtc="2024-07-09T12:28:00Z">
        <w:r>
          <w:rPr>
            <w:lang w:val="en-GB"/>
          </w:rPr>
          <w:t xml:space="preserve">Subscriptions </w:t>
        </w:r>
      </w:ins>
    </w:p>
    <w:p w14:paraId="3E33E7EF" w14:textId="77777777" w:rsidR="000B5DC7" w:rsidRDefault="000B5DC7" w:rsidP="000B5DC7">
      <w:pPr>
        <w:pStyle w:val="ListParagraph"/>
        <w:numPr>
          <w:ilvl w:val="0"/>
          <w:numId w:val="2"/>
        </w:numPr>
        <w:rPr>
          <w:ins w:id="2134" w:author="Dylan Van Aswegen" w:date="2024-07-09T14:28:00Z" w16du:dateUtc="2024-07-09T12:28:00Z"/>
          <w:lang w:val="en-GB"/>
        </w:rPr>
      </w:pPr>
      <w:ins w:id="2135" w:author="Dylan Van Aswegen" w:date="2024-07-09T14:28:00Z" w16du:dateUtc="2024-07-09T12:28:00Z">
        <w:r>
          <w:rPr>
            <w:lang w:val="en-GB"/>
          </w:rPr>
          <w:t xml:space="preserve">Financial </w:t>
        </w:r>
      </w:ins>
    </w:p>
    <w:p w14:paraId="18DFD1BB" w14:textId="77777777" w:rsidR="000B5DC7" w:rsidRDefault="000B5DC7" w:rsidP="000B5DC7">
      <w:pPr>
        <w:pStyle w:val="ListParagraph"/>
        <w:numPr>
          <w:ilvl w:val="0"/>
          <w:numId w:val="2"/>
        </w:numPr>
        <w:rPr>
          <w:ins w:id="2136" w:author="Dylan Van Aswegen" w:date="2024-07-09T14:28:00Z" w16du:dateUtc="2024-07-09T12:28:00Z"/>
          <w:lang w:val="en-GB"/>
        </w:rPr>
      </w:pPr>
      <w:ins w:id="2137" w:author="Dylan Van Aswegen" w:date="2024-07-09T14:28:00Z" w16du:dateUtc="2024-07-09T12:28:00Z">
        <w:r>
          <w:rPr>
            <w:lang w:val="en-GB"/>
          </w:rPr>
          <w:t xml:space="preserve">Administrators </w:t>
        </w:r>
      </w:ins>
    </w:p>
    <w:p w14:paraId="672B21E3" w14:textId="0AEF3869" w:rsidR="00322DB4" w:rsidRDefault="000B5DC7" w:rsidP="00322DB4">
      <w:pPr>
        <w:pStyle w:val="ListParagraph"/>
        <w:numPr>
          <w:ilvl w:val="0"/>
          <w:numId w:val="2"/>
        </w:numPr>
        <w:rPr>
          <w:ins w:id="2138" w:author="Dylan Van Aswegen" w:date="2024-07-09T14:30:00Z" w16du:dateUtc="2024-07-09T12:30:00Z"/>
          <w:lang w:val="en-GB"/>
        </w:rPr>
      </w:pPr>
      <w:ins w:id="2139" w:author="Dylan Van Aswegen" w:date="2024-07-09T14:28:00Z" w16du:dateUtc="2024-07-09T12:28:00Z">
        <w:r>
          <w:rPr>
            <w:lang w:val="en-GB"/>
          </w:rPr>
          <w:t>Reports</w:t>
        </w:r>
        <w:r w:rsidRPr="000B5DC7">
          <w:rPr>
            <w:lang w:val="en-GB"/>
          </w:rPr>
          <w:t xml:space="preserve"> </w:t>
        </w:r>
      </w:ins>
    </w:p>
    <w:p w14:paraId="1751DF1D" w14:textId="0A88DEE3" w:rsidR="00322DB4" w:rsidRDefault="00322DB4" w:rsidP="00322DB4">
      <w:pPr>
        <w:ind w:left="360"/>
        <w:rPr>
          <w:ins w:id="2140" w:author="Dylan Van Aswegen" w:date="2024-07-09T14:31:00Z" w16du:dateUtc="2024-07-09T12:31:00Z"/>
          <w:lang w:val="en-GB"/>
        </w:rPr>
      </w:pPr>
      <w:ins w:id="2141" w:author="Dylan Van Aswegen" w:date="2024-07-09T14:30:00Z" w16du:dateUtc="2024-07-09T12:30:00Z">
        <w:r>
          <w:rPr>
            <w:lang w:val="en-GB"/>
          </w:rPr>
          <w:t xml:space="preserve">Each of these sub-pages will be shown as a tab on configuration page. </w:t>
        </w:r>
      </w:ins>
    </w:p>
    <w:p w14:paraId="7E37B174" w14:textId="052ADE52" w:rsidR="00322DB4" w:rsidRDefault="00322DB4" w:rsidP="00322DB4">
      <w:pPr>
        <w:ind w:left="360"/>
        <w:rPr>
          <w:ins w:id="2142" w:author="Dylan Van Aswegen" w:date="2024-07-09T14:31:00Z" w16du:dateUtc="2024-07-09T12:31:00Z"/>
          <w:lang w:val="en-GB"/>
        </w:rPr>
      </w:pPr>
      <w:ins w:id="2143" w:author="Dylan Van Aswegen" w:date="2024-07-09T14:31:00Z" w16du:dateUtc="2024-07-09T12:31:00Z">
        <w:r>
          <w:rPr>
            <w:lang w:val="en-GB"/>
          </w:rPr>
          <w:t xml:space="preserve">The Members page will consist of the following: </w:t>
        </w:r>
      </w:ins>
    </w:p>
    <w:p w14:paraId="6A652492" w14:textId="6683894D" w:rsidR="00322DB4" w:rsidRDefault="001B6198" w:rsidP="00322DB4">
      <w:pPr>
        <w:ind w:left="360"/>
        <w:rPr>
          <w:ins w:id="2144" w:author="Dylan Van Aswegen" w:date="2024-07-09T14:35:00Z" w16du:dateUtc="2024-07-09T12:35:00Z"/>
          <w:lang w:val="en-GB"/>
        </w:rPr>
      </w:pPr>
      <w:ins w:id="2145" w:author="Dylan Van Aswegen" w:date="2024-07-09T14:31:00Z" w16du:dateUtc="2024-07-09T12:31:00Z">
        <w:r>
          <w:rPr>
            <w:lang w:val="en-GB"/>
          </w:rPr>
          <w:t xml:space="preserve">A table </w:t>
        </w:r>
      </w:ins>
      <w:ins w:id="2146" w:author="Dylan Van Aswegen" w:date="2024-07-09T14:32:00Z" w16du:dateUtc="2024-07-09T12:32:00Z">
        <w:r>
          <w:rPr>
            <w:lang w:val="en-GB"/>
          </w:rPr>
          <w:t xml:space="preserve">of the membership forms that have been created by the user for </w:t>
        </w:r>
      </w:ins>
      <w:ins w:id="2147" w:author="Dylan Van Aswegen" w:date="2024-07-09T14:33:00Z" w16du:dateUtc="2024-07-09T12:33:00Z">
        <w:r>
          <w:rPr>
            <w:lang w:val="en-GB"/>
          </w:rPr>
          <w:t>membership</w:t>
        </w:r>
      </w:ins>
      <w:ins w:id="2148" w:author="Dylan Van Aswegen" w:date="2024-07-09T14:34:00Z" w16du:dateUtc="2024-07-09T12:34:00Z">
        <w:r>
          <w:rPr>
            <w:lang w:val="en-GB"/>
          </w:rPr>
          <w:t xml:space="preserve">s in the organisation will be presented at the top of the page. </w:t>
        </w:r>
      </w:ins>
      <w:ins w:id="2149" w:author="Dylan Van Aswegen" w:date="2024-07-09T14:35:00Z" w16du:dateUtc="2024-07-09T12:35:00Z">
        <w:r>
          <w:rPr>
            <w:lang w:val="en-GB"/>
          </w:rPr>
          <w:t>The columns will consist of:</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F2D2B" w14:paraId="22018948" w14:textId="77777777" w:rsidTr="00B85F07">
        <w:trPr>
          <w:cnfStyle w:val="100000000000" w:firstRow="1" w:lastRow="0" w:firstColumn="0" w:lastColumn="0" w:oddVBand="0" w:evenVBand="0" w:oddHBand="0" w:evenHBand="0" w:firstRowFirstColumn="0" w:firstRowLastColumn="0" w:lastRowFirstColumn="0" w:lastRowLastColumn="0"/>
          <w:tblHeader/>
          <w:ins w:id="2150" w:author="Dylan Van Aswegen" w:date="2024-07-09T14:35: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9A13122" w14:textId="77777777" w:rsidR="001B6198" w:rsidRDefault="001B6198" w:rsidP="00B85F07">
            <w:pPr>
              <w:spacing w:line="360" w:lineRule="auto"/>
              <w:jc w:val="both"/>
              <w:rPr>
                <w:ins w:id="2151" w:author="Dylan Van Aswegen" w:date="2024-07-09T14:35:00Z" w16du:dateUtc="2024-07-09T12:35:00Z"/>
                <w:rFonts w:ascii="Arial" w:hAnsi="Arial" w:cs="Arial"/>
                <w:sz w:val="20"/>
                <w:szCs w:val="20"/>
                <w:lang w:val="en-GB"/>
              </w:rPr>
            </w:pPr>
            <w:ins w:id="2152" w:author="Dylan Van Aswegen" w:date="2024-07-09T14:35:00Z" w16du:dateUtc="2024-07-09T12:35:00Z">
              <w:r>
                <w:rPr>
                  <w:rFonts w:ascii="Arial" w:hAnsi="Arial" w:cs="Arial"/>
                  <w:sz w:val="20"/>
                  <w:szCs w:val="20"/>
                  <w:lang w:val="en-GB"/>
                </w:rPr>
                <w:t xml:space="preserve">Field Number </w:t>
              </w:r>
            </w:ins>
          </w:p>
        </w:tc>
        <w:tc>
          <w:tcPr>
            <w:tcW w:w="1417" w:type="dxa"/>
            <w:shd w:val="clear" w:color="auto" w:fill="002060"/>
          </w:tcPr>
          <w:p w14:paraId="57E6AF4E" w14:textId="77777777" w:rsidR="001B6198" w:rsidRDefault="001B619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153" w:author="Dylan Van Aswegen" w:date="2024-07-09T14:35:00Z" w16du:dateUtc="2024-07-09T12:35:00Z"/>
                <w:rFonts w:ascii="Arial" w:hAnsi="Arial" w:cs="Arial"/>
                <w:sz w:val="20"/>
                <w:szCs w:val="20"/>
                <w:lang w:val="en-GB"/>
              </w:rPr>
            </w:pPr>
            <w:ins w:id="2154" w:author="Dylan Van Aswegen" w:date="2024-07-09T14:35:00Z" w16du:dateUtc="2024-07-09T12:35:00Z">
              <w:r>
                <w:rPr>
                  <w:rFonts w:ascii="Arial" w:hAnsi="Arial" w:cs="Arial"/>
                  <w:sz w:val="20"/>
                  <w:szCs w:val="20"/>
                  <w:lang w:val="en-GB"/>
                </w:rPr>
                <w:t>Field Name</w:t>
              </w:r>
            </w:ins>
          </w:p>
        </w:tc>
        <w:tc>
          <w:tcPr>
            <w:tcW w:w="1276" w:type="dxa"/>
            <w:shd w:val="clear" w:color="auto" w:fill="002060"/>
          </w:tcPr>
          <w:p w14:paraId="47E027E4" w14:textId="77777777" w:rsidR="001B6198" w:rsidRDefault="001B619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155" w:author="Dylan Van Aswegen" w:date="2024-07-09T14:35:00Z" w16du:dateUtc="2024-07-09T12:35:00Z"/>
                <w:rFonts w:ascii="Arial" w:hAnsi="Arial" w:cs="Arial"/>
                <w:sz w:val="20"/>
                <w:szCs w:val="20"/>
                <w:lang w:val="en-GB"/>
              </w:rPr>
            </w:pPr>
            <w:ins w:id="2156" w:author="Dylan Van Aswegen" w:date="2024-07-09T14:35:00Z" w16du:dateUtc="2024-07-09T12:35:00Z">
              <w:r>
                <w:rPr>
                  <w:rFonts w:ascii="Arial" w:hAnsi="Arial" w:cs="Arial"/>
                  <w:sz w:val="20"/>
                  <w:szCs w:val="20"/>
                  <w:lang w:val="en-GB"/>
                </w:rPr>
                <w:t>Field Type</w:t>
              </w:r>
            </w:ins>
          </w:p>
        </w:tc>
        <w:tc>
          <w:tcPr>
            <w:tcW w:w="1701" w:type="dxa"/>
            <w:shd w:val="clear" w:color="auto" w:fill="002060"/>
          </w:tcPr>
          <w:p w14:paraId="7D672686" w14:textId="77777777" w:rsidR="001B6198" w:rsidRDefault="001B619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157" w:author="Dylan Van Aswegen" w:date="2024-07-09T14:35:00Z" w16du:dateUtc="2024-07-09T12:35:00Z"/>
                <w:rFonts w:ascii="Arial" w:hAnsi="Arial" w:cs="Arial"/>
                <w:sz w:val="20"/>
                <w:szCs w:val="20"/>
                <w:lang w:val="en-GB"/>
              </w:rPr>
            </w:pPr>
            <w:ins w:id="2158" w:author="Dylan Van Aswegen" w:date="2024-07-09T14:35:00Z" w16du:dateUtc="2024-07-09T12:35:00Z">
              <w:r>
                <w:rPr>
                  <w:rFonts w:ascii="Arial" w:hAnsi="Arial" w:cs="Arial"/>
                  <w:sz w:val="20"/>
                  <w:szCs w:val="20"/>
                  <w:lang w:val="en-GB"/>
                </w:rPr>
                <w:t>Field Data Type</w:t>
              </w:r>
            </w:ins>
          </w:p>
        </w:tc>
        <w:tc>
          <w:tcPr>
            <w:tcW w:w="1417" w:type="dxa"/>
            <w:shd w:val="clear" w:color="auto" w:fill="002060"/>
          </w:tcPr>
          <w:p w14:paraId="793DD491" w14:textId="77777777" w:rsidR="001B6198" w:rsidRDefault="001B619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159" w:author="Dylan Van Aswegen" w:date="2024-07-09T14:35:00Z" w16du:dateUtc="2024-07-09T12:35:00Z"/>
                <w:rFonts w:ascii="Arial" w:hAnsi="Arial" w:cs="Arial"/>
                <w:sz w:val="20"/>
                <w:szCs w:val="20"/>
                <w:lang w:val="en-GB"/>
              </w:rPr>
            </w:pPr>
            <w:ins w:id="2160" w:author="Dylan Van Aswegen" w:date="2024-07-09T14:35:00Z" w16du:dateUtc="2024-07-09T12:35:00Z">
              <w:r>
                <w:rPr>
                  <w:rFonts w:ascii="Arial" w:hAnsi="Arial" w:cs="Arial"/>
                  <w:sz w:val="20"/>
                  <w:szCs w:val="20"/>
                  <w:lang w:val="en-GB"/>
                </w:rPr>
                <w:t>Required?</w:t>
              </w:r>
            </w:ins>
          </w:p>
        </w:tc>
        <w:tc>
          <w:tcPr>
            <w:tcW w:w="3828" w:type="dxa"/>
            <w:shd w:val="clear" w:color="auto" w:fill="002060"/>
          </w:tcPr>
          <w:p w14:paraId="5410C279" w14:textId="77777777" w:rsidR="001B6198" w:rsidRDefault="001B619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161" w:author="Dylan Van Aswegen" w:date="2024-07-09T14:35:00Z" w16du:dateUtc="2024-07-09T12:35:00Z"/>
                <w:rFonts w:ascii="Arial" w:hAnsi="Arial" w:cs="Arial"/>
                <w:sz w:val="20"/>
                <w:szCs w:val="20"/>
                <w:lang w:val="en-GB"/>
              </w:rPr>
            </w:pPr>
            <w:ins w:id="2162" w:author="Dylan Van Aswegen" w:date="2024-07-09T14:35:00Z" w16du:dateUtc="2024-07-09T12:35:00Z">
              <w:r>
                <w:rPr>
                  <w:rFonts w:ascii="Arial" w:hAnsi="Arial" w:cs="Arial"/>
                  <w:sz w:val="20"/>
                  <w:szCs w:val="20"/>
                  <w:lang w:val="en-GB"/>
                </w:rPr>
                <w:t>Field Rules</w:t>
              </w:r>
            </w:ins>
          </w:p>
        </w:tc>
      </w:tr>
      <w:tr w:rsidR="001B6198" w14:paraId="655A2AE3" w14:textId="77777777" w:rsidTr="00B85F07">
        <w:trPr>
          <w:cnfStyle w:val="000000100000" w:firstRow="0" w:lastRow="0" w:firstColumn="0" w:lastColumn="0" w:oddVBand="0" w:evenVBand="0" w:oddHBand="1" w:evenHBand="0" w:firstRowFirstColumn="0" w:firstRowLastColumn="0" w:lastRowFirstColumn="0" w:lastRowLastColumn="0"/>
          <w:ins w:id="2163" w:author="Dylan Van Aswegen" w:date="2024-07-09T14:35:00Z"/>
        </w:trPr>
        <w:tc>
          <w:tcPr>
            <w:cnfStyle w:val="001000000000" w:firstRow="0" w:lastRow="0" w:firstColumn="1" w:lastColumn="0" w:oddVBand="0" w:evenVBand="0" w:oddHBand="0" w:evenHBand="0" w:firstRowFirstColumn="0" w:firstRowLastColumn="0" w:lastRowFirstColumn="0" w:lastRowLastColumn="0"/>
            <w:tcW w:w="1135" w:type="dxa"/>
          </w:tcPr>
          <w:p w14:paraId="2FFC4328" w14:textId="77777777" w:rsidR="001B6198" w:rsidRDefault="001B6198" w:rsidP="00B85F07">
            <w:pPr>
              <w:spacing w:line="360" w:lineRule="auto"/>
              <w:jc w:val="both"/>
              <w:rPr>
                <w:ins w:id="2164" w:author="Dylan Van Aswegen" w:date="2024-07-09T14:35:00Z" w16du:dateUtc="2024-07-09T12:35:00Z"/>
                <w:rFonts w:ascii="Arial" w:hAnsi="Arial" w:cs="Arial"/>
                <w:sz w:val="20"/>
                <w:szCs w:val="20"/>
                <w:lang w:val="en-GB"/>
              </w:rPr>
            </w:pPr>
          </w:p>
        </w:tc>
        <w:tc>
          <w:tcPr>
            <w:tcW w:w="1417" w:type="dxa"/>
          </w:tcPr>
          <w:p w14:paraId="7BA9319D" w14:textId="6C0CB16A"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165" w:author="Dylan Van Aswegen" w:date="2024-07-09T14:35:00Z" w16du:dateUtc="2024-07-09T12:35:00Z"/>
                <w:rFonts w:ascii="Arial" w:hAnsi="Arial" w:cs="Arial"/>
                <w:sz w:val="20"/>
                <w:szCs w:val="20"/>
                <w:lang w:val="en-GB"/>
              </w:rPr>
            </w:pPr>
            <w:ins w:id="2166" w:author="Dylan Van Aswegen" w:date="2024-07-09T14:35:00Z" w16du:dateUtc="2024-07-09T12:35:00Z">
              <w:r>
                <w:rPr>
                  <w:rFonts w:ascii="Arial" w:hAnsi="Arial" w:cs="Arial"/>
                  <w:sz w:val="20"/>
                  <w:szCs w:val="20"/>
                  <w:lang w:val="en-GB"/>
                </w:rPr>
                <w:t>Form Name</w:t>
              </w:r>
            </w:ins>
          </w:p>
        </w:tc>
        <w:tc>
          <w:tcPr>
            <w:tcW w:w="1276" w:type="dxa"/>
          </w:tcPr>
          <w:p w14:paraId="24E15D4E" w14:textId="72EC2A04"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167" w:author="Dylan Van Aswegen" w:date="2024-07-09T14:35:00Z" w16du:dateUtc="2024-07-09T12:35:00Z"/>
                <w:rFonts w:ascii="Arial" w:hAnsi="Arial" w:cs="Arial"/>
                <w:sz w:val="20"/>
                <w:szCs w:val="20"/>
                <w:lang w:val="en-GB"/>
              </w:rPr>
            </w:pPr>
            <w:ins w:id="2168" w:author="Dylan Van Aswegen" w:date="2024-07-09T14:37:00Z" w16du:dateUtc="2024-07-09T12:37:00Z">
              <w:r>
                <w:rPr>
                  <w:rFonts w:ascii="Arial" w:hAnsi="Arial" w:cs="Arial"/>
                  <w:sz w:val="20"/>
                  <w:szCs w:val="20"/>
                  <w:lang w:val="en-GB"/>
                </w:rPr>
                <w:t>Text</w:t>
              </w:r>
            </w:ins>
          </w:p>
        </w:tc>
        <w:tc>
          <w:tcPr>
            <w:tcW w:w="1701" w:type="dxa"/>
          </w:tcPr>
          <w:p w14:paraId="74C54A2E" w14:textId="77777777"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169" w:author="Dylan Van Aswegen" w:date="2024-07-09T14:35:00Z" w16du:dateUtc="2024-07-09T12:35:00Z"/>
                <w:rFonts w:ascii="Arial" w:hAnsi="Arial" w:cs="Arial"/>
                <w:sz w:val="20"/>
                <w:szCs w:val="20"/>
                <w:lang w:val="en-GB"/>
              </w:rPr>
            </w:pPr>
          </w:p>
        </w:tc>
        <w:tc>
          <w:tcPr>
            <w:tcW w:w="1417" w:type="dxa"/>
          </w:tcPr>
          <w:p w14:paraId="4FBBC68A" w14:textId="77777777"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170" w:author="Dylan Van Aswegen" w:date="2024-07-09T14:35:00Z" w16du:dateUtc="2024-07-09T12:35:00Z"/>
                <w:rFonts w:ascii="Arial" w:hAnsi="Arial" w:cs="Arial"/>
                <w:sz w:val="20"/>
                <w:szCs w:val="20"/>
                <w:lang w:val="en-GB"/>
              </w:rPr>
            </w:pPr>
          </w:p>
        </w:tc>
        <w:tc>
          <w:tcPr>
            <w:tcW w:w="3828" w:type="dxa"/>
          </w:tcPr>
          <w:p w14:paraId="71BC7179" w14:textId="5D858D14"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171" w:author="Dylan Van Aswegen" w:date="2024-07-09T14:35:00Z" w16du:dateUtc="2024-07-09T12:35:00Z"/>
                <w:rFonts w:ascii="Arial" w:hAnsi="Arial" w:cs="Arial"/>
                <w:sz w:val="20"/>
                <w:szCs w:val="20"/>
                <w:lang w:val="en-GB"/>
              </w:rPr>
            </w:pPr>
            <w:ins w:id="2172" w:author="Dylan Van Aswegen" w:date="2024-07-09T14:37:00Z" w16du:dateUtc="2024-07-09T12:37:00Z">
              <w:r>
                <w:rPr>
                  <w:rFonts w:ascii="Arial" w:hAnsi="Arial" w:cs="Arial"/>
                  <w:sz w:val="20"/>
                  <w:szCs w:val="20"/>
                  <w:lang w:val="en-GB"/>
                </w:rPr>
                <w:t xml:space="preserve">This </w:t>
              </w:r>
            </w:ins>
            <w:ins w:id="2173" w:author="Dylan Van Aswegen" w:date="2024-07-09T14:39:00Z" w16du:dateUtc="2024-07-09T12:39:00Z">
              <w:r w:rsidR="00B50F14">
                <w:rPr>
                  <w:rFonts w:ascii="Arial" w:hAnsi="Arial" w:cs="Arial"/>
                  <w:sz w:val="20"/>
                  <w:szCs w:val="20"/>
                  <w:lang w:val="en-GB"/>
                </w:rPr>
                <w:t>column</w:t>
              </w:r>
            </w:ins>
            <w:ins w:id="2174" w:author="Dylan Van Aswegen" w:date="2024-07-09T14:37:00Z" w16du:dateUtc="2024-07-09T12:37:00Z">
              <w:r>
                <w:rPr>
                  <w:rFonts w:ascii="Arial" w:hAnsi="Arial" w:cs="Arial"/>
                  <w:sz w:val="20"/>
                  <w:szCs w:val="20"/>
                  <w:lang w:val="en-GB"/>
                </w:rPr>
                <w:t xml:space="preserve"> will be populated with t</w:t>
              </w:r>
            </w:ins>
            <w:ins w:id="2175" w:author="Dylan Van Aswegen" w:date="2024-07-09T14:38:00Z" w16du:dateUtc="2024-07-09T12:38:00Z">
              <w:r>
                <w:rPr>
                  <w:rFonts w:ascii="Arial" w:hAnsi="Arial" w:cs="Arial"/>
                  <w:sz w:val="20"/>
                  <w:szCs w:val="20"/>
                  <w:lang w:val="en-GB"/>
                </w:rPr>
                <w:t xml:space="preserve">he name of the form that was created when the user </w:t>
              </w:r>
            </w:ins>
            <w:ins w:id="2176" w:author="Dylan Van Aswegen" w:date="2024-07-09T14:39:00Z" w16du:dateUtc="2024-07-09T12:39:00Z">
              <w:r>
                <w:rPr>
                  <w:rFonts w:ascii="Arial" w:hAnsi="Arial" w:cs="Arial"/>
                  <w:sz w:val="20"/>
                  <w:szCs w:val="20"/>
                  <w:lang w:val="en-GB"/>
                </w:rPr>
                <w:t>created the form.</w:t>
              </w:r>
            </w:ins>
          </w:p>
        </w:tc>
      </w:tr>
      <w:tr w:rsidR="001B6198" w14:paraId="32BC8F74" w14:textId="77777777" w:rsidTr="00B85F07">
        <w:trPr>
          <w:ins w:id="2177" w:author="Dylan Van Aswegen" w:date="2024-07-09T14:35:00Z"/>
        </w:trPr>
        <w:tc>
          <w:tcPr>
            <w:cnfStyle w:val="001000000000" w:firstRow="0" w:lastRow="0" w:firstColumn="1" w:lastColumn="0" w:oddVBand="0" w:evenVBand="0" w:oddHBand="0" w:evenHBand="0" w:firstRowFirstColumn="0" w:firstRowLastColumn="0" w:lastRowFirstColumn="0" w:lastRowLastColumn="0"/>
            <w:tcW w:w="1135" w:type="dxa"/>
          </w:tcPr>
          <w:p w14:paraId="1F6369A1" w14:textId="77777777" w:rsidR="001B6198" w:rsidRDefault="001B6198" w:rsidP="00B85F07">
            <w:pPr>
              <w:spacing w:line="360" w:lineRule="auto"/>
              <w:jc w:val="both"/>
              <w:rPr>
                <w:ins w:id="2178" w:author="Dylan Van Aswegen" w:date="2024-07-09T14:35:00Z" w16du:dateUtc="2024-07-09T12:35:00Z"/>
                <w:rFonts w:ascii="Arial" w:hAnsi="Arial" w:cs="Arial"/>
                <w:sz w:val="20"/>
                <w:szCs w:val="20"/>
                <w:lang w:val="en-GB"/>
              </w:rPr>
            </w:pPr>
          </w:p>
        </w:tc>
        <w:tc>
          <w:tcPr>
            <w:tcW w:w="1417" w:type="dxa"/>
          </w:tcPr>
          <w:p w14:paraId="43D8045A" w14:textId="0E16FC82" w:rsidR="001B6198" w:rsidRDefault="001B61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179" w:author="Dylan Van Aswegen" w:date="2024-07-09T14:35:00Z" w16du:dateUtc="2024-07-09T12:35:00Z"/>
                <w:rFonts w:ascii="Arial" w:hAnsi="Arial" w:cs="Arial"/>
                <w:sz w:val="20"/>
                <w:szCs w:val="20"/>
                <w:lang w:val="en-GB"/>
              </w:rPr>
            </w:pPr>
            <w:ins w:id="2180" w:author="Dylan Van Aswegen" w:date="2024-07-09T14:36:00Z" w16du:dateUtc="2024-07-09T12:36:00Z">
              <w:r>
                <w:rPr>
                  <w:rFonts w:ascii="Arial" w:hAnsi="Arial" w:cs="Arial"/>
                  <w:sz w:val="20"/>
                  <w:szCs w:val="20"/>
                  <w:lang w:val="en-GB"/>
                </w:rPr>
                <w:t>Create Date</w:t>
              </w:r>
            </w:ins>
          </w:p>
        </w:tc>
        <w:tc>
          <w:tcPr>
            <w:tcW w:w="1276" w:type="dxa"/>
          </w:tcPr>
          <w:p w14:paraId="512BD9BE" w14:textId="77777777" w:rsidR="001B6198" w:rsidRDefault="001B61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181" w:author="Dylan Van Aswegen" w:date="2024-07-09T14:35:00Z" w16du:dateUtc="2024-07-09T12:35:00Z"/>
                <w:rFonts w:ascii="Arial" w:hAnsi="Arial" w:cs="Arial"/>
                <w:sz w:val="20"/>
                <w:szCs w:val="20"/>
                <w:lang w:val="en-GB"/>
              </w:rPr>
            </w:pPr>
          </w:p>
        </w:tc>
        <w:tc>
          <w:tcPr>
            <w:tcW w:w="1701" w:type="dxa"/>
          </w:tcPr>
          <w:p w14:paraId="1A4D4131" w14:textId="77777777" w:rsidR="001B6198" w:rsidRDefault="001B61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182" w:author="Dylan Van Aswegen" w:date="2024-07-09T14:35:00Z" w16du:dateUtc="2024-07-09T12:35:00Z"/>
                <w:rFonts w:ascii="Arial" w:hAnsi="Arial" w:cs="Arial"/>
                <w:sz w:val="20"/>
                <w:szCs w:val="20"/>
                <w:lang w:val="en-GB"/>
              </w:rPr>
            </w:pPr>
          </w:p>
        </w:tc>
        <w:tc>
          <w:tcPr>
            <w:tcW w:w="1417" w:type="dxa"/>
          </w:tcPr>
          <w:p w14:paraId="20CAAF3F" w14:textId="77777777" w:rsidR="001B6198" w:rsidRDefault="001B61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183" w:author="Dylan Van Aswegen" w:date="2024-07-09T14:35:00Z" w16du:dateUtc="2024-07-09T12:35:00Z"/>
                <w:rFonts w:ascii="Arial" w:hAnsi="Arial" w:cs="Arial"/>
                <w:sz w:val="20"/>
                <w:szCs w:val="20"/>
                <w:lang w:val="en-GB"/>
              </w:rPr>
            </w:pPr>
          </w:p>
        </w:tc>
        <w:tc>
          <w:tcPr>
            <w:tcW w:w="3828" w:type="dxa"/>
          </w:tcPr>
          <w:p w14:paraId="1AB1D171" w14:textId="23194143" w:rsidR="001B6198" w:rsidRDefault="001B61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184" w:author="Dylan Van Aswegen" w:date="2024-07-09T14:35:00Z" w16du:dateUtc="2024-07-09T12:35:00Z"/>
                <w:rFonts w:ascii="Arial" w:hAnsi="Arial" w:cs="Arial"/>
                <w:sz w:val="20"/>
                <w:szCs w:val="20"/>
                <w:lang w:val="en-GB"/>
              </w:rPr>
            </w:pPr>
            <w:ins w:id="2185" w:author="Dylan Van Aswegen" w:date="2024-07-09T14:39:00Z" w16du:dateUtc="2024-07-09T12:39:00Z">
              <w:r>
                <w:rPr>
                  <w:rFonts w:ascii="Arial" w:hAnsi="Arial" w:cs="Arial"/>
                  <w:sz w:val="20"/>
                  <w:szCs w:val="20"/>
                  <w:lang w:val="en-GB"/>
                </w:rPr>
                <w:t xml:space="preserve">This </w:t>
              </w:r>
              <w:r w:rsidR="00B50F14">
                <w:rPr>
                  <w:rFonts w:ascii="Arial" w:hAnsi="Arial" w:cs="Arial"/>
                  <w:sz w:val="20"/>
                  <w:szCs w:val="20"/>
                  <w:lang w:val="en-GB"/>
                </w:rPr>
                <w:t xml:space="preserve">column </w:t>
              </w:r>
              <w:r>
                <w:rPr>
                  <w:rFonts w:ascii="Arial" w:hAnsi="Arial" w:cs="Arial"/>
                  <w:sz w:val="20"/>
                  <w:szCs w:val="20"/>
                  <w:lang w:val="en-GB"/>
                </w:rPr>
                <w:t xml:space="preserve">will be </w:t>
              </w:r>
              <w:r w:rsidR="00B50F14">
                <w:rPr>
                  <w:rFonts w:ascii="Arial" w:hAnsi="Arial" w:cs="Arial"/>
                  <w:sz w:val="20"/>
                  <w:szCs w:val="20"/>
                  <w:lang w:val="en-GB"/>
                </w:rPr>
                <w:t xml:space="preserve">populated with the date that the form was created. </w:t>
              </w:r>
            </w:ins>
          </w:p>
        </w:tc>
      </w:tr>
      <w:tr w:rsidR="001B6198" w14:paraId="79BB1667" w14:textId="77777777" w:rsidTr="00B85F07">
        <w:trPr>
          <w:cnfStyle w:val="000000100000" w:firstRow="0" w:lastRow="0" w:firstColumn="0" w:lastColumn="0" w:oddVBand="0" w:evenVBand="0" w:oddHBand="1" w:evenHBand="0" w:firstRowFirstColumn="0" w:firstRowLastColumn="0" w:lastRowFirstColumn="0" w:lastRowLastColumn="0"/>
          <w:ins w:id="2186" w:author="Dylan Van Aswegen" w:date="2024-07-09T14:35:00Z"/>
        </w:trPr>
        <w:tc>
          <w:tcPr>
            <w:cnfStyle w:val="001000000000" w:firstRow="0" w:lastRow="0" w:firstColumn="1" w:lastColumn="0" w:oddVBand="0" w:evenVBand="0" w:oddHBand="0" w:evenHBand="0" w:firstRowFirstColumn="0" w:firstRowLastColumn="0" w:lastRowFirstColumn="0" w:lastRowLastColumn="0"/>
            <w:tcW w:w="1135" w:type="dxa"/>
          </w:tcPr>
          <w:p w14:paraId="2DD4740F" w14:textId="77777777" w:rsidR="001B6198" w:rsidRDefault="001B6198" w:rsidP="00B85F07">
            <w:pPr>
              <w:spacing w:line="360" w:lineRule="auto"/>
              <w:jc w:val="both"/>
              <w:rPr>
                <w:ins w:id="2187" w:author="Dylan Van Aswegen" w:date="2024-07-09T14:35:00Z" w16du:dateUtc="2024-07-09T12:35:00Z"/>
                <w:rFonts w:ascii="Arial" w:hAnsi="Arial" w:cs="Arial"/>
                <w:sz w:val="20"/>
                <w:szCs w:val="20"/>
                <w:lang w:val="en-GB"/>
              </w:rPr>
            </w:pPr>
          </w:p>
        </w:tc>
        <w:tc>
          <w:tcPr>
            <w:tcW w:w="1417" w:type="dxa"/>
          </w:tcPr>
          <w:p w14:paraId="4A752EC0" w14:textId="18C01301"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188" w:author="Dylan Van Aswegen" w:date="2024-07-09T14:35:00Z" w16du:dateUtc="2024-07-09T12:35:00Z"/>
                <w:rFonts w:ascii="Arial" w:hAnsi="Arial" w:cs="Arial"/>
                <w:sz w:val="20"/>
                <w:szCs w:val="20"/>
                <w:lang w:val="en-GB"/>
              </w:rPr>
            </w:pPr>
            <w:ins w:id="2189" w:author="Dylan Van Aswegen" w:date="2024-07-09T14:37:00Z" w16du:dateUtc="2024-07-09T12:37:00Z">
              <w:r>
                <w:rPr>
                  <w:rFonts w:ascii="Arial" w:hAnsi="Arial" w:cs="Arial"/>
                  <w:sz w:val="20"/>
                  <w:szCs w:val="20"/>
                  <w:lang w:val="en-GB"/>
                </w:rPr>
                <w:t xml:space="preserve">Creator </w:t>
              </w:r>
            </w:ins>
          </w:p>
        </w:tc>
        <w:tc>
          <w:tcPr>
            <w:tcW w:w="1276" w:type="dxa"/>
          </w:tcPr>
          <w:p w14:paraId="0C8F6AA6" w14:textId="77777777"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190" w:author="Dylan Van Aswegen" w:date="2024-07-09T14:35:00Z" w16du:dateUtc="2024-07-09T12:35:00Z"/>
                <w:rFonts w:ascii="Arial" w:hAnsi="Arial" w:cs="Arial"/>
                <w:sz w:val="20"/>
                <w:szCs w:val="20"/>
                <w:lang w:val="en-GB"/>
              </w:rPr>
            </w:pPr>
          </w:p>
        </w:tc>
        <w:tc>
          <w:tcPr>
            <w:tcW w:w="1701" w:type="dxa"/>
          </w:tcPr>
          <w:p w14:paraId="74FB0F2F" w14:textId="77777777"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191" w:author="Dylan Van Aswegen" w:date="2024-07-09T14:35:00Z" w16du:dateUtc="2024-07-09T12:35:00Z"/>
                <w:rFonts w:ascii="Arial" w:hAnsi="Arial" w:cs="Arial"/>
                <w:sz w:val="20"/>
                <w:szCs w:val="20"/>
                <w:lang w:val="en-GB"/>
              </w:rPr>
            </w:pPr>
          </w:p>
        </w:tc>
        <w:tc>
          <w:tcPr>
            <w:tcW w:w="1417" w:type="dxa"/>
          </w:tcPr>
          <w:p w14:paraId="5E8276B5" w14:textId="77777777"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192" w:author="Dylan Van Aswegen" w:date="2024-07-09T14:35:00Z" w16du:dateUtc="2024-07-09T12:35:00Z"/>
                <w:rFonts w:ascii="Arial" w:hAnsi="Arial" w:cs="Arial"/>
                <w:sz w:val="20"/>
                <w:szCs w:val="20"/>
                <w:lang w:val="en-GB"/>
              </w:rPr>
            </w:pPr>
          </w:p>
        </w:tc>
        <w:tc>
          <w:tcPr>
            <w:tcW w:w="3828" w:type="dxa"/>
          </w:tcPr>
          <w:p w14:paraId="4E10E8AD" w14:textId="2693E489" w:rsidR="001B6198" w:rsidRDefault="00B50F1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193" w:author="Dylan Van Aswegen" w:date="2024-07-09T14:35:00Z" w16du:dateUtc="2024-07-09T12:35:00Z"/>
                <w:rFonts w:ascii="Arial" w:hAnsi="Arial" w:cs="Arial"/>
                <w:sz w:val="20"/>
                <w:szCs w:val="20"/>
                <w:lang w:val="en-GB"/>
              </w:rPr>
            </w:pPr>
            <w:ins w:id="2194" w:author="Dylan Van Aswegen" w:date="2024-07-09T14:39:00Z" w16du:dateUtc="2024-07-09T12:39:00Z">
              <w:r>
                <w:rPr>
                  <w:rFonts w:ascii="Arial" w:hAnsi="Arial" w:cs="Arial"/>
                  <w:sz w:val="20"/>
                  <w:szCs w:val="20"/>
                  <w:lang w:val="en-GB"/>
                </w:rPr>
                <w:t xml:space="preserve">This column will be populated with the name </w:t>
              </w:r>
            </w:ins>
            <w:ins w:id="2195" w:author="Dylan Van Aswegen" w:date="2024-07-09T14:40:00Z" w16du:dateUtc="2024-07-09T12:40:00Z">
              <w:r>
                <w:rPr>
                  <w:rFonts w:ascii="Arial" w:hAnsi="Arial" w:cs="Arial"/>
                  <w:sz w:val="20"/>
                  <w:szCs w:val="20"/>
                  <w:lang w:val="en-GB"/>
                </w:rPr>
                <w:t xml:space="preserve">of the name of the user who created the list. </w:t>
              </w:r>
            </w:ins>
          </w:p>
        </w:tc>
      </w:tr>
      <w:tr w:rsidR="001B6198" w14:paraId="505D2953" w14:textId="77777777" w:rsidTr="00B85F07">
        <w:trPr>
          <w:ins w:id="2196" w:author="Dylan Van Aswegen" w:date="2024-07-09T14:35:00Z"/>
        </w:trPr>
        <w:tc>
          <w:tcPr>
            <w:cnfStyle w:val="001000000000" w:firstRow="0" w:lastRow="0" w:firstColumn="1" w:lastColumn="0" w:oddVBand="0" w:evenVBand="0" w:oddHBand="0" w:evenHBand="0" w:firstRowFirstColumn="0" w:firstRowLastColumn="0" w:lastRowFirstColumn="0" w:lastRowLastColumn="0"/>
            <w:tcW w:w="1135" w:type="dxa"/>
          </w:tcPr>
          <w:p w14:paraId="68DDA460" w14:textId="77777777" w:rsidR="001B6198" w:rsidRDefault="001B6198" w:rsidP="00B85F07">
            <w:pPr>
              <w:spacing w:line="360" w:lineRule="auto"/>
              <w:jc w:val="both"/>
              <w:rPr>
                <w:ins w:id="2197" w:author="Dylan Van Aswegen" w:date="2024-07-09T14:35:00Z" w16du:dateUtc="2024-07-09T12:35:00Z"/>
                <w:rFonts w:ascii="Arial" w:hAnsi="Arial" w:cs="Arial"/>
                <w:sz w:val="20"/>
                <w:szCs w:val="20"/>
                <w:lang w:val="en-GB"/>
              </w:rPr>
            </w:pPr>
          </w:p>
        </w:tc>
        <w:tc>
          <w:tcPr>
            <w:tcW w:w="1417" w:type="dxa"/>
          </w:tcPr>
          <w:p w14:paraId="19F7DB35" w14:textId="5871D058" w:rsidR="001B6198" w:rsidRDefault="001B61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198" w:author="Dylan Van Aswegen" w:date="2024-07-09T14:35:00Z" w16du:dateUtc="2024-07-09T12:35:00Z"/>
                <w:rFonts w:ascii="Arial" w:hAnsi="Arial" w:cs="Arial"/>
                <w:sz w:val="20"/>
                <w:szCs w:val="20"/>
                <w:lang w:val="en-GB"/>
              </w:rPr>
            </w:pPr>
            <w:ins w:id="2199" w:author="Dylan Van Aswegen" w:date="2024-07-09T14:37:00Z" w16du:dateUtc="2024-07-09T12:37:00Z">
              <w:r>
                <w:rPr>
                  <w:rFonts w:ascii="Arial" w:hAnsi="Arial" w:cs="Arial"/>
                  <w:sz w:val="20"/>
                  <w:szCs w:val="20"/>
                  <w:lang w:val="en-GB"/>
                </w:rPr>
                <w:t xml:space="preserve">Membership </w:t>
              </w:r>
            </w:ins>
          </w:p>
        </w:tc>
        <w:tc>
          <w:tcPr>
            <w:tcW w:w="1276" w:type="dxa"/>
          </w:tcPr>
          <w:p w14:paraId="54A13C0C" w14:textId="77777777" w:rsidR="001B6198" w:rsidRDefault="001B61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200" w:author="Dylan Van Aswegen" w:date="2024-07-09T14:35:00Z" w16du:dateUtc="2024-07-09T12:35:00Z"/>
                <w:rFonts w:ascii="Arial" w:hAnsi="Arial" w:cs="Arial"/>
                <w:sz w:val="20"/>
                <w:szCs w:val="20"/>
                <w:lang w:val="en-GB"/>
              </w:rPr>
            </w:pPr>
          </w:p>
        </w:tc>
        <w:tc>
          <w:tcPr>
            <w:tcW w:w="1701" w:type="dxa"/>
          </w:tcPr>
          <w:p w14:paraId="48897040" w14:textId="77777777" w:rsidR="001B6198" w:rsidRDefault="001B61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201" w:author="Dylan Van Aswegen" w:date="2024-07-09T14:35:00Z" w16du:dateUtc="2024-07-09T12:35:00Z"/>
                <w:rFonts w:ascii="Arial" w:hAnsi="Arial" w:cs="Arial"/>
                <w:sz w:val="20"/>
                <w:szCs w:val="20"/>
                <w:lang w:val="en-GB"/>
              </w:rPr>
            </w:pPr>
          </w:p>
        </w:tc>
        <w:tc>
          <w:tcPr>
            <w:tcW w:w="1417" w:type="dxa"/>
          </w:tcPr>
          <w:p w14:paraId="5BA4238F" w14:textId="77777777" w:rsidR="001B6198" w:rsidRDefault="001B619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202" w:author="Dylan Van Aswegen" w:date="2024-07-09T14:35:00Z" w16du:dateUtc="2024-07-09T12:35:00Z"/>
                <w:rFonts w:ascii="Arial" w:hAnsi="Arial" w:cs="Arial"/>
                <w:sz w:val="20"/>
                <w:szCs w:val="20"/>
                <w:lang w:val="en-GB"/>
              </w:rPr>
            </w:pPr>
          </w:p>
        </w:tc>
        <w:tc>
          <w:tcPr>
            <w:tcW w:w="3828" w:type="dxa"/>
          </w:tcPr>
          <w:p w14:paraId="42F51CC2" w14:textId="4EF7DFFA" w:rsidR="001B6198" w:rsidRDefault="00B50F14"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2203" w:author="Dylan Van Aswegen" w:date="2024-07-09T14:35:00Z" w16du:dateUtc="2024-07-09T12:35:00Z"/>
                <w:rFonts w:ascii="Arial" w:hAnsi="Arial" w:cs="Arial"/>
                <w:sz w:val="20"/>
                <w:szCs w:val="20"/>
                <w:lang w:val="en-GB"/>
              </w:rPr>
            </w:pPr>
            <w:ins w:id="2204" w:author="Dylan Van Aswegen" w:date="2024-07-09T14:41:00Z" w16du:dateUtc="2024-07-09T12:41:00Z">
              <w:r>
                <w:rPr>
                  <w:rFonts w:ascii="Arial" w:hAnsi="Arial" w:cs="Arial"/>
                  <w:sz w:val="20"/>
                  <w:szCs w:val="20"/>
                  <w:lang w:val="en-GB"/>
                </w:rPr>
                <w:t xml:space="preserve">This column will be populated with the name of the membership that the form was linked to when created. </w:t>
              </w:r>
            </w:ins>
          </w:p>
        </w:tc>
      </w:tr>
      <w:tr w:rsidR="001B6198" w14:paraId="4CDA492F" w14:textId="77777777" w:rsidTr="00B85F07">
        <w:trPr>
          <w:cnfStyle w:val="000000100000" w:firstRow="0" w:lastRow="0" w:firstColumn="0" w:lastColumn="0" w:oddVBand="0" w:evenVBand="0" w:oddHBand="1" w:evenHBand="0" w:firstRowFirstColumn="0" w:firstRowLastColumn="0" w:lastRowFirstColumn="0" w:lastRowLastColumn="0"/>
          <w:ins w:id="2205" w:author="Dylan Van Aswegen" w:date="2024-07-09T14:35:00Z"/>
        </w:trPr>
        <w:tc>
          <w:tcPr>
            <w:cnfStyle w:val="001000000000" w:firstRow="0" w:lastRow="0" w:firstColumn="1" w:lastColumn="0" w:oddVBand="0" w:evenVBand="0" w:oddHBand="0" w:evenHBand="0" w:firstRowFirstColumn="0" w:firstRowLastColumn="0" w:lastRowFirstColumn="0" w:lastRowLastColumn="0"/>
            <w:tcW w:w="1135" w:type="dxa"/>
          </w:tcPr>
          <w:p w14:paraId="7FFF1457" w14:textId="77777777" w:rsidR="001B6198" w:rsidRDefault="001B6198" w:rsidP="00B85F07">
            <w:pPr>
              <w:spacing w:line="360" w:lineRule="auto"/>
              <w:jc w:val="both"/>
              <w:rPr>
                <w:ins w:id="2206" w:author="Dylan Van Aswegen" w:date="2024-07-09T14:35:00Z" w16du:dateUtc="2024-07-09T12:35:00Z"/>
                <w:rFonts w:ascii="Arial" w:hAnsi="Arial" w:cs="Arial"/>
                <w:sz w:val="20"/>
                <w:szCs w:val="20"/>
                <w:lang w:val="en-GB"/>
              </w:rPr>
            </w:pPr>
          </w:p>
        </w:tc>
        <w:tc>
          <w:tcPr>
            <w:tcW w:w="1417" w:type="dxa"/>
          </w:tcPr>
          <w:p w14:paraId="77BC5154" w14:textId="18CBA620"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207" w:author="Dylan Van Aswegen" w:date="2024-07-09T14:35:00Z" w16du:dateUtc="2024-07-09T12:35:00Z"/>
                <w:rFonts w:ascii="Arial" w:hAnsi="Arial" w:cs="Arial"/>
                <w:sz w:val="20"/>
                <w:szCs w:val="20"/>
                <w:lang w:val="en-GB"/>
              </w:rPr>
            </w:pPr>
            <w:ins w:id="2208" w:author="Dylan Van Aswegen" w:date="2024-07-09T14:37:00Z" w16du:dateUtc="2024-07-09T12:37:00Z">
              <w:r>
                <w:rPr>
                  <w:rFonts w:ascii="Arial" w:hAnsi="Arial" w:cs="Arial"/>
                  <w:sz w:val="20"/>
                  <w:szCs w:val="20"/>
                  <w:lang w:val="en-GB"/>
                </w:rPr>
                <w:t xml:space="preserve">Actions </w:t>
              </w:r>
            </w:ins>
          </w:p>
        </w:tc>
        <w:tc>
          <w:tcPr>
            <w:tcW w:w="1276" w:type="dxa"/>
          </w:tcPr>
          <w:p w14:paraId="0E88E9F2" w14:textId="77777777"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209" w:author="Dylan Van Aswegen" w:date="2024-07-09T14:35:00Z" w16du:dateUtc="2024-07-09T12:35:00Z"/>
                <w:rFonts w:ascii="Arial" w:hAnsi="Arial" w:cs="Arial"/>
                <w:sz w:val="20"/>
                <w:szCs w:val="20"/>
                <w:lang w:val="en-GB"/>
              </w:rPr>
            </w:pPr>
          </w:p>
        </w:tc>
        <w:tc>
          <w:tcPr>
            <w:tcW w:w="1701" w:type="dxa"/>
          </w:tcPr>
          <w:p w14:paraId="3583A814" w14:textId="77777777"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210" w:author="Dylan Van Aswegen" w:date="2024-07-09T14:35:00Z" w16du:dateUtc="2024-07-09T12:35:00Z"/>
                <w:rFonts w:ascii="Arial" w:hAnsi="Arial" w:cs="Arial"/>
                <w:sz w:val="20"/>
                <w:szCs w:val="20"/>
                <w:lang w:val="en-GB"/>
              </w:rPr>
            </w:pPr>
          </w:p>
        </w:tc>
        <w:tc>
          <w:tcPr>
            <w:tcW w:w="1417" w:type="dxa"/>
          </w:tcPr>
          <w:p w14:paraId="16D3E5D4" w14:textId="77777777" w:rsidR="001B6198" w:rsidRDefault="001B619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211" w:author="Dylan Van Aswegen" w:date="2024-07-09T14:35:00Z" w16du:dateUtc="2024-07-09T12:35:00Z"/>
                <w:rFonts w:ascii="Arial" w:hAnsi="Arial" w:cs="Arial"/>
                <w:sz w:val="20"/>
                <w:szCs w:val="20"/>
                <w:lang w:val="en-GB"/>
              </w:rPr>
            </w:pPr>
          </w:p>
        </w:tc>
        <w:tc>
          <w:tcPr>
            <w:tcW w:w="3828" w:type="dxa"/>
          </w:tcPr>
          <w:p w14:paraId="5A24B255" w14:textId="011FA2BA" w:rsidR="001B6198" w:rsidRDefault="00B50F1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2212" w:author="Dylan Van Aswegen" w:date="2024-07-09T14:35:00Z" w16du:dateUtc="2024-07-09T12:35:00Z"/>
                <w:rFonts w:ascii="Arial" w:hAnsi="Arial" w:cs="Arial"/>
                <w:sz w:val="20"/>
                <w:szCs w:val="20"/>
                <w:lang w:val="en-GB"/>
              </w:rPr>
            </w:pPr>
            <w:ins w:id="2213" w:author="Dylan Van Aswegen" w:date="2024-07-09T14:41:00Z" w16du:dateUtc="2024-07-09T12:41:00Z">
              <w:r>
                <w:rPr>
                  <w:rFonts w:ascii="Arial" w:hAnsi="Arial" w:cs="Arial"/>
                  <w:sz w:val="20"/>
                  <w:szCs w:val="20"/>
                  <w:lang w:val="en-GB"/>
                </w:rPr>
                <w:t xml:space="preserve">The actions column will contain </w:t>
              </w:r>
            </w:ins>
            <w:ins w:id="2214" w:author="Dylan Van Aswegen" w:date="2024-07-09T14:42:00Z" w16du:dateUtc="2024-07-09T12:42:00Z">
              <w:r>
                <w:rPr>
                  <w:rFonts w:ascii="Arial" w:hAnsi="Arial" w:cs="Arial"/>
                  <w:sz w:val="20"/>
                  <w:szCs w:val="20"/>
                  <w:lang w:val="en-GB"/>
                </w:rPr>
                <w:t xml:space="preserve">buttons to edit the form. Once clicked, the user will be navigated to the form creation page where they will be able to make changes to the forms. </w:t>
              </w:r>
            </w:ins>
          </w:p>
        </w:tc>
      </w:tr>
    </w:tbl>
    <w:p w14:paraId="63C59CEF" w14:textId="77777777" w:rsidR="001B6198" w:rsidRDefault="001B6198" w:rsidP="00322DB4">
      <w:pPr>
        <w:ind w:left="360"/>
        <w:rPr>
          <w:ins w:id="2215" w:author="Dylan Van Aswegen" w:date="2024-07-09T14:43:00Z" w16du:dateUtc="2024-07-09T12:43:00Z"/>
          <w:lang w:val="en-GB"/>
        </w:rPr>
      </w:pPr>
    </w:p>
    <w:p w14:paraId="720EAD26" w14:textId="77777777" w:rsidR="005C747C" w:rsidRDefault="005C747C" w:rsidP="00322DB4">
      <w:pPr>
        <w:ind w:left="360"/>
        <w:rPr>
          <w:ins w:id="2216" w:author="Dylan Van Aswegen" w:date="2024-07-09T14:52:00Z" w16du:dateUtc="2024-07-09T12:52:00Z"/>
          <w:lang w:val="en-GB"/>
        </w:rPr>
      </w:pPr>
      <w:ins w:id="2217" w:author="Dylan Van Aswegen" w:date="2024-07-09T14:51:00Z" w16du:dateUtc="2024-07-09T12:51:00Z">
        <w:r>
          <w:rPr>
            <w:lang w:val="en-GB"/>
          </w:rPr>
          <w:t xml:space="preserve">Above the table, a </w:t>
        </w:r>
      </w:ins>
      <w:ins w:id="2218" w:author="Dylan Van Aswegen" w:date="2024-07-09T14:52:00Z" w16du:dateUtc="2024-07-09T12:52:00Z">
        <w:r>
          <w:rPr>
            <w:lang w:val="en-GB"/>
          </w:rPr>
          <w:t xml:space="preserve">“create form” button will allow the user to create a new membership form. Once the user clicks this button, they will be directed to the form creation page. </w:t>
        </w:r>
      </w:ins>
    </w:p>
    <w:p w14:paraId="74740479" w14:textId="4BE02C42" w:rsidR="00B50F14" w:rsidRDefault="00B50F14" w:rsidP="00322DB4">
      <w:pPr>
        <w:ind w:left="360"/>
        <w:rPr>
          <w:ins w:id="2219" w:author="Dylan Van Aswegen" w:date="2024-07-09T14:44:00Z" w16du:dateUtc="2024-07-09T12:44:00Z"/>
          <w:lang w:val="en-GB"/>
        </w:rPr>
      </w:pPr>
      <w:ins w:id="2220" w:author="Dylan Van Aswegen" w:date="2024-07-09T14:43:00Z" w16du:dateUtc="2024-07-09T12:43:00Z">
        <w:r>
          <w:rPr>
            <w:lang w:val="en-GB"/>
          </w:rPr>
          <w:t xml:space="preserve">Below the table, the configuration options related to membership within the organization will be available for users with the correct permissions to </w:t>
        </w:r>
      </w:ins>
      <w:ins w:id="2221" w:author="Dylan Van Aswegen" w:date="2024-07-09T14:44:00Z" w16du:dateUtc="2024-07-09T12:44:00Z">
        <w:r>
          <w:rPr>
            <w:lang w:val="en-GB"/>
          </w:rPr>
          <w:t xml:space="preserve">make changes to. The fields in this part of the page will consist of: </w:t>
        </w:r>
      </w:ins>
    </w:p>
    <w:tbl>
      <w:tblPr>
        <w:tblStyle w:val="GridTable4-Accent1"/>
        <w:tblW w:w="10774" w:type="dxa"/>
        <w:tblInd w:w="-714" w:type="dxa"/>
        <w:tblLook w:val="04A0" w:firstRow="1" w:lastRow="0" w:firstColumn="1" w:lastColumn="0" w:noHBand="0" w:noVBand="1"/>
      </w:tblPr>
      <w:tblGrid>
        <w:gridCol w:w="1074"/>
        <w:gridCol w:w="2151"/>
        <w:gridCol w:w="1220"/>
        <w:gridCol w:w="2037"/>
        <w:gridCol w:w="1337"/>
        <w:gridCol w:w="2955"/>
      </w:tblGrid>
      <w:tr w:rsidR="00662C17" w14:paraId="59F41CD7" w14:textId="77777777" w:rsidTr="00662C17">
        <w:trPr>
          <w:cnfStyle w:val="100000000000" w:firstRow="1" w:lastRow="0" w:firstColumn="0" w:lastColumn="0" w:oddVBand="0" w:evenVBand="0" w:oddHBand="0" w:evenHBand="0" w:firstRowFirstColumn="0" w:firstRowLastColumn="0" w:lastRowFirstColumn="0" w:lastRowLastColumn="0"/>
          <w:tblHeader/>
          <w:ins w:id="2222" w:author="Dylan Van Aswegen" w:date="2024-07-09T14:44:00Z"/>
        </w:trPr>
        <w:tc>
          <w:tcPr>
            <w:cnfStyle w:val="001000000000" w:firstRow="0" w:lastRow="0" w:firstColumn="1" w:lastColumn="0" w:oddVBand="0" w:evenVBand="0" w:oddHBand="0" w:evenHBand="0" w:firstRowFirstColumn="0" w:firstRowLastColumn="0" w:lastRowFirstColumn="0" w:lastRowLastColumn="0"/>
            <w:tcW w:w="1074" w:type="dxa"/>
            <w:shd w:val="clear" w:color="auto" w:fill="002060"/>
          </w:tcPr>
          <w:p w14:paraId="324E9CFF" w14:textId="77777777" w:rsidR="00B50F14" w:rsidRDefault="00B50F14" w:rsidP="00B85F07">
            <w:pPr>
              <w:spacing w:line="360" w:lineRule="auto"/>
              <w:jc w:val="both"/>
              <w:rPr>
                <w:ins w:id="2223" w:author="Dylan Van Aswegen" w:date="2024-07-09T14:44:00Z" w16du:dateUtc="2024-07-09T12:44:00Z"/>
                <w:rFonts w:ascii="Arial" w:hAnsi="Arial" w:cs="Arial"/>
                <w:sz w:val="20"/>
                <w:szCs w:val="20"/>
                <w:lang w:val="en-GB"/>
              </w:rPr>
            </w:pPr>
            <w:ins w:id="2224" w:author="Dylan Van Aswegen" w:date="2024-07-09T14:44:00Z" w16du:dateUtc="2024-07-09T12:44:00Z">
              <w:r>
                <w:rPr>
                  <w:rFonts w:ascii="Arial" w:hAnsi="Arial" w:cs="Arial"/>
                  <w:sz w:val="20"/>
                  <w:szCs w:val="20"/>
                  <w:lang w:val="en-GB"/>
                </w:rPr>
                <w:t xml:space="preserve">Field Number </w:t>
              </w:r>
            </w:ins>
          </w:p>
        </w:tc>
        <w:tc>
          <w:tcPr>
            <w:tcW w:w="2151" w:type="dxa"/>
            <w:shd w:val="clear" w:color="auto" w:fill="002060"/>
          </w:tcPr>
          <w:p w14:paraId="0CE9A939" w14:textId="77777777" w:rsidR="00B50F14" w:rsidRDefault="00B50F1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225" w:author="Dylan Van Aswegen" w:date="2024-07-09T14:44:00Z" w16du:dateUtc="2024-07-09T12:44:00Z"/>
                <w:rFonts w:ascii="Arial" w:hAnsi="Arial" w:cs="Arial"/>
                <w:sz w:val="20"/>
                <w:szCs w:val="20"/>
                <w:lang w:val="en-GB"/>
              </w:rPr>
            </w:pPr>
            <w:ins w:id="2226" w:author="Dylan Van Aswegen" w:date="2024-07-09T14:44:00Z" w16du:dateUtc="2024-07-09T12:44:00Z">
              <w:r>
                <w:rPr>
                  <w:rFonts w:ascii="Arial" w:hAnsi="Arial" w:cs="Arial"/>
                  <w:sz w:val="20"/>
                  <w:szCs w:val="20"/>
                  <w:lang w:val="en-GB"/>
                </w:rPr>
                <w:t>Field Name</w:t>
              </w:r>
            </w:ins>
          </w:p>
        </w:tc>
        <w:tc>
          <w:tcPr>
            <w:tcW w:w="1220" w:type="dxa"/>
            <w:shd w:val="clear" w:color="auto" w:fill="002060"/>
          </w:tcPr>
          <w:p w14:paraId="7B0DA73A" w14:textId="77777777" w:rsidR="00B50F14" w:rsidRDefault="00B50F1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227" w:author="Dylan Van Aswegen" w:date="2024-07-09T14:44:00Z" w16du:dateUtc="2024-07-09T12:44:00Z"/>
                <w:rFonts w:ascii="Arial" w:hAnsi="Arial" w:cs="Arial"/>
                <w:sz w:val="20"/>
                <w:szCs w:val="20"/>
                <w:lang w:val="en-GB"/>
              </w:rPr>
            </w:pPr>
            <w:ins w:id="2228" w:author="Dylan Van Aswegen" w:date="2024-07-09T14:44:00Z" w16du:dateUtc="2024-07-09T12:44:00Z">
              <w:r>
                <w:rPr>
                  <w:rFonts w:ascii="Arial" w:hAnsi="Arial" w:cs="Arial"/>
                  <w:sz w:val="20"/>
                  <w:szCs w:val="20"/>
                  <w:lang w:val="en-GB"/>
                </w:rPr>
                <w:t>Field Type</w:t>
              </w:r>
            </w:ins>
          </w:p>
        </w:tc>
        <w:tc>
          <w:tcPr>
            <w:tcW w:w="2037" w:type="dxa"/>
            <w:shd w:val="clear" w:color="auto" w:fill="002060"/>
          </w:tcPr>
          <w:p w14:paraId="55D54CC3" w14:textId="77777777" w:rsidR="00B50F14" w:rsidRDefault="00B50F1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229" w:author="Dylan Van Aswegen" w:date="2024-07-09T14:44:00Z" w16du:dateUtc="2024-07-09T12:44:00Z"/>
                <w:rFonts w:ascii="Arial" w:hAnsi="Arial" w:cs="Arial"/>
                <w:sz w:val="20"/>
                <w:szCs w:val="20"/>
                <w:lang w:val="en-GB"/>
              </w:rPr>
            </w:pPr>
            <w:ins w:id="2230" w:author="Dylan Van Aswegen" w:date="2024-07-09T14:44:00Z" w16du:dateUtc="2024-07-09T12:44:00Z">
              <w:r>
                <w:rPr>
                  <w:rFonts w:ascii="Arial" w:hAnsi="Arial" w:cs="Arial"/>
                  <w:sz w:val="20"/>
                  <w:szCs w:val="20"/>
                  <w:lang w:val="en-GB"/>
                </w:rPr>
                <w:t>Field Data Type</w:t>
              </w:r>
            </w:ins>
          </w:p>
        </w:tc>
        <w:tc>
          <w:tcPr>
            <w:tcW w:w="1337" w:type="dxa"/>
            <w:shd w:val="clear" w:color="auto" w:fill="002060"/>
          </w:tcPr>
          <w:p w14:paraId="72EEB5DF" w14:textId="77777777" w:rsidR="00B50F14" w:rsidRDefault="00B50F1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231" w:author="Dylan Van Aswegen" w:date="2024-07-09T14:44:00Z" w16du:dateUtc="2024-07-09T12:44:00Z"/>
                <w:rFonts w:ascii="Arial" w:hAnsi="Arial" w:cs="Arial"/>
                <w:sz w:val="20"/>
                <w:szCs w:val="20"/>
                <w:lang w:val="en-GB"/>
              </w:rPr>
            </w:pPr>
            <w:ins w:id="2232" w:author="Dylan Van Aswegen" w:date="2024-07-09T14:44:00Z" w16du:dateUtc="2024-07-09T12:44:00Z">
              <w:r>
                <w:rPr>
                  <w:rFonts w:ascii="Arial" w:hAnsi="Arial" w:cs="Arial"/>
                  <w:sz w:val="20"/>
                  <w:szCs w:val="20"/>
                  <w:lang w:val="en-GB"/>
                </w:rPr>
                <w:t>Required?</w:t>
              </w:r>
            </w:ins>
          </w:p>
        </w:tc>
        <w:tc>
          <w:tcPr>
            <w:tcW w:w="2955" w:type="dxa"/>
            <w:shd w:val="clear" w:color="auto" w:fill="002060"/>
          </w:tcPr>
          <w:p w14:paraId="4AC40E78" w14:textId="77777777" w:rsidR="00B50F14" w:rsidRDefault="00B50F1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2233" w:author="Dylan Van Aswegen" w:date="2024-07-09T14:44:00Z" w16du:dateUtc="2024-07-09T12:44:00Z"/>
                <w:rFonts w:ascii="Arial" w:hAnsi="Arial" w:cs="Arial"/>
                <w:sz w:val="20"/>
                <w:szCs w:val="20"/>
                <w:lang w:val="en-GB"/>
              </w:rPr>
            </w:pPr>
            <w:ins w:id="2234" w:author="Dylan Van Aswegen" w:date="2024-07-09T14:44:00Z" w16du:dateUtc="2024-07-09T12:44:00Z">
              <w:r>
                <w:rPr>
                  <w:rFonts w:ascii="Arial" w:hAnsi="Arial" w:cs="Arial"/>
                  <w:sz w:val="20"/>
                  <w:szCs w:val="20"/>
                  <w:lang w:val="en-GB"/>
                </w:rPr>
                <w:t>Field Rules</w:t>
              </w:r>
            </w:ins>
          </w:p>
        </w:tc>
      </w:tr>
      <w:tr w:rsidR="00F52C9F" w14:paraId="478D619C" w14:textId="77777777" w:rsidTr="00662C17">
        <w:trPr>
          <w:cnfStyle w:val="000000100000" w:firstRow="0" w:lastRow="0" w:firstColumn="0" w:lastColumn="0" w:oddVBand="0" w:evenVBand="0" w:oddHBand="1" w:evenHBand="0" w:firstRowFirstColumn="0" w:firstRowLastColumn="0" w:lastRowFirstColumn="0" w:lastRowLastColumn="0"/>
          <w:ins w:id="2235" w:author="Dylan Van Aswegen" w:date="2024-07-09T14:44:00Z"/>
        </w:trPr>
        <w:tc>
          <w:tcPr>
            <w:cnfStyle w:val="001000000000" w:firstRow="0" w:lastRow="0" w:firstColumn="1" w:lastColumn="0" w:oddVBand="0" w:evenVBand="0" w:oddHBand="0" w:evenHBand="0" w:firstRowFirstColumn="0" w:firstRowLastColumn="0" w:lastRowFirstColumn="0" w:lastRowLastColumn="0"/>
            <w:tcW w:w="1074" w:type="dxa"/>
          </w:tcPr>
          <w:p w14:paraId="6B5C6834" w14:textId="77777777" w:rsidR="00B50F14" w:rsidRDefault="00B50F14" w:rsidP="00B50F14">
            <w:pPr>
              <w:spacing w:line="360" w:lineRule="auto"/>
              <w:jc w:val="both"/>
              <w:rPr>
                <w:ins w:id="2236" w:author="Dylan Van Aswegen" w:date="2024-07-09T14:44:00Z" w16du:dateUtc="2024-07-09T12:44:00Z"/>
                <w:rFonts w:ascii="Arial" w:hAnsi="Arial" w:cs="Arial"/>
                <w:sz w:val="20"/>
                <w:szCs w:val="20"/>
                <w:lang w:val="en-GB"/>
              </w:rPr>
            </w:pPr>
          </w:p>
        </w:tc>
        <w:tc>
          <w:tcPr>
            <w:tcW w:w="2151" w:type="dxa"/>
          </w:tcPr>
          <w:p w14:paraId="531683F5" w14:textId="1DD58187" w:rsidR="00B50F14" w:rsidRDefault="00B50F14" w:rsidP="00B50F14">
            <w:pPr>
              <w:spacing w:line="360" w:lineRule="auto"/>
              <w:jc w:val="both"/>
              <w:cnfStyle w:val="000000100000" w:firstRow="0" w:lastRow="0" w:firstColumn="0" w:lastColumn="0" w:oddVBand="0" w:evenVBand="0" w:oddHBand="1" w:evenHBand="0" w:firstRowFirstColumn="0" w:firstRowLastColumn="0" w:lastRowFirstColumn="0" w:lastRowLastColumn="0"/>
              <w:rPr>
                <w:ins w:id="2237" w:author="Dylan Van Aswegen" w:date="2024-07-09T14:44:00Z" w16du:dateUtc="2024-07-09T12:44:00Z"/>
                <w:rFonts w:ascii="Arial" w:hAnsi="Arial" w:cs="Arial"/>
                <w:sz w:val="20"/>
                <w:szCs w:val="20"/>
                <w:lang w:val="en-GB"/>
              </w:rPr>
            </w:pPr>
            <w:ins w:id="2238" w:author="Dylan Van Aswegen" w:date="2024-07-09T14:44:00Z" w16du:dateUtc="2024-07-09T12:44:00Z">
              <w:r>
                <w:rPr>
                  <w:rFonts w:ascii="Arial" w:hAnsi="Arial" w:cs="Arial"/>
                  <w:sz w:val="20"/>
                  <w:szCs w:val="20"/>
                  <w:lang w:val="en-GB"/>
                </w:rPr>
                <w:t>Section He</w:t>
              </w:r>
            </w:ins>
            <w:ins w:id="2239" w:author="Dylan Van Aswegen" w:date="2024-07-09T14:45:00Z" w16du:dateUtc="2024-07-09T12:45:00Z">
              <w:r>
                <w:rPr>
                  <w:rFonts w:ascii="Arial" w:hAnsi="Arial" w:cs="Arial"/>
                  <w:sz w:val="20"/>
                  <w:szCs w:val="20"/>
                  <w:lang w:val="en-GB"/>
                </w:rPr>
                <w:t>ading</w:t>
              </w:r>
            </w:ins>
            <w:ins w:id="2240" w:author="Dylan Van Aswegen" w:date="2024-07-09T14:44:00Z" w16du:dateUtc="2024-07-09T12:44:00Z">
              <w:r>
                <w:rPr>
                  <w:rFonts w:ascii="Arial" w:hAnsi="Arial" w:cs="Arial"/>
                  <w:sz w:val="20"/>
                  <w:szCs w:val="20"/>
                  <w:lang w:val="en-GB"/>
                </w:rPr>
                <w:t xml:space="preserve"> Text</w:t>
              </w:r>
            </w:ins>
          </w:p>
        </w:tc>
        <w:tc>
          <w:tcPr>
            <w:tcW w:w="1220" w:type="dxa"/>
          </w:tcPr>
          <w:p w14:paraId="21D12B97" w14:textId="467885FF" w:rsidR="00B50F14" w:rsidRDefault="00B50F14" w:rsidP="00B50F14">
            <w:pPr>
              <w:spacing w:line="360" w:lineRule="auto"/>
              <w:jc w:val="both"/>
              <w:cnfStyle w:val="000000100000" w:firstRow="0" w:lastRow="0" w:firstColumn="0" w:lastColumn="0" w:oddVBand="0" w:evenVBand="0" w:oddHBand="1" w:evenHBand="0" w:firstRowFirstColumn="0" w:firstRowLastColumn="0" w:lastRowFirstColumn="0" w:lastRowLastColumn="0"/>
              <w:rPr>
                <w:ins w:id="2241" w:author="Dylan Van Aswegen" w:date="2024-07-09T14:44:00Z" w16du:dateUtc="2024-07-09T12:44:00Z"/>
                <w:rFonts w:ascii="Arial" w:hAnsi="Arial" w:cs="Arial"/>
                <w:sz w:val="20"/>
                <w:szCs w:val="20"/>
                <w:lang w:val="en-GB"/>
              </w:rPr>
            </w:pPr>
            <w:ins w:id="2242" w:author="Dylan Van Aswegen" w:date="2024-07-09T14:44:00Z" w16du:dateUtc="2024-07-09T12:44:00Z">
              <w:r>
                <w:rPr>
                  <w:rFonts w:ascii="Arial" w:hAnsi="Arial" w:cs="Arial"/>
                  <w:sz w:val="20"/>
                  <w:szCs w:val="20"/>
                  <w:lang w:val="en-GB"/>
                </w:rPr>
                <w:t xml:space="preserve">Text Field </w:t>
              </w:r>
            </w:ins>
          </w:p>
        </w:tc>
        <w:tc>
          <w:tcPr>
            <w:tcW w:w="2037" w:type="dxa"/>
          </w:tcPr>
          <w:p w14:paraId="708214AC" w14:textId="18B9557D" w:rsidR="00B50F14" w:rsidRDefault="00B50F14" w:rsidP="00B50F14">
            <w:pPr>
              <w:spacing w:line="360" w:lineRule="auto"/>
              <w:jc w:val="both"/>
              <w:cnfStyle w:val="000000100000" w:firstRow="0" w:lastRow="0" w:firstColumn="0" w:lastColumn="0" w:oddVBand="0" w:evenVBand="0" w:oddHBand="1" w:evenHBand="0" w:firstRowFirstColumn="0" w:firstRowLastColumn="0" w:lastRowFirstColumn="0" w:lastRowLastColumn="0"/>
              <w:rPr>
                <w:ins w:id="2243" w:author="Dylan Van Aswegen" w:date="2024-07-09T14:44:00Z" w16du:dateUtc="2024-07-09T12:44:00Z"/>
                <w:rFonts w:ascii="Arial" w:hAnsi="Arial" w:cs="Arial"/>
                <w:sz w:val="20"/>
                <w:szCs w:val="20"/>
                <w:lang w:val="en-GB"/>
              </w:rPr>
            </w:pPr>
            <w:ins w:id="2244" w:author="Dylan Van Aswegen" w:date="2024-07-09T14:44:00Z" w16du:dateUtc="2024-07-09T12:44:00Z">
              <w:r>
                <w:rPr>
                  <w:rFonts w:ascii="Arial" w:hAnsi="Arial" w:cs="Arial"/>
                  <w:sz w:val="20"/>
                  <w:szCs w:val="20"/>
                  <w:lang w:val="en-GB"/>
                </w:rPr>
                <w:t>String</w:t>
              </w:r>
            </w:ins>
          </w:p>
        </w:tc>
        <w:tc>
          <w:tcPr>
            <w:tcW w:w="1337" w:type="dxa"/>
          </w:tcPr>
          <w:p w14:paraId="495FFC00" w14:textId="19116BB0" w:rsidR="00B50F14" w:rsidRDefault="00B50F14" w:rsidP="00B50F14">
            <w:pPr>
              <w:spacing w:line="360" w:lineRule="auto"/>
              <w:jc w:val="both"/>
              <w:cnfStyle w:val="000000100000" w:firstRow="0" w:lastRow="0" w:firstColumn="0" w:lastColumn="0" w:oddVBand="0" w:evenVBand="0" w:oddHBand="1" w:evenHBand="0" w:firstRowFirstColumn="0" w:firstRowLastColumn="0" w:lastRowFirstColumn="0" w:lastRowLastColumn="0"/>
              <w:rPr>
                <w:ins w:id="2245" w:author="Dylan Van Aswegen" w:date="2024-07-09T14:44:00Z" w16du:dateUtc="2024-07-09T12:44:00Z"/>
                <w:rFonts w:ascii="Arial" w:hAnsi="Arial" w:cs="Arial"/>
                <w:sz w:val="20"/>
                <w:szCs w:val="20"/>
                <w:lang w:val="en-GB"/>
              </w:rPr>
            </w:pPr>
            <w:ins w:id="2246" w:author="Dylan Van Aswegen" w:date="2024-07-09T14:44:00Z" w16du:dateUtc="2024-07-09T12:44:00Z">
              <w:r>
                <w:rPr>
                  <w:rFonts w:ascii="Arial" w:hAnsi="Arial" w:cs="Arial"/>
                  <w:sz w:val="20"/>
                  <w:szCs w:val="20"/>
                  <w:lang w:val="en-GB"/>
                </w:rPr>
                <w:t>N/A</w:t>
              </w:r>
            </w:ins>
          </w:p>
        </w:tc>
        <w:tc>
          <w:tcPr>
            <w:tcW w:w="2955" w:type="dxa"/>
          </w:tcPr>
          <w:p w14:paraId="02536D09" w14:textId="458D9E32" w:rsidR="00B50F14" w:rsidRDefault="00B50F14" w:rsidP="00B50F14">
            <w:pPr>
              <w:spacing w:line="360" w:lineRule="auto"/>
              <w:jc w:val="both"/>
              <w:cnfStyle w:val="000000100000" w:firstRow="0" w:lastRow="0" w:firstColumn="0" w:lastColumn="0" w:oddVBand="0" w:evenVBand="0" w:oddHBand="1" w:evenHBand="0" w:firstRowFirstColumn="0" w:firstRowLastColumn="0" w:lastRowFirstColumn="0" w:lastRowLastColumn="0"/>
              <w:rPr>
                <w:ins w:id="2247" w:author="Dylan Van Aswegen" w:date="2024-07-09T14:44:00Z" w16du:dateUtc="2024-07-09T12:44:00Z"/>
                <w:rFonts w:ascii="Arial" w:hAnsi="Arial" w:cs="Arial"/>
                <w:sz w:val="20"/>
                <w:szCs w:val="20"/>
                <w:lang w:val="en-GB"/>
              </w:rPr>
            </w:pPr>
            <w:ins w:id="2248" w:author="Dylan Van Aswegen" w:date="2024-07-09T14:44:00Z" w16du:dateUtc="2024-07-09T12:44:00Z">
              <w:r>
                <w:rPr>
                  <w:rFonts w:ascii="Arial" w:hAnsi="Arial" w:cs="Arial"/>
                  <w:sz w:val="20"/>
                  <w:szCs w:val="20"/>
                  <w:lang w:val="en-GB"/>
                </w:rPr>
                <w:t>This field will be populated by the application with the following text: “</w:t>
              </w:r>
            </w:ins>
            <w:ins w:id="2249" w:author="Dylan Van Aswegen" w:date="2024-07-09T14:45:00Z" w16du:dateUtc="2024-07-09T12:45:00Z">
              <w:r>
                <w:rPr>
                  <w:rFonts w:ascii="Arial" w:hAnsi="Arial" w:cs="Arial"/>
                  <w:sz w:val="20"/>
                  <w:szCs w:val="20"/>
                  <w:lang w:val="en-GB"/>
                </w:rPr>
                <w:t>Members</w:t>
              </w:r>
            </w:ins>
            <w:ins w:id="2250" w:author="Dylan Van Aswegen" w:date="2024-07-09T14:44:00Z" w16du:dateUtc="2024-07-09T12:44:00Z">
              <w:r>
                <w:rPr>
                  <w:rFonts w:ascii="Arial" w:hAnsi="Arial" w:cs="Arial"/>
                  <w:sz w:val="20"/>
                  <w:szCs w:val="20"/>
                  <w:lang w:val="en-GB"/>
                </w:rPr>
                <w:t>”</w:t>
              </w:r>
            </w:ins>
          </w:p>
        </w:tc>
      </w:tr>
      <w:tr w:rsidR="00733547" w14:paraId="52076450" w14:textId="77777777" w:rsidTr="00662C17">
        <w:trPr>
          <w:ins w:id="2251"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1142A67C" w14:textId="77777777" w:rsidR="00B50F14" w:rsidRDefault="00B50F14" w:rsidP="00B50F14">
            <w:pPr>
              <w:spacing w:line="360" w:lineRule="auto"/>
              <w:jc w:val="both"/>
              <w:rPr>
                <w:ins w:id="2252" w:author="Dylan Van Aswegen" w:date="2024-07-09T14:46:00Z" w16du:dateUtc="2024-07-09T12:46:00Z"/>
                <w:rFonts w:ascii="Arial" w:hAnsi="Arial" w:cs="Arial"/>
                <w:sz w:val="20"/>
                <w:szCs w:val="20"/>
                <w:lang w:val="en-GB"/>
              </w:rPr>
            </w:pPr>
          </w:p>
        </w:tc>
        <w:tc>
          <w:tcPr>
            <w:tcW w:w="2151" w:type="dxa"/>
          </w:tcPr>
          <w:p w14:paraId="44F9A55C" w14:textId="164088E6" w:rsidR="00B50F14" w:rsidRDefault="00B50F14" w:rsidP="00B50F14">
            <w:pPr>
              <w:spacing w:line="360" w:lineRule="auto"/>
              <w:jc w:val="both"/>
              <w:cnfStyle w:val="000000000000" w:firstRow="0" w:lastRow="0" w:firstColumn="0" w:lastColumn="0" w:oddVBand="0" w:evenVBand="0" w:oddHBand="0" w:evenHBand="0" w:firstRowFirstColumn="0" w:firstRowLastColumn="0" w:lastRowFirstColumn="0" w:lastRowLastColumn="0"/>
              <w:rPr>
                <w:ins w:id="2253" w:author="Dylan Van Aswegen" w:date="2024-07-09T14:46:00Z" w16du:dateUtc="2024-07-09T12:46:00Z"/>
                <w:rFonts w:ascii="Arial" w:hAnsi="Arial" w:cs="Arial"/>
                <w:sz w:val="20"/>
                <w:szCs w:val="20"/>
                <w:lang w:val="en-GB"/>
              </w:rPr>
            </w:pPr>
            <w:ins w:id="2254" w:author="Dylan Van Aswegen" w:date="2024-07-09T14:46:00Z" w16du:dateUtc="2024-07-09T12:46:00Z">
              <w:r>
                <w:rPr>
                  <w:rFonts w:ascii="Arial" w:hAnsi="Arial" w:cs="Arial"/>
                  <w:sz w:val="20"/>
                  <w:szCs w:val="20"/>
                  <w:lang w:val="en-GB"/>
                </w:rPr>
                <w:t xml:space="preserve">Default Address Company </w:t>
              </w:r>
            </w:ins>
          </w:p>
        </w:tc>
        <w:tc>
          <w:tcPr>
            <w:tcW w:w="1220" w:type="dxa"/>
          </w:tcPr>
          <w:p w14:paraId="38498ABF" w14:textId="744D8763" w:rsidR="00B50F14" w:rsidRDefault="00747375" w:rsidP="00B50F14">
            <w:pPr>
              <w:spacing w:line="360" w:lineRule="auto"/>
              <w:jc w:val="both"/>
              <w:cnfStyle w:val="000000000000" w:firstRow="0" w:lastRow="0" w:firstColumn="0" w:lastColumn="0" w:oddVBand="0" w:evenVBand="0" w:oddHBand="0" w:evenHBand="0" w:firstRowFirstColumn="0" w:firstRowLastColumn="0" w:lastRowFirstColumn="0" w:lastRowLastColumn="0"/>
              <w:rPr>
                <w:ins w:id="2255" w:author="Dylan Van Aswegen" w:date="2024-07-09T14:46:00Z" w16du:dateUtc="2024-07-09T12:46:00Z"/>
                <w:rFonts w:ascii="Arial" w:hAnsi="Arial" w:cs="Arial"/>
                <w:sz w:val="20"/>
                <w:szCs w:val="20"/>
                <w:lang w:val="en-GB"/>
              </w:rPr>
            </w:pPr>
            <w:ins w:id="2256" w:author="Dylan Van Aswegen" w:date="2024-07-09T14:54:00Z" w16du:dateUtc="2024-07-09T12:54:00Z">
              <w:r>
                <w:rPr>
                  <w:rFonts w:ascii="Arial" w:hAnsi="Arial" w:cs="Arial"/>
                  <w:sz w:val="20"/>
                  <w:szCs w:val="20"/>
                  <w:lang w:val="en-GB"/>
                </w:rPr>
                <w:t xml:space="preserve">Advanced </w:t>
              </w:r>
            </w:ins>
            <w:ins w:id="2257" w:author="Dylan Van Aswegen" w:date="2024-07-09T14:53:00Z" w16du:dateUtc="2024-07-09T12:53:00Z">
              <w:r>
                <w:rPr>
                  <w:rFonts w:ascii="Arial" w:hAnsi="Arial" w:cs="Arial"/>
                  <w:sz w:val="20"/>
                  <w:szCs w:val="20"/>
                  <w:lang w:val="en-GB"/>
                </w:rPr>
                <w:t>Dropdown Menu</w:t>
              </w:r>
            </w:ins>
          </w:p>
        </w:tc>
        <w:tc>
          <w:tcPr>
            <w:tcW w:w="2037" w:type="dxa"/>
          </w:tcPr>
          <w:p w14:paraId="785C906F" w14:textId="492E7CEC" w:rsidR="00B50F14" w:rsidRPr="00733547" w:rsidRDefault="00733547">
            <w:pPr>
              <w:pStyle w:val="ListParagraph"/>
              <w:numPr>
                <w:ilvl w:val="0"/>
                <w:numId w:val="2"/>
              </w:numPr>
              <w:spacing w:line="360" w:lineRule="auto"/>
              <w:ind w:left="211" w:hanging="135"/>
              <w:jc w:val="both"/>
              <w:cnfStyle w:val="000000000000" w:firstRow="0" w:lastRow="0" w:firstColumn="0" w:lastColumn="0" w:oddVBand="0" w:evenVBand="0" w:oddHBand="0" w:evenHBand="0" w:firstRowFirstColumn="0" w:firstRowLastColumn="0" w:lastRowFirstColumn="0" w:lastRowLastColumn="0"/>
              <w:rPr>
                <w:ins w:id="2258" w:author="Dylan Van Aswegen" w:date="2024-07-09T14:46:00Z" w16du:dateUtc="2024-07-09T12:46:00Z"/>
                <w:rFonts w:ascii="Arial" w:hAnsi="Arial" w:cs="Arial"/>
                <w:sz w:val="20"/>
                <w:szCs w:val="20"/>
                <w:lang w:val="en-GB"/>
                <w:rPrChange w:id="2259" w:author="Dylan Van Aswegen" w:date="2024-07-09T15:00:00Z" w16du:dateUtc="2024-07-09T13:00:00Z">
                  <w:rPr>
                    <w:ins w:id="2260" w:author="Dylan Van Aswegen" w:date="2024-07-09T14:46:00Z" w16du:dateUtc="2024-07-09T12:46:00Z"/>
                    <w:lang w:val="en-GB"/>
                  </w:rPr>
                </w:rPrChange>
              </w:rPr>
              <w:pPrChange w:id="2261" w:author="Dylan Van Aswegen" w:date="2024-07-09T15:07:00Z" w16du:dateUtc="2024-07-09T13:07: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2262" w:author="Dylan Van Aswegen" w:date="2024-07-09T15:00:00Z" w16du:dateUtc="2024-07-09T13:00:00Z">
              <w:r>
                <w:rPr>
                  <w:rFonts w:ascii="Arial" w:hAnsi="Arial" w:cs="Arial"/>
                  <w:sz w:val="20"/>
                  <w:szCs w:val="20"/>
                  <w:lang w:val="en-GB"/>
                </w:rPr>
                <w:t>Countries</w:t>
              </w:r>
            </w:ins>
          </w:p>
        </w:tc>
        <w:tc>
          <w:tcPr>
            <w:tcW w:w="1337" w:type="dxa"/>
          </w:tcPr>
          <w:p w14:paraId="121DE45E" w14:textId="1F99B0B5" w:rsidR="00B50F14" w:rsidRDefault="00733547" w:rsidP="00B50F14">
            <w:pPr>
              <w:spacing w:line="360" w:lineRule="auto"/>
              <w:jc w:val="both"/>
              <w:cnfStyle w:val="000000000000" w:firstRow="0" w:lastRow="0" w:firstColumn="0" w:lastColumn="0" w:oddVBand="0" w:evenVBand="0" w:oddHBand="0" w:evenHBand="0" w:firstRowFirstColumn="0" w:firstRowLastColumn="0" w:lastRowFirstColumn="0" w:lastRowLastColumn="0"/>
              <w:rPr>
                <w:ins w:id="2263" w:author="Dylan Van Aswegen" w:date="2024-07-09T14:46:00Z" w16du:dateUtc="2024-07-09T12:46:00Z"/>
                <w:rFonts w:ascii="Arial" w:hAnsi="Arial" w:cs="Arial"/>
                <w:sz w:val="20"/>
                <w:szCs w:val="20"/>
                <w:lang w:val="en-GB"/>
              </w:rPr>
            </w:pPr>
            <w:ins w:id="2264" w:author="Dylan Van Aswegen" w:date="2024-07-09T15:00:00Z" w16du:dateUtc="2024-07-09T13:00:00Z">
              <w:r>
                <w:rPr>
                  <w:rFonts w:ascii="Arial" w:hAnsi="Arial" w:cs="Arial"/>
                  <w:sz w:val="20"/>
                  <w:szCs w:val="20"/>
                  <w:lang w:val="en-GB"/>
                </w:rPr>
                <w:t>Yes</w:t>
              </w:r>
            </w:ins>
          </w:p>
        </w:tc>
        <w:tc>
          <w:tcPr>
            <w:tcW w:w="2955" w:type="dxa"/>
          </w:tcPr>
          <w:p w14:paraId="1FCEAF4F" w14:textId="379025A4" w:rsidR="00B50F14" w:rsidRDefault="00733547" w:rsidP="00B50F14">
            <w:pPr>
              <w:spacing w:line="360" w:lineRule="auto"/>
              <w:jc w:val="both"/>
              <w:cnfStyle w:val="000000000000" w:firstRow="0" w:lastRow="0" w:firstColumn="0" w:lastColumn="0" w:oddVBand="0" w:evenVBand="0" w:oddHBand="0" w:evenHBand="0" w:firstRowFirstColumn="0" w:firstRowLastColumn="0" w:lastRowFirstColumn="0" w:lastRowLastColumn="0"/>
              <w:rPr>
                <w:ins w:id="2265" w:author="Dylan Van Aswegen" w:date="2024-07-09T14:46:00Z" w16du:dateUtc="2024-07-09T12:46:00Z"/>
                <w:rFonts w:ascii="Arial" w:hAnsi="Arial" w:cs="Arial"/>
                <w:sz w:val="20"/>
                <w:szCs w:val="20"/>
                <w:lang w:val="en-GB"/>
              </w:rPr>
            </w:pPr>
            <w:ins w:id="2266" w:author="Dylan Van Aswegen" w:date="2024-07-09T15:00:00Z" w16du:dateUtc="2024-07-09T13:00:00Z">
              <w:r>
                <w:rPr>
                  <w:rFonts w:ascii="Arial" w:hAnsi="Arial" w:cs="Arial"/>
                  <w:sz w:val="20"/>
                  <w:szCs w:val="20"/>
                  <w:lang w:val="en-GB"/>
                </w:rPr>
                <w:t>The user will use this field to select the default address country of the organisation. This field will be pre-populated with the country of</w:t>
              </w:r>
            </w:ins>
            <w:ins w:id="2267" w:author="Dylan Van Aswegen" w:date="2024-07-09T15:01:00Z" w16du:dateUtc="2024-07-09T13:01:00Z">
              <w:r>
                <w:rPr>
                  <w:rFonts w:ascii="Arial" w:hAnsi="Arial" w:cs="Arial"/>
                  <w:sz w:val="20"/>
                  <w:szCs w:val="20"/>
                  <w:lang w:val="en-GB"/>
                </w:rPr>
                <w:t xml:space="preserve"> user who created the organisation. </w:t>
              </w:r>
            </w:ins>
          </w:p>
        </w:tc>
      </w:tr>
      <w:tr w:rsidR="00F52C9F" w14:paraId="6EA51702" w14:textId="77777777" w:rsidTr="00662C17">
        <w:trPr>
          <w:cnfStyle w:val="000000100000" w:firstRow="0" w:lastRow="0" w:firstColumn="0" w:lastColumn="0" w:oddVBand="0" w:evenVBand="0" w:oddHBand="1" w:evenHBand="0" w:firstRowFirstColumn="0" w:firstRowLastColumn="0" w:lastRowFirstColumn="0" w:lastRowLastColumn="0"/>
          <w:ins w:id="2268"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251DC05B" w14:textId="77777777" w:rsidR="00B50F14" w:rsidRDefault="00B50F14" w:rsidP="00B50F14">
            <w:pPr>
              <w:spacing w:line="360" w:lineRule="auto"/>
              <w:jc w:val="both"/>
              <w:rPr>
                <w:ins w:id="2269" w:author="Dylan Van Aswegen" w:date="2024-07-09T14:46:00Z" w16du:dateUtc="2024-07-09T12:46:00Z"/>
                <w:rFonts w:ascii="Arial" w:hAnsi="Arial" w:cs="Arial"/>
                <w:sz w:val="20"/>
                <w:szCs w:val="20"/>
                <w:lang w:val="en-GB"/>
              </w:rPr>
            </w:pPr>
          </w:p>
        </w:tc>
        <w:tc>
          <w:tcPr>
            <w:tcW w:w="2151" w:type="dxa"/>
          </w:tcPr>
          <w:p w14:paraId="01692047" w14:textId="487B7588" w:rsidR="00B50F14" w:rsidRDefault="00B50F14" w:rsidP="00B50F14">
            <w:pPr>
              <w:spacing w:line="360" w:lineRule="auto"/>
              <w:jc w:val="both"/>
              <w:cnfStyle w:val="000000100000" w:firstRow="0" w:lastRow="0" w:firstColumn="0" w:lastColumn="0" w:oddVBand="0" w:evenVBand="0" w:oddHBand="1" w:evenHBand="0" w:firstRowFirstColumn="0" w:firstRowLastColumn="0" w:lastRowFirstColumn="0" w:lastRowLastColumn="0"/>
              <w:rPr>
                <w:ins w:id="2270" w:author="Dylan Van Aswegen" w:date="2024-07-09T14:46:00Z" w16du:dateUtc="2024-07-09T12:46:00Z"/>
                <w:rFonts w:ascii="Arial" w:hAnsi="Arial" w:cs="Arial"/>
                <w:sz w:val="20"/>
                <w:szCs w:val="20"/>
                <w:lang w:val="en-GB"/>
              </w:rPr>
            </w:pPr>
            <w:ins w:id="2271" w:author="Dylan Van Aswegen" w:date="2024-07-09T14:46:00Z" w16du:dateUtc="2024-07-09T12:46:00Z">
              <w:r>
                <w:rPr>
                  <w:rFonts w:ascii="Arial" w:hAnsi="Arial" w:cs="Arial"/>
                  <w:sz w:val="20"/>
                  <w:szCs w:val="20"/>
                  <w:lang w:val="en-GB"/>
                </w:rPr>
                <w:t xml:space="preserve">2 Factor Authentication Enabled? </w:t>
              </w:r>
            </w:ins>
          </w:p>
        </w:tc>
        <w:tc>
          <w:tcPr>
            <w:tcW w:w="1220" w:type="dxa"/>
          </w:tcPr>
          <w:p w14:paraId="390806A1" w14:textId="78176B36" w:rsidR="00B50F14" w:rsidRDefault="00733547" w:rsidP="00B50F14">
            <w:pPr>
              <w:spacing w:line="360" w:lineRule="auto"/>
              <w:jc w:val="both"/>
              <w:cnfStyle w:val="000000100000" w:firstRow="0" w:lastRow="0" w:firstColumn="0" w:lastColumn="0" w:oddVBand="0" w:evenVBand="0" w:oddHBand="1" w:evenHBand="0" w:firstRowFirstColumn="0" w:firstRowLastColumn="0" w:lastRowFirstColumn="0" w:lastRowLastColumn="0"/>
              <w:rPr>
                <w:ins w:id="2272" w:author="Dylan Van Aswegen" w:date="2024-07-09T14:46:00Z" w16du:dateUtc="2024-07-09T12:46:00Z"/>
                <w:rFonts w:ascii="Arial" w:hAnsi="Arial" w:cs="Arial"/>
                <w:sz w:val="20"/>
                <w:szCs w:val="20"/>
                <w:lang w:val="en-GB"/>
              </w:rPr>
            </w:pPr>
            <w:ins w:id="2273" w:author="Dylan Van Aswegen" w:date="2024-07-09T15:01:00Z" w16du:dateUtc="2024-07-09T13:01:00Z">
              <w:r>
                <w:rPr>
                  <w:rFonts w:ascii="Arial" w:hAnsi="Arial" w:cs="Arial"/>
                  <w:sz w:val="20"/>
                  <w:szCs w:val="20"/>
                  <w:lang w:val="en-GB"/>
                </w:rPr>
                <w:t>Toggle</w:t>
              </w:r>
            </w:ins>
          </w:p>
        </w:tc>
        <w:tc>
          <w:tcPr>
            <w:tcW w:w="2037" w:type="dxa"/>
          </w:tcPr>
          <w:p w14:paraId="1CC90696" w14:textId="77777777" w:rsidR="00B50F14" w:rsidRDefault="00733547">
            <w:pPr>
              <w:pStyle w:val="ListParagraph"/>
              <w:numPr>
                <w:ilvl w:val="0"/>
                <w:numId w:val="2"/>
              </w:numPr>
              <w:spacing w:line="360" w:lineRule="auto"/>
              <w:ind w:left="211" w:hanging="135"/>
              <w:jc w:val="both"/>
              <w:cnfStyle w:val="000000100000" w:firstRow="0" w:lastRow="0" w:firstColumn="0" w:lastColumn="0" w:oddVBand="0" w:evenVBand="0" w:oddHBand="1" w:evenHBand="0" w:firstRowFirstColumn="0" w:firstRowLastColumn="0" w:lastRowFirstColumn="0" w:lastRowLastColumn="0"/>
              <w:rPr>
                <w:ins w:id="2274" w:author="Dylan Van Aswegen" w:date="2024-07-09T15:02:00Z" w16du:dateUtc="2024-07-09T13:02:00Z"/>
                <w:rFonts w:ascii="Arial" w:hAnsi="Arial" w:cs="Arial"/>
                <w:sz w:val="20"/>
                <w:szCs w:val="20"/>
                <w:lang w:val="en-GB"/>
              </w:rPr>
              <w:pPrChange w:id="2275" w:author="Dylan Van Aswegen" w:date="2024-07-09T15:02:00Z" w16du:dateUtc="2024-07-09T13:02: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2276" w:author="Dylan Van Aswegen" w:date="2024-07-09T15:02:00Z" w16du:dateUtc="2024-07-09T13:02:00Z">
              <w:r>
                <w:rPr>
                  <w:rFonts w:ascii="Arial" w:hAnsi="Arial" w:cs="Arial"/>
                  <w:sz w:val="20"/>
                  <w:szCs w:val="20"/>
                  <w:lang w:val="en-GB"/>
                </w:rPr>
                <w:t>Yes</w:t>
              </w:r>
            </w:ins>
          </w:p>
          <w:p w14:paraId="03F3293B" w14:textId="5F5FC696" w:rsidR="00733547" w:rsidRPr="00733547" w:rsidRDefault="00733547">
            <w:pPr>
              <w:pStyle w:val="ListParagraph"/>
              <w:numPr>
                <w:ilvl w:val="0"/>
                <w:numId w:val="2"/>
              </w:numPr>
              <w:spacing w:line="360" w:lineRule="auto"/>
              <w:ind w:left="211" w:hanging="135"/>
              <w:jc w:val="both"/>
              <w:cnfStyle w:val="000000100000" w:firstRow="0" w:lastRow="0" w:firstColumn="0" w:lastColumn="0" w:oddVBand="0" w:evenVBand="0" w:oddHBand="1" w:evenHBand="0" w:firstRowFirstColumn="0" w:firstRowLastColumn="0" w:lastRowFirstColumn="0" w:lastRowLastColumn="0"/>
              <w:rPr>
                <w:ins w:id="2277" w:author="Dylan Van Aswegen" w:date="2024-07-09T14:46:00Z" w16du:dateUtc="2024-07-09T12:46:00Z"/>
                <w:rFonts w:ascii="Arial" w:hAnsi="Arial" w:cs="Arial"/>
                <w:sz w:val="20"/>
                <w:szCs w:val="20"/>
                <w:lang w:val="en-GB"/>
                <w:rPrChange w:id="2278" w:author="Dylan Van Aswegen" w:date="2024-07-09T15:01:00Z" w16du:dateUtc="2024-07-09T13:01:00Z">
                  <w:rPr>
                    <w:ins w:id="2279" w:author="Dylan Van Aswegen" w:date="2024-07-09T14:46:00Z" w16du:dateUtc="2024-07-09T12:46:00Z"/>
                    <w:lang w:val="en-GB"/>
                  </w:rPr>
                </w:rPrChange>
              </w:rPr>
              <w:pPrChange w:id="2280" w:author="Dylan Van Aswegen" w:date="2024-07-09T15:02:00Z" w16du:dateUtc="2024-07-09T13:02: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2281" w:author="Dylan Van Aswegen" w:date="2024-07-09T15:02:00Z" w16du:dateUtc="2024-07-09T13:02:00Z">
              <w:r>
                <w:rPr>
                  <w:rFonts w:ascii="Arial" w:hAnsi="Arial" w:cs="Arial"/>
                  <w:sz w:val="20"/>
                  <w:szCs w:val="20"/>
                  <w:lang w:val="en-GB"/>
                </w:rPr>
                <w:t>No</w:t>
              </w:r>
            </w:ins>
          </w:p>
        </w:tc>
        <w:tc>
          <w:tcPr>
            <w:tcW w:w="1337" w:type="dxa"/>
          </w:tcPr>
          <w:p w14:paraId="22817A1A" w14:textId="7CBA2FFC" w:rsidR="00B50F14" w:rsidRDefault="00733547" w:rsidP="00B50F14">
            <w:pPr>
              <w:spacing w:line="360" w:lineRule="auto"/>
              <w:jc w:val="both"/>
              <w:cnfStyle w:val="000000100000" w:firstRow="0" w:lastRow="0" w:firstColumn="0" w:lastColumn="0" w:oddVBand="0" w:evenVBand="0" w:oddHBand="1" w:evenHBand="0" w:firstRowFirstColumn="0" w:firstRowLastColumn="0" w:lastRowFirstColumn="0" w:lastRowLastColumn="0"/>
              <w:rPr>
                <w:ins w:id="2282" w:author="Dylan Van Aswegen" w:date="2024-07-09T14:46:00Z" w16du:dateUtc="2024-07-09T12:46:00Z"/>
                <w:rFonts w:ascii="Arial" w:hAnsi="Arial" w:cs="Arial"/>
                <w:sz w:val="20"/>
                <w:szCs w:val="20"/>
                <w:lang w:val="en-GB"/>
              </w:rPr>
            </w:pPr>
            <w:ins w:id="2283" w:author="Dylan Van Aswegen" w:date="2024-07-09T15:02:00Z" w16du:dateUtc="2024-07-09T13:02:00Z">
              <w:r>
                <w:rPr>
                  <w:rFonts w:ascii="Arial" w:hAnsi="Arial" w:cs="Arial"/>
                  <w:sz w:val="20"/>
                  <w:szCs w:val="20"/>
                  <w:lang w:val="en-GB"/>
                </w:rPr>
                <w:t>Yes</w:t>
              </w:r>
            </w:ins>
          </w:p>
        </w:tc>
        <w:tc>
          <w:tcPr>
            <w:tcW w:w="2955" w:type="dxa"/>
          </w:tcPr>
          <w:p w14:paraId="5C35FDBA" w14:textId="295A6026" w:rsidR="00B50F14" w:rsidRDefault="00733547" w:rsidP="00B50F14">
            <w:pPr>
              <w:spacing w:line="360" w:lineRule="auto"/>
              <w:jc w:val="both"/>
              <w:cnfStyle w:val="000000100000" w:firstRow="0" w:lastRow="0" w:firstColumn="0" w:lastColumn="0" w:oddVBand="0" w:evenVBand="0" w:oddHBand="1" w:evenHBand="0" w:firstRowFirstColumn="0" w:firstRowLastColumn="0" w:lastRowFirstColumn="0" w:lastRowLastColumn="0"/>
              <w:rPr>
                <w:ins w:id="2284" w:author="Dylan Van Aswegen" w:date="2024-07-09T14:46:00Z" w16du:dateUtc="2024-07-09T12:46:00Z"/>
                <w:rFonts w:ascii="Arial" w:hAnsi="Arial" w:cs="Arial"/>
                <w:sz w:val="20"/>
                <w:szCs w:val="20"/>
                <w:lang w:val="en-GB"/>
              </w:rPr>
            </w:pPr>
            <w:ins w:id="2285" w:author="Dylan Van Aswegen" w:date="2024-07-09T15:04:00Z" w16du:dateUtc="2024-07-09T13:04:00Z">
              <w:r>
                <w:rPr>
                  <w:rFonts w:ascii="Arial" w:hAnsi="Arial" w:cs="Arial"/>
                  <w:sz w:val="20"/>
                  <w:szCs w:val="20"/>
                  <w:lang w:val="en-GB"/>
                </w:rPr>
                <w:t>The user will use this field to select if the</w:t>
              </w:r>
            </w:ins>
            <w:ins w:id="2286" w:author="Dylan Van Aswegen" w:date="2024-07-09T15:06:00Z" w16du:dateUtc="2024-07-09T13:06:00Z">
              <w:r>
                <w:rPr>
                  <w:rFonts w:ascii="Arial" w:hAnsi="Arial" w:cs="Arial"/>
                  <w:sz w:val="20"/>
                  <w:szCs w:val="20"/>
                  <w:lang w:val="en-GB"/>
                </w:rPr>
                <w:t xml:space="preserve"> members of the organisation have to sign in with 2 f</w:t>
              </w:r>
            </w:ins>
            <w:ins w:id="2287" w:author="Dylan Van Aswegen" w:date="2024-07-09T15:07:00Z" w16du:dateUtc="2024-07-09T13:07:00Z">
              <w:r>
                <w:rPr>
                  <w:rFonts w:ascii="Arial" w:hAnsi="Arial" w:cs="Arial"/>
                  <w:sz w:val="20"/>
                  <w:szCs w:val="20"/>
                  <w:lang w:val="en-GB"/>
                </w:rPr>
                <w:t>actor authentication.</w:t>
              </w:r>
            </w:ins>
            <w:ins w:id="2288" w:author="Dylan Van Aswegen" w:date="2024-07-09T15:08:00Z" w16du:dateUtc="2024-07-09T13:08:00Z">
              <w:r w:rsidR="00C22F0E">
                <w:rPr>
                  <w:rFonts w:ascii="Arial" w:hAnsi="Arial" w:cs="Arial"/>
                  <w:sz w:val="20"/>
                  <w:szCs w:val="20"/>
                  <w:lang w:val="en-GB"/>
                </w:rPr>
                <w:t xml:space="preserve"> By default, the toggle will be switched to “Yes”. </w:t>
              </w:r>
            </w:ins>
            <w:ins w:id="2289" w:author="Dylan Van Aswegen" w:date="2024-07-09T15:07:00Z" w16du:dateUtc="2024-07-09T13:07:00Z">
              <w:r>
                <w:rPr>
                  <w:rFonts w:ascii="Arial" w:hAnsi="Arial" w:cs="Arial"/>
                  <w:sz w:val="20"/>
                  <w:szCs w:val="20"/>
                  <w:lang w:val="en-GB"/>
                </w:rPr>
                <w:t xml:space="preserve"> </w:t>
              </w:r>
            </w:ins>
          </w:p>
        </w:tc>
      </w:tr>
      <w:tr w:rsidR="00733547" w14:paraId="06B606AD" w14:textId="77777777" w:rsidTr="00662C17">
        <w:trPr>
          <w:ins w:id="2290"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3E1E5162" w14:textId="77777777" w:rsidR="00B50F14" w:rsidRDefault="00B50F14" w:rsidP="00B50F14">
            <w:pPr>
              <w:spacing w:line="360" w:lineRule="auto"/>
              <w:jc w:val="both"/>
              <w:rPr>
                <w:ins w:id="2291" w:author="Dylan Van Aswegen" w:date="2024-07-09T14:46:00Z" w16du:dateUtc="2024-07-09T12:46:00Z"/>
                <w:rFonts w:ascii="Arial" w:hAnsi="Arial" w:cs="Arial"/>
                <w:sz w:val="20"/>
                <w:szCs w:val="20"/>
                <w:lang w:val="en-GB"/>
              </w:rPr>
            </w:pPr>
          </w:p>
        </w:tc>
        <w:tc>
          <w:tcPr>
            <w:tcW w:w="2151" w:type="dxa"/>
          </w:tcPr>
          <w:p w14:paraId="2C24E61C" w14:textId="66A4BA09" w:rsidR="00B50F14" w:rsidRDefault="00B50F14" w:rsidP="00B50F14">
            <w:pPr>
              <w:spacing w:line="360" w:lineRule="auto"/>
              <w:jc w:val="both"/>
              <w:cnfStyle w:val="000000000000" w:firstRow="0" w:lastRow="0" w:firstColumn="0" w:lastColumn="0" w:oddVBand="0" w:evenVBand="0" w:oddHBand="0" w:evenHBand="0" w:firstRowFirstColumn="0" w:firstRowLastColumn="0" w:lastRowFirstColumn="0" w:lastRowLastColumn="0"/>
              <w:rPr>
                <w:ins w:id="2292" w:author="Dylan Van Aswegen" w:date="2024-07-09T14:46:00Z" w16du:dateUtc="2024-07-09T12:46:00Z"/>
                <w:rFonts w:ascii="Arial" w:hAnsi="Arial" w:cs="Arial"/>
                <w:sz w:val="20"/>
                <w:szCs w:val="20"/>
                <w:lang w:val="en-GB"/>
              </w:rPr>
            </w:pPr>
            <w:ins w:id="2293" w:author="Dylan Van Aswegen" w:date="2024-07-09T14:46:00Z" w16du:dateUtc="2024-07-09T12:46:00Z">
              <w:r>
                <w:rPr>
                  <w:rFonts w:ascii="Arial" w:hAnsi="Arial" w:cs="Arial"/>
                  <w:sz w:val="20"/>
                  <w:szCs w:val="20"/>
                  <w:lang w:val="en-GB"/>
                </w:rPr>
                <w:t>Physical Address</w:t>
              </w:r>
            </w:ins>
          </w:p>
        </w:tc>
        <w:tc>
          <w:tcPr>
            <w:tcW w:w="1220" w:type="dxa"/>
          </w:tcPr>
          <w:p w14:paraId="1E9C7AEB" w14:textId="087CEDD8" w:rsidR="00B50F14" w:rsidRDefault="00610401" w:rsidP="00B50F14">
            <w:pPr>
              <w:spacing w:line="360" w:lineRule="auto"/>
              <w:jc w:val="both"/>
              <w:cnfStyle w:val="000000000000" w:firstRow="0" w:lastRow="0" w:firstColumn="0" w:lastColumn="0" w:oddVBand="0" w:evenVBand="0" w:oddHBand="0" w:evenHBand="0" w:firstRowFirstColumn="0" w:firstRowLastColumn="0" w:lastRowFirstColumn="0" w:lastRowLastColumn="0"/>
              <w:rPr>
                <w:ins w:id="2294" w:author="Dylan Van Aswegen" w:date="2024-07-09T14:46:00Z" w16du:dateUtc="2024-07-09T12:46:00Z"/>
                <w:rFonts w:ascii="Arial" w:hAnsi="Arial" w:cs="Arial"/>
                <w:sz w:val="20"/>
                <w:szCs w:val="20"/>
                <w:lang w:val="en-GB"/>
              </w:rPr>
            </w:pPr>
            <w:ins w:id="2295" w:author="Dylan Van Aswegen" w:date="2024-07-09T23:24:00Z" w16du:dateUtc="2024-07-09T21:24:00Z">
              <w:r>
                <w:rPr>
                  <w:rFonts w:ascii="Arial" w:hAnsi="Arial" w:cs="Arial"/>
                  <w:sz w:val="20"/>
                  <w:szCs w:val="20"/>
                  <w:lang w:val="en-GB"/>
                </w:rPr>
                <w:t>Radio</w:t>
              </w:r>
            </w:ins>
          </w:p>
        </w:tc>
        <w:tc>
          <w:tcPr>
            <w:tcW w:w="2037" w:type="dxa"/>
          </w:tcPr>
          <w:p w14:paraId="4FAB88AB" w14:textId="0B545863" w:rsidR="00C22F0E" w:rsidRDefault="00C22F0E">
            <w:pPr>
              <w:pStyle w:val="ListParagraph"/>
              <w:numPr>
                <w:ilvl w:val="0"/>
                <w:numId w:val="2"/>
              </w:numPr>
              <w:spacing w:line="360" w:lineRule="auto"/>
              <w:ind w:left="211" w:hanging="135"/>
              <w:jc w:val="both"/>
              <w:cnfStyle w:val="000000000000" w:firstRow="0" w:lastRow="0" w:firstColumn="0" w:lastColumn="0" w:oddVBand="0" w:evenVBand="0" w:oddHBand="0" w:evenHBand="0" w:firstRowFirstColumn="0" w:firstRowLastColumn="0" w:lastRowFirstColumn="0" w:lastRowLastColumn="0"/>
              <w:rPr>
                <w:ins w:id="2296" w:author="Dylan Van Aswegen" w:date="2024-07-09T15:07:00Z" w16du:dateUtc="2024-07-09T13:07:00Z"/>
                <w:rFonts w:ascii="Arial" w:hAnsi="Arial" w:cs="Arial"/>
                <w:sz w:val="20"/>
                <w:szCs w:val="20"/>
                <w:lang w:val="en-GB"/>
              </w:rPr>
              <w:pPrChange w:id="2297" w:author="Dylan Van Aswegen" w:date="2024-07-09T15:08:00Z" w16du:dateUtc="2024-07-09T13:08: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2298" w:author="Dylan Van Aswegen" w:date="2024-07-09T15:07:00Z" w16du:dateUtc="2024-07-09T13:07:00Z">
              <w:r>
                <w:rPr>
                  <w:rFonts w:ascii="Arial" w:hAnsi="Arial" w:cs="Arial"/>
                  <w:sz w:val="20"/>
                  <w:szCs w:val="20"/>
                  <w:lang w:val="en-GB"/>
                </w:rPr>
                <w:t xml:space="preserve">Yes </w:t>
              </w:r>
            </w:ins>
          </w:p>
          <w:p w14:paraId="74244C6E" w14:textId="733A7338" w:rsidR="00C22F0E" w:rsidRPr="00C22F0E" w:rsidRDefault="00C22F0E">
            <w:pPr>
              <w:pStyle w:val="ListParagraph"/>
              <w:numPr>
                <w:ilvl w:val="0"/>
                <w:numId w:val="2"/>
              </w:numPr>
              <w:spacing w:line="360" w:lineRule="auto"/>
              <w:ind w:left="211" w:hanging="135"/>
              <w:jc w:val="both"/>
              <w:cnfStyle w:val="000000000000" w:firstRow="0" w:lastRow="0" w:firstColumn="0" w:lastColumn="0" w:oddVBand="0" w:evenVBand="0" w:oddHBand="0" w:evenHBand="0" w:firstRowFirstColumn="0" w:firstRowLastColumn="0" w:lastRowFirstColumn="0" w:lastRowLastColumn="0"/>
              <w:rPr>
                <w:ins w:id="2299" w:author="Dylan Van Aswegen" w:date="2024-07-09T14:46:00Z" w16du:dateUtc="2024-07-09T12:46:00Z"/>
                <w:rFonts w:ascii="Arial" w:hAnsi="Arial" w:cs="Arial"/>
                <w:sz w:val="20"/>
                <w:szCs w:val="20"/>
                <w:lang w:val="en-GB"/>
                <w:rPrChange w:id="2300" w:author="Dylan Van Aswegen" w:date="2024-07-09T15:07:00Z" w16du:dateUtc="2024-07-09T13:07:00Z">
                  <w:rPr>
                    <w:ins w:id="2301" w:author="Dylan Van Aswegen" w:date="2024-07-09T14:46:00Z" w16du:dateUtc="2024-07-09T12:46:00Z"/>
                    <w:lang w:val="en-GB"/>
                  </w:rPr>
                </w:rPrChange>
              </w:rPr>
              <w:pPrChange w:id="2302" w:author="Dylan Van Aswegen" w:date="2024-07-09T15:08:00Z" w16du:dateUtc="2024-07-09T13:08: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2303" w:author="Dylan Van Aswegen" w:date="2024-07-09T15:07:00Z" w16du:dateUtc="2024-07-09T13:07:00Z">
              <w:r>
                <w:rPr>
                  <w:rFonts w:ascii="Arial" w:hAnsi="Arial" w:cs="Arial"/>
                  <w:sz w:val="20"/>
                  <w:szCs w:val="20"/>
                  <w:lang w:val="en-GB"/>
                </w:rPr>
                <w:t xml:space="preserve">No </w:t>
              </w:r>
            </w:ins>
          </w:p>
        </w:tc>
        <w:tc>
          <w:tcPr>
            <w:tcW w:w="1337" w:type="dxa"/>
          </w:tcPr>
          <w:p w14:paraId="2F95079B" w14:textId="59EA06F9" w:rsidR="00B50F14" w:rsidRDefault="00C22F0E" w:rsidP="00B50F14">
            <w:pPr>
              <w:spacing w:line="360" w:lineRule="auto"/>
              <w:jc w:val="both"/>
              <w:cnfStyle w:val="000000000000" w:firstRow="0" w:lastRow="0" w:firstColumn="0" w:lastColumn="0" w:oddVBand="0" w:evenVBand="0" w:oddHBand="0" w:evenHBand="0" w:firstRowFirstColumn="0" w:firstRowLastColumn="0" w:lastRowFirstColumn="0" w:lastRowLastColumn="0"/>
              <w:rPr>
                <w:ins w:id="2304" w:author="Dylan Van Aswegen" w:date="2024-07-09T14:46:00Z" w16du:dateUtc="2024-07-09T12:46:00Z"/>
                <w:rFonts w:ascii="Arial" w:hAnsi="Arial" w:cs="Arial"/>
                <w:sz w:val="20"/>
                <w:szCs w:val="20"/>
                <w:lang w:val="en-GB"/>
              </w:rPr>
            </w:pPr>
            <w:ins w:id="2305" w:author="Dylan Van Aswegen" w:date="2024-07-09T15:08:00Z" w16du:dateUtc="2024-07-09T13:08:00Z">
              <w:r>
                <w:rPr>
                  <w:rFonts w:ascii="Arial" w:hAnsi="Arial" w:cs="Arial"/>
                  <w:sz w:val="20"/>
                  <w:szCs w:val="20"/>
                  <w:lang w:val="en-GB"/>
                </w:rPr>
                <w:t>Yes</w:t>
              </w:r>
            </w:ins>
          </w:p>
        </w:tc>
        <w:tc>
          <w:tcPr>
            <w:tcW w:w="2955" w:type="dxa"/>
          </w:tcPr>
          <w:p w14:paraId="035191AA" w14:textId="29918A5D" w:rsidR="00B50F14" w:rsidRDefault="00A016A1" w:rsidP="00B50F14">
            <w:pPr>
              <w:spacing w:line="360" w:lineRule="auto"/>
              <w:jc w:val="both"/>
              <w:cnfStyle w:val="000000000000" w:firstRow="0" w:lastRow="0" w:firstColumn="0" w:lastColumn="0" w:oddVBand="0" w:evenVBand="0" w:oddHBand="0" w:evenHBand="0" w:firstRowFirstColumn="0" w:firstRowLastColumn="0" w:lastRowFirstColumn="0" w:lastRowLastColumn="0"/>
              <w:rPr>
                <w:ins w:id="2306" w:author="Dylan Van Aswegen" w:date="2024-07-09T14:46:00Z" w16du:dateUtc="2024-07-09T12:46:00Z"/>
                <w:rFonts w:ascii="Arial" w:hAnsi="Arial" w:cs="Arial"/>
                <w:sz w:val="20"/>
                <w:szCs w:val="20"/>
                <w:lang w:val="en-GB"/>
              </w:rPr>
            </w:pPr>
            <w:ins w:id="2307" w:author="Dylan Van Aswegen" w:date="2024-07-09T15:09:00Z" w16du:dateUtc="2024-07-09T13:09:00Z">
              <w:r>
                <w:rPr>
                  <w:rFonts w:ascii="Arial" w:hAnsi="Arial" w:cs="Arial"/>
                  <w:sz w:val="20"/>
                  <w:szCs w:val="20"/>
                  <w:lang w:val="en-GB"/>
                </w:rPr>
                <w:t xml:space="preserve">The user will use this </w:t>
              </w:r>
            </w:ins>
            <w:ins w:id="2308" w:author="Dylan Van Aswegen" w:date="2024-07-09T15:10:00Z" w16du:dateUtc="2024-07-09T13:10:00Z">
              <w:r>
                <w:rPr>
                  <w:rFonts w:ascii="Arial" w:hAnsi="Arial" w:cs="Arial"/>
                  <w:sz w:val="20"/>
                  <w:szCs w:val="20"/>
                  <w:lang w:val="en-GB"/>
                </w:rPr>
                <w:t xml:space="preserve">to select </w:t>
              </w:r>
            </w:ins>
            <w:ins w:id="2309" w:author="Dylan Van Aswegen" w:date="2024-07-09T22:19:00Z" w16du:dateUtc="2024-07-09T20:19:00Z">
              <w:r w:rsidR="008560BD">
                <w:rPr>
                  <w:rFonts w:ascii="Arial" w:hAnsi="Arial" w:cs="Arial"/>
                  <w:sz w:val="20"/>
                  <w:szCs w:val="20"/>
                  <w:lang w:val="en-GB"/>
                </w:rPr>
                <w:t xml:space="preserve">if the members </w:t>
              </w:r>
            </w:ins>
            <w:ins w:id="2310" w:author="Dylan Van Aswegen" w:date="2024-07-09T22:20:00Z" w16du:dateUtc="2024-07-09T20:20:00Z">
              <w:r w:rsidR="008560BD">
                <w:rPr>
                  <w:rFonts w:ascii="Arial" w:hAnsi="Arial" w:cs="Arial"/>
                  <w:sz w:val="20"/>
                  <w:szCs w:val="20"/>
                  <w:lang w:val="en-GB"/>
                </w:rPr>
                <w:t>will be required to provide a physical address</w:t>
              </w:r>
            </w:ins>
            <w:ins w:id="2311" w:author="Dylan Van Aswegen" w:date="2024-07-09T22:23:00Z" w16du:dateUtc="2024-07-09T20:23:00Z">
              <w:r w:rsidR="008560BD">
                <w:rPr>
                  <w:rFonts w:ascii="Arial" w:hAnsi="Arial" w:cs="Arial"/>
                  <w:sz w:val="20"/>
                  <w:szCs w:val="20"/>
                  <w:lang w:val="en-GB"/>
                </w:rPr>
                <w:t>. This field should be accompanied by the note</w:t>
              </w:r>
            </w:ins>
            <w:ins w:id="2312" w:author="Dylan Van Aswegen" w:date="2024-07-17T01:57:00Z" w16du:dateUtc="2024-07-16T23:57:00Z">
              <w:r w:rsidR="005C0108">
                <w:rPr>
                  <w:rFonts w:ascii="Arial" w:hAnsi="Arial" w:cs="Arial"/>
                  <w:sz w:val="20"/>
                  <w:szCs w:val="20"/>
                  <w:lang w:val="en-GB"/>
                </w:rPr>
                <w:t xml:space="preserve"> </w:t>
              </w:r>
            </w:ins>
            <w:ins w:id="2313" w:author="Dylan Van Aswegen" w:date="2024-07-09T22:23:00Z" w16du:dateUtc="2024-07-09T20:23:00Z">
              <w:r w:rsidR="008560BD">
                <w:rPr>
                  <w:rFonts w:ascii="Arial" w:hAnsi="Arial" w:cs="Arial"/>
                  <w:sz w:val="20"/>
                  <w:szCs w:val="20"/>
                  <w:lang w:val="en-GB"/>
                </w:rPr>
                <w:t>‘’</w:t>
              </w:r>
            </w:ins>
            <w:ins w:id="2314" w:author="Dylan Van Aswegen" w:date="2024-07-09T22:48:00Z" w16du:dateUtc="2024-07-09T20:48:00Z">
              <w:r w:rsidR="0011372B" w:rsidRPr="005C0108">
                <w:rPr>
                  <w:rFonts w:ascii="Arial" w:hAnsi="Arial" w:cs="Arial"/>
                  <w:sz w:val="20"/>
                  <w:szCs w:val="20"/>
                  <w:lang w:val="en-GB"/>
                  <w:rPrChange w:id="2315" w:author="Dylan Van Aswegen" w:date="2024-07-17T01:56:00Z" w16du:dateUtc="2024-07-16T23:56:00Z">
                    <w:rPr>
                      <w:rFonts w:ascii="Calibri" w:hAnsi="Calibri" w:cs="Calibri"/>
                      <w:color w:val="000000"/>
                    </w:rPr>
                  </w:rPrChange>
                </w:rPr>
                <w:t>If some of your members are in groups, only one person will be required to provide an address. Those without an address will automatically use that address.</w:t>
              </w:r>
              <w:r w:rsidR="0011372B">
                <w:rPr>
                  <w:rFonts w:ascii="Arial" w:hAnsi="Arial" w:cs="Arial"/>
                  <w:sz w:val="20"/>
                  <w:szCs w:val="20"/>
                  <w:lang w:val="en-GB"/>
                </w:rPr>
                <w:t>”</w:t>
              </w:r>
            </w:ins>
          </w:p>
        </w:tc>
      </w:tr>
      <w:tr w:rsidR="00F52C9F" w14:paraId="137AAC51" w14:textId="77777777" w:rsidTr="00662C17">
        <w:trPr>
          <w:cnfStyle w:val="000000100000" w:firstRow="0" w:lastRow="0" w:firstColumn="0" w:lastColumn="0" w:oddVBand="0" w:evenVBand="0" w:oddHBand="1" w:evenHBand="0" w:firstRowFirstColumn="0" w:firstRowLastColumn="0" w:lastRowFirstColumn="0" w:lastRowLastColumn="0"/>
          <w:ins w:id="2316"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19258C9D" w14:textId="77777777" w:rsidR="00610401" w:rsidRDefault="00610401" w:rsidP="00610401">
            <w:pPr>
              <w:spacing w:line="360" w:lineRule="auto"/>
              <w:jc w:val="both"/>
              <w:rPr>
                <w:ins w:id="2317" w:author="Dylan Van Aswegen" w:date="2024-07-09T14:46:00Z" w16du:dateUtc="2024-07-09T12:46:00Z"/>
                <w:rFonts w:ascii="Arial" w:hAnsi="Arial" w:cs="Arial"/>
                <w:sz w:val="20"/>
                <w:szCs w:val="20"/>
                <w:lang w:val="en-GB"/>
              </w:rPr>
            </w:pPr>
          </w:p>
        </w:tc>
        <w:tc>
          <w:tcPr>
            <w:tcW w:w="2151" w:type="dxa"/>
          </w:tcPr>
          <w:p w14:paraId="5090153D" w14:textId="2015C20B" w:rsidR="00610401" w:rsidRDefault="00610401" w:rsidP="00610401">
            <w:pPr>
              <w:spacing w:line="360" w:lineRule="auto"/>
              <w:jc w:val="both"/>
              <w:cnfStyle w:val="000000100000" w:firstRow="0" w:lastRow="0" w:firstColumn="0" w:lastColumn="0" w:oddVBand="0" w:evenVBand="0" w:oddHBand="1" w:evenHBand="0" w:firstRowFirstColumn="0" w:firstRowLastColumn="0" w:lastRowFirstColumn="0" w:lastRowLastColumn="0"/>
              <w:rPr>
                <w:ins w:id="2318" w:author="Dylan Van Aswegen" w:date="2024-07-09T14:46:00Z" w16du:dateUtc="2024-07-09T12:46:00Z"/>
                <w:rFonts w:ascii="Arial" w:hAnsi="Arial" w:cs="Arial"/>
                <w:sz w:val="20"/>
                <w:szCs w:val="20"/>
                <w:lang w:val="en-GB"/>
              </w:rPr>
            </w:pPr>
            <w:ins w:id="2319" w:author="Dylan Van Aswegen" w:date="2024-07-09T14:46:00Z" w16du:dateUtc="2024-07-09T12:46:00Z">
              <w:r>
                <w:rPr>
                  <w:rFonts w:ascii="Arial" w:hAnsi="Arial" w:cs="Arial"/>
                  <w:sz w:val="20"/>
                  <w:szCs w:val="20"/>
                  <w:lang w:val="en-GB"/>
                </w:rPr>
                <w:t>Should all group members have to provide an address</w:t>
              </w:r>
            </w:ins>
            <w:ins w:id="2320" w:author="Dylan Van Aswegen" w:date="2024-07-09T14:47:00Z" w16du:dateUtc="2024-07-09T12:47:00Z">
              <w:r>
                <w:rPr>
                  <w:rFonts w:ascii="Arial" w:hAnsi="Arial" w:cs="Arial"/>
                  <w:sz w:val="20"/>
                  <w:szCs w:val="20"/>
                  <w:lang w:val="en-GB"/>
                </w:rPr>
                <w:t>?</w:t>
              </w:r>
            </w:ins>
          </w:p>
        </w:tc>
        <w:tc>
          <w:tcPr>
            <w:tcW w:w="1220" w:type="dxa"/>
          </w:tcPr>
          <w:p w14:paraId="428B9376" w14:textId="2D03A137" w:rsidR="00610401" w:rsidRDefault="00610401" w:rsidP="00610401">
            <w:pPr>
              <w:spacing w:line="360" w:lineRule="auto"/>
              <w:jc w:val="both"/>
              <w:cnfStyle w:val="000000100000" w:firstRow="0" w:lastRow="0" w:firstColumn="0" w:lastColumn="0" w:oddVBand="0" w:evenVBand="0" w:oddHBand="1" w:evenHBand="0" w:firstRowFirstColumn="0" w:firstRowLastColumn="0" w:lastRowFirstColumn="0" w:lastRowLastColumn="0"/>
              <w:rPr>
                <w:ins w:id="2321" w:author="Dylan Van Aswegen" w:date="2024-07-09T14:46:00Z" w16du:dateUtc="2024-07-09T12:46:00Z"/>
                <w:rFonts w:ascii="Arial" w:hAnsi="Arial" w:cs="Arial"/>
                <w:sz w:val="20"/>
                <w:szCs w:val="20"/>
                <w:lang w:val="en-GB"/>
              </w:rPr>
            </w:pPr>
            <w:ins w:id="2322" w:author="Dylan Van Aswegen" w:date="2024-07-09T23:24:00Z" w16du:dateUtc="2024-07-09T21:24:00Z">
              <w:r>
                <w:rPr>
                  <w:rFonts w:ascii="Arial" w:hAnsi="Arial" w:cs="Arial"/>
                  <w:sz w:val="20"/>
                  <w:szCs w:val="20"/>
                  <w:lang w:val="en-GB"/>
                </w:rPr>
                <w:t>Radio</w:t>
              </w:r>
            </w:ins>
          </w:p>
        </w:tc>
        <w:tc>
          <w:tcPr>
            <w:tcW w:w="2037" w:type="dxa"/>
          </w:tcPr>
          <w:p w14:paraId="7C2234D0" w14:textId="77777777" w:rsidR="0050669F" w:rsidRDefault="0050669F" w:rsidP="00022419">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323" w:author="Dylan Van Aswegen" w:date="2024-07-17T01:54:00Z" w16du:dateUtc="2024-07-16T23:54:00Z"/>
                <w:rFonts w:ascii="Arial" w:hAnsi="Arial" w:cs="Arial"/>
                <w:sz w:val="20"/>
                <w:szCs w:val="20"/>
                <w:lang w:val="en-GB"/>
              </w:rPr>
            </w:pPr>
            <w:ins w:id="2324" w:author="Dylan Van Aswegen" w:date="2024-07-17T01:54:00Z" w16du:dateUtc="2024-07-16T23:54:00Z">
              <w:r>
                <w:rPr>
                  <w:rFonts w:ascii="Arial" w:hAnsi="Arial" w:cs="Arial"/>
                  <w:sz w:val="20"/>
                  <w:szCs w:val="20"/>
                  <w:lang w:val="en-GB"/>
                </w:rPr>
                <w:t xml:space="preserve">No, group members can use the default address. </w:t>
              </w:r>
            </w:ins>
          </w:p>
          <w:p w14:paraId="7FA4E896" w14:textId="3B582481" w:rsidR="00610401" w:rsidRPr="00022419" w:rsidRDefault="0050669F" w:rsidP="00022419">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325" w:author="Dylan Van Aswegen" w:date="2024-07-09T14:46:00Z" w16du:dateUtc="2024-07-09T12:46:00Z"/>
                <w:rFonts w:ascii="Arial" w:hAnsi="Arial" w:cs="Arial"/>
                <w:sz w:val="20"/>
                <w:szCs w:val="20"/>
                <w:lang w:val="en-GB"/>
                <w:rPrChange w:id="2326" w:author="Dylan Van Aswegen" w:date="2024-07-17T01:54:00Z" w16du:dateUtc="2024-07-16T23:54:00Z">
                  <w:rPr>
                    <w:ins w:id="2327" w:author="Dylan Van Aswegen" w:date="2024-07-09T14:46:00Z" w16du:dateUtc="2024-07-09T12:46:00Z"/>
                    <w:lang w:val="en-GB"/>
                  </w:rPr>
                </w:rPrChange>
              </w:rPr>
              <w:pPrChange w:id="2328" w:author="Dylan Van Aswegen" w:date="2024-07-17T01:54:00Z" w16du:dateUtc="2024-07-16T23:54: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2329" w:author="Dylan Van Aswegen" w:date="2024-07-17T01:54:00Z" w16du:dateUtc="2024-07-16T23:54:00Z">
              <w:r w:rsidRPr="0050669F">
                <w:rPr>
                  <w:rFonts w:ascii="Arial" w:hAnsi="Arial" w:cs="Arial"/>
                  <w:sz w:val="20"/>
                  <w:szCs w:val="20"/>
                  <w:lang w:val="en-GB"/>
                  <w:rPrChange w:id="2330" w:author="Dylan Van Aswegen" w:date="2024-07-17T01:54:00Z" w16du:dateUtc="2024-07-16T23:54:00Z">
                    <w:rPr>
                      <w:rFonts w:ascii="Calibri" w:hAnsi="Calibri" w:cs="Calibri"/>
                      <w:color w:val="000000"/>
                    </w:rPr>
                  </w:rPrChange>
                </w:rPr>
                <w:t>Yes, each individual member in the group must provide their own address</w:t>
              </w:r>
            </w:ins>
            <w:ins w:id="2331" w:author="Dylan Van Aswegen" w:date="2024-07-09T23:24:00Z" w16du:dateUtc="2024-07-09T21:24:00Z">
              <w:r w:rsidR="00610401" w:rsidRPr="00022419">
                <w:rPr>
                  <w:rFonts w:ascii="Arial" w:hAnsi="Arial" w:cs="Arial"/>
                  <w:sz w:val="20"/>
                  <w:szCs w:val="20"/>
                  <w:lang w:val="en-GB"/>
                  <w:rPrChange w:id="2332" w:author="Dylan Van Aswegen" w:date="2024-07-17T01:54:00Z" w16du:dateUtc="2024-07-16T23:54:00Z">
                    <w:rPr>
                      <w:lang w:val="en-GB"/>
                    </w:rPr>
                  </w:rPrChange>
                </w:rPr>
                <w:t xml:space="preserve"> </w:t>
              </w:r>
            </w:ins>
          </w:p>
        </w:tc>
        <w:tc>
          <w:tcPr>
            <w:tcW w:w="1337" w:type="dxa"/>
          </w:tcPr>
          <w:p w14:paraId="747BB0B5" w14:textId="43CC0F1A" w:rsidR="00610401" w:rsidRDefault="00610401" w:rsidP="00610401">
            <w:pPr>
              <w:spacing w:line="360" w:lineRule="auto"/>
              <w:jc w:val="both"/>
              <w:cnfStyle w:val="000000100000" w:firstRow="0" w:lastRow="0" w:firstColumn="0" w:lastColumn="0" w:oddVBand="0" w:evenVBand="0" w:oddHBand="1" w:evenHBand="0" w:firstRowFirstColumn="0" w:firstRowLastColumn="0" w:lastRowFirstColumn="0" w:lastRowLastColumn="0"/>
              <w:rPr>
                <w:ins w:id="2333" w:author="Dylan Van Aswegen" w:date="2024-07-09T14:46:00Z" w16du:dateUtc="2024-07-09T12:46:00Z"/>
                <w:rFonts w:ascii="Arial" w:hAnsi="Arial" w:cs="Arial"/>
                <w:sz w:val="20"/>
                <w:szCs w:val="20"/>
                <w:lang w:val="en-GB"/>
              </w:rPr>
            </w:pPr>
            <w:ins w:id="2334" w:author="Dylan Van Aswegen" w:date="2024-07-09T23:24:00Z" w16du:dateUtc="2024-07-09T21:24:00Z">
              <w:r>
                <w:rPr>
                  <w:rFonts w:ascii="Arial" w:hAnsi="Arial" w:cs="Arial"/>
                  <w:sz w:val="20"/>
                  <w:szCs w:val="20"/>
                  <w:lang w:val="en-GB"/>
                </w:rPr>
                <w:t>Yes</w:t>
              </w:r>
            </w:ins>
          </w:p>
        </w:tc>
        <w:tc>
          <w:tcPr>
            <w:tcW w:w="2955" w:type="dxa"/>
          </w:tcPr>
          <w:p w14:paraId="499D468F" w14:textId="77777777" w:rsidR="00610401" w:rsidRDefault="005C0108" w:rsidP="00610401">
            <w:pPr>
              <w:spacing w:line="360" w:lineRule="auto"/>
              <w:jc w:val="both"/>
              <w:cnfStyle w:val="000000100000" w:firstRow="0" w:lastRow="0" w:firstColumn="0" w:lastColumn="0" w:oddVBand="0" w:evenVBand="0" w:oddHBand="1" w:evenHBand="0" w:firstRowFirstColumn="0" w:firstRowLastColumn="0" w:lastRowFirstColumn="0" w:lastRowLastColumn="0"/>
              <w:rPr>
                <w:ins w:id="2335" w:author="Dylan Van Aswegen" w:date="2024-07-17T01:59:00Z" w16du:dateUtc="2024-07-16T23:59:00Z"/>
                <w:rFonts w:ascii="Arial" w:hAnsi="Arial" w:cs="Arial"/>
                <w:sz w:val="20"/>
                <w:szCs w:val="20"/>
                <w:lang w:val="en-GB"/>
              </w:rPr>
            </w:pPr>
            <w:ins w:id="2336" w:author="Dylan Van Aswegen" w:date="2024-07-17T01:56:00Z" w16du:dateUtc="2024-07-16T23:56:00Z">
              <w:r>
                <w:rPr>
                  <w:rFonts w:ascii="Arial" w:hAnsi="Arial" w:cs="Arial"/>
                  <w:sz w:val="20"/>
                  <w:szCs w:val="20"/>
                  <w:lang w:val="en-GB"/>
                </w:rPr>
                <w:t>Th</w:t>
              </w:r>
            </w:ins>
            <w:ins w:id="2337" w:author="Dylan Van Aswegen" w:date="2024-07-17T01:57:00Z" w16du:dateUtc="2024-07-16T23:57:00Z">
              <w:r w:rsidR="006B110D">
                <w:rPr>
                  <w:rFonts w:ascii="Arial" w:hAnsi="Arial" w:cs="Arial"/>
                  <w:sz w:val="20"/>
                  <w:szCs w:val="20"/>
                  <w:lang w:val="en-GB"/>
                </w:rPr>
                <w:t xml:space="preserve">is field will be displayed when the organisation has </w:t>
              </w:r>
            </w:ins>
            <w:ins w:id="2338" w:author="Dylan Van Aswegen" w:date="2024-07-17T01:58:00Z" w16du:dateUtc="2024-07-16T23:58:00Z">
              <w:r w:rsidR="00173489">
                <w:rPr>
                  <w:rFonts w:ascii="Arial" w:hAnsi="Arial" w:cs="Arial"/>
                  <w:sz w:val="20"/>
                  <w:szCs w:val="20"/>
                  <w:lang w:val="en-GB"/>
                </w:rPr>
                <w:t xml:space="preserve">indicated that they have corporate / non-family groups. </w:t>
              </w:r>
            </w:ins>
          </w:p>
          <w:p w14:paraId="6B5F0A5A" w14:textId="77777777" w:rsidR="008E13C3" w:rsidRDefault="008E13C3" w:rsidP="00610401">
            <w:pPr>
              <w:spacing w:line="360" w:lineRule="auto"/>
              <w:jc w:val="both"/>
              <w:cnfStyle w:val="000000100000" w:firstRow="0" w:lastRow="0" w:firstColumn="0" w:lastColumn="0" w:oddVBand="0" w:evenVBand="0" w:oddHBand="1" w:evenHBand="0" w:firstRowFirstColumn="0" w:firstRowLastColumn="0" w:lastRowFirstColumn="0" w:lastRowLastColumn="0"/>
              <w:rPr>
                <w:ins w:id="2339" w:author="Dylan Van Aswegen" w:date="2024-07-17T01:59:00Z" w16du:dateUtc="2024-07-16T23:59:00Z"/>
                <w:rFonts w:ascii="Arial" w:hAnsi="Arial" w:cs="Arial"/>
                <w:sz w:val="20"/>
                <w:szCs w:val="20"/>
                <w:lang w:val="en-GB"/>
              </w:rPr>
            </w:pPr>
            <w:ins w:id="2340" w:author="Dylan Van Aswegen" w:date="2024-07-17T01:59:00Z" w16du:dateUtc="2024-07-16T23:59:00Z">
              <w:r>
                <w:rPr>
                  <w:rFonts w:ascii="Arial" w:hAnsi="Arial" w:cs="Arial"/>
                  <w:sz w:val="20"/>
                  <w:szCs w:val="20"/>
                  <w:lang w:val="en-GB"/>
                </w:rPr>
                <w:t xml:space="preserve">If yes, each member in the corporate/non-family groups will be required to provide their own address. </w:t>
              </w:r>
            </w:ins>
          </w:p>
          <w:p w14:paraId="48371773" w14:textId="2B9D69C9" w:rsidR="008E13C3" w:rsidRDefault="008E13C3" w:rsidP="00610401">
            <w:pPr>
              <w:spacing w:line="360" w:lineRule="auto"/>
              <w:jc w:val="both"/>
              <w:cnfStyle w:val="000000100000" w:firstRow="0" w:lastRow="0" w:firstColumn="0" w:lastColumn="0" w:oddVBand="0" w:evenVBand="0" w:oddHBand="1" w:evenHBand="0" w:firstRowFirstColumn="0" w:firstRowLastColumn="0" w:lastRowFirstColumn="0" w:lastRowLastColumn="0"/>
              <w:rPr>
                <w:ins w:id="2341" w:author="Dylan Van Aswegen" w:date="2024-07-09T14:46:00Z" w16du:dateUtc="2024-07-09T12:46:00Z"/>
                <w:rFonts w:ascii="Arial" w:hAnsi="Arial" w:cs="Arial"/>
                <w:sz w:val="20"/>
                <w:szCs w:val="20"/>
                <w:lang w:val="en-GB"/>
              </w:rPr>
            </w:pPr>
          </w:p>
        </w:tc>
      </w:tr>
      <w:tr w:rsidR="00610401" w14:paraId="37BDCC7B" w14:textId="77777777" w:rsidTr="00662C17">
        <w:trPr>
          <w:ins w:id="2342"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420BD26E" w14:textId="77777777" w:rsidR="00610401" w:rsidRDefault="00610401" w:rsidP="00610401">
            <w:pPr>
              <w:spacing w:line="360" w:lineRule="auto"/>
              <w:jc w:val="both"/>
              <w:rPr>
                <w:ins w:id="2343" w:author="Dylan Van Aswegen" w:date="2024-07-09T14:46:00Z" w16du:dateUtc="2024-07-09T12:46:00Z"/>
                <w:rFonts w:ascii="Arial" w:hAnsi="Arial" w:cs="Arial"/>
                <w:sz w:val="20"/>
                <w:szCs w:val="20"/>
                <w:lang w:val="en-GB"/>
              </w:rPr>
            </w:pPr>
          </w:p>
        </w:tc>
        <w:tc>
          <w:tcPr>
            <w:tcW w:w="2151" w:type="dxa"/>
          </w:tcPr>
          <w:p w14:paraId="5A9493A9" w14:textId="1F5DB37D" w:rsidR="00610401" w:rsidRDefault="00610401" w:rsidP="00610401">
            <w:pPr>
              <w:spacing w:line="360" w:lineRule="auto"/>
              <w:jc w:val="both"/>
              <w:cnfStyle w:val="000000000000" w:firstRow="0" w:lastRow="0" w:firstColumn="0" w:lastColumn="0" w:oddVBand="0" w:evenVBand="0" w:oddHBand="0" w:evenHBand="0" w:firstRowFirstColumn="0" w:firstRowLastColumn="0" w:lastRowFirstColumn="0" w:lastRowLastColumn="0"/>
              <w:rPr>
                <w:ins w:id="2344" w:author="Dylan Van Aswegen" w:date="2024-07-09T14:46:00Z" w16du:dateUtc="2024-07-09T12:46:00Z"/>
                <w:rFonts w:ascii="Arial" w:hAnsi="Arial" w:cs="Arial"/>
                <w:sz w:val="20"/>
                <w:szCs w:val="20"/>
                <w:lang w:val="en-GB"/>
              </w:rPr>
            </w:pPr>
            <w:ins w:id="2345" w:author="Dylan Van Aswegen" w:date="2024-07-09T14:47:00Z" w16du:dateUtc="2024-07-09T12:47:00Z">
              <w:r>
                <w:rPr>
                  <w:rFonts w:ascii="Arial" w:hAnsi="Arial" w:cs="Arial"/>
                  <w:sz w:val="20"/>
                  <w:szCs w:val="20"/>
                  <w:lang w:val="en-GB"/>
                </w:rPr>
                <w:t xml:space="preserve">At which age will a member cease to be a junior? </w:t>
              </w:r>
            </w:ins>
          </w:p>
        </w:tc>
        <w:tc>
          <w:tcPr>
            <w:tcW w:w="1220" w:type="dxa"/>
          </w:tcPr>
          <w:p w14:paraId="10F1A219" w14:textId="52DE34D8" w:rsidR="00610401" w:rsidRDefault="00C32593" w:rsidP="00610401">
            <w:pPr>
              <w:spacing w:line="360" w:lineRule="auto"/>
              <w:jc w:val="both"/>
              <w:cnfStyle w:val="000000000000" w:firstRow="0" w:lastRow="0" w:firstColumn="0" w:lastColumn="0" w:oddVBand="0" w:evenVBand="0" w:oddHBand="0" w:evenHBand="0" w:firstRowFirstColumn="0" w:firstRowLastColumn="0" w:lastRowFirstColumn="0" w:lastRowLastColumn="0"/>
              <w:rPr>
                <w:ins w:id="2346" w:author="Dylan Van Aswegen" w:date="2024-07-09T14:46:00Z" w16du:dateUtc="2024-07-09T12:46:00Z"/>
                <w:rFonts w:ascii="Arial" w:hAnsi="Arial" w:cs="Arial"/>
                <w:sz w:val="20"/>
                <w:szCs w:val="20"/>
                <w:lang w:val="en-GB"/>
              </w:rPr>
            </w:pPr>
            <w:ins w:id="2347" w:author="Dylan Van Aswegen" w:date="2024-07-17T01:56:00Z" w16du:dateUtc="2024-07-16T23:56:00Z">
              <w:r>
                <w:rPr>
                  <w:rFonts w:ascii="Arial" w:hAnsi="Arial" w:cs="Arial"/>
                  <w:sz w:val="20"/>
                  <w:szCs w:val="20"/>
                  <w:lang w:val="en-GB"/>
                </w:rPr>
                <w:t xml:space="preserve">Text Field </w:t>
              </w:r>
            </w:ins>
          </w:p>
        </w:tc>
        <w:tc>
          <w:tcPr>
            <w:tcW w:w="2037" w:type="dxa"/>
          </w:tcPr>
          <w:p w14:paraId="20E45B8C" w14:textId="5836D473" w:rsidR="00610401" w:rsidRDefault="005C0108" w:rsidP="00610401">
            <w:pPr>
              <w:spacing w:line="360" w:lineRule="auto"/>
              <w:jc w:val="both"/>
              <w:cnfStyle w:val="000000000000" w:firstRow="0" w:lastRow="0" w:firstColumn="0" w:lastColumn="0" w:oddVBand="0" w:evenVBand="0" w:oddHBand="0" w:evenHBand="0" w:firstRowFirstColumn="0" w:firstRowLastColumn="0" w:lastRowFirstColumn="0" w:lastRowLastColumn="0"/>
              <w:rPr>
                <w:ins w:id="2348" w:author="Dylan Van Aswegen" w:date="2024-07-09T14:46:00Z" w16du:dateUtc="2024-07-09T12:46:00Z"/>
                <w:rFonts w:ascii="Arial" w:hAnsi="Arial" w:cs="Arial"/>
                <w:sz w:val="20"/>
                <w:szCs w:val="20"/>
                <w:lang w:val="en-GB"/>
              </w:rPr>
            </w:pPr>
            <w:ins w:id="2349" w:author="Dylan Van Aswegen" w:date="2024-07-17T01:56:00Z" w16du:dateUtc="2024-07-16T23:56:00Z">
              <w:r>
                <w:rPr>
                  <w:rFonts w:ascii="Arial" w:hAnsi="Arial" w:cs="Arial"/>
                  <w:sz w:val="20"/>
                  <w:szCs w:val="20"/>
                  <w:lang w:val="en-GB"/>
                </w:rPr>
                <w:t>String</w:t>
              </w:r>
            </w:ins>
          </w:p>
        </w:tc>
        <w:tc>
          <w:tcPr>
            <w:tcW w:w="1337" w:type="dxa"/>
          </w:tcPr>
          <w:p w14:paraId="7398C1C1" w14:textId="7FC2B12F" w:rsidR="00610401" w:rsidRDefault="005C0108" w:rsidP="00610401">
            <w:pPr>
              <w:spacing w:line="360" w:lineRule="auto"/>
              <w:jc w:val="both"/>
              <w:cnfStyle w:val="000000000000" w:firstRow="0" w:lastRow="0" w:firstColumn="0" w:lastColumn="0" w:oddVBand="0" w:evenVBand="0" w:oddHBand="0" w:evenHBand="0" w:firstRowFirstColumn="0" w:firstRowLastColumn="0" w:lastRowFirstColumn="0" w:lastRowLastColumn="0"/>
              <w:rPr>
                <w:ins w:id="2350" w:author="Dylan Van Aswegen" w:date="2024-07-09T14:46:00Z" w16du:dateUtc="2024-07-09T12:46:00Z"/>
                <w:rFonts w:ascii="Arial" w:hAnsi="Arial" w:cs="Arial"/>
                <w:sz w:val="20"/>
                <w:szCs w:val="20"/>
                <w:lang w:val="en-GB"/>
              </w:rPr>
            </w:pPr>
            <w:ins w:id="2351" w:author="Dylan Van Aswegen" w:date="2024-07-17T01:56:00Z" w16du:dateUtc="2024-07-16T23:56:00Z">
              <w:r>
                <w:rPr>
                  <w:rFonts w:ascii="Arial" w:hAnsi="Arial" w:cs="Arial"/>
                  <w:sz w:val="20"/>
                  <w:szCs w:val="20"/>
                  <w:lang w:val="en-GB"/>
                </w:rPr>
                <w:t>Yes</w:t>
              </w:r>
            </w:ins>
          </w:p>
        </w:tc>
        <w:tc>
          <w:tcPr>
            <w:tcW w:w="2955" w:type="dxa"/>
          </w:tcPr>
          <w:p w14:paraId="464DF649" w14:textId="396D0F73" w:rsidR="00610401" w:rsidRDefault="00CD0D1C" w:rsidP="00610401">
            <w:pPr>
              <w:spacing w:line="360" w:lineRule="auto"/>
              <w:jc w:val="both"/>
              <w:cnfStyle w:val="000000000000" w:firstRow="0" w:lastRow="0" w:firstColumn="0" w:lastColumn="0" w:oddVBand="0" w:evenVBand="0" w:oddHBand="0" w:evenHBand="0" w:firstRowFirstColumn="0" w:firstRowLastColumn="0" w:lastRowFirstColumn="0" w:lastRowLastColumn="0"/>
              <w:rPr>
                <w:ins w:id="2352" w:author="Dylan Van Aswegen" w:date="2024-07-09T14:46:00Z" w16du:dateUtc="2024-07-09T12:46:00Z"/>
                <w:rFonts w:ascii="Arial" w:hAnsi="Arial" w:cs="Arial"/>
                <w:sz w:val="20"/>
                <w:szCs w:val="20"/>
                <w:lang w:val="en-GB"/>
              </w:rPr>
            </w:pPr>
            <w:ins w:id="2353" w:author="Dylan Van Aswegen" w:date="2024-07-17T02:00:00Z" w16du:dateUtc="2024-07-17T00:00:00Z">
              <w:r>
                <w:rPr>
                  <w:rFonts w:ascii="Arial" w:hAnsi="Arial" w:cs="Arial"/>
                  <w:sz w:val="20"/>
                  <w:szCs w:val="20"/>
                  <w:lang w:val="en-GB"/>
                </w:rPr>
                <w:t xml:space="preserve">This field will be displayed when the organisation has indicated that they have </w:t>
              </w:r>
            </w:ins>
            <w:ins w:id="2354" w:author="Dylan Van Aswegen" w:date="2024-07-17T02:02:00Z" w16du:dateUtc="2024-07-17T00:02:00Z">
              <w:r w:rsidR="00EE68DE">
                <w:rPr>
                  <w:rFonts w:ascii="Arial" w:hAnsi="Arial" w:cs="Arial"/>
                  <w:sz w:val="20"/>
                  <w:szCs w:val="20"/>
                  <w:lang w:val="en-GB"/>
                </w:rPr>
                <w:t>junior members</w:t>
              </w:r>
            </w:ins>
            <w:ins w:id="2355" w:author="Dylan Van Aswegen" w:date="2024-07-17T02:00:00Z" w16du:dateUtc="2024-07-17T00:00:00Z">
              <w:r>
                <w:rPr>
                  <w:rFonts w:ascii="Arial" w:hAnsi="Arial" w:cs="Arial"/>
                  <w:sz w:val="20"/>
                  <w:szCs w:val="20"/>
                  <w:lang w:val="en-GB"/>
                </w:rPr>
                <w:t xml:space="preserve">. The value here will be used by the application to verify if a user is a </w:t>
              </w:r>
            </w:ins>
            <w:ins w:id="2356" w:author="Dylan Van Aswegen" w:date="2024-07-17T02:01:00Z" w16du:dateUtc="2024-07-17T00:01:00Z">
              <w:r>
                <w:rPr>
                  <w:rFonts w:ascii="Arial" w:hAnsi="Arial" w:cs="Arial"/>
                  <w:sz w:val="20"/>
                  <w:szCs w:val="20"/>
                  <w:lang w:val="en-GB"/>
                </w:rPr>
                <w:t xml:space="preserve">junior or not. </w:t>
              </w:r>
              <w:r w:rsidR="001C07DD">
                <w:rPr>
                  <w:rFonts w:ascii="Arial" w:hAnsi="Arial" w:cs="Arial"/>
                  <w:sz w:val="20"/>
                  <w:szCs w:val="20"/>
                  <w:lang w:val="en-GB"/>
                </w:rPr>
                <w:t xml:space="preserve">The default age will be 18. </w:t>
              </w:r>
            </w:ins>
            <w:ins w:id="2357" w:author="Dylan Van Aswegen" w:date="2024-07-17T02:00:00Z" w16du:dateUtc="2024-07-17T00:00:00Z">
              <w:r>
                <w:rPr>
                  <w:rFonts w:ascii="Arial" w:hAnsi="Arial" w:cs="Arial"/>
                  <w:sz w:val="20"/>
                  <w:szCs w:val="20"/>
                  <w:lang w:val="en-GB"/>
                </w:rPr>
                <w:t xml:space="preserve"> </w:t>
              </w:r>
            </w:ins>
          </w:p>
        </w:tc>
      </w:tr>
      <w:tr w:rsidR="00F52C9F" w14:paraId="251C22C8" w14:textId="77777777" w:rsidTr="00662C17">
        <w:trPr>
          <w:cnfStyle w:val="000000100000" w:firstRow="0" w:lastRow="0" w:firstColumn="0" w:lastColumn="0" w:oddVBand="0" w:evenVBand="0" w:oddHBand="1" w:evenHBand="0" w:firstRowFirstColumn="0" w:firstRowLastColumn="0" w:lastRowFirstColumn="0" w:lastRowLastColumn="0"/>
          <w:ins w:id="2358"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6094707A" w14:textId="77777777" w:rsidR="00610401" w:rsidRDefault="00610401" w:rsidP="00610401">
            <w:pPr>
              <w:spacing w:line="360" w:lineRule="auto"/>
              <w:jc w:val="both"/>
              <w:rPr>
                <w:ins w:id="2359" w:author="Dylan Van Aswegen" w:date="2024-07-09T14:46:00Z" w16du:dateUtc="2024-07-09T12:46:00Z"/>
                <w:rFonts w:ascii="Arial" w:hAnsi="Arial" w:cs="Arial"/>
                <w:sz w:val="20"/>
                <w:szCs w:val="20"/>
                <w:lang w:val="en-GB"/>
              </w:rPr>
            </w:pPr>
          </w:p>
        </w:tc>
        <w:tc>
          <w:tcPr>
            <w:tcW w:w="2151" w:type="dxa"/>
          </w:tcPr>
          <w:p w14:paraId="39ABD336" w14:textId="6B5D2EDE" w:rsidR="00610401" w:rsidRDefault="00EE68DE" w:rsidP="00610401">
            <w:pPr>
              <w:spacing w:line="360" w:lineRule="auto"/>
              <w:jc w:val="both"/>
              <w:cnfStyle w:val="000000100000" w:firstRow="0" w:lastRow="0" w:firstColumn="0" w:lastColumn="0" w:oddVBand="0" w:evenVBand="0" w:oddHBand="1" w:evenHBand="0" w:firstRowFirstColumn="0" w:firstRowLastColumn="0" w:lastRowFirstColumn="0" w:lastRowLastColumn="0"/>
              <w:rPr>
                <w:ins w:id="2360" w:author="Dylan Van Aswegen" w:date="2024-07-09T14:46:00Z" w16du:dateUtc="2024-07-09T12:46:00Z"/>
                <w:rFonts w:ascii="Arial" w:hAnsi="Arial" w:cs="Arial"/>
                <w:sz w:val="20"/>
                <w:szCs w:val="20"/>
                <w:lang w:val="en-GB"/>
              </w:rPr>
            </w:pPr>
            <w:ins w:id="2361" w:author="Dylan Van Aswegen" w:date="2024-07-17T02:01:00Z" w16du:dateUtc="2024-07-17T00:01:00Z">
              <w:r>
                <w:rPr>
                  <w:rFonts w:ascii="Arial" w:hAnsi="Arial" w:cs="Arial"/>
                  <w:sz w:val="20"/>
                  <w:szCs w:val="20"/>
                  <w:lang w:val="en-GB"/>
                </w:rPr>
                <w:t>Subscription</w:t>
              </w:r>
            </w:ins>
            <w:ins w:id="2362" w:author="Dylan Van Aswegen" w:date="2024-07-09T14:47:00Z" w16du:dateUtc="2024-07-09T12:47:00Z">
              <w:r w:rsidR="00610401">
                <w:rPr>
                  <w:rFonts w:ascii="Arial" w:hAnsi="Arial" w:cs="Arial"/>
                  <w:sz w:val="20"/>
                  <w:szCs w:val="20"/>
                  <w:lang w:val="en-GB"/>
                </w:rPr>
                <w:t xml:space="preserve"> to be renewed if they are no longer a junior at renewal time? </w:t>
              </w:r>
            </w:ins>
          </w:p>
        </w:tc>
        <w:tc>
          <w:tcPr>
            <w:tcW w:w="1220" w:type="dxa"/>
          </w:tcPr>
          <w:p w14:paraId="0FD27EC2" w14:textId="43F949F1" w:rsidR="00610401" w:rsidRDefault="00EE68DE" w:rsidP="00610401">
            <w:pPr>
              <w:spacing w:line="360" w:lineRule="auto"/>
              <w:jc w:val="both"/>
              <w:cnfStyle w:val="000000100000" w:firstRow="0" w:lastRow="0" w:firstColumn="0" w:lastColumn="0" w:oddVBand="0" w:evenVBand="0" w:oddHBand="1" w:evenHBand="0" w:firstRowFirstColumn="0" w:firstRowLastColumn="0" w:lastRowFirstColumn="0" w:lastRowLastColumn="0"/>
              <w:rPr>
                <w:ins w:id="2363" w:author="Dylan Van Aswegen" w:date="2024-07-09T14:46:00Z" w16du:dateUtc="2024-07-09T12:46:00Z"/>
                <w:rFonts w:ascii="Arial" w:hAnsi="Arial" w:cs="Arial"/>
                <w:sz w:val="20"/>
                <w:szCs w:val="20"/>
                <w:lang w:val="en-GB"/>
              </w:rPr>
            </w:pPr>
            <w:ins w:id="2364" w:author="Dylan Van Aswegen" w:date="2024-07-17T02:01:00Z" w16du:dateUtc="2024-07-17T00:01:00Z">
              <w:r>
                <w:rPr>
                  <w:rFonts w:ascii="Arial" w:hAnsi="Arial" w:cs="Arial"/>
                  <w:sz w:val="20"/>
                  <w:szCs w:val="20"/>
                  <w:lang w:val="en-GB"/>
                </w:rPr>
                <w:t>Radio</w:t>
              </w:r>
            </w:ins>
          </w:p>
        </w:tc>
        <w:tc>
          <w:tcPr>
            <w:tcW w:w="2037" w:type="dxa"/>
          </w:tcPr>
          <w:p w14:paraId="5B936411" w14:textId="77777777" w:rsidR="00610401" w:rsidRDefault="00EE68DE" w:rsidP="00EE68DE">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365" w:author="Dylan Van Aswegen" w:date="2024-07-17T02:01:00Z" w16du:dateUtc="2024-07-17T00:01:00Z"/>
                <w:rFonts w:ascii="Arial" w:hAnsi="Arial" w:cs="Arial"/>
                <w:sz w:val="20"/>
                <w:szCs w:val="20"/>
                <w:lang w:val="en-GB"/>
              </w:rPr>
            </w:pPr>
            <w:ins w:id="2366" w:author="Dylan Van Aswegen" w:date="2024-07-17T02:01:00Z" w16du:dateUtc="2024-07-17T00:01:00Z">
              <w:r>
                <w:rPr>
                  <w:rFonts w:ascii="Arial" w:hAnsi="Arial" w:cs="Arial"/>
                  <w:sz w:val="20"/>
                  <w:szCs w:val="20"/>
                  <w:lang w:val="en-GB"/>
                </w:rPr>
                <w:t>Yes</w:t>
              </w:r>
            </w:ins>
          </w:p>
          <w:p w14:paraId="19559E8A" w14:textId="399F16FD" w:rsidR="00EE68DE" w:rsidRPr="00EE68DE" w:rsidRDefault="00EE68DE" w:rsidP="00EE68DE">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367" w:author="Dylan Van Aswegen" w:date="2024-07-09T14:46:00Z" w16du:dateUtc="2024-07-09T12:46:00Z"/>
                <w:rFonts w:ascii="Arial" w:hAnsi="Arial" w:cs="Arial"/>
                <w:sz w:val="20"/>
                <w:szCs w:val="20"/>
                <w:lang w:val="en-GB"/>
                <w:rPrChange w:id="2368" w:author="Dylan Van Aswegen" w:date="2024-07-17T02:01:00Z" w16du:dateUtc="2024-07-17T00:01:00Z">
                  <w:rPr>
                    <w:ins w:id="2369" w:author="Dylan Van Aswegen" w:date="2024-07-09T14:46:00Z" w16du:dateUtc="2024-07-09T12:46:00Z"/>
                    <w:lang w:val="en-GB"/>
                  </w:rPr>
                </w:rPrChange>
              </w:rPr>
              <w:pPrChange w:id="2370" w:author="Dylan Van Aswegen" w:date="2024-07-17T02:01:00Z" w16du:dateUtc="2024-07-17T00:01: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2371" w:author="Dylan Van Aswegen" w:date="2024-07-17T02:01:00Z" w16du:dateUtc="2024-07-17T00:01:00Z">
              <w:r>
                <w:rPr>
                  <w:rFonts w:ascii="Arial" w:hAnsi="Arial" w:cs="Arial"/>
                  <w:sz w:val="20"/>
                  <w:szCs w:val="20"/>
                  <w:lang w:val="en-GB"/>
                </w:rPr>
                <w:t>No</w:t>
              </w:r>
            </w:ins>
          </w:p>
        </w:tc>
        <w:tc>
          <w:tcPr>
            <w:tcW w:w="1337" w:type="dxa"/>
          </w:tcPr>
          <w:p w14:paraId="04AFC13E" w14:textId="16ECC01D" w:rsidR="00610401" w:rsidRDefault="00EE68DE" w:rsidP="00610401">
            <w:pPr>
              <w:spacing w:line="360" w:lineRule="auto"/>
              <w:jc w:val="both"/>
              <w:cnfStyle w:val="000000100000" w:firstRow="0" w:lastRow="0" w:firstColumn="0" w:lastColumn="0" w:oddVBand="0" w:evenVBand="0" w:oddHBand="1" w:evenHBand="0" w:firstRowFirstColumn="0" w:firstRowLastColumn="0" w:lastRowFirstColumn="0" w:lastRowLastColumn="0"/>
              <w:rPr>
                <w:ins w:id="2372" w:author="Dylan Van Aswegen" w:date="2024-07-09T14:46:00Z" w16du:dateUtc="2024-07-09T12:46:00Z"/>
                <w:rFonts w:ascii="Arial" w:hAnsi="Arial" w:cs="Arial"/>
                <w:sz w:val="20"/>
                <w:szCs w:val="20"/>
                <w:lang w:val="en-GB"/>
              </w:rPr>
            </w:pPr>
            <w:ins w:id="2373" w:author="Dylan Van Aswegen" w:date="2024-07-17T02:02:00Z" w16du:dateUtc="2024-07-17T00:02:00Z">
              <w:r>
                <w:rPr>
                  <w:rFonts w:ascii="Arial" w:hAnsi="Arial" w:cs="Arial"/>
                  <w:sz w:val="20"/>
                  <w:szCs w:val="20"/>
                  <w:lang w:val="en-GB"/>
                </w:rPr>
                <w:t>Yes</w:t>
              </w:r>
            </w:ins>
          </w:p>
        </w:tc>
        <w:tc>
          <w:tcPr>
            <w:tcW w:w="2955" w:type="dxa"/>
          </w:tcPr>
          <w:p w14:paraId="65952856" w14:textId="16912F8A" w:rsidR="00610401" w:rsidRDefault="00EE68DE" w:rsidP="00610401">
            <w:pPr>
              <w:spacing w:line="360" w:lineRule="auto"/>
              <w:jc w:val="both"/>
              <w:cnfStyle w:val="000000100000" w:firstRow="0" w:lastRow="0" w:firstColumn="0" w:lastColumn="0" w:oddVBand="0" w:evenVBand="0" w:oddHBand="1" w:evenHBand="0" w:firstRowFirstColumn="0" w:firstRowLastColumn="0" w:lastRowFirstColumn="0" w:lastRowLastColumn="0"/>
              <w:rPr>
                <w:ins w:id="2374" w:author="Dylan Van Aswegen" w:date="2024-07-09T14:46:00Z" w16du:dateUtc="2024-07-09T12:46:00Z"/>
                <w:rFonts w:ascii="Arial" w:hAnsi="Arial" w:cs="Arial"/>
                <w:sz w:val="20"/>
                <w:szCs w:val="20"/>
                <w:lang w:val="en-GB"/>
              </w:rPr>
            </w:pPr>
            <w:ins w:id="2375" w:author="Dylan Van Aswegen" w:date="2024-07-17T02:02:00Z" w16du:dateUtc="2024-07-17T00:02:00Z">
              <w:r>
                <w:rPr>
                  <w:rFonts w:ascii="Arial" w:hAnsi="Arial" w:cs="Arial"/>
                  <w:sz w:val="20"/>
                  <w:szCs w:val="20"/>
                  <w:lang w:val="en-GB"/>
                </w:rPr>
                <w:t xml:space="preserve">This field will be displayed when the organisation has indicated that they have junior members. </w:t>
              </w:r>
            </w:ins>
            <w:ins w:id="2376" w:author="Dylan Van Aswegen" w:date="2024-07-17T02:07:00Z" w16du:dateUtc="2024-07-17T00:07:00Z">
              <w:r w:rsidR="001B1E45">
                <w:rPr>
                  <w:rFonts w:ascii="Arial" w:hAnsi="Arial" w:cs="Arial"/>
                  <w:sz w:val="20"/>
                  <w:szCs w:val="20"/>
                  <w:lang w:val="en-GB"/>
                </w:rPr>
                <w:t>If yes, the application should set a junior</w:t>
              </w:r>
            </w:ins>
            <w:ins w:id="2377" w:author="Dylan Van Aswegen" w:date="2024-07-17T02:08:00Z" w16du:dateUtc="2024-07-17T00:08:00Z">
              <w:r w:rsidR="001B1E45">
                <w:rPr>
                  <w:rFonts w:ascii="Arial" w:hAnsi="Arial" w:cs="Arial"/>
                  <w:sz w:val="20"/>
                  <w:szCs w:val="20"/>
                  <w:lang w:val="en-GB"/>
                </w:rPr>
                <w:t>s status to swapping if they will be above the age where they cease being a junior.</w:t>
              </w:r>
            </w:ins>
            <w:ins w:id="2378" w:author="Dylan Van Aswegen" w:date="2024-07-17T02:10:00Z" w16du:dateUtc="2024-07-17T00:10:00Z">
              <w:r w:rsidR="00C73FE6">
                <w:rPr>
                  <w:rFonts w:ascii="Arial" w:hAnsi="Arial" w:cs="Arial"/>
                  <w:sz w:val="20"/>
                  <w:szCs w:val="20"/>
                  <w:lang w:val="en-GB"/>
                </w:rPr>
                <w:t xml:space="preserve"> If no, the subscription will be set to not renewing if they will be above the age where they cease being a junior. </w:t>
              </w:r>
            </w:ins>
            <w:ins w:id="2379" w:author="Dylan Van Aswegen" w:date="2024-07-17T02:08:00Z" w16du:dateUtc="2024-07-17T00:08:00Z">
              <w:r w:rsidR="00B70DA1">
                <w:rPr>
                  <w:rFonts w:ascii="Arial" w:hAnsi="Arial" w:cs="Arial"/>
                  <w:sz w:val="20"/>
                  <w:szCs w:val="20"/>
                  <w:lang w:val="en-GB"/>
                </w:rPr>
                <w:t xml:space="preserve">The default option will be Yes. </w:t>
              </w:r>
            </w:ins>
          </w:p>
        </w:tc>
      </w:tr>
      <w:tr w:rsidR="002206F6" w14:paraId="278BC6AF" w14:textId="77777777" w:rsidTr="00662C17">
        <w:trPr>
          <w:ins w:id="2380"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3EC2D255" w14:textId="77777777" w:rsidR="002206F6" w:rsidRDefault="002206F6" w:rsidP="002206F6">
            <w:pPr>
              <w:spacing w:line="360" w:lineRule="auto"/>
              <w:jc w:val="both"/>
              <w:rPr>
                <w:ins w:id="2381" w:author="Dylan Van Aswegen" w:date="2024-07-09T14:46:00Z" w16du:dateUtc="2024-07-09T12:46:00Z"/>
                <w:rFonts w:ascii="Arial" w:hAnsi="Arial" w:cs="Arial"/>
                <w:sz w:val="20"/>
                <w:szCs w:val="20"/>
                <w:lang w:val="en-GB"/>
              </w:rPr>
            </w:pPr>
          </w:p>
        </w:tc>
        <w:tc>
          <w:tcPr>
            <w:tcW w:w="2151" w:type="dxa"/>
          </w:tcPr>
          <w:p w14:paraId="530BE1D7" w14:textId="163B29AB" w:rsidR="002206F6" w:rsidRDefault="002206F6" w:rsidP="002206F6">
            <w:pPr>
              <w:spacing w:line="360" w:lineRule="auto"/>
              <w:jc w:val="both"/>
              <w:cnfStyle w:val="000000000000" w:firstRow="0" w:lastRow="0" w:firstColumn="0" w:lastColumn="0" w:oddVBand="0" w:evenVBand="0" w:oddHBand="0" w:evenHBand="0" w:firstRowFirstColumn="0" w:firstRowLastColumn="0" w:lastRowFirstColumn="0" w:lastRowLastColumn="0"/>
              <w:rPr>
                <w:ins w:id="2382" w:author="Dylan Van Aswegen" w:date="2024-07-09T14:46:00Z" w16du:dateUtc="2024-07-09T12:46:00Z"/>
                <w:rFonts w:ascii="Arial" w:hAnsi="Arial" w:cs="Arial"/>
                <w:sz w:val="20"/>
                <w:szCs w:val="20"/>
                <w:lang w:val="en-GB"/>
              </w:rPr>
            </w:pPr>
            <w:ins w:id="2383" w:author="Dylan Van Aswegen" w:date="2024-07-09T14:47:00Z" w16du:dateUtc="2024-07-09T12:47:00Z">
              <w:r>
                <w:rPr>
                  <w:rFonts w:ascii="Arial" w:hAnsi="Arial" w:cs="Arial"/>
                  <w:sz w:val="20"/>
                  <w:szCs w:val="20"/>
                  <w:lang w:val="en-GB"/>
                </w:rPr>
                <w:t xml:space="preserve">Should the system switch them to a different subscription at the renewal? </w:t>
              </w:r>
            </w:ins>
          </w:p>
        </w:tc>
        <w:tc>
          <w:tcPr>
            <w:tcW w:w="1220" w:type="dxa"/>
          </w:tcPr>
          <w:p w14:paraId="09E3E294" w14:textId="481B82F4" w:rsidR="002206F6" w:rsidRDefault="002206F6" w:rsidP="002206F6">
            <w:pPr>
              <w:spacing w:line="360" w:lineRule="auto"/>
              <w:jc w:val="both"/>
              <w:cnfStyle w:val="000000000000" w:firstRow="0" w:lastRow="0" w:firstColumn="0" w:lastColumn="0" w:oddVBand="0" w:evenVBand="0" w:oddHBand="0" w:evenHBand="0" w:firstRowFirstColumn="0" w:firstRowLastColumn="0" w:lastRowFirstColumn="0" w:lastRowLastColumn="0"/>
              <w:rPr>
                <w:ins w:id="2384" w:author="Dylan Van Aswegen" w:date="2024-07-09T14:46:00Z" w16du:dateUtc="2024-07-09T12:46:00Z"/>
                <w:rFonts w:ascii="Arial" w:hAnsi="Arial" w:cs="Arial"/>
                <w:sz w:val="20"/>
                <w:szCs w:val="20"/>
                <w:lang w:val="en-GB"/>
              </w:rPr>
            </w:pPr>
            <w:ins w:id="2385" w:author="Dylan Van Aswegen" w:date="2024-07-17T02:09:00Z">
              <w:r>
                <w:rPr>
                  <w:rFonts w:ascii="Arial" w:hAnsi="Arial" w:cs="Arial"/>
                  <w:sz w:val="20"/>
                  <w:szCs w:val="20"/>
                  <w:lang w:val="en-GB"/>
                </w:rPr>
                <w:t>Radio</w:t>
              </w:r>
            </w:ins>
          </w:p>
        </w:tc>
        <w:tc>
          <w:tcPr>
            <w:tcW w:w="2037" w:type="dxa"/>
          </w:tcPr>
          <w:p w14:paraId="50D627D7" w14:textId="77777777" w:rsidR="002206F6" w:rsidRDefault="002206F6" w:rsidP="002206F6">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2386" w:author="Dylan Van Aswegen" w:date="2024-07-17T02:09:00Z" w16du:dateUtc="2024-07-17T00:09:00Z"/>
                <w:rFonts w:ascii="Arial" w:hAnsi="Arial" w:cs="Arial"/>
                <w:sz w:val="20"/>
                <w:szCs w:val="20"/>
                <w:lang w:val="en-GB"/>
              </w:rPr>
            </w:pPr>
            <w:ins w:id="2387" w:author="Dylan Van Aswegen" w:date="2024-07-17T02:09:00Z">
              <w:r>
                <w:rPr>
                  <w:rFonts w:ascii="Arial" w:hAnsi="Arial" w:cs="Arial"/>
                  <w:sz w:val="20"/>
                  <w:szCs w:val="20"/>
                  <w:lang w:val="en-GB"/>
                </w:rPr>
                <w:t>Yes</w:t>
              </w:r>
            </w:ins>
          </w:p>
          <w:p w14:paraId="067809B5" w14:textId="47959732" w:rsidR="002206F6" w:rsidRPr="002206F6" w:rsidRDefault="002206F6" w:rsidP="002206F6">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2388" w:author="Dylan Van Aswegen" w:date="2024-07-09T14:46:00Z" w16du:dateUtc="2024-07-09T12:46:00Z"/>
                <w:rFonts w:ascii="Arial" w:hAnsi="Arial" w:cs="Arial"/>
                <w:sz w:val="20"/>
                <w:szCs w:val="20"/>
                <w:lang w:val="en-GB"/>
                <w:rPrChange w:id="2389" w:author="Dylan Van Aswegen" w:date="2024-07-17T02:09:00Z" w16du:dateUtc="2024-07-17T00:09:00Z">
                  <w:rPr>
                    <w:ins w:id="2390" w:author="Dylan Van Aswegen" w:date="2024-07-09T14:46:00Z" w16du:dateUtc="2024-07-09T12:46:00Z"/>
                    <w:lang w:val="en-GB"/>
                  </w:rPr>
                </w:rPrChange>
              </w:rPr>
              <w:pPrChange w:id="2391" w:author="Dylan Van Aswegen" w:date="2024-07-17T02:09:00Z" w16du:dateUtc="2024-07-17T00:09: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2392" w:author="Dylan Van Aswegen" w:date="2024-07-17T02:09:00Z">
              <w:r w:rsidRPr="002206F6">
                <w:rPr>
                  <w:rFonts w:ascii="Arial" w:hAnsi="Arial" w:cs="Arial"/>
                  <w:sz w:val="20"/>
                  <w:szCs w:val="20"/>
                  <w:lang w:val="en-GB"/>
                  <w:rPrChange w:id="2393" w:author="Dylan Van Aswegen" w:date="2024-07-17T02:09:00Z" w16du:dateUtc="2024-07-17T00:09:00Z">
                    <w:rPr>
                      <w:lang w:val="en-GB"/>
                    </w:rPr>
                  </w:rPrChange>
                </w:rPr>
                <w:t>No</w:t>
              </w:r>
            </w:ins>
          </w:p>
        </w:tc>
        <w:tc>
          <w:tcPr>
            <w:tcW w:w="1337" w:type="dxa"/>
          </w:tcPr>
          <w:p w14:paraId="4619123C" w14:textId="39061EA5" w:rsidR="002206F6" w:rsidRDefault="002206F6" w:rsidP="002206F6">
            <w:pPr>
              <w:spacing w:line="360" w:lineRule="auto"/>
              <w:jc w:val="both"/>
              <w:cnfStyle w:val="000000000000" w:firstRow="0" w:lastRow="0" w:firstColumn="0" w:lastColumn="0" w:oddVBand="0" w:evenVBand="0" w:oddHBand="0" w:evenHBand="0" w:firstRowFirstColumn="0" w:firstRowLastColumn="0" w:lastRowFirstColumn="0" w:lastRowLastColumn="0"/>
              <w:rPr>
                <w:ins w:id="2394" w:author="Dylan Van Aswegen" w:date="2024-07-09T14:46:00Z" w16du:dateUtc="2024-07-09T12:46:00Z"/>
                <w:rFonts w:ascii="Arial" w:hAnsi="Arial" w:cs="Arial"/>
                <w:sz w:val="20"/>
                <w:szCs w:val="20"/>
                <w:lang w:val="en-GB"/>
              </w:rPr>
            </w:pPr>
            <w:ins w:id="2395" w:author="Dylan Van Aswegen" w:date="2024-07-17T02:09:00Z">
              <w:r>
                <w:rPr>
                  <w:rFonts w:ascii="Arial" w:hAnsi="Arial" w:cs="Arial"/>
                  <w:sz w:val="20"/>
                  <w:szCs w:val="20"/>
                  <w:lang w:val="en-GB"/>
                </w:rPr>
                <w:t>Yes</w:t>
              </w:r>
            </w:ins>
          </w:p>
        </w:tc>
        <w:tc>
          <w:tcPr>
            <w:tcW w:w="2955" w:type="dxa"/>
          </w:tcPr>
          <w:p w14:paraId="4ADD6B73" w14:textId="40844D4A" w:rsidR="002206F6" w:rsidRDefault="002206F6" w:rsidP="002206F6">
            <w:pPr>
              <w:spacing w:line="360" w:lineRule="auto"/>
              <w:jc w:val="both"/>
              <w:cnfStyle w:val="000000000000" w:firstRow="0" w:lastRow="0" w:firstColumn="0" w:lastColumn="0" w:oddVBand="0" w:evenVBand="0" w:oddHBand="0" w:evenHBand="0" w:firstRowFirstColumn="0" w:firstRowLastColumn="0" w:lastRowFirstColumn="0" w:lastRowLastColumn="0"/>
              <w:rPr>
                <w:ins w:id="2396" w:author="Dylan Van Aswegen" w:date="2024-07-09T14:46:00Z" w16du:dateUtc="2024-07-09T12:46:00Z"/>
                <w:rFonts w:ascii="Arial" w:hAnsi="Arial" w:cs="Arial"/>
                <w:sz w:val="20"/>
                <w:szCs w:val="20"/>
                <w:lang w:val="en-GB"/>
              </w:rPr>
            </w:pPr>
            <w:ins w:id="2397" w:author="Dylan Van Aswegen" w:date="2024-07-17T02:02:00Z" w16du:dateUtc="2024-07-17T00:02:00Z">
              <w:r>
                <w:rPr>
                  <w:rFonts w:ascii="Arial" w:hAnsi="Arial" w:cs="Arial"/>
                  <w:sz w:val="20"/>
                  <w:szCs w:val="20"/>
                  <w:lang w:val="en-GB"/>
                </w:rPr>
                <w:t>This field will be displayed when the organisation has indicated that they have junior members.</w:t>
              </w:r>
            </w:ins>
            <w:ins w:id="2398" w:author="Dylan Van Aswegen" w:date="2024-07-17T02:06:00Z" w16du:dateUtc="2024-07-17T00:06:00Z">
              <w:r>
                <w:rPr>
                  <w:rFonts w:ascii="Arial" w:hAnsi="Arial" w:cs="Arial"/>
                  <w:sz w:val="20"/>
                  <w:szCs w:val="20"/>
                  <w:lang w:val="en-GB"/>
                </w:rPr>
                <w:t xml:space="preserve"> </w:t>
              </w:r>
            </w:ins>
            <w:ins w:id="2399" w:author="Dylan Van Aswegen" w:date="2024-07-17T02:09:00Z" w16du:dateUtc="2024-07-17T00:09:00Z">
              <w:r w:rsidR="00583553">
                <w:rPr>
                  <w:rFonts w:ascii="Arial" w:hAnsi="Arial" w:cs="Arial"/>
                  <w:sz w:val="20"/>
                  <w:szCs w:val="20"/>
                  <w:lang w:val="en-GB"/>
                </w:rPr>
                <w:t xml:space="preserve">If yes, the organisation admin will be requested to </w:t>
              </w:r>
              <w:r w:rsidR="00C73FE6">
                <w:rPr>
                  <w:rFonts w:ascii="Arial" w:hAnsi="Arial" w:cs="Arial"/>
                  <w:sz w:val="20"/>
                  <w:szCs w:val="20"/>
                  <w:lang w:val="en-GB"/>
                </w:rPr>
                <w:t>set the upgrade path. I</w:t>
              </w:r>
            </w:ins>
            <w:ins w:id="2400" w:author="Dylan Van Aswegen" w:date="2024-07-17T02:10:00Z" w16du:dateUtc="2024-07-17T00:10:00Z">
              <w:r w:rsidR="00C73FE6">
                <w:rPr>
                  <w:rFonts w:ascii="Arial" w:hAnsi="Arial" w:cs="Arial"/>
                  <w:sz w:val="20"/>
                  <w:szCs w:val="20"/>
                  <w:lang w:val="en-GB"/>
                </w:rPr>
                <w:t>f no</w:t>
              </w:r>
              <w:r w:rsidR="00A36AED">
                <w:rPr>
                  <w:rFonts w:ascii="Arial" w:hAnsi="Arial" w:cs="Arial"/>
                  <w:sz w:val="20"/>
                  <w:szCs w:val="20"/>
                  <w:lang w:val="en-GB"/>
                </w:rPr>
                <w:t xml:space="preserve">, </w:t>
              </w:r>
            </w:ins>
            <w:ins w:id="2401" w:author="Dylan Van Aswegen" w:date="2024-07-17T02:11:00Z" w16du:dateUtc="2024-07-17T00:11:00Z">
              <w:r w:rsidR="00A36AED">
                <w:rPr>
                  <w:rFonts w:ascii="Arial" w:hAnsi="Arial" w:cs="Arial"/>
                  <w:sz w:val="20"/>
                  <w:szCs w:val="20"/>
                  <w:lang w:val="en-GB"/>
                </w:rPr>
                <w:t>the member will be prompted to renew and will have to select the</w:t>
              </w:r>
              <w:r w:rsidR="00F67BBA">
                <w:rPr>
                  <w:rFonts w:ascii="Arial" w:hAnsi="Arial" w:cs="Arial"/>
                  <w:sz w:val="20"/>
                  <w:szCs w:val="20"/>
                  <w:lang w:val="en-GB"/>
                </w:rPr>
                <w:t xml:space="preserve"> adult</w:t>
              </w:r>
              <w:r w:rsidR="00A36AED">
                <w:rPr>
                  <w:rFonts w:ascii="Arial" w:hAnsi="Arial" w:cs="Arial"/>
                  <w:sz w:val="20"/>
                  <w:szCs w:val="20"/>
                  <w:lang w:val="en-GB"/>
                </w:rPr>
                <w:t xml:space="preserve"> subscription option that they renew to. </w:t>
              </w:r>
            </w:ins>
            <w:ins w:id="2402" w:author="Dylan Van Aswegen" w:date="2024-07-17T02:12:00Z" w16du:dateUtc="2024-07-17T00:12:00Z">
              <w:r w:rsidR="00F67BBA">
                <w:rPr>
                  <w:rFonts w:ascii="Arial" w:hAnsi="Arial" w:cs="Arial"/>
                  <w:sz w:val="20"/>
                  <w:szCs w:val="20"/>
                  <w:lang w:val="en-GB"/>
                </w:rPr>
                <w:t>The default option will be Yes.</w:t>
              </w:r>
            </w:ins>
          </w:p>
        </w:tc>
      </w:tr>
      <w:tr w:rsidR="00F52C9F" w14:paraId="36F201DE" w14:textId="77777777" w:rsidTr="00662C17">
        <w:trPr>
          <w:cnfStyle w:val="000000100000" w:firstRow="0" w:lastRow="0" w:firstColumn="0" w:lastColumn="0" w:oddVBand="0" w:evenVBand="0" w:oddHBand="1" w:evenHBand="0" w:firstRowFirstColumn="0" w:firstRowLastColumn="0" w:lastRowFirstColumn="0" w:lastRowLastColumn="0"/>
          <w:ins w:id="2403"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14AA084A" w14:textId="77777777" w:rsidR="002206F6" w:rsidRDefault="002206F6" w:rsidP="002206F6">
            <w:pPr>
              <w:spacing w:line="360" w:lineRule="auto"/>
              <w:jc w:val="both"/>
              <w:rPr>
                <w:ins w:id="2404" w:author="Dylan Van Aswegen" w:date="2024-07-09T14:46:00Z" w16du:dateUtc="2024-07-09T12:46:00Z"/>
                <w:rFonts w:ascii="Arial" w:hAnsi="Arial" w:cs="Arial"/>
                <w:sz w:val="20"/>
                <w:szCs w:val="20"/>
                <w:lang w:val="en-GB"/>
              </w:rPr>
            </w:pPr>
          </w:p>
        </w:tc>
        <w:tc>
          <w:tcPr>
            <w:tcW w:w="2151" w:type="dxa"/>
          </w:tcPr>
          <w:p w14:paraId="5A0CAFE2" w14:textId="645A0128" w:rsidR="002206F6" w:rsidRDefault="002206F6" w:rsidP="002206F6">
            <w:pPr>
              <w:spacing w:line="360" w:lineRule="auto"/>
              <w:jc w:val="both"/>
              <w:cnfStyle w:val="000000100000" w:firstRow="0" w:lastRow="0" w:firstColumn="0" w:lastColumn="0" w:oddVBand="0" w:evenVBand="0" w:oddHBand="1" w:evenHBand="0" w:firstRowFirstColumn="0" w:firstRowLastColumn="0" w:lastRowFirstColumn="0" w:lastRowLastColumn="0"/>
              <w:rPr>
                <w:ins w:id="2405" w:author="Dylan Van Aswegen" w:date="2024-07-09T14:46:00Z" w16du:dateUtc="2024-07-09T12:46:00Z"/>
                <w:rFonts w:ascii="Arial" w:hAnsi="Arial" w:cs="Arial"/>
                <w:sz w:val="20"/>
                <w:szCs w:val="20"/>
                <w:lang w:val="en-GB"/>
              </w:rPr>
            </w:pPr>
            <w:ins w:id="2406" w:author="Dylan Van Aswegen" w:date="2024-07-09T14:48:00Z" w16du:dateUtc="2024-07-09T12:48:00Z">
              <w:r>
                <w:rPr>
                  <w:rFonts w:ascii="Arial" w:hAnsi="Arial" w:cs="Arial"/>
                  <w:sz w:val="20"/>
                  <w:szCs w:val="20"/>
                  <w:lang w:val="en-GB"/>
                </w:rPr>
                <w:t>Path fields</w:t>
              </w:r>
            </w:ins>
          </w:p>
        </w:tc>
        <w:tc>
          <w:tcPr>
            <w:tcW w:w="1220" w:type="dxa"/>
          </w:tcPr>
          <w:p w14:paraId="33C4695D" w14:textId="5C8BC9BE" w:rsidR="002206F6" w:rsidRDefault="003245BD" w:rsidP="002206F6">
            <w:pPr>
              <w:spacing w:line="360" w:lineRule="auto"/>
              <w:jc w:val="both"/>
              <w:cnfStyle w:val="000000100000" w:firstRow="0" w:lastRow="0" w:firstColumn="0" w:lastColumn="0" w:oddVBand="0" w:evenVBand="0" w:oddHBand="1" w:evenHBand="0" w:firstRowFirstColumn="0" w:firstRowLastColumn="0" w:lastRowFirstColumn="0" w:lastRowLastColumn="0"/>
              <w:rPr>
                <w:ins w:id="2407" w:author="Dylan Van Aswegen" w:date="2024-07-09T14:46:00Z" w16du:dateUtc="2024-07-09T12:46:00Z"/>
                <w:rFonts w:ascii="Arial" w:hAnsi="Arial" w:cs="Arial"/>
                <w:sz w:val="20"/>
                <w:szCs w:val="20"/>
                <w:lang w:val="en-GB"/>
              </w:rPr>
            </w:pPr>
            <w:ins w:id="2408" w:author="Dylan Van Aswegen" w:date="2024-07-17T02:12:00Z" w16du:dateUtc="2024-07-17T00:12:00Z">
              <w:r>
                <w:rPr>
                  <w:rFonts w:ascii="Arial" w:hAnsi="Arial" w:cs="Arial"/>
                  <w:sz w:val="20"/>
                  <w:szCs w:val="20"/>
                  <w:lang w:val="en-GB"/>
                </w:rPr>
                <w:t>Drop down menus</w:t>
              </w:r>
            </w:ins>
          </w:p>
        </w:tc>
        <w:tc>
          <w:tcPr>
            <w:tcW w:w="2037" w:type="dxa"/>
          </w:tcPr>
          <w:p w14:paraId="110ADCB8" w14:textId="38E7BC57" w:rsidR="002206F6" w:rsidRPr="003245BD" w:rsidRDefault="003245BD" w:rsidP="003245BD">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409" w:author="Dylan Van Aswegen" w:date="2024-07-09T14:46:00Z" w16du:dateUtc="2024-07-09T12:46:00Z"/>
                <w:rFonts w:ascii="Arial" w:hAnsi="Arial" w:cs="Arial"/>
                <w:sz w:val="20"/>
                <w:szCs w:val="20"/>
                <w:lang w:val="en-GB"/>
                <w:rPrChange w:id="2410" w:author="Dylan Van Aswegen" w:date="2024-07-17T02:12:00Z" w16du:dateUtc="2024-07-17T00:12:00Z">
                  <w:rPr>
                    <w:ins w:id="2411" w:author="Dylan Van Aswegen" w:date="2024-07-09T14:46:00Z" w16du:dateUtc="2024-07-09T12:46:00Z"/>
                    <w:lang w:val="en-GB"/>
                  </w:rPr>
                </w:rPrChange>
              </w:rPr>
              <w:pPrChange w:id="2412" w:author="Dylan Van Aswegen" w:date="2024-07-17T02:12:00Z" w16du:dateUtc="2024-07-17T00:12: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2413" w:author="Dylan Van Aswegen" w:date="2024-07-17T02:12:00Z" w16du:dateUtc="2024-07-17T00:12:00Z">
              <w:r>
                <w:rPr>
                  <w:rFonts w:ascii="Arial" w:hAnsi="Arial" w:cs="Arial"/>
                  <w:sz w:val="20"/>
                  <w:szCs w:val="20"/>
                  <w:lang w:val="en-GB"/>
                </w:rPr>
                <w:t>Subscription Options</w:t>
              </w:r>
            </w:ins>
          </w:p>
        </w:tc>
        <w:tc>
          <w:tcPr>
            <w:tcW w:w="1337" w:type="dxa"/>
          </w:tcPr>
          <w:p w14:paraId="68C240B4" w14:textId="5C8C0CE1" w:rsidR="002206F6" w:rsidRDefault="002E190B" w:rsidP="002206F6">
            <w:pPr>
              <w:spacing w:line="360" w:lineRule="auto"/>
              <w:jc w:val="both"/>
              <w:cnfStyle w:val="000000100000" w:firstRow="0" w:lastRow="0" w:firstColumn="0" w:lastColumn="0" w:oddVBand="0" w:evenVBand="0" w:oddHBand="1" w:evenHBand="0" w:firstRowFirstColumn="0" w:firstRowLastColumn="0" w:lastRowFirstColumn="0" w:lastRowLastColumn="0"/>
              <w:rPr>
                <w:ins w:id="2414" w:author="Dylan Van Aswegen" w:date="2024-07-09T14:46:00Z" w16du:dateUtc="2024-07-09T12:46:00Z"/>
                <w:rFonts w:ascii="Arial" w:hAnsi="Arial" w:cs="Arial"/>
                <w:sz w:val="20"/>
                <w:szCs w:val="20"/>
                <w:lang w:val="en-GB"/>
              </w:rPr>
            </w:pPr>
            <w:ins w:id="2415" w:author="Dylan Van Aswegen" w:date="2024-07-17T02:13:00Z" w16du:dateUtc="2024-07-17T00:13:00Z">
              <w:r>
                <w:rPr>
                  <w:rFonts w:ascii="Arial" w:hAnsi="Arial" w:cs="Arial"/>
                  <w:sz w:val="20"/>
                  <w:szCs w:val="20"/>
                  <w:lang w:val="en-GB"/>
                </w:rPr>
                <w:t>Yes</w:t>
              </w:r>
            </w:ins>
          </w:p>
        </w:tc>
        <w:tc>
          <w:tcPr>
            <w:tcW w:w="2955" w:type="dxa"/>
          </w:tcPr>
          <w:p w14:paraId="7F392CA0" w14:textId="06F262B6" w:rsidR="002206F6" w:rsidRDefault="003245BD" w:rsidP="002206F6">
            <w:pPr>
              <w:spacing w:line="360" w:lineRule="auto"/>
              <w:jc w:val="both"/>
              <w:cnfStyle w:val="000000100000" w:firstRow="0" w:lastRow="0" w:firstColumn="0" w:lastColumn="0" w:oddVBand="0" w:evenVBand="0" w:oddHBand="1" w:evenHBand="0" w:firstRowFirstColumn="0" w:firstRowLastColumn="0" w:lastRowFirstColumn="0" w:lastRowLastColumn="0"/>
              <w:rPr>
                <w:ins w:id="2416" w:author="Dylan Van Aswegen" w:date="2024-07-09T14:46:00Z" w16du:dateUtc="2024-07-09T12:46:00Z"/>
                <w:rFonts w:ascii="Arial" w:hAnsi="Arial" w:cs="Arial"/>
                <w:sz w:val="20"/>
                <w:szCs w:val="20"/>
                <w:lang w:val="en-GB"/>
              </w:rPr>
            </w:pPr>
            <w:ins w:id="2417" w:author="Dylan Van Aswegen" w:date="2024-07-17T02:12:00Z" w16du:dateUtc="2024-07-17T00:12:00Z">
              <w:r>
                <w:rPr>
                  <w:rFonts w:ascii="Arial" w:hAnsi="Arial" w:cs="Arial"/>
                  <w:sz w:val="20"/>
                  <w:szCs w:val="20"/>
                  <w:lang w:val="en-GB"/>
                </w:rPr>
                <w:t>This field will be displayed if the organisation admin has selected “yes” in the field above. The</w:t>
              </w:r>
            </w:ins>
            <w:ins w:id="2418" w:author="Dylan Van Aswegen" w:date="2024-07-17T02:13:00Z" w16du:dateUtc="2024-07-17T00:13:00Z">
              <w:r w:rsidR="002E190B">
                <w:rPr>
                  <w:rFonts w:ascii="Arial" w:hAnsi="Arial" w:cs="Arial"/>
                  <w:sz w:val="20"/>
                  <w:szCs w:val="20"/>
                  <w:lang w:val="en-GB"/>
                </w:rPr>
                <w:t xml:space="preserve"> field will have two drop down menus. The first will be populated with the </w:t>
              </w:r>
              <w:r w:rsidR="002E6AAC">
                <w:rPr>
                  <w:rFonts w:ascii="Arial" w:hAnsi="Arial" w:cs="Arial"/>
                  <w:sz w:val="20"/>
                  <w:szCs w:val="20"/>
                  <w:lang w:val="en-GB"/>
                </w:rPr>
                <w:t>junior subsc</w:t>
              </w:r>
            </w:ins>
            <w:ins w:id="2419" w:author="Dylan Van Aswegen" w:date="2024-07-17T02:14:00Z" w16du:dateUtc="2024-07-17T00:14:00Z">
              <w:r w:rsidR="002E6AAC">
                <w:rPr>
                  <w:rFonts w:ascii="Arial" w:hAnsi="Arial" w:cs="Arial"/>
                  <w:sz w:val="20"/>
                  <w:szCs w:val="20"/>
                  <w:lang w:val="en-GB"/>
                </w:rPr>
                <w:t xml:space="preserve">ription options. The second will be populated with adult subscription options.  </w:t>
              </w:r>
            </w:ins>
            <w:ins w:id="2420" w:author="Dylan Van Aswegen" w:date="2024-07-17T02:15:00Z" w16du:dateUtc="2024-07-17T00:15:00Z">
              <w:r w:rsidR="00160807">
                <w:rPr>
                  <w:rFonts w:ascii="Arial" w:hAnsi="Arial" w:cs="Arial"/>
                  <w:sz w:val="20"/>
                  <w:szCs w:val="20"/>
                  <w:lang w:val="en-GB"/>
                </w:rPr>
                <w:t>If the organisation admin has not created subscription options, the application should display a message informing them of</w:t>
              </w:r>
            </w:ins>
            <w:ins w:id="2421" w:author="Dylan Van Aswegen" w:date="2024-07-17T02:16:00Z" w16du:dateUtc="2024-07-17T00:16:00Z">
              <w:r w:rsidR="00160807">
                <w:rPr>
                  <w:rFonts w:ascii="Arial" w:hAnsi="Arial" w:cs="Arial"/>
                  <w:sz w:val="20"/>
                  <w:szCs w:val="20"/>
                  <w:lang w:val="en-GB"/>
                </w:rPr>
                <w:t xml:space="preserve"> this and that they should </w:t>
              </w:r>
              <w:r w:rsidR="00933408">
                <w:rPr>
                  <w:rFonts w:ascii="Arial" w:hAnsi="Arial" w:cs="Arial"/>
                  <w:sz w:val="20"/>
                  <w:szCs w:val="20"/>
                  <w:lang w:val="en-GB"/>
                </w:rPr>
                <w:t xml:space="preserve">create some first. </w:t>
              </w:r>
            </w:ins>
          </w:p>
        </w:tc>
      </w:tr>
      <w:tr w:rsidR="002206F6" w14:paraId="1FF615D9" w14:textId="77777777" w:rsidTr="00662C17">
        <w:trPr>
          <w:ins w:id="2422"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2CAB512C" w14:textId="77777777" w:rsidR="002206F6" w:rsidRDefault="002206F6" w:rsidP="002206F6">
            <w:pPr>
              <w:spacing w:line="360" w:lineRule="auto"/>
              <w:jc w:val="both"/>
              <w:rPr>
                <w:ins w:id="2423" w:author="Dylan Van Aswegen" w:date="2024-07-09T14:46:00Z" w16du:dateUtc="2024-07-09T12:46:00Z"/>
                <w:rFonts w:ascii="Arial" w:hAnsi="Arial" w:cs="Arial"/>
                <w:sz w:val="20"/>
                <w:szCs w:val="20"/>
                <w:lang w:val="en-GB"/>
              </w:rPr>
            </w:pPr>
          </w:p>
        </w:tc>
        <w:tc>
          <w:tcPr>
            <w:tcW w:w="2151" w:type="dxa"/>
          </w:tcPr>
          <w:p w14:paraId="4355C606" w14:textId="55446F54" w:rsidR="002206F6" w:rsidRDefault="002206F6" w:rsidP="002206F6">
            <w:pPr>
              <w:spacing w:line="360" w:lineRule="auto"/>
              <w:jc w:val="both"/>
              <w:cnfStyle w:val="000000000000" w:firstRow="0" w:lastRow="0" w:firstColumn="0" w:lastColumn="0" w:oddVBand="0" w:evenVBand="0" w:oddHBand="0" w:evenHBand="0" w:firstRowFirstColumn="0" w:firstRowLastColumn="0" w:lastRowFirstColumn="0" w:lastRowLastColumn="0"/>
              <w:rPr>
                <w:ins w:id="2424" w:author="Dylan Van Aswegen" w:date="2024-07-09T14:46:00Z" w16du:dateUtc="2024-07-09T12:46:00Z"/>
                <w:rFonts w:ascii="Arial" w:hAnsi="Arial" w:cs="Arial"/>
                <w:sz w:val="20"/>
                <w:szCs w:val="20"/>
                <w:lang w:val="en-GB"/>
              </w:rPr>
            </w:pPr>
            <w:ins w:id="2425" w:author="Dylan Van Aswegen" w:date="2024-07-09T14:48:00Z" w16du:dateUtc="2024-07-09T12:48:00Z">
              <w:r>
                <w:rPr>
                  <w:rFonts w:ascii="Arial" w:hAnsi="Arial" w:cs="Arial"/>
                  <w:sz w:val="20"/>
                  <w:szCs w:val="20"/>
                  <w:lang w:val="en-GB"/>
                </w:rPr>
                <w:t>Add Path</w:t>
              </w:r>
            </w:ins>
          </w:p>
        </w:tc>
        <w:tc>
          <w:tcPr>
            <w:tcW w:w="1220" w:type="dxa"/>
          </w:tcPr>
          <w:p w14:paraId="4C9AA121" w14:textId="180DBD30" w:rsidR="002206F6" w:rsidRDefault="00933408" w:rsidP="002206F6">
            <w:pPr>
              <w:spacing w:line="360" w:lineRule="auto"/>
              <w:jc w:val="both"/>
              <w:cnfStyle w:val="000000000000" w:firstRow="0" w:lastRow="0" w:firstColumn="0" w:lastColumn="0" w:oddVBand="0" w:evenVBand="0" w:oddHBand="0" w:evenHBand="0" w:firstRowFirstColumn="0" w:firstRowLastColumn="0" w:lastRowFirstColumn="0" w:lastRowLastColumn="0"/>
              <w:rPr>
                <w:ins w:id="2426" w:author="Dylan Van Aswegen" w:date="2024-07-09T14:46:00Z" w16du:dateUtc="2024-07-09T12:46:00Z"/>
                <w:rFonts w:ascii="Arial" w:hAnsi="Arial" w:cs="Arial"/>
                <w:sz w:val="20"/>
                <w:szCs w:val="20"/>
                <w:lang w:val="en-GB"/>
              </w:rPr>
            </w:pPr>
            <w:ins w:id="2427" w:author="Dylan Van Aswegen" w:date="2024-07-17T02:16:00Z" w16du:dateUtc="2024-07-17T00:16:00Z">
              <w:r>
                <w:rPr>
                  <w:rFonts w:ascii="Arial" w:hAnsi="Arial" w:cs="Arial"/>
                  <w:sz w:val="20"/>
                  <w:szCs w:val="20"/>
                  <w:lang w:val="en-GB"/>
                </w:rPr>
                <w:t>Button</w:t>
              </w:r>
            </w:ins>
          </w:p>
        </w:tc>
        <w:tc>
          <w:tcPr>
            <w:tcW w:w="2037" w:type="dxa"/>
          </w:tcPr>
          <w:p w14:paraId="63245DBB" w14:textId="77777777" w:rsidR="002206F6" w:rsidRDefault="002206F6" w:rsidP="002206F6">
            <w:pPr>
              <w:spacing w:line="360" w:lineRule="auto"/>
              <w:jc w:val="both"/>
              <w:cnfStyle w:val="000000000000" w:firstRow="0" w:lastRow="0" w:firstColumn="0" w:lastColumn="0" w:oddVBand="0" w:evenVBand="0" w:oddHBand="0" w:evenHBand="0" w:firstRowFirstColumn="0" w:firstRowLastColumn="0" w:lastRowFirstColumn="0" w:lastRowLastColumn="0"/>
              <w:rPr>
                <w:ins w:id="2428" w:author="Dylan Van Aswegen" w:date="2024-07-09T14:46:00Z" w16du:dateUtc="2024-07-09T12:46:00Z"/>
                <w:rFonts w:ascii="Arial" w:hAnsi="Arial" w:cs="Arial"/>
                <w:sz w:val="20"/>
                <w:szCs w:val="20"/>
                <w:lang w:val="en-GB"/>
              </w:rPr>
            </w:pPr>
          </w:p>
        </w:tc>
        <w:tc>
          <w:tcPr>
            <w:tcW w:w="1337" w:type="dxa"/>
          </w:tcPr>
          <w:p w14:paraId="052CBA9C" w14:textId="24CEC1B9" w:rsidR="002206F6" w:rsidRDefault="00933408" w:rsidP="002206F6">
            <w:pPr>
              <w:spacing w:line="360" w:lineRule="auto"/>
              <w:jc w:val="both"/>
              <w:cnfStyle w:val="000000000000" w:firstRow="0" w:lastRow="0" w:firstColumn="0" w:lastColumn="0" w:oddVBand="0" w:evenVBand="0" w:oddHBand="0" w:evenHBand="0" w:firstRowFirstColumn="0" w:firstRowLastColumn="0" w:lastRowFirstColumn="0" w:lastRowLastColumn="0"/>
              <w:rPr>
                <w:ins w:id="2429" w:author="Dylan Van Aswegen" w:date="2024-07-09T14:46:00Z" w16du:dateUtc="2024-07-09T12:46:00Z"/>
                <w:rFonts w:ascii="Arial" w:hAnsi="Arial" w:cs="Arial"/>
                <w:sz w:val="20"/>
                <w:szCs w:val="20"/>
                <w:lang w:val="en-GB"/>
              </w:rPr>
            </w:pPr>
            <w:ins w:id="2430" w:author="Dylan Van Aswegen" w:date="2024-07-17T02:16:00Z" w16du:dateUtc="2024-07-17T00:16:00Z">
              <w:r>
                <w:rPr>
                  <w:rFonts w:ascii="Arial" w:hAnsi="Arial" w:cs="Arial"/>
                  <w:sz w:val="20"/>
                  <w:szCs w:val="20"/>
                  <w:lang w:val="en-GB"/>
                </w:rPr>
                <w:t>N/A</w:t>
              </w:r>
            </w:ins>
          </w:p>
        </w:tc>
        <w:tc>
          <w:tcPr>
            <w:tcW w:w="2955" w:type="dxa"/>
          </w:tcPr>
          <w:p w14:paraId="1FFFA6D3" w14:textId="26D0D464" w:rsidR="002206F6" w:rsidRDefault="00933408" w:rsidP="002206F6">
            <w:pPr>
              <w:spacing w:line="360" w:lineRule="auto"/>
              <w:jc w:val="both"/>
              <w:cnfStyle w:val="000000000000" w:firstRow="0" w:lastRow="0" w:firstColumn="0" w:lastColumn="0" w:oddVBand="0" w:evenVBand="0" w:oddHBand="0" w:evenHBand="0" w:firstRowFirstColumn="0" w:firstRowLastColumn="0" w:lastRowFirstColumn="0" w:lastRowLastColumn="0"/>
              <w:rPr>
                <w:ins w:id="2431" w:author="Dylan Van Aswegen" w:date="2024-07-09T14:46:00Z" w16du:dateUtc="2024-07-09T12:46:00Z"/>
                <w:rFonts w:ascii="Arial" w:hAnsi="Arial" w:cs="Arial"/>
                <w:sz w:val="20"/>
                <w:szCs w:val="20"/>
                <w:lang w:val="en-GB"/>
              </w:rPr>
            </w:pPr>
            <w:ins w:id="2432" w:author="Dylan Van Aswegen" w:date="2024-07-17T02:16:00Z" w16du:dateUtc="2024-07-17T00:16:00Z">
              <w:r>
                <w:rPr>
                  <w:rFonts w:ascii="Arial" w:hAnsi="Arial" w:cs="Arial"/>
                  <w:sz w:val="20"/>
                  <w:szCs w:val="20"/>
                  <w:lang w:val="en-GB"/>
                </w:rPr>
                <w:t xml:space="preserve">The button will be used to add more upgrade paths. Once clicked, </w:t>
              </w:r>
            </w:ins>
            <w:ins w:id="2433" w:author="Dylan Van Aswegen" w:date="2024-07-17T02:17:00Z" w16du:dateUtc="2024-07-17T00:17:00Z">
              <w:r>
                <w:rPr>
                  <w:rFonts w:ascii="Arial" w:hAnsi="Arial" w:cs="Arial"/>
                  <w:sz w:val="20"/>
                  <w:szCs w:val="20"/>
                  <w:lang w:val="en-GB"/>
                </w:rPr>
                <w:t xml:space="preserve">the application will provide more drop downs for the organisation admin to specify paths. </w:t>
              </w:r>
            </w:ins>
          </w:p>
        </w:tc>
      </w:tr>
      <w:tr w:rsidR="00F52C9F" w14:paraId="0266BFA3" w14:textId="77777777" w:rsidTr="00662C17">
        <w:trPr>
          <w:cnfStyle w:val="000000100000" w:firstRow="0" w:lastRow="0" w:firstColumn="0" w:lastColumn="0" w:oddVBand="0" w:evenVBand="0" w:oddHBand="1" w:evenHBand="0" w:firstRowFirstColumn="0" w:firstRowLastColumn="0" w:lastRowFirstColumn="0" w:lastRowLastColumn="0"/>
          <w:ins w:id="2434"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00C3E30A" w14:textId="77777777" w:rsidR="002206F6" w:rsidRDefault="002206F6" w:rsidP="002206F6">
            <w:pPr>
              <w:spacing w:line="360" w:lineRule="auto"/>
              <w:jc w:val="both"/>
              <w:rPr>
                <w:ins w:id="2435" w:author="Dylan Van Aswegen" w:date="2024-07-09T14:46:00Z" w16du:dateUtc="2024-07-09T12:46:00Z"/>
                <w:rFonts w:ascii="Arial" w:hAnsi="Arial" w:cs="Arial"/>
                <w:sz w:val="20"/>
                <w:szCs w:val="20"/>
                <w:lang w:val="en-GB"/>
              </w:rPr>
            </w:pPr>
          </w:p>
        </w:tc>
        <w:tc>
          <w:tcPr>
            <w:tcW w:w="2151" w:type="dxa"/>
          </w:tcPr>
          <w:p w14:paraId="75E99F77" w14:textId="5BCA85DA" w:rsidR="002206F6" w:rsidRDefault="002206F6" w:rsidP="002206F6">
            <w:pPr>
              <w:spacing w:line="360" w:lineRule="auto"/>
              <w:jc w:val="both"/>
              <w:cnfStyle w:val="000000100000" w:firstRow="0" w:lastRow="0" w:firstColumn="0" w:lastColumn="0" w:oddVBand="0" w:evenVBand="0" w:oddHBand="1" w:evenHBand="0" w:firstRowFirstColumn="0" w:firstRowLastColumn="0" w:lastRowFirstColumn="0" w:lastRowLastColumn="0"/>
              <w:rPr>
                <w:ins w:id="2436" w:author="Dylan Van Aswegen" w:date="2024-07-09T14:46:00Z" w16du:dateUtc="2024-07-09T12:46:00Z"/>
                <w:rFonts w:ascii="Arial" w:hAnsi="Arial" w:cs="Arial"/>
                <w:sz w:val="20"/>
                <w:szCs w:val="20"/>
                <w:lang w:val="en-GB"/>
              </w:rPr>
            </w:pPr>
            <w:ins w:id="2437" w:author="Dylan Van Aswegen" w:date="2024-07-09T14:48:00Z" w16du:dateUtc="2024-07-09T12:48:00Z">
              <w:r>
                <w:rPr>
                  <w:rFonts w:ascii="Arial" w:hAnsi="Arial" w:cs="Arial"/>
                  <w:sz w:val="20"/>
                  <w:szCs w:val="20"/>
                  <w:lang w:val="en-GB"/>
                </w:rPr>
                <w:t xml:space="preserve">Who can sign declaration forms? </w:t>
              </w:r>
            </w:ins>
          </w:p>
        </w:tc>
        <w:tc>
          <w:tcPr>
            <w:tcW w:w="1220" w:type="dxa"/>
          </w:tcPr>
          <w:p w14:paraId="1E979836" w14:textId="514175ED" w:rsidR="002206F6" w:rsidRDefault="003341FD" w:rsidP="002206F6">
            <w:pPr>
              <w:spacing w:line="360" w:lineRule="auto"/>
              <w:jc w:val="both"/>
              <w:cnfStyle w:val="000000100000" w:firstRow="0" w:lastRow="0" w:firstColumn="0" w:lastColumn="0" w:oddVBand="0" w:evenVBand="0" w:oddHBand="1" w:evenHBand="0" w:firstRowFirstColumn="0" w:firstRowLastColumn="0" w:lastRowFirstColumn="0" w:lastRowLastColumn="0"/>
              <w:rPr>
                <w:ins w:id="2438" w:author="Dylan Van Aswegen" w:date="2024-07-09T14:46:00Z" w16du:dateUtc="2024-07-09T12:46:00Z"/>
                <w:rFonts w:ascii="Arial" w:hAnsi="Arial" w:cs="Arial"/>
                <w:sz w:val="20"/>
                <w:szCs w:val="20"/>
                <w:lang w:val="en-GB"/>
              </w:rPr>
            </w:pPr>
            <w:ins w:id="2439" w:author="Dylan Van Aswegen" w:date="2024-07-17T02:17:00Z" w16du:dateUtc="2024-07-17T00:17:00Z">
              <w:r>
                <w:rPr>
                  <w:rFonts w:ascii="Arial" w:hAnsi="Arial" w:cs="Arial"/>
                  <w:sz w:val="20"/>
                  <w:szCs w:val="20"/>
                  <w:lang w:val="en-GB"/>
                </w:rPr>
                <w:t>Radio</w:t>
              </w:r>
            </w:ins>
          </w:p>
        </w:tc>
        <w:tc>
          <w:tcPr>
            <w:tcW w:w="2037" w:type="dxa"/>
          </w:tcPr>
          <w:p w14:paraId="3661FF06" w14:textId="77777777" w:rsidR="002206F6" w:rsidRDefault="00F106EC" w:rsidP="00F106EC">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440" w:author="Dylan Van Aswegen" w:date="2024-07-17T02:17:00Z" w16du:dateUtc="2024-07-17T00:17:00Z"/>
                <w:rFonts w:ascii="Arial" w:hAnsi="Arial" w:cs="Arial"/>
                <w:sz w:val="20"/>
                <w:szCs w:val="20"/>
                <w:lang w:val="en-GB"/>
              </w:rPr>
            </w:pPr>
            <w:ins w:id="2441" w:author="Dylan Van Aswegen" w:date="2024-07-17T02:17:00Z" w16du:dateUtc="2024-07-17T00:17:00Z">
              <w:r>
                <w:rPr>
                  <w:rFonts w:ascii="Arial" w:hAnsi="Arial" w:cs="Arial"/>
                  <w:sz w:val="20"/>
                  <w:szCs w:val="20"/>
                  <w:lang w:val="en-GB"/>
                </w:rPr>
                <w:t xml:space="preserve">Only Adults in Family </w:t>
              </w:r>
            </w:ins>
          </w:p>
          <w:p w14:paraId="38B717EC" w14:textId="684A5A12" w:rsidR="00F106EC" w:rsidRPr="00F106EC" w:rsidRDefault="00317559" w:rsidP="00F106EC">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442" w:author="Dylan Van Aswegen" w:date="2024-07-09T14:46:00Z" w16du:dateUtc="2024-07-09T12:46:00Z"/>
                <w:rFonts w:ascii="Arial" w:hAnsi="Arial" w:cs="Arial"/>
                <w:sz w:val="20"/>
                <w:szCs w:val="20"/>
                <w:lang w:val="en-GB"/>
                <w:rPrChange w:id="2443" w:author="Dylan Van Aswegen" w:date="2024-07-17T02:17:00Z" w16du:dateUtc="2024-07-17T00:17:00Z">
                  <w:rPr>
                    <w:ins w:id="2444" w:author="Dylan Van Aswegen" w:date="2024-07-09T14:46:00Z" w16du:dateUtc="2024-07-09T12:46:00Z"/>
                    <w:lang w:val="en-GB"/>
                  </w:rPr>
                </w:rPrChange>
              </w:rPr>
              <w:pPrChange w:id="2445" w:author="Dylan Van Aswegen" w:date="2024-07-17T02:17:00Z" w16du:dateUtc="2024-07-17T00:17: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2446" w:author="Dylan Van Aswegen" w:date="2024-07-17T02:17:00Z" w16du:dateUtc="2024-07-17T00:17:00Z">
              <w:r>
                <w:rPr>
                  <w:rFonts w:ascii="Arial" w:hAnsi="Arial" w:cs="Arial"/>
                  <w:sz w:val="20"/>
                  <w:szCs w:val="20"/>
                  <w:lang w:val="en-GB"/>
                </w:rPr>
                <w:t>The Junior or Adults in Family</w:t>
              </w:r>
            </w:ins>
          </w:p>
        </w:tc>
        <w:tc>
          <w:tcPr>
            <w:tcW w:w="1337" w:type="dxa"/>
          </w:tcPr>
          <w:p w14:paraId="631D9D70" w14:textId="18C969E8" w:rsidR="002206F6" w:rsidRPr="00317559" w:rsidRDefault="00317559" w:rsidP="00317559">
            <w:pPr>
              <w:spacing w:line="360" w:lineRule="auto"/>
              <w:jc w:val="both"/>
              <w:cnfStyle w:val="000000100000" w:firstRow="0" w:lastRow="0" w:firstColumn="0" w:lastColumn="0" w:oddVBand="0" w:evenVBand="0" w:oddHBand="1" w:evenHBand="0" w:firstRowFirstColumn="0" w:firstRowLastColumn="0" w:lastRowFirstColumn="0" w:lastRowLastColumn="0"/>
              <w:rPr>
                <w:ins w:id="2447" w:author="Dylan Van Aswegen" w:date="2024-07-09T14:46:00Z" w16du:dateUtc="2024-07-09T12:46:00Z"/>
                <w:rFonts w:ascii="Arial" w:hAnsi="Arial" w:cs="Arial"/>
                <w:sz w:val="20"/>
                <w:szCs w:val="20"/>
                <w:lang w:val="en-GB"/>
                <w:rPrChange w:id="2448" w:author="Dylan Van Aswegen" w:date="2024-07-17T02:18:00Z" w16du:dateUtc="2024-07-17T00:18:00Z">
                  <w:rPr>
                    <w:ins w:id="2449" w:author="Dylan Van Aswegen" w:date="2024-07-09T14:46:00Z" w16du:dateUtc="2024-07-09T12:46:00Z"/>
                    <w:lang w:val="en-GB"/>
                  </w:rPr>
                </w:rPrChange>
              </w:rPr>
            </w:pPr>
            <w:ins w:id="2450" w:author="Dylan Van Aswegen" w:date="2024-07-17T02:17:00Z" w16du:dateUtc="2024-07-17T00:17:00Z">
              <w:r w:rsidRPr="00317559">
                <w:rPr>
                  <w:rFonts w:ascii="Arial" w:hAnsi="Arial" w:cs="Arial"/>
                  <w:sz w:val="20"/>
                  <w:szCs w:val="20"/>
                  <w:lang w:val="en-GB"/>
                  <w:rPrChange w:id="2451" w:author="Dylan Van Aswegen" w:date="2024-07-17T02:18:00Z" w16du:dateUtc="2024-07-17T00:18:00Z">
                    <w:rPr>
                      <w:lang w:val="en-GB"/>
                    </w:rPr>
                  </w:rPrChange>
                </w:rPr>
                <w:t>Yes</w:t>
              </w:r>
            </w:ins>
          </w:p>
        </w:tc>
        <w:tc>
          <w:tcPr>
            <w:tcW w:w="2955" w:type="dxa"/>
          </w:tcPr>
          <w:p w14:paraId="69C9EFB8" w14:textId="77777777" w:rsidR="002206F6" w:rsidRDefault="00317559" w:rsidP="002206F6">
            <w:pPr>
              <w:spacing w:line="360" w:lineRule="auto"/>
              <w:jc w:val="both"/>
              <w:cnfStyle w:val="000000100000" w:firstRow="0" w:lastRow="0" w:firstColumn="0" w:lastColumn="0" w:oddVBand="0" w:evenVBand="0" w:oddHBand="1" w:evenHBand="0" w:firstRowFirstColumn="0" w:firstRowLastColumn="0" w:lastRowFirstColumn="0" w:lastRowLastColumn="0"/>
              <w:rPr>
                <w:ins w:id="2452" w:author="Dylan Van Aswegen" w:date="2024-07-17T02:18:00Z" w16du:dateUtc="2024-07-17T00:18:00Z"/>
                <w:rFonts w:ascii="Arial" w:hAnsi="Arial" w:cs="Arial"/>
                <w:sz w:val="20"/>
                <w:szCs w:val="20"/>
                <w:lang w:val="en-GB"/>
              </w:rPr>
            </w:pPr>
            <w:ins w:id="2453" w:author="Dylan Van Aswegen" w:date="2024-07-17T02:18:00Z" w16du:dateUtc="2024-07-17T00:18:00Z">
              <w:r>
                <w:rPr>
                  <w:rFonts w:ascii="Arial" w:hAnsi="Arial" w:cs="Arial"/>
                  <w:sz w:val="20"/>
                  <w:szCs w:val="20"/>
                  <w:lang w:val="en-GB"/>
                </w:rPr>
                <w:t>This field will be displayed when the organisation has indicated that they have junior members.</w:t>
              </w:r>
            </w:ins>
          </w:p>
          <w:p w14:paraId="7B33B1DD" w14:textId="77777777" w:rsidR="00317559" w:rsidRDefault="00A43EA0" w:rsidP="002206F6">
            <w:pPr>
              <w:spacing w:line="360" w:lineRule="auto"/>
              <w:jc w:val="both"/>
              <w:cnfStyle w:val="000000100000" w:firstRow="0" w:lastRow="0" w:firstColumn="0" w:lastColumn="0" w:oddVBand="0" w:evenVBand="0" w:oddHBand="1" w:evenHBand="0" w:firstRowFirstColumn="0" w:firstRowLastColumn="0" w:lastRowFirstColumn="0" w:lastRowLastColumn="0"/>
              <w:rPr>
                <w:ins w:id="2454" w:author="Dylan Van Aswegen" w:date="2024-07-17T02:19:00Z" w16du:dateUtc="2024-07-17T00:19:00Z"/>
                <w:rFonts w:ascii="Arial" w:hAnsi="Arial" w:cs="Arial"/>
                <w:sz w:val="20"/>
                <w:szCs w:val="20"/>
                <w:lang w:val="en-GB"/>
              </w:rPr>
            </w:pPr>
            <w:ins w:id="2455" w:author="Dylan Van Aswegen" w:date="2024-07-17T02:18:00Z" w16du:dateUtc="2024-07-17T00:18:00Z">
              <w:r>
                <w:rPr>
                  <w:rFonts w:ascii="Arial" w:hAnsi="Arial" w:cs="Arial"/>
                  <w:sz w:val="20"/>
                  <w:szCs w:val="20"/>
                  <w:lang w:val="en-GB"/>
                </w:rPr>
                <w:t>If only adults is selected, only the adults should be allowed to sign declaration forms in thi</w:t>
              </w:r>
            </w:ins>
            <w:ins w:id="2456" w:author="Dylan Van Aswegen" w:date="2024-07-17T02:19:00Z" w16du:dateUtc="2024-07-17T00:19:00Z">
              <w:r>
                <w:rPr>
                  <w:rFonts w:ascii="Arial" w:hAnsi="Arial" w:cs="Arial"/>
                  <w:sz w:val="20"/>
                  <w:szCs w:val="20"/>
                  <w:lang w:val="en-GB"/>
                </w:rPr>
                <w:t xml:space="preserve">s organisation. </w:t>
              </w:r>
            </w:ins>
          </w:p>
          <w:p w14:paraId="2BB8D2E9" w14:textId="77777777" w:rsidR="000C59DF" w:rsidRDefault="00A43EA0" w:rsidP="002206F6">
            <w:pPr>
              <w:spacing w:line="360" w:lineRule="auto"/>
              <w:jc w:val="both"/>
              <w:cnfStyle w:val="000000100000" w:firstRow="0" w:lastRow="0" w:firstColumn="0" w:lastColumn="0" w:oddVBand="0" w:evenVBand="0" w:oddHBand="1" w:evenHBand="0" w:firstRowFirstColumn="0" w:firstRowLastColumn="0" w:lastRowFirstColumn="0" w:lastRowLastColumn="0"/>
              <w:rPr>
                <w:ins w:id="2457" w:author="Dylan Van Aswegen" w:date="2024-07-17T02:20:00Z" w16du:dateUtc="2024-07-17T00:20:00Z"/>
                <w:rFonts w:ascii="Arial" w:hAnsi="Arial" w:cs="Arial"/>
                <w:sz w:val="20"/>
                <w:szCs w:val="20"/>
                <w:lang w:val="en-GB"/>
              </w:rPr>
            </w:pPr>
            <w:ins w:id="2458" w:author="Dylan Van Aswegen" w:date="2024-07-17T02:19:00Z" w16du:dateUtc="2024-07-17T00:19:00Z">
              <w:r>
                <w:rPr>
                  <w:rFonts w:ascii="Arial" w:hAnsi="Arial" w:cs="Arial"/>
                  <w:sz w:val="20"/>
                  <w:szCs w:val="20"/>
                  <w:lang w:val="en-GB"/>
                </w:rPr>
                <w:t>If junior and adults is selected, junior and adults will be able to sign declaration forms in the organisation.</w:t>
              </w:r>
            </w:ins>
          </w:p>
          <w:p w14:paraId="022DB053" w14:textId="0923AE1A" w:rsidR="00A43EA0" w:rsidRDefault="000C59DF" w:rsidP="002206F6">
            <w:pPr>
              <w:spacing w:line="360" w:lineRule="auto"/>
              <w:jc w:val="both"/>
              <w:cnfStyle w:val="000000100000" w:firstRow="0" w:lastRow="0" w:firstColumn="0" w:lastColumn="0" w:oddVBand="0" w:evenVBand="0" w:oddHBand="1" w:evenHBand="0" w:firstRowFirstColumn="0" w:firstRowLastColumn="0" w:lastRowFirstColumn="0" w:lastRowLastColumn="0"/>
              <w:rPr>
                <w:ins w:id="2459" w:author="Dylan Van Aswegen" w:date="2024-07-09T14:46:00Z" w16du:dateUtc="2024-07-09T12:46:00Z"/>
                <w:rFonts w:ascii="Arial" w:hAnsi="Arial" w:cs="Arial"/>
                <w:sz w:val="20"/>
                <w:szCs w:val="20"/>
                <w:lang w:val="en-GB"/>
              </w:rPr>
            </w:pPr>
            <w:ins w:id="2460" w:author="Dylan Van Aswegen" w:date="2024-07-17T02:20:00Z" w16du:dateUtc="2024-07-17T00:20:00Z">
              <w:r>
                <w:rPr>
                  <w:rFonts w:ascii="Arial" w:hAnsi="Arial" w:cs="Arial"/>
                  <w:sz w:val="20"/>
                  <w:szCs w:val="20"/>
                  <w:lang w:val="en-GB"/>
                </w:rPr>
                <w:t xml:space="preserve">The default will be Only Adults in Family. </w:t>
              </w:r>
            </w:ins>
            <w:ins w:id="2461" w:author="Dylan Van Aswegen" w:date="2024-07-17T02:19:00Z" w16du:dateUtc="2024-07-17T00:19:00Z">
              <w:r w:rsidR="00A43EA0">
                <w:rPr>
                  <w:rFonts w:ascii="Arial" w:hAnsi="Arial" w:cs="Arial"/>
                  <w:sz w:val="20"/>
                  <w:szCs w:val="20"/>
                  <w:lang w:val="en-GB"/>
                </w:rPr>
                <w:t xml:space="preserve"> </w:t>
              </w:r>
            </w:ins>
          </w:p>
        </w:tc>
      </w:tr>
      <w:tr w:rsidR="00662C17" w14:paraId="595E4E07" w14:textId="77777777" w:rsidTr="00662C17">
        <w:trPr>
          <w:ins w:id="2462"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15BFBCD2" w14:textId="77777777" w:rsidR="00662C17" w:rsidRDefault="00662C17" w:rsidP="00662C17">
            <w:pPr>
              <w:spacing w:line="360" w:lineRule="auto"/>
              <w:jc w:val="both"/>
              <w:rPr>
                <w:ins w:id="2463" w:author="Dylan Van Aswegen" w:date="2024-07-09T14:46:00Z" w16du:dateUtc="2024-07-09T12:46:00Z"/>
                <w:rFonts w:ascii="Arial" w:hAnsi="Arial" w:cs="Arial"/>
                <w:sz w:val="20"/>
                <w:szCs w:val="20"/>
                <w:lang w:val="en-GB"/>
              </w:rPr>
            </w:pPr>
          </w:p>
        </w:tc>
        <w:tc>
          <w:tcPr>
            <w:tcW w:w="2151" w:type="dxa"/>
          </w:tcPr>
          <w:p w14:paraId="77BB70CB" w14:textId="5AA737E9" w:rsidR="00662C17" w:rsidRDefault="00662C17" w:rsidP="00662C17">
            <w:pPr>
              <w:spacing w:line="360" w:lineRule="auto"/>
              <w:jc w:val="both"/>
              <w:cnfStyle w:val="000000000000" w:firstRow="0" w:lastRow="0" w:firstColumn="0" w:lastColumn="0" w:oddVBand="0" w:evenVBand="0" w:oddHBand="0" w:evenHBand="0" w:firstRowFirstColumn="0" w:firstRowLastColumn="0" w:lastRowFirstColumn="0" w:lastRowLastColumn="0"/>
              <w:rPr>
                <w:ins w:id="2464" w:author="Dylan Van Aswegen" w:date="2024-07-09T14:46:00Z" w16du:dateUtc="2024-07-09T12:46:00Z"/>
                <w:rFonts w:ascii="Arial" w:hAnsi="Arial" w:cs="Arial"/>
                <w:sz w:val="20"/>
                <w:szCs w:val="20"/>
                <w:lang w:val="en-GB"/>
              </w:rPr>
            </w:pPr>
            <w:ins w:id="2465" w:author="Dylan Van Aswegen" w:date="2024-07-09T14:48:00Z" w16du:dateUtc="2024-07-09T12:48:00Z">
              <w:r>
                <w:rPr>
                  <w:rFonts w:ascii="Arial" w:hAnsi="Arial" w:cs="Arial"/>
                  <w:sz w:val="20"/>
                  <w:szCs w:val="20"/>
                  <w:lang w:val="en-GB"/>
                </w:rPr>
                <w:t xml:space="preserve">Should the system require the member to login and complete any consents/declarations </w:t>
              </w:r>
            </w:ins>
            <w:ins w:id="2466" w:author="Dylan Van Aswegen" w:date="2024-07-09T14:49:00Z" w16du:dateUtc="2024-07-09T12:49:00Z">
              <w:r>
                <w:rPr>
                  <w:rFonts w:ascii="Arial" w:hAnsi="Arial" w:cs="Arial"/>
                  <w:sz w:val="20"/>
                  <w:szCs w:val="20"/>
                  <w:lang w:val="en-GB"/>
                </w:rPr>
                <w:t xml:space="preserve">when they cease to be a junior? </w:t>
              </w:r>
            </w:ins>
          </w:p>
        </w:tc>
        <w:tc>
          <w:tcPr>
            <w:tcW w:w="1220" w:type="dxa"/>
          </w:tcPr>
          <w:p w14:paraId="6CE317E6" w14:textId="167605D5" w:rsidR="00662C17" w:rsidRDefault="00662C17" w:rsidP="00662C17">
            <w:pPr>
              <w:spacing w:line="360" w:lineRule="auto"/>
              <w:jc w:val="both"/>
              <w:cnfStyle w:val="000000000000" w:firstRow="0" w:lastRow="0" w:firstColumn="0" w:lastColumn="0" w:oddVBand="0" w:evenVBand="0" w:oddHBand="0" w:evenHBand="0" w:firstRowFirstColumn="0" w:firstRowLastColumn="0" w:lastRowFirstColumn="0" w:lastRowLastColumn="0"/>
              <w:rPr>
                <w:ins w:id="2467" w:author="Dylan Van Aswegen" w:date="2024-07-09T14:46:00Z" w16du:dateUtc="2024-07-09T12:46:00Z"/>
                <w:rFonts w:ascii="Arial" w:hAnsi="Arial" w:cs="Arial"/>
                <w:sz w:val="20"/>
                <w:szCs w:val="20"/>
                <w:lang w:val="en-GB"/>
              </w:rPr>
            </w:pPr>
            <w:ins w:id="2468" w:author="Dylan Van Aswegen" w:date="2024-07-17T02:19:00Z">
              <w:r>
                <w:rPr>
                  <w:rFonts w:ascii="Arial" w:hAnsi="Arial" w:cs="Arial"/>
                  <w:sz w:val="20"/>
                  <w:szCs w:val="20"/>
                  <w:lang w:val="en-GB"/>
                </w:rPr>
                <w:t>Radio</w:t>
              </w:r>
            </w:ins>
          </w:p>
        </w:tc>
        <w:tc>
          <w:tcPr>
            <w:tcW w:w="2037" w:type="dxa"/>
          </w:tcPr>
          <w:p w14:paraId="71E0EDCD" w14:textId="77777777" w:rsidR="00662C17" w:rsidRDefault="00662C17" w:rsidP="00662C17">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2469" w:author="Dylan Van Aswegen" w:date="2024-07-17T02:19:00Z" w16du:dateUtc="2024-07-17T00:19:00Z"/>
                <w:rFonts w:ascii="Arial" w:hAnsi="Arial" w:cs="Arial"/>
                <w:sz w:val="20"/>
                <w:szCs w:val="20"/>
                <w:lang w:val="en-GB"/>
              </w:rPr>
            </w:pPr>
            <w:ins w:id="2470" w:author="Dylan Van Aswegen" w:date="2024-07-17T02:19:00Z">
              <w:r>
                <w:rPr>
                  <w:rFonts w:ascii="Arial" w:hAnsi="Arial" w:cs="Arial"/>
                  <w:sz w:val="20"/>
                  <w:szCs w:val="20"/>
                  <w:lang w:val="en-GB"/>
                </w:rPr>
                <w:t>Yes</w:t>
              </w:r>
            </w:ins>
          </w:p>
          <w:p w14:paraId="5F18D202" w14:textId="31E9D018" w:rsidR="00662C17" w:rsidRPr="00662C17" w:rsidRDefault="00662C17" w:rsidP="00662C17">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2471" w:author="Dylan Van Aswegen" w:date="2024-07-09T14:46:00Z" w16du:dateUtc="2024-07-09T12:46:00Z"/>
                <w:rFonts w:ascii="Arial" w:hAnsi="Arial" w:cs="Arial"/>
                <w:sz w:val="20"/>
                <w:szCs w:val="20"/>
                <w:lang w:val="en-GB"/>
                <w:rPrChange w:id="2472" w:author="Dylan Van Aswegen" w:date="2024-07-17T02:19:00Z" w16du:dateUtc="2024-07-17T00:19:00Z">
                  <w:rPr>
                    <w:ins w:id="2473" w:author="Dylan Van Aswegen" w:date="2024-07-09T14:46:00Z" w16du:dateUtc="2024-07-09T12:46:00Z"/>
                    <w:lang w:val="en-GB"/>
                  </w:rPr>
                </w:rPrChange>
              </w:rPr>
              <w:pPrChange w:id="2474" w:author="Dylan Van Aswegen" w:date="2024-07-17T02:19:00Z" w16du:dateUtc="2024-07-17T00:19: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2475" w:author="Dylan Van Aswegen" w:date="2024-07-17T02:19:00Z">
              <w:r w:rsidRPr="00662C17">
                <w:rPr>
                  <w:rFonts w:ascii="Arial" w:hAnsi="Arial" w:cs="Arial"/>
                  <w:sz w:val="20"/>
                  <w:szCs w:val="20"/>
                  <w:lang w:val="en-GB"/>
                  <w:rPrChange w:id="2476" w:author="Dylan Van Aswegen" w:date="2024-07-17T02:19:00Z" w16du:dateUtc="2024-07-17T00:19:00Z">
                    <w:rPr>
                      <w:lang w:val="en-GB"/>
                    </w:rPr>
                  </w:rPrChange>
                </w:rPr>
                <w:t>No</w:t>
              </w:r>
            </w:ins>
          </w:p>
        </w:tc>
        <w:tc>
          <w:tcPr>
            <w:tcW w:w="1337" w:type="dxa"/>
          </w:tcPr>
          <w:p w14:paraId="563D6F84" w14:textId="244AB2D2" w:rsidR="00662C17" w:rsidRDefault="00662C17" w:rsidP="00662C17">
            <w:pPr>
              <w:spacing w:line="360" w:lineRule="auto"/>
              <w:jc w:val="both"/>
              <w:cnfStyle w:val="000000000000" w:firstRow="0" w:lastRow="0" w:firstColumn="0" w:lastColumn="0" w:oddVBand="0" w:evenVBand="0" w:oddHBand="0" w:evenHBand="0" w:firstRowFirstColumn="0" w:firstRowLastColumn="0" w:lastRowFirstColumn="0" w:lastRowLastColumn="0"/>
              <w:rPr>
                <w:ins w:id="2477" w:author="Dylan Van Aswegen" w:date="2024-07-09T14:46:00Z" w16du:dateUtc="2024-07-09T12:46:00Z"/>
                <w:rFonts w:ascii="Arial" w:hAnsi="Arial" w:cs="Arial"/>
                <w:sz w:val="20"/>
                <w:szCs w:val="20"/>
                <w:lang w:val="en-GB"/>
              </w:rPr>
            </w:pPr>
            <w:ins w:id="2478" w:author="Dylan Van Aswegen" w:date="2024-07-17T02:19:00Z">
              <w:r>
                <w:rPr>
                  <w:rFonts w:ascii="Arial" w:hAnsi="Arial" w:cs="Arial"/>
                  <w:sz w:val="20"/>
                  <w:szCs w:val="20"/>
                  <w:lang w:val="en-GB"/>
                </w:rPr>
                <w:t>Yes</w:t>
              </w:r>
            </w:ins>
          </w:p>
        </w:tc>
        <w:tc>
          <w:tcPr>
            <w:tcW w:w="2955" w:type="dxa"/>
          </w:tcPr>
          <w:p w14:paraId="69631981" w14:textId="77777777" w:rsidR="00662C17" w:rsidRDefault="00662C17" w:rsidP="00662C17">
            <w:pPr>
              <w:spacing w:line="360" w:lineRule="auto"/>
              <w:jc w:val="both"/>
              <w:cnfStyle w:val="000000000000" w:firstRow="0" w:lastRow="0" w:firstColumn="0" w:lastColumn="0" w:oddVBand="0" w:evenVBand="0" w:oddHBand="0" w:evenHBand="0" w:firstRowFirstColumn="0" w:firstRowLastColumn="0" w:lastRowFirstColumn="0" w:lastRowLastColumn="0"/>
              <w:rPr>
                <w:ins w:id="2479" w:author="Dylan Van Aswegen" w:date="2024-07-17T02:20:00Z" w16du:dateUtc="2024-07-17T00:20:00Z"/>
                <w:rFonts w:ascii="Arial" w:hAnsi="Arial" w:cs="Arial"/>
                <w:sz w:val="20"/>
                <w:szCs w:val="20"/>
                <w:lang w:val="en-GB"/>
              </w:rPr>
            </w:pPr>
            <w:ins w:id="2480" w:author="Dylan Van Aswegen" w:date="2024-07-17T02:19:00Z" w16du:dateUtc="2024-07-17T00:19:00Z">
              <w:r>
                <w:rPr>
                  <w:rFonts w:ascii="Arial" w:hAnsi="Arial" w:cs="Arial"/>
                  <w:sz w:val="20"/>
                  <w:szCs w:val="20"/>
                  <w:lang w:val="en-GB"/>
                </w:rPr>
                <w:t>This field will be displayed when the organisation has indicated that they have junior members.</w:t>
              </w:r>
            </w:ins>
          </w:p>
          <w:p w14:paraId="5F099CF7" w14:textId="5ACE9FD7" w:rsidR="000C59DF" w:rsidRDefault="000C59DF" w:rsidP="00662C17">
            <w:pPr>
              <w:spacing w:line="360" w:lineRule="auto"/>
              <w:jc w:val="both"/>
              <w:cnfStyle w:val="000000000000" w:firstRow="0" w:lastRow="0" w:firstColumn="0" w:lastColumn="0" w:oddVBand="0" w:evenVBand="0" w:oddHBand="0" w:evenHBand="0" w:firstRowFirstColumn="0" w:firstRowLastColumn="0" w:lastRowFirstColumn="0" w:lastRowLastColumn="0"/>
              <w:rPr>
                <w:ins w:id="2481" w:author="Dylan Van Aswegen" w:date="2024-07-17T02:21:00Z" w16du:dateUtc="2024-07-17T00:21:00Z"/>
                <w:rFonts w:ascii="Arial" w:hAnsi="Arial" w:cs="Arial"/>
                <w:sz w:val="20"/>
                <w:szCs w:val="20"/>
                <w:lang w:val="en-GB"/>
              </w:rPr>
            </w:pPr>
            <w:ins w:id="2482" w:author="Dylan Van Aswegen" w:date="2024-07-17T02:20:00Z" w16du:dateUtc="2024-07-17T00:20:00Z">
              <w:r>
                <w:rPr>
                  <w:rFonts w:ascii="Arial" w:hAnsi="Arial" w:cs="Arial"/>
                  <w:sz w:val="20"/>
                  <w:szCs w:val="20"/>
                  <w:lang w:val="en-GB"/>
                </w:rPr>
                <w:t xml:space="preserve">If yes is selected, after aging out of being a junior, </w:t>
              </w:r>
              <w:r w:rsidR="00FA3FE9">
                <w:rPr>
                  <w:rFonts w:ascii="Arial" w:hAnsi="Arial" w:cs="Arial"/>
                  <w:sz w:val="20"/>
                  <w:szCs w:val="20"/>
                  <w:lang w:val="en-GB"/>
                </w:rPr>
                <w:t>they wil</w:t>
              </w:r>
            </w:ins>
            <w:ins w:id="2483" w:author="Dylan Van Aswegen" w:date="2024-07-17T02:21:00Z" w16du:dateUtc="2024-07-17T00:21:00Z">
              <w:r w:rsidR="00FA3FE9">
                <w:rPr>
                  <w:rFonts w:ascii="Arial" w:hAnsi="Arial" w:cs="Arial"/>
                  <w:sz w:val="20"/>
                  <w:szCs w:val="20"/>
                  <w:lang w:val="en-GB"/>
                </w:rPr>
                <w:t xml:space="preserve">l be required to sign declaration forms on their next sign-in. </w:t>
              </w:r>
            </w:ins>
          </w:p>
          <w:p w14:paraId="1D4A593A" w14:textId="764DFB16" w:rsidR="00FA3FE9" w:rsidRDefault="00FA3FE9" w:rsidP="00662C17">
            <w:pPr>
              <w:spacing w:line="360" w:lineRule="auto"/>
              <w:jc w:val="both"/>
              <w:cnfStyle w:val="000000000000" w:firstRow="0" w:lastRow="0" w:firstColumn="0" w:lastColumn="0" w:oddVBand="0" w:evenVBand="0" w:oddHBand="0" w:evenHBand="0" w:firstRowFirstColumn="0" w:firstRowLastColumn="0" w:lastRowFirstColumn="0" w:lastRowLastColumn="0"/>
              <w:rPr>
                <w:ins w:id="2484" w:author="Dylan Van Aswegen" w:date="2024-07-17T02:21:00Z" w16du:dateUtc="2024-07-17T00:21:00Z"/>
                <w:rFonts w:ascii="Arial" w:hAnsi="Arial" w:cs="Arial"/>
                <w:sz w:val="20"/>
                <w:szCs w:val="20"/>
                <w:lang w:val="en-GB"/>
              </w:rPr>
            </w:pPr>
            <w:ins w:id="2485" w:author="Dylan Van Aswegen" w:date="2024-07-17T02:21:00Z" w16du:dateUtc="2024-07-17T00:21:00Z">
              <w:r>
                <w:rPr>
                  <w:rFonts w:ascii="Arial" w:hAnsi="Arial" w:cs="Arial"/>
                  <w:sz w:val="20"/>
                  <w:szCs w:val="20"/>
                  <w:lang w:val="en-GB"/>
                </w:rPr>
                <w:t>If no is selected, after aging out of being a junior, they will not be required to sign declaration forms on their next sign-in.</w:t>
              </w:r>
            </w:ins>
          </w:p>
          <w:p w14:paraId="18E9737D" w14:textId="2FC01382" w:rsidR="00FA3FE9" w:rsidRDefault="00FA3FE9" w:rsidP="00662C17">
            <w:pPr>
              <w:spacing w:line="360" w:lineRule="auto"/>
              <w:jc w:val="both"/>
              <w:cnfStyle w:val="000000000000" w:firstRow="0" w:lastRow="0" w:firstColumn="0" w:lastColumn="0" w:oddVBand="0" w:evenVBand="0" w:oddHBand="0" w:evenHBand="0" w:firstRowFirstColumn="0" w:firstRowLastColumn="0" w:lastRowFirstColumn="0" w:lastRowLastColumn="0"/>
              <w:rPr>
                <w:ins w:id="2486" w:author="Dylan Van Aswegen" w:date="2024-07-17T02:19:00Z" w16du:dateUtc="2024-07-17T00:19:00Z"/>
                <w:rFonts w:ascii="Arial" w:hAnsi="Arial" w:cs="Arial"/>
                <w:sz w:val="20"/>
                <w:szCs w:val="20"/>
                <w:lang w:val="en-GB"/>
              </w:rPr>
            </w:pPr>
            <w:ins w:id="2487" w:author="Dylan Van Aswegen" w:date="2024-07-17T02:21:00Z" w16du:dateUtc="2024-07-17T00:21:00Z">
              <w:r>
                <w:rPr>
                  <w:rFonts w:ascii="Arial" w:hAnsi="Arial" w:cs="Arial"/>
                  <w:sz w:val="20"/>
                  <w:szCs w:val="20"/>
                  <w:lang w:val="en-GB"/>
                </w:rPr>
                <w:t xml:space="preserve">By default, yes will be selected. </w:t>
              </w:r>
            </w:ins>
          </w:p>
          <w:p w14:paraId="0DEBFE29" w14:textId="77777777" w:rsidR="00662C17" w:rsidRDefault="00662C17" w:rsidP="00662C17">
            <w:pPr>
              <w:spacing w:line="360" w:lineRule="auto"/>
              <w:jc w:val="both"/>
              <w:cnfStyle w:val="000000000000" w:firstRow="0" w:lastRow="0" w:firstColumn="0" w:lastColumn="0" w:oddVBand="0" w:evenVBand="0" w:oddHBand="0" w:evenHBand="0" w:firstRowFirstColumn="0" w:firstRowLastColumn="0" w:lastRowFirstColumn="0" w:lastRowLastColumn="0"/>
              <w:rPr>
                <w:ins w:id="2488" w:author="Dylan Van Aswegen" w:date="2024-07-09T14:46:00Z" w16du:dateUtc="2024-07-09T12:46:00Z"/>
                <w:rFonts w:ascii="Arial" w:hAnsi="Arial" w:cs="Arial"/>
                <w:sz w:val="20"/>
                <w:szCs w:val="20"/>
                <w:lang w:val="en-GB"/>
              </w:rPr>
            </w:pPr>
          </w:p>
        </w:tc>
      </w:tr>
      <w:tr w:rsidR="00F52C9F" w14:paraId="7DF3E4D0" w14:textId="77777777" w:rsidTr="00662C17">
        <w:trPr>
          <w:cnfStyle w:val="000000100000" w:firstRow="0" w:lastRow="0" w:firstColumn="0" w:lastColumn="0" w:oddVBand="0" w:evenVBand="0" w:oddHBand="1" w:evenHBand="0" w:firstRowFirstColumn="0" w:firstRowLastColumn="0" w:lastRowFirstColumn="0" w:lastRowLastColumn="0"/>
          <w:ins w:id="2489"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24474C74" w14:textId="77777777" w:rsidR="00F9089E" w:rsidRDefault="00F9089E" w:rsidP="00F9089E">
            <w:pPr>
              <w:spacing w:line="360" w:lineRule="auto"/>
              <w:jc w:val="both"/>
              <w:rPr>
                <w:ins w:id="2490" w:author="Dylan Van Aswegen" w:date="2024-07-09T14:46:00Z" w16du:dateUtc="2024-07-09T12:46:00Z"/>
                <w:rFonts w:ascii="Arial" w:hAnsi="Arial" w:cs="Arial"/>
                <w:sz w:val="20"/>
                <w:szCs w:val="20"/>
                <w:lang w:val="en-GB"/>
              </w:rPr>
            </w:pPr>
          </w:p>
        </w:tc>
        <w:tc>
          <w:tcPr>
            <w:tcW w:w="2151" w:type="dxa"/>
          </w:tcPr>
          <w:p w14:paraId="5E4CC76B" w14:textId="39B11FB8" w:rsidR="00F9089E" w:rsidRDefault="00F9089E" w:rsidP="00F9089E">
            <w:pPr>
              <w:spacing w:line="360" w:lineRule="auto"/>
              <w:jc w:val="both"/>
              <w:cnfStyle w:val="000000100000" w:firstRow="0" w:lastRow="0" w:firstColumn="0" w:lastColumn="0" w:oddVBand="0" w:evenVBand="0" w:oddHBand="1" w:evenHBand="0" w:firstRowFirstColumn="0" w:firstRowLastColumn="0" w:lastRowFirstColumn="0" w:lastRowLastColumn="0"/>
              <w:rPr>
                <w:ins w:id="2491" w:author="Dylan Van Aswegen" w:date="2024-07-09T14:46:00Z" w16du:dateUtc="2024-07-09T12:46:00Z"/>
                <w:rFonts w:ascii="Arial" w:hAnsi="Arial" w:cs="Arial"/>
                <w:sz w:val="20"/>
                <w:szCs w:val="20"/>
                <w:lang w:val="en-GB"/>
              </w:rPr>
            </w:pPr>
            <w:ins w:id="2492" w:author="Dylan Van Aswegen" w:date="2024-07-09T14:49:00Z" w16du:dateUtc="2024-07-09T12:49:00Z">
              <w:r>
                <w:rPr>
                  <w:rFonts w:ascii="Arial" w:hAnsi="Arial" w:cs="Arial"/>
                  <w:sz w:val="20"/>
                  <w:szCs w:val="20"/>
                  <w:lang w:val="en-GB"/>
                </w:rPr>
                <w:t xml:space="preserve">Does your organisation have membership numbers? </w:t>
              </w:r>
            </w:ins>
          </w:p>
        </w:tc>
        <w:tc>
          <w:tcPr>
            <w:tcW w:w="1220" w:type="dxa"/>
          </w:tcPr>
          <w:p w14:paraId="428B4670" w14:textId="6BEF06F6" w:rsidR="00F9089E" w:rsidRDefault="00F9089E" w:rsidP="00F9089E">
            <w:pPr>
              <w:spacing w:line="360" w:lineRule="auto"/>
              <w:jc w:val="both"/>
              <w:cnfStyle w:val="000000100000" w:firstRow="0" w:lastRow="0" w:firstColumn="0" w:lastColumn="0" w:oddVBand="0" w:evenVBand="0" w:oddHBand="1" w:evenHBand="0" w:firstRowFirstColumn="0" w:firstRowLastColumn="0" w:lastRowFirstColumn="0" w:lastRowLastColumn="0"/>
              <w:rPr>
                <w:ins w:id="2493" w:author="Dylan Van Aswegen" w:date="2024-07-09T14:46:00Z" w16du:dateUtc="2024-07-09T12:46:00Z"/>
                <w:rFonts w:ascii="Arial" w:hAnsi="Arial" w:cs="Arial"/>
                <w:sz w:val="20"/>
                <w:szCs w:val="20"/>
                <w:lang w:val="en-GB"/>
              </w:rPr>
            </w:pPr>
            <w:ins w:id="2494" w:author="Dylan Van Aswegen" w:date="2024-07-17T02:22:00Z">
              <w:r>
                <w:rPr>
                  <w:rFonts w:ascii="Arial" w:hAnsi="Arial" w:cs="Arial"/>
                  <w:sz w:val="20"/>
                  <w:szCs w:val="20"/>
                  <w:lang w:val="en-GB"/>
                </w:rPr>
                <w:t>Radio</w:t>
              </w:r>
            </w:ins>
          </w:p>
        </w:tc>
        <w:tc>
          <w:tcPr>
            <w:tcW w:w="2037" w:type="dxa"/>
          </w:tcPr>
          <w:p w14:paraId="6B136BFB" w14:textId="77777777" w:rsidR="00F9089E" w:rsidRDefault="00F9089E" w:rsidP="00F9089E">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495" w:author="Dylan Van Aswegen" w:date="2024-07-17T02:22:00Z" w16du:dateUtc="2024-07-17T00:22:00Z"/>
                <w:rFonts w:ascii="Arial" w:hAnsi="Arial" w:cs="Arial"/>
                <w:sz w:val="20"/>
                <w:szCs w:val="20"/>
                <w:lang w:val="en-GB"/>
              </w:rPr>
            </w:pPr>
            <w:ins w:id="2496" w:author="Dylan Van Aswegen" w:date="2024-07-17T02:22:00Z">
              <w:r>
                <w:rPr>
                  <w:rFonts w:ascii="Arial" w:hAnsi="Arial" w:cs="Arial"/>
                  <w:sz w:val="20"/>
                  <w:szCs w:val="20"/>
                  <w:lang w:val="en-GB"/>
                </w:rPr>
                <w:t>Yes</w:t>
              </w:r>
            </w:ins>
          </w:p>
          <w:p w14:paraId="741A061C" w14:textId="0751E038" w:rsidR="00F9089E" w:rsidRPr="00F9089E" w:rsidRDefault="00F9089E" w:rsidP="00F9089E">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497" w:author="Dylan Van Aswegen" w:date="2024-07-09T14:46:00Z" w16du:dateUtc="2024-07-09T12:46:00Z"/>
                <w:rFonts w:ascii="Arial" w:hAnsi="Arial" w:cs="Arial"/>
                <w:sz w:val="20"/>
                <w:szCs w:val="20"/>
                <w:lang w:val="en-GB"/>
                <w:rPrChange w:id="2498" w:author="Dylan Van Aswegen" w:date="2024-07-17T02:22:00Z" w16du:dateUtc="2024-07-17T00:22:00Z">
                  <w:rPr>
                    <w:ins w:id="2499" w:author="Dylan Van Aswegen" w:date="2024-07-09T14:46:00Z" w16du:dateUtc="2024-07-09T12:46:00Z"/>
                    <w:lang w:val="en-GB"/>
                  </w:rPr>
                </w:rPrChange>
              </w:rPr>
              <w:pPrChange w:id="2500" w:author="Dylan Van Aswegen" w:date="2024-07-17T02:22:00Z" w16du:dateUtc="2024-07-17T00:22: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2501" w:author="Dylan Van Aswegen" w:date="2024-07-17T02:22:00Z">
              <w:r w:rsidRPr="00F9089E">
                <w:rPr>
                  <w:rFonts w:ascii="Arial" w:hAnsi="Arial" w:cs="Arial"/>
                  <w:sz w:val="20"/>
                  <w:szCs w:val="20"/>
                  <w:lang w:val="en-GB"/>
                  <w:rPrChange w:id="2502" w:author="Dylan Van Aswegen" w:date="2024-07-17T02:22:00Z" w16du:dateUtc="2024-07-17T00:22:00Z">
                    <w:rPr>
                      <w:lang w:val="en-GB"/>
                    </w:rPr>
                  </w:rPrChange>
                </w:rPr>
                <w:t>No</w:t>
              </w:r>
            </w:ins>
          </w:p>
        </w:tc>
        <w:tc>
          <w:tcPr>
            <w:tcW w:w="1337" w:type="dxa"/>
          </w:tcPr>
          <w:p w14:paraId="25694EB1" w14:textId="16A6CEC0" w:rsidR="00F9089E" w:rsidRDefault="00F9089E" w:rsidP="00F9089E">
            <w:pPr>
              <w:spacing w:line="360" w:lineRule="auto"/>
              <w:jc w:val="both"/>
              <w:cnfStyle w:val="000000100000" w:firstRow="0" w:lastRow="0" w:firstColumn="0" w:lastColumn="0" w:oddVBand="0" w:evenVBand="0" w:oddHBand="1" w:evenHBand="0" w:firstRowFirstColumn="0" w:firstRowLastColumn="0" w:lastRowFirstColumn="0" w:lastRowLastColumn="0"/>
              <w:rPr>
                <w:ins w:id="2503" w:author="Dylan Van Aswegen" w:date="2024-07-09T14:46:00Z" w16du:dateUtc="2024-07-09T12:46:00Z"/>
                <w:rFonts w:ascii="Arial" w:hAnsi="Arial" w:cs="Arial"/>
                <w:sz w:val="20"/>
                <w:szCs w:val="20"/>
                <w:lang w:val="en-GB"/>
              </w:rPr>
            </w:pPr>
            <w:ins w:id="2504" w:author="Dylan Van Aswegen" w:date="2024-07-17T02:22:00Z">
              <w:r>
                <w:rPr>
                  <w:rFonts w:ascii="Arial" w:hAnsi="Arial" w:cs="Arial"/>
                  <w:sz w:val="20"/>
                  <w:szCs w:val="20"/>
                  <w:lang w:val="en-GB"/>
                </w:rPr>
                <w:t>Yes</w:t>
              </w:r>
            </w:ins>
          </w:p>
        </w:tc>
        <w:tc>
          <w:tcPr>
            <w:tcW w:w="2955" w:type="dxa"/>
          </w:tcPr>
          <w:p w14:paraId="772DF98D" w14:textId="77777777" w:rsidR="00F9089E" w:rsidRDefault="00F9089E" w:rsidP="00F9089E">
            <w:pPr>
              <w:spacing w:line="360" w:lineRule="auto"/>
              <w:jc w:val="both"/>
              <w:cnfStyle w:val="000000100000" w:firstRow="0" w:lastRow="0" w:firstColumn="0" w:lastColumn="0" w:oddVBand="0" w:evenVBand="0" w:oddHBand="1" w:evenHBand="0" w:firstRowFirstColumn="0" w:firstRowLastColumn="0" w:lastRowFirstColumn="0" w:lastRowLastColumn="0"/>
              <w:rPr>
                <w:ins w:id="2505" w:author="Dylan Van Aswegen" w:date="2024-07-17T02:22:00Z" w16du:dateUtc="2024-07-17T00:22:00Z"/>
                <w:rFonts w:ascii="Arial" w:hAnsi="Arial" w:cs="Arial"/>
                <w:sz w:val="20"/>
                <w:szCs w:val="20"/>
                <w:lang w:val="en-GB"/>
              </w:rPr>
            </w:pPr>
            <w:ins w:id="2506" w:author="Dylan Van Aswegen" w:date="2024-07-17T02:22:00Z" w16du:dateUtc="2024-07-17T00:22:00Z">
              <w:r>
                <w:rPr>
                  <w:rFonts w:ascii="Arial" w:hAnsi="Arial" w:cs="Arial"/>
                  <w:sz w:val="20"/>
                  <w:szCs w:val="20"/>
                  <w:lang w:val="en-GB"/>
                </w:rPr>
                <w:t xml:space="preserve">The organisation admin will use this field to indicate if the organisation uses user numbers. If yes, they will be required to provide further information. </w:t>
              </w:r>
            </w:ins>
          </w:p>
          <w:p w14:paraId="53FCB324" w14:textId="167465B3" w:rsidR="00F9089E" w:rsidRDefault="00F9089E" w:rsidP="00F9089E">
            <w:pPr>
              <w:spacing w:line="360" w:lineRule="auto"/>
              <w:jc w:val="both"/>
              <w:cnfStyle w:val="000000100000" w:firstRow="0" w:lastRow="0" w:firstColumn="0" w:lastColumn="0" w:oddVBand="0" w:evenVBand="0" w:oddHBand="1" w:evenHBand="0" w:firstRowFirstColumn="0" w:firstRowLastColumn="0" w:lastRowFirstColumn="0" w:lastRowLastColumn="0"/>
              <w:rPr>
                <w:ins w:id="2507" w:author="Dylan Van Aswegen" w:date="2024-07-09T14:46:00Z" w16du:dateUtc="2024-07-09T12:46:00Z"/>
                <w:rFonts w:ascii="Arial" w:hAnsi="Arial" w:cs="Arial"/>
                <w:sz w:val="20"/>
                <w:szCs w:val="20"/>
                <w:lang w:val="en-GB"/>
              </w:rPr>
            </w:pPr>
            <w:ins w:id="2508" w:author="Dylan Van Aswegen" w:date="2024-07-17T02:22:00Z" w16du:dateUtc="2024-07-17T00:22:00Z">
              <w:r>
                <w:rPr>
                  <w:rFonts w:ascii="Arial" w:hAnsi="Arial" w:cs="Arial"/>
                  <w:sz w:val="20"/>
                  <w:szCs w:val="20"/>
                  <w:lang w:val="en-GB"/>
                </w:rPr>
                <w:t xml:space="preserve">The default option will be Yes. </w:t>
              </w:r>
            </w:ins>
          </w:p>
        </w:tc>
      </w:tr>
      <w:tr w:rsidR="00845B7F" w14:paraId="349EE39F" w14:textId="77777777" w:rsidTr="00662C17">
        <w:trPr>
          <w:ins w:id="2509"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47595481" w14:textId="77777777" w:rsidR="00845B7F" w:rsidRDefault="00845B7F" w:rsidP="00845B7F">
            <w:pPr>
              <w:spacing w:line="360" w:lineRule="auto"/>
              <w:jc w:val="both"/>
              <w:rPr>
                <w:ins w:id="2510" w:author="Dylan Van Aswegen" w:date="2024-07-09T14:46:00Z" w16du:dateUtc="2024-07-09T12:46:00Z"/>
                <w:rFonts w:ascii="Arial" w:hAnsi="Arial" w:cs="Arial"/>
                <w:sz w:val="20"/>
                <w:szCs w:val="20"/>
                <w:lang w:val="en-GB"/>
              </w:rPr>
            </w:pPr>
          </w:p>
        </w:tc>
        <w:tc>
          <w:tcPr>
            <w:tcW w:w="2151" w:type="dxa"/>
          </w:tcPr>
          <w:p w14:paraId="490BBC98" w14:textId="15EEC6BC" w:rsidR="00845B7F" w:rsidRDefault="00845B7F"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11" w:author="Dylan Van Aswegen" w:date="2024-07-09T14:46:00Z" w16du:dateUtc="2024-07-09T12:46:00Z"/>
                <w:rFonts w:ascii="Arial" w:hAnsi="Arial" w:cs="Arial"/>
                <w:sz w:val="20"/>
                <w:szCs w:val="20"/>
                <w:lang w:val="en-GB"/>
              </w:rPr>
            </w:pPr>
            <w:ins w:id="2512" w:author="Dylan Van Aswegen" w:date="2024-07-09T14:49:00Z" w16du:dateUtc="2024-07-09T12:49:00Z">
              <w:r>
                <w:rPr>
                  <w:rFonts w:ascii="Arial" w:hAnsi="Arial" w:cs="Arial"/>
                  <w:sz w:val="20"/>
                  <w:szCs w:val="20"/>
                  <w:lang w:val="en-GB"/>
                </w:rPr>
                <w:t xml:space="preserve">If you have groups, how do you allocate membership numbers? </w:t>
              </w:r>
            </w:ins>
          </w:p>
        </w:tc>
        <w:tc>
          <w:tcPr>
            <w:tcW w:w="1220" w:type="dxa"/>
          </w:tcPr>
          <w:p w14:paraId="624EE3FD" w14:textId="62AEE677" w:rsidR="00845B7F" w:rsidRDefault="00845B7F"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13" w:author="Dylan Van Aswegen" w:date="2024-07-09T14:46:00Z" w16du:dateUtc="2024-07-09T12:46:00Z"/>
                <w:rFonts w:ascii="Arial" w:hAnsi="Arial" w:cs="Arial"/>
                <w:sz w:val="20"/>
                <w:szCs w:val="20"/>
                <w:lang w:val="en-GB"/>
              </w:rPr>
            </w:pPr>
            <w:ins w:id="2514" w:author="Dylan Van Aswegen" w:date="2024-07-17T02:23:00Z" w16du:dateUtc="2024-07-17T00:23:00Z">
              <w:r>
                <w:rPr>
                  <w:rFonts w:ascii="Arial" w:hAnsi="Arial" w:cs="Arial"/>
                  <w:sz w:val="20"/>
                  <w:szCs w:val="20"/>
                  <w:lang w:val="en-GB"/>
                </w:rPr>
                <w:t>Radio</w:t>
              </w:r>
            </w:ins>
          </w:p>
        </w:tc>
        <w:tc>
          <w:tcPr>
            <w:tcW w:w="2037" w:type="dxa"/>
          </w:tcPr>
          <w:p w14:paraId="32CB2D40" w14:textId="77777777" w:rsidR="00845B7F" w:rsidRPr="00F52C9F" w:rsidRDefault="0040407D" w:rsidP="00F52C9F">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2515" w:author="Dylan Van Aswegen" w:date="2024-07-17T02:24:00Z" w16du:dateUtc="2024-07-17T00:24:00Z"/>
                <w:rFonts w:ascii="Arial" w:hAnsi="Arial" w:cs="Arial"/>
                <w:sz w:val="20"/>
                <w:szCs w:val="20"/>
                <w:lang w:val="en-GB"/>
                <w:rPrChange w:id="2516" w:author="Dylan Van Aswegen" w:date="2024-07-17T02:24:00Z" w16du:dateUtc="2024-07-17T00:24:00Z">
                  <w:rPr>
                    <w:ins w:id="2517" w:author="Dylan Van Aswegen" w:date="2024-07-17T02:24:00Z" w16du:dateUtc="2024-07-17T00:24:00Z"/>
                    <w:color w:val="3465A4"/>
                  </w:rPr>
                </w:rPrChange>
              </w:rPr>
            </w:pPr>
            <w:ins w:id="2518" w:author="Dylan Van Aswegen" w:date="2024-07-17T02:24:00Z" w16du:dateUtc="2024-07-17T00:24:00Z">
              <w:r w:rsidRPr="00F52C9F">
                <w:rPr>
                  <w:rFonts w:ascii="Arial" w:hAnsi="Arial" w:cs="Arial"/>
                  <w:sz w:val="20"/>
                  <w:szCs w:val="20"/>
                  <w:lang w:val="en-GB"/>
                  <w:rPrChange w:id="2519" w:author="Dylan Van Aswegen" w:date="2024-07-17T02:24:00Z" w16du:dateUtc="2024-07-17T00:24:00Z">
                    <w:rPr>
                      <w:color w:val="3465A4"/>
                      <w:highlight w:val="yellow"/>
                    </w:rPr>
                  </w:rPrChange>
                </w:rPr>
                <w:t>Separate number to each individual in the group</w:t>
              </w:r>
            </w:ins>
          </w:p>
          <w:p w14:paraId="078D59C6" w14:textId="797CAF90" w:rsidR="00F52C9F" w:rsidRPr="00F52C9F" w:rsidRDefault="00F52C9F" w:rsidP="00F52C9F">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2520" w:author="Dylan Van Aswegen" w:date="2024-07-09T14:46:00Z" w16du:dateUtc="2024-07-09T12:46:00Z"/>
                <w:rFonts w:ascii="Arial" w:hAnsi="Arial" w:cs="Arial"/>
                <w:sz w:val="20"/>
                <w:szCs w:val="20"/>
                <w:lang w:val="en-GB"/>
                <w:rPrChange w:id="2521" w:author="Dylan Van Aswegen" w:date="2024-07-17T02:24:00Z" w16du:dateUtc="2024-07-17T00:24:00Z">
                  <w:rPr>
                    <w:ins w:id="2522" w:author="Dylan Van Aswegen" w:date="2024-07-09T14:46:00Z" w16du:dateUtc="2024-07-09T12:46:00Z"/>
                    <w:lang w:val="en-GB"/>
                  </w:rPr>
                </w:rPrChange>
              </w:rPr>
              <w:pPrChange w:id="2523" w:author="Dylan Van Aswegen" w:date="2024-07-17T02:24:00Z" w16du:dateUtc="2024-07-17T00:24: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2524" w:author="Dylan Van Aswegen" w:date="2024-07-17T02:24:00Z" w16du:dateUtc="2024-07-17T00:24:00Z">
              <w:r w:rsidRPr="00F52C9F">
                <w:rPr>
                  <w:rFonts w:ascii="Arial" w:hAnsi="Arial" w:cs="Arial"/>
                  <w:sz w:val="20"/>
                  <w:szCs w:val="20"/>
                  <w:lang w:val="en-GB"/>
                  <w:rPrChange w:id="2525" w:author="Dylan Van Aswegen" w:date="2024-07-17T02:24:00Z" w16du:dateUtc="2024-07-17T00:24:00Z">
                    <w:rPr>
                      <w:highlight w:val="yellow"/>
                    </w:rPr>
                  </w:rPrChange>
                </w:rPr>
                <w:t>Single membership number for the group</w:t>
              </w:r>
            </w:ins>
          </w:p>
        </w:tc>
        <w:tc>
          <w:tcPr>
            <w:tcW w:w="1337" w:type="dxa"/>
          </w:tcPr>
          <w:p w14:paraId="54B9B3E1" w14:textId="76EA5FAD" w:rsidR="00845B7F" w:rsidRDefault="00845B7F"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26" w:author="Dylan Van Aswegen" w:date="2024-07-09T14:46:00Z" w16du:dateUtc="2024-07-09T12:46:00Z"/>
                <w:rFonts w:ascii="Arial" w:hAnsi="Arial" w:cs="Arial"/>
                <w:sz w:val="20"/>
                <w:szCs w:val="20"/>
                <w:lang w:val="en-GB"/>
              </w:rPr>
            </w:pPr>
            <w:ins w:id="2527" w:author="Dylan Van Aswegen" w:date="2024-07-17T02:23:00Z">
              <w:r>
                <w:rPr>
                  <w:rFonts w:ascii="Arial" w:hAnsi="Arial" w:cs="Arial"/>
                  <w:sz w:val="20"/>
                  <w:szCs w:val="20"/>
                  <w:lang w:val="en-GB"/>
                </w:rPr>
                <w:t>Yes</w:t>
              </w:r>
            </w:ins>
          </w:p>
        </w:tc>
        <w:tc>
          <w:tcPr>
            <w:tcW w:w="2955" w:type="dxa"/>
          </w:tcPr>
          <w:p w14:paraId="289835FB" w14:textId="77777777" w:rsidR="00845B7F" w:rsidRDefault="00AC4E62"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28" w:author="Dylan Van Aswegen" w:date="2024-07-17T02:24:00Z" w16du:dateUtc="2024-07-17T00:24:00Z"/>
                <w:rFonts w:ascii="Arial" w:hAnsi="Arial" w:cs="Arial"/>
                <w:sz w:val="20"/>
                <w:szCs w:val="20"/>
                <w:lang w:val="en-GB"/>
              </w:rPr>
            </w:pPr>
            <w:ins w:id="2529" w:author="Dylan Van Aswegen" w:date="2024-07-17T02:23:00Z" w16du:dateUtc="2024-07-17T00:23:00Z">
              <w:r>
                <w:rPr>
                  <w:rFonts w:ascii="Arial" w:hAnsi="Arial" w:cs="Arial"/>
                  <w:sz w:val="20"/>
                  <w:szCs w:val="20"/>
                  <w:lang w:val="en-GB"/>
                </w:rPr>
                <w:t xml:space="preserve">This field will be displayed if the organisation selected Yes to the question above. </w:t>
              </w:r>
            </w:ins>
          </w:p>
          <w:p w14:paraId="468759F5" w14:textId="35169C5E" w:rsidR="00AC4E62" w:rsidRDefault="00AC4E62"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30" w:author="Dylan Van Aswegen" w:date="2024-07-17T02:25:00Z" w16du:dateUtc="2024-07-17T00:25:00Z"/>
                <w:rFonts w:ascii="Arial" w:hAnsi="Arial" w:cs="Arial"/>
                <w:sz w:val="20"/>
                <w:szCs w:val="20"/>
                <w:lang w:val="en-GB"/>
              </w:rPr>
            </w:pPr>
            <w:ins w:id="2531" w:author="Dylan Van Aswegen" w:date="2024-07-17T02:24:00Z" w16du:dateUtc="2024-07-17T00:24:00Z">
              <w:r>
                <w:rPr>
                  <w:rFonts w:ascii="Arial" w:hAnsi="Arial" w:cs="Arial"/>
                  <w:sz w:val="20"/>
                  <w:szCs w:val="20"/>
                  <w:lang w:val="en-GB"/>
                </w:rPr>
                <w:t xml:space="preserve">If </w:t>
              </w:r>
            </w:ins>
            <w:ins w:id="2532" w:author="Dylan Van Aswegen" w:date="2024-07-17T02:25:00Z" w16du:dateUtc="2024-07-17T00:25:00Z">
              <w:r w:rsidR="00F52C9F">
                <w:rPr>
                  <w:rFonts w:ascii="Arial" w:hAnsi="Arial" w:cs="Arial"/>
                  <w:sz w:val="20"/>
                  <w:szCs w:val="20"/>
                  <w:lang w:val="en-GB"/>
                </w:rPr>
                <w:t xml:space="preserve">the separate number option </w:t>
              </w:r>
            </w:ins>
            <w:ins w:id="2533" w:author="Dylan Van Aswegen" w:date="2024-07-17T02:24:00Z" w16du:dateUtc="2024-07-17T00:24:00Z">
              <w:r>
                <w:rPr>
                  <w:rFonts w:ascii="Arial" w:hAnsi="Arial" w:cs="Arial"/>
                  <w:sz w:val="20"/>
                  <w:szCs w:val="20"/>
                  <w:lang w:val="en-GB"/>
                </w:rPr>
                <w:t>is selected, the</w:t>
              </w:r>
            </w:ins>
            <w:ins w:id="2534" w:author="Dylan Van Aswegen" w:date="2024-07-17T02:25:00Z" w16du:dateUtc="2024-07-17T00:25:00Z">
              <w:r w:rsidR="00F52C9F">
                <w:rPr>
                  <w:rFonts w:ascii="Arial" w:hAnsi="Arial" w:cs="Arial"/>
                  <w:sz w:val="20"/>
                  <w:szCs w:val="20"/>
                  <w:lang w:val="en-GB"/>
                </w:rPr>
                <w:t xml:space="preserve"> application should </w:t>
              </w:r>
              <w:r w:rsidR="00976701">
                <w:rPr>
                  <w:rFonts w:ascii="Arial" w:hAnsi="Arial" w:cs="Arial"/>
                  <w:sz w:val="20"/>
                  <w:szCs w:val="20"/>
                  <w:lang w:val="en-GB"/>
                </w:rPr>
                <w:t xml:space="preserve">allocate a membership number to each member in the group. </w:t>
              </w:r>
            </w:ins>
          </w:p>
          <w:p w14:paraId="54CAA257" w14:textId="77777777" w:rsidR="00976701" w:rsidRDefault="00976701"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35" w:author="Dylan Van Aswegen" w:date="2024-07-17T02:26:00Z" w16du:dateUtc="2024-07-17T00:26:00Z"/>
                <w:rFonts w:ascii="Arial" w:hAnsi="Arial" w:cs="Arial"/>
                <w:sz w:val="20"/>
                <w:szCs w:val="20"/>
                <w:lang w:val="en-GB"/>
              </w:rPr>
            </w:pPr>
            <w:ins w:id="2536" w:author="Dylan Van Aswegen" w:date="2024-07-17T02:25:00Z" w16du:dateUtc="2024-07-17T00:25:00Z">
              <w:r>
                <w:rPr>
                  <w:rFonts w:ascii="Arial" w:hAnsi="Arial" w:cs="Arial"/>
                  <w:sz w:val="20"/>
                  <w:szCs w:val="20"/>
                  <w:lang w:val="en-GB"/>
                </w:rPr>
                <w:t>If the single number option is selected, the application should allocate a single number to</w:t>
              </w:r>
            </w:ins>
            <w:ins w:id="2537" w:author="Dylan Van Aswegen" w:date="2024-07-17T02:26:00Z" w16du:dateUtc="2024-07-17T00:26:00Z">
              <w:r>
                <w:rPr>
                  <w:rFonts w:ascii="Arial" w:hAnsi="Arial" w:cs="Arial"/>
                  <w:sz w:val="20"/>
                  <w:szCs w:val="20"/>
                  <w:lang w:val="en-GB"/>
                </w:rPr>
                <w:t xml:space="preserve"> all members in the group. </w:t>
              </w:r>
            </w:ins>
          </w:p>
          <w:p w14:paraId="7336AC5B" w14:textId="276D9DE3" w:rsidR="00976701" w:rsidRDefault="00976701"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38" w:author="Dylan Van Aswegen" w:date="2024-07-09T14:46:00Z" w16du:dateUtc="2024-07-09T12:46:00Z"/>
                <w:rFonts w:ascii="Arial" w:hAnsi="Arial" w:cs="Arial"/>
                <w:sz w:val="20"/>
                <w:szCs w:val="20"/>
                <w:lang w:val="en-GB"/>
              </w:rPr>
            </w:pPr>
            <w:ins w:id="2539" w:author="Dylan Van Aswegen" w:date="2024-07-17T02:26:00Z" w16du:dateUtc="2024-07-17T00:26:00Z">
              <w:r>
                <w:rPr>
                  <w:rFonts w:ascii="Arial" w:hAnsi="Arial" w:cs="Arial"/>
                  <w:sz w:val="20"/>
                  <w:szCs w:val="20"/>
                  <w:lang w:val="en-GB"/>
                </w:rPr>
                <w:t xml:space="preserve">By default, the separate number option should be selected. </w:t>
              </w:r>
            </w:ins>
          </w:p>
        </w:tc>
      </w:tr>
      <w:tr w:rsidR="00F52C9F" w14:paraId="3040B8D1" w14:textId="77777777" w:rsidTr="00662C17">
        <w:trPr>
          <w:cnfStyle w:val="000000100000" w:firstRow="0" w:lastRow="0" w:firstColumn="0" w:lastColumn="0" w:oddVBand="0" w:evenVBand="0" w:oddHBand="1" w:evenHBand="0" w:firstRowFirstColumn="0" w:firstRowLastColumn="0" w:lastRowFirstColumn="0" w:lastRowLastColumn="0"/>
          <w:ins w:id="2540"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7531943D" w14:textId="77777777" w:rsidR="00845B7F" w:rsidRDefault="00845B7F" w:rsidP="00845B7F">
            <w:pPr>
              <w:spacing w:line="360" w:lineRule="auto"/>
              <w:jc w:val="both"/>
              <w:rPr>
                <w:ins w:id="2541" w:author="Dylan Van Aswegen" w:date="2024-07-09T14:46:00Z" w16du:dateUtc="2024-07-09T12:46:00Z"/>
                <w:rFonts w:ascii="Arial" w:hAnsi="Arial" w:cs="Arial"/>
                <w:sz w:val="20"/>
                <w:szCs w:val="20"/>
                <w:lang w:val="en-GB"/>
              </w:rPr>
            </w:pPr>
          </w:p>
        </w:tc>
        <w:tc>
          <w:tcPr>
            <w:tcW w:w="2151" w:type="dxa"/>
          </w:tcPr>
          <w:p w14:paraId="0A10EF2F" w14:textId="3B9186E1" w:rsidR="00845B7F" w:rsidRDefault="00845B7F" w:rsidP="00845B7F">
            <w:pPr>
              <w:spacing w:line="360" w:lineRule="auto"/>
              <w:jc w:val="both"/>
              <w:cnfStyle w:val="000000100000" w:firstRow="0" w:lastRow="0" w:firstColumn="0" w:lastColumn="0" w:oddVBand="0" w:evenVBand="0" w:oddHBand="1" w:evenHBand="0" w:firstRowFirstColumn="0" w:firstRowLastColumn="0" w:lastRowFirstColumn="0" w:lastRowLastColumn="0"/>
              <w:rPr>
                <w:ins w:id="2542" w:author="Dylan Van Aswegen" w:date="2024-07-09T14:46:00Z" w16du:dateUtc="2024-07-09T12:46:00Z"/>
                <w:rFonts w:ascii="Arial" w:hAnsi="Arial" w:cs="Arial"/>
                <w:sz w:val="20"/>
                <w:szCs w:val="20"/>
                <w:lang w:val="en-GB"/>
              </w:rPr>
            </w:pPr>
            <w:ins w:id="2543" w:author="Dylan Van Aswegen" w:date="2024-07-09T14:49:00Z" w16du:dateUtc="2024-07-09T12:49:00Z">
              <w:r>
                <w:rPr>
                  <w:rFonts w:ascii="Arial" w:hAnsi="Arial" w:cs="Arial"/>
                  <w:sz w:val="20"/>
                  <w:szCs w:val="20"/>
                  <w:lang w:val="en-GB"/>
                </w:rPr>
                <w:t>Prompt a</w:t>
              </w:r>
            </w:ins>
            <w:ins w:id="2544" w:author="Dylan Van Aswegen" w:date="2024-07-09T14:50:00Z" w16du:dateUtc="2024-07-09T12:50:00Z">
              <w:r>
                <w:rPr>
                  <w:rFonts w:ascii="Arial" w:hAnsi="Arial" w:cs="Arial"/>
                  <w:sz w:val="20"/>
                  <w:szCs w:val="20"/>
                  <w:lang w:val="en-GB"/>
                </w:rPr>
                <w:t>dministrators to archive/remove inactive members after:</w:t>
              </w:r>
            </w:ins>
          </w:p>
        </w:tc>
        <w:tc>
          <w:tcPr>
            <w:tcW w:w="1220" w:type="dxa"/>
          </w:tcPr>
          <w:p w14:paraId="46B49DD7" w14:textId="474D6C37" w:rsidR="00845B7F" w:rsidRDefault="00985BD4" w:rsidP="00845B7F">
            <w:pPr>
              <w:spacing w:line="360" w:lineRule="auto"/>
              <w:jc w:val="both"/>
              <w:cnfStyle w:val="000000100000" w:firstRow="0" w:lastRow="0" w:firstColumn="0" w:lastColumn="0" w:oddVBand="0" w:evenVBand="0" w:oddHBand="1" w:evenHBand="0" w:firstRowFirstColumn="0" w:firstRowLastColumn="0" w:lastRowFirstColumn="0" w:lastRowLastColumn="0"/>
              <w:rPr>
                <w:ins w:id="2545" w:author="Dylan Van Aswegen" w:date="2024-07-09T14:46:00Z" w16du:dateUtc="2024-07-09T12:46:00Z"/>
                <w:rFonts w:ascii="Arial" w:hAnsi="Arial" w:cs="Arial"/>
                <w:sz w:val="20"/>
                <w:szCs w:val="20"/>
                <w:lang w:val="en-GB"/>
              </w:rPr>
            </w:pPr>
            <w:proofErr w:type="spellStart"/>
            <w:ins w:id="2546" w:author="Dylan Van Aswegen" w:date="2024-07-17T02:26:00Z" w16du:dateUtc="2024-07-17T00:26:00Z">
              <w:r>
                <w:rPr>
                  <w:rFonts w:ascii="Arial" w:hAnsi="Arial" w:cs="Arial"/>
                  <w:sz w:val="20"/>
                  <w:szCs w:val="20"/>
                  <w:lang w:val="en-GB"/>
                </w:rPr>
                <w:t>Text</w:t>
              </w:r>
            </w:ins>
            <w:ins w:id="2547" w:author="Dylan Van Aswegen" w:date="2024-07-17T02:27:00Z" w16du:dateUtc="2024-07-17T00:27:00Z">
              <w:r w:rsidR="00B022C1">
                <w:rPr>
                  <w:rFonts w:ascii="Arial" w:hAnsi="Arial" w:cs="Arial"/>
                  <w:sz w:val="20"/>
                  <w:szCs w:val="20"/>
                  <w:lang w:val="en-GB"/>
                </w:rPr>
                <w:t>field</w:t>
              </w:r>
            </w:ins>
            <w:proofErr w:type="spellEnd"/>
            <w:ins w:id="2548" w:author="Dylan Van Aswegen" w:date="2024-07-17T02:26:00Z" w16du:dateUtc="2024-07-17T00:26:00Z">
              <w:r>
                <w:rPr>
                  <w:rFonts w:ascii="Arial" w:hAnsi="Arial" w:cs="Arial"/>
                  <w:sz w:val="20"/>
                  <w:szCs w:val="20"/>
                  <w:lang w:val="en-GB"/>
                </w:rPr>
                <w:t xml:space="preserve"> &amp; Drop Down </w:t>
              </w:r>
            </w:ins>
          </w:p>
        </w:tc>
        <w:tc>
          <w:tcPr>
            <w:tcW w:w="2037" w:type="dxa"/>
          </w:tcPr>
          <w:p w14:paraId="0612E12E" w14:textId="77777777" w:rsidR="00845B7F" w:rsidRDefault="00C35713" w:rsidP="00B022C1">
            <w:pPr>
              <w:spacing w:line="360" w:lineRule="auto"/>
              <w:jc w:val="both"/>
              <w:cnfStyle w:val="000000100000" w:firstRow="0" w:lastRow="0" w:firstColumn="0" w:lastColumn="0" w:oddVBand="0" w:evenVBand="0" w:oddHBand="1" w:evenHBand="0" w:firstRowFirstColumn="0" w:firstRowLastColumn="0" w:lastRowFirstColumn="0" w:lastRowLastColumn="0"/>
              <w:rPr>
                <w:ins w:id="2549" w:author="Dylan Van Aswegen" w:date="2024-07-17T02:28:00Z" w16du:dateUtc="2024-07-17T00:28:00Z"/>
                <w:rFonts w:ascii="Arial" w:hAnsi="Arial" w:cs="Arial"/>
                <w:sz w:val="20"/>
                <w:szCs w:val="20"/>
                <w:lang w:val="en-GB"/>
              </w:rPr>
            </w:pPr>
            <w:ins w:id="2550" w:author="Dylan Van Aswegen" w:date="2024-07-17T02:28:00Z" w16du:dateUtc="2024-07-17T00:28:00Z">
              <w:r>
                <w:rPr>
                  <w:rFonts w:ascii="Arial" w:hAnsi="Arial" w:cs="Arial"/>
                  <w:sz w:val="20"/>
                  <w:szCs w:val="20"/>
                  <w:lang w:val="en-GB"/>
                </w:rPr>
                <w:t xml:space="preserve">String </w:t>
              </w:r>
            </w:ins>
          </w:p>
          <w:p w14:paraId="2F75B597" w14:textId="77777777" w:rsidR="00C35713" w:rsidRDefault="00706EC2" w:rsidP="00C35713">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551" w:author="Dylan Van Aswegen" w:date="2024-07-17T02:28:00Z" w16du:dateUtc="2024-07-17T00:28:00Z"/>
                <w:rFonts w:ascii="Arial" w:hAnsi="Arial" w:cs="Arial"/>
                <w:sz w:val="20"/>
                <w:szCs w:val="20"/>
                <w:lang w:val="en-GB"/>
              </w:rPr>
            </w:pPr>
            <w:ins w:id="2552" w:author="Dylan Van Aswegen" w:date="2024-07-17T02:28:00Z" w16du:dateUtc="2024-07-17T00:28:00Z">
              <w:r>
                <w:rPr>
                  <w:rFonts w:ascii="Arial" w:hAnsi="Arial" w:cs="Arial"/>
                  <w:sz w:val="20"/>
                  <w:szCs w:val="20"/>
                  <w:lang w:val="en-GB"/>
                </w:rPr>
                <w:t xml:space="preserve">Months </w:t>
              </w:r>
            </w:ins>
          </w:p>
          <w:p w14:paraId="1A180AB0" w14:textId="2A576029" w:rsidR="00706EC2" w:rsidRPr="00C35713" w:rsidRDefault="00706EC2" w:rsidP="00C35713">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553" w:author="Dylan Van Aswegen" w:date="2024-07-09T14:46:00Z" w16du:dateUtc="2024-07-09T12:46:00Z"/>
                <w:rFonts w:ascii="Arial" w:hAnsi="Arial" w:cs="Arial"/>
                <w:sz w:val="20"/>
                <w:szCs w:val="20"/>
                <w:lang w:val="en-GB"/>
                <w:rPrChange w:id="2554" w:author="Dylan Van Aswegen" w:date="2024-07-17T02:28:00Z" w16du:dateUtc="2024-07-17T00:28:00Z">
                  <w:rPr>
                    <w:ins w:id="2555" w:author="Dylan Van Aswegen" w:date="2024-07-09T14:46:00Z" w16du:dateUtc="2024-07-09T12:46:00Z"/>
                    <w:lang w:val="en-GB"/>
                  </w:rPr>
                </w:rPrChange>
              </w:rPr>
              <w:pPrChange w:id="2556" w:author="Dylan Van Aswegen" w:date="2024-07-17T02:28:00Z" w16du:dateUtc="2024-07-17T00:28: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2557" w:author="Dylan Van Aswegen" w:date="2024-07-17T02:28:00Z" w16du:dateUtc="2024-07-17T00:28:00Z">
              <w:r>
                <w:rPr>
                  <w:rFonts w:ascii="Arial" w:hAnsi="Arial" w:cs="Arial"/>
                  <w:sz w:val="20"/>
                  <w:szCs w:val="20"/>
                  <w:lang w:val="en-GB"/>
                </w:rPr>
                <w:t>Years</w:t>
              </w:r>
            </w:ins>
          </w:p>
        </w:tc>
        <w:tc>
          <w:tcPr>
            <w:tcW w:w="1337" w:type="dxa"/>
          </w:tcPr>
          <w:p w14:paraId="275EC3A7" w14:textId="6CAFCF10" w:rsidR="00845B7F" w:rsidRDefault="00B022C1" w:rsidP="00845B7F">
            <w:pPr>
              <w:spacing w:line="360" w:lineRule="auto"/>
              <w:jc w:val="both"/>
              <w:cnfStyle w:val="000000100000" w:firstRow="0" w:lastRow="0" w:firstColumn="0" w:lastColumn="0" w:oddVBand="0" w:evenVBand="0" w:oddHBand="1" w:evenHBand="0" w:firstRowFirstColumn="0" w:firstRowLastColumn="0" w:lastRowFirstColumn="0" w:lastRowLastColumn="0"/>
              <w:rPr>
                <w:ins w:id="2558" w:author="Dylan Van Aswegen" w:date="2024-07-09T14:46:00Z" w16du:dateUtc="2024-07-09T12:46:00Z"/>
                <w:rFonts w:ascii="Arial" w:hAnsi="Arial" w:cs="Arial"/>
                <w:sz w:val="20"/>
                <w:szCs w:val="20"/>
                <w:lang w:val="en-GB"/>
              </w:rPr>
            </w:pPr>
            <w:ins w:id="2559" w:author="Dylan Van Aswegen" w:date="2024-07-17T02:27:00Z" w16du:dateUtc="2024-07-17T00:27:00Z">
              <w:r>
                <w:rPr>
                  <w:rFonts w:ascii="Arial" w:hAnsi="Arial" w:cs="Arial"/>
                  <w:sz w:val="20"/>
                  <w:szCs w:val="20"/>
                  <w:lang w:val="en-GB"/>
                </w:rPr>
                <w:t>Yes</w:t>
              </w:r>
            </w:ins>
          </w:p>
        </w:tc>
        <w:tc>
          <w:tcPr>
            <w:tcW w:w="2955" w:type="dxa"/>
          </w:tcPr>
          <w:p w14:paraId="5E4A332F" w14:textId="3239F624" w:rsidR="00845B7F" w:rsidRDefault="00B022C1" w:rsidP="00845B7F">
            <w:pPr>
              <w:spacing w:line="360" w:lineRule="auto"/>
              <w:jc w:val="both"/>
              <w:cnfStyle w:val="000000100000" w:firstRow="0" w:lastRow="0" w:firstColumn="0" w:lastColumn="0" w:oddVBand="0" w:evenVBand="0" w:oddHBand="1" w:evenHBand="0" w:firstRowFirstColumn="0" w:firstRowLastColumn="0" w:lastRowFirstColumn="0" w:lastRowLastColumn="0"/>
              <w:rPr>
                <w:ins w:id="2560" w:author="Dylan Van Aswegen" w:date="2024-07-17T02:28:00Z" w16du:dateUtc="2024-07-17T00:28:00Z"/>
                <w:rFonts w:ascii="Arial" w:hAnsi="Arial" w:cs="Arial"/>
                <w:sz w:val="20"/>
                <w:szCs w:val="20"/>
                <w:lang w:val="en-GB"/>
              </w:rPr>
            </w:pPr>
            <w:ins w:id="2561" w:author="Dylan Van Aswegen" w:date="2024-07-17T02:27:00Z" w16du:dateUtc="2024-07-17T00:27:00Z">
              <w:r>
                <w:rPr>
                  <w:rFonts w:ascii="Arial" w:hAnsi="Arial" w:cs="Arial"/>
                  <w:sz w:val="20"/>
                  <w:szCs w:val="20"/>
                  <w:lang w:val="en-GB"/>
                </w:rPr>
                <w:t>The organisation admin will use th</w:t>
              </w:r>
              <w:r w:rsidR="00C35713">
                <w:rPr>
                  <w:rFonts w:ascii="Arial" w:hAnsi="Arial" w:cs="Arial"/>
                  <w:sz w:val="20"/>
                  <w:szCs w:val="20"/>
                  <w:lang w:val="en-GB"/>
                </w:rPr>
                <w:t xml:space="preserve">is field to indicate </w:t>
              </w:r>
            </w:ins>
            <w:ins w:id="2562" w:author="Dylan Van Aswegen" w:date="2024-07-17T02:28:00Z" w16du:dateUtc="2024-07-17T00:28:00Z">
              <w:r w:rsidR="00C35713">
                <w:rPr>
                  <w:rFonts w:ascii="Arial" w:hAnsi="Arial" w:cs="Arial"/>
                  <w:sz w:val="20"/>
                  <w:szCs w:val="20"/>
                  <w:lang w:val="en-GB"/>
                </w:rPr>
                <w:t>the period of time after which</w:t>
              </w:r>
            </w:ins>
            <w:ins w:id="2563" w:author="Dylan Van Aswegen" w:date="2024-07-17T02:29:00Z" w16du:dateUtc="2024-07-17T00:29:00Z">
              <w:r w:rsidR="00706EC2">
                <w:rPr>
                  <w:rFonts w:ascii="Arial" w:hAnsi="Arial" w:cs="Arial"/>
                  <w:sz w:val="20"/>
                  <w:szCs w:val="20"/>
                  <w:lang w:val="en-GB"/>
                </w:rPr>
                <w:t xml:space="preserve"> </w:t>
              </w:r>
            </w:ins>
            <w:ins w:id="2564" w:author="Dylan Van Aswegen" w:date="2024-07-17T02:28:00Z" w16du:dateUtc="2024-07-17T00:28:00Z">
              <w:r w:rsidR="00C35713">
                <w:rPr>
                  <w:rFonts w:ascii="Arial" w:hAnsi="Arial" w:cs="Arial"/>
                  <w:sz w:val="20"/>
                  <w:szCs w:val="20"/>
                  <w:lang w:val="en-GB"/>
                </w:rPr>
                <w:t>the organisation admin wil</w:t>
              </w:r>
            </w:ins>
            <w:ins w:id="2565" w:author="Dylan Van Aswegen" w:date="2024-07-17T02:29:00Z" w16du:dateUtc="2024-07-17T00:29:00Z">
              <w:r w:rsidR="00706EC2">
                <w:rPr>
                  <w:rFonts w:ascii="Arial" w:hAnsi="Arial" w:cs="Arial"/>
                  <w:sz w:val="20"/>
                  <w:szCs w:val="20"/>
                  <w:lang w:val="en-GB"/>
                </w:rPr>
                <w:t>l be prompted to remove a user for being inactive</w:t>
              </w:r>
            </w:ins>
            <w:ins w:id="2566" w:author="Dylan Van Aswegen" w:date="2024-07-17T02:28:00Z" w16du:dateUtc="2024-07-17T00:28:00Z">
              <w:r w:rsidR="00C35713">
                <w:rPr>
                  <w:rFonts w:ascii="Arial" w:hAnsi="Arial" w:cs="Arial"/>
                  <w:sz w:val="20"/>
                  <w:szCs w:val="20"/>
                  <w:lang w:val="en-GB"/>
                </w:rPr>
                <w:t xml:space="preserve">. </w:t>
              </w:r>
            </w:ins>
          </w:p>
          <w:p w14:paraId="79849C9B" w14:textId="08FF732E" w:rsidR="00C35713" w:rsidRDefault="00C35713" w:rsidP="00845B7F">
            <w:pPr>
              <w:spacing w:line="360" w:lineRule="auto"/>
              <w:jc w:val="both"/>
              <w:cnfStyle w:val="000000100000" w:firstRow="0" w:lastRow="0" w:firstColumn="0" w:lastColumn="0" w:oddVBand="0" w:evenVBand="0" w:oddHBand="1" w:evenHBand="0" w:firstRowFirstColumn="0" w:firstRowLastColumn="0" w:lastRowFirstColumn="0" w:lastRowLastColumn="0"/>
              <w:rPr>
                <w:ins w:id="2567" w:author="Dylan Van Aswegen" w:date="2024-07-09T14:46:00Z" w16du:dateUtc="2024-07-09T12:46:00Z"/>
                <w:rFonts w:ascii="Arial" w:hAnsi="Arial" w:cs="Arial"/>
                <w:sz w:val="20"/>
                <w:szCs w:val="20"/>
                <w:lang w:val="en-GB"/>
              </w:rPr>
            </w:pPr>
            <w:ins w:id="2568" w:author="Dylan Van Aswegen" w:date="2024-07-17T02:28:00Z" w16du:dateUtc="2024-07-17T00:28:00Z">
              <w:r>
                <w:rPr>
                  <w:rFonts w:ascii="Arial" w:hAnsi="Arial" w:cs="Arial"/>
                  <w:sz w:val="20"/>
                  <w:szCs w:val="20"/>
                  <w:lang w:val="en-GB"/>
                </w:rPr>
                <w:t>T</w:t>
              </w:r>
            </w:ins>
            <w:ins w:id="2569" w:author="Dylan Van Aswegen" w:date="2024-07-17T02:29:00Z" w16du:dateUtc="2024-07-17T00:29:00Z">
              <w:r w:rsidR="00706EC2">
                <w:rPr>
                  <w:rFonts w:ascii="Arial" w:hAnsi="Arial" w:cs="Arial"/>
                  <w:sz w:val="20"/>
                  <w:szCs w:val="20"/>
                  <w:lang w:val="en-GB"/>
                </w:rPr>
                <w:t xml:space="preserve">he text field will accept numerical input only and the drop down will be populated with </w:t>
              </w:r>
            </w:ins>
            <w:ins w:id="2570" w:author="Dylan Van Aswegen" w:date="2024-07-17T02:30:00Z" w16du:dateUtc="2024-07-17T00:30:00Z">
              <w:r w:rsidR="007645A7">
                <w:rPr>
                  <w:rFonts w:ascii="Arial" w:hAnsi="Arial" w:cs="Arial"/>
                  <w:sz w:val="20"/>
                  <w:szCs w:val="20"/>
                  <w:lang w:val="en-GB"/>
                </w:rPr>
                <w:t>“Months” and “Years” the default selection in the drop down menu will be Months.</w:t>
              </w:r>
            </w:ins>
          </w:p>
        </w:tc>
      </w:tr>
      <w:tr w:rsidR="00845B7F" w14:paraId="6A38C7ED" w14:textId="77777777" w:rsidTr="00662C17">
        <w:trPr>
          <w:ins w:id="2571" w:author="Dylan Van Aswegen" w:date="2024-07-09T14:46:00Z"/>
        </w:trPr>
        <w:tc>
          <w:tcPr>
            <w:cnfStyle w:val="001000000000" w:firstRow="0" w:lastRow="0" w:firstColumn="1" w:lastColumn="0" w:oddVBand="0" w:evenVBand="0" w:oddHBand="0" w:evenHBand="0" w:firstRowFirstColumn="0" w:firstRowLastColumn="0" w:lastRowFirstColumn="0" w:lastRowLastColumn="0"/>
            <w:tcW w:w="1074" w:type="dxa"/>
          </w:tcPr>
          <w:p w14:paraId="7FDFA2D1" w14:textId="77777777" w:rsidR="00845B7F" w:rsidRDefault="00845B7F" w:rsidP="00845B7F">
            <w:pPr>
              <w:spacing w:line="360" w:lineRule="auto"/>
              <w:jc w:val="both"/>
              <w:rPr>
                <w:ins w:id="2572" w:author="Dylan Van Aswegen" w:date="2024-07-09T14:46:00Z" w16du:dateUtc="2024-07-09T12:46:00Z"/>
                <w:rFonts w:ascii="Arial" w:hAnsi="Arial" w:cs="Arial"/>
                <w:sz w:val="20"/>
                <w:szCs w:val="20"/>
                <w:lang w:val="en-GB"/>
              </w:rPr>
            </w:pPr>
          </w:p>
        </w:tc>
        <w:tc>
          <w:tcPr>
            <w:tcW w:w="2151" w:type="dxa"/>
          </w:tcPr>
          <w:p w14:paraId="41761726" w14:textId="4EB425AC" w:rsidR="00845B7F" w:rsidRDefault="00845B7F" w:rsidP="00845B7F">
            <w:pPr>
              <w:spacing w:line="360" w:lineRule="auto"/>
              <w:cnfStyle w:val="000000000000" w:firstRow="0" w:lastRow="0" w:firstColumn="0" w:lastColumn="0" w:oddVBand="0" w:evenVBand="0" w:oddHBand="0" w:evenHBand="0" w:firstRowFirstColumn="0" w:firstRowLastColumn="0" w:lastRowFirstColumn="0" w:lastRowLastColumn="0"/>
              <w:rPr>
                <w:ins w:id="2573" w:author="Dylan Van Aswegen" w:date="2024-07-09T14:46:00Z" w16du:dateUtc="2024-07-09T12:46:00Z"/>
                <w:rFonts w:ascii="Arial" w:hAnsi="Arial" w:cs="Arial"/>
                <w:sz w:val="20"/>
                <w:szCs w:val="20"/>
                <w:lang w:val="en-GB"/>
              </w:rPr>
              <w:pPrChange w:id="2574" w:author="Dylan Van Aswegen" w:date="2024-07-09T14:50:00Z" w16du:dateUtc="2024-07-09T12:50: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2575" w:author="Dylan Van Aswegen" w:date="2024-07-09T14:50:00Z" w16du:dateUtc="2024-07-09T12:50:00Z">
              <w:r>
                <w:rPr>
                  <w:rFonts w:ascii="Arial" w:hAnsi="Arial" w:cs="Arial"/>
                  <w:sz w:val="20"/>
                  <w:szCs w:val="20"/>
                  <w:lang w:val="en-GB"/>
                </w:rPr>
                <w:t>Can a member complete consents/</w:t>
              </w:r>
            </w:ins>
            <w:ins w:id="2576" w:author="Dylan Van Aswegen" w:date="2024-07-09T14:51:00Z" w16du:dateUtc="2024-07-09T12:51:00Z">
              <w:r>
                <w:rPr>
                  <w:rFonts w:ascii="Arial" w:hAnsi="Arial" w:cs="Arial"/>
                  <w:sz w:val="20"/>
                  <w:szCs w:val="20"/>
                  <w:lang w:val="en-GB"/>
                </w:rPr>
                <w:t>declarations</w:t>
              </w:r>
            </w:ins>
            <w:ins w:id="2577" w:author="Dylan Van Aswegen" w:date="2024-07-09T14:50:00Z" w16du:dateUtc="2024-07-09T12:50:00Z">
              <w:r>
                <w:rPr>
                  <w:rFonts w:ascii="Arial" w:hAnsi="Arial" w:cs="Arial"/>
                  <w:sz w:val="20"/>
                  <w:szCs w:val="20"/>
                  <w:lang w:val="en-GB"/>
                </w:rPr>
                <w:t xml:space="preserve"> on behalf </w:t>
              </w:r>
            </w:ins>
            <w:ins w:id="2578" w:author="Dylan Van Aswegen" w:date="2024-07-09T14:51:00Z" w16du:dateUtc="2024-07-09T12:51:00Z">
              <w:r>
                <w:rPr>
                  <w:rFonts w:ascii="Arial" w:hAnsi="Arial" w:cs="Arial"/>
                  <w:sz w:val="20"/>
                  <w:szCs w:val="20"/>
                  <w:lang w:val="en-GB"/>
                </w:rPr>
                <w:t xml:space="preserve">of other adults in their group? </w:t>
              </w:r>
            </w:ins>
          </w:p>
        </w:tc>
        <w:tc>
          <w:tcPr>
            <w:tcW w:w="1220" w:type="dxa"/>
          </w:tcPr>
          <w:p w14:paraId="6A62E3F2" w14:textId="77777777" w:rsidR="00845B7F" w:rsidRDefault="00845B7F"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79" w:author="Dylan Van Aswegen" w:date="2024-07-09T14:46:00Z" w16du:dateUtc="2024-07-09T12:46:00Z"/>
                <w:rFonts w:ascii="Arial" w:hAnsi="Arial" w:cs="Arial"/>
                <w:sz w:val="20"/>
                <w:szCs w:val="20"/>
                <w:lang w:val="en-GB"/>
              </w:rPr>
            </w:pPr>
          </w:p>
        </w:tc>
        <w:tc>
          <w:tcPr>
            <w:tcW w:w="2037" w:type="dxa"/>
          </w:tcPr>
          <w:p w14:paraId="6ECF9E44" w14:textId="77777777" w:rsidR="00845B7F" w:rsidRDefault="00845B7F"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80" w:author="Dylan Van Aswegen" w:date="2024-07-09T14:46:00Z" w16du:dateUtc="2024-07-09T12:46:00Z"/>
                <w:rFonts w:ascii="Arial" w:hAnsi="Arial" w:cs="Arial"/>
                <w:sz w:val="20"/>
                <w:szCs w:val="20"/>
                <w:lang w:val="en-GB"/>
              </w:rPr>
            </w:pPr>
          </w:p>
        </w:tc>
        <w:tc>
          <w:tcPr>
            <w:tcW w:w="1337" w:type="dxa"/>
          </w:tcPr>
          <w:p w14:paraId="2DF7915D" w14:textId="77777777" w:rsidR="00845B7F" w:rsidRDefault="00845B7F"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81" w:author="Dylan Van Aswegen" w:date="2024-07-09T14:46:00Z" w16du:dateUtc="2024-07-09T12:46:00Z"/>
                <w:rFonts w:ascii="Arial" w:hAnsi="Arial" w:cs="Arial"/>
                <w:sz w:val="20"/>
                <w:szCs w:val="20"/>
                <w:lang w:val="en-GB"/>
              </w:rPr>
            </w:pPr>
          </w:p>
        </w:tc>
        <w:tc>
          <w:tcPr>
            <w:tcW w:w="2955" w:type="dxa"/>
          </w:tcPr>
          <w:p w14:paraId="0D905D9A" w14:textId="77777777" w:rsidR="00845B7F" w:rsidRDefault="00845B7F" w:rsidP="00845B7F">
            <w:pPr>
              <w:spacing w:line="360" w:lineRule="auto"/>
              <w:jc w:val="both"/>
              <w:cnfStyle w:val="000000000000" w:firstRow="0" w:lastRow="0" w:firstColumn="0" w:lastColumn="0" w:oddVBand="0" w:evenVBand="0" w:oddHBand="0" w:evenHBand="0" w:firstRowFirstColumn="0" w:firstRowLastColumn="0" w:lastRowFirstColumn="0" w:lastRowLastColumn="0"/>
              <w:rPr>
                <w:ins w:id="2582" w:author="Dylan Van Aswegen" w:date="2024-07-09T14:46:00Z" w16du:dateUtc="2024-07-09T12:46:00Z"/>
                <w:rFonts w:ascii="Arial" w:hAnsi="Arial" w:cs="Arial"/>
                <w:sz w:val="20"/>
                <w:szCs w:val="20"/>
                <w:lang w:val="en-GB"/>
              </w:rPr>
            </w:pPr>
          </w:p>
        </w:tc>
      </w:tr>
    </w:tbl>
    <w:p w14:paraId="700D905A" w14:textId="77777777" w:rsidR="00C62425" w:rsidRDefault="00C62425" w:rsidP="00C62425">
      <w:pPr>
        <w:ind w:left="360"/>
        <w:rPr>
          <w:ins w:id="2583" w:author="Dylan Van Aswegen" w:date="2024-07-17T03:29:00Z" w16du:dateUtc="2024-07-17T01:29:00Z"/>
          <w:lang w:val="en-GB"/>
        </w:rPr>
      </w:pPr>
      <w:ins w:id="2584" w:author="Dylan Van Aswegen" w:date="2024-07-17T03:29:00Z" w16du:dateUtc="2024-07-17T01:29:00Z">
        <w:r>
          <w:rPr>
            <w:lang w:val="en-GB"/>
          </w:rPr>
          <w:t xml:space="preserve">For the subscriptions page, will consist of the following: </w:t>
        </w:r>
      </w:ins>
    </w:p>
    <w:tbl>
      <w:tblPr>
        <w:tblStyle w:val="GridTable4-Accent1"/>
        <w:tblW w:w="10774" w:type="dxa"/>
        <w:tblInd w:w="-714" w:type="dxa"/>
        <w:tblLook w:val="04A0" w:firstRow="1" w:lastRow="0" w:firstColumn="1" w:lastColumn="0" w:noHBand="0" w:noVBand="1"/>
      </w:tblPr>
      <w:tblGrid>
        <w:gridCol w:w="1107"/>
        <w:gridCol w:w="1562"/>
        <w:gridCol w:w="1212"/>
        <w:gridCol w:w="2104"/>
        <w:gridCol w:w="1381"/>
        <w:gridCol w:w="3408"/>
      </w:tblGrid>
      <w:tr w:rsidR="00C23DC3" w14:paraId="0F2EB0EC" w14:textId="77777777" w:rsidTr="00242A90">
        <w:trPr>
          <w:cnfStyle w:val="100000000000" w:firstRow="1" w:lastRow="0" w:firstColumn="0" w:lastColumn="0" w:oddVBand="0" w:evenVBand="0" w:oddHBand="0" w:evenHBand="0" w:firstRowFirstColumn="0" w:firstRowLastColumn="0" w:lastRowFirstColumn="0" w:lastRowLastColumn="0"/>
          <w:tblHeader/>
          <w:ins w:id="2585" w:author="Dylan Van Aswegen" w:date="2024-07-17T03:30:00Z" w16du:dateUtc="2024-07-17T01:30:00Z"/>
        </w:trPr>
        <w:tc>
          <w:tcPr>
            <w:cnfStyle w:val="001000000000" w:firstRow="0" w:lastRow="0" w:firstColumn="1" w:lastColumn="0" w:oddVBand="0" w:evenVBand="0" w:oddHBand="0" w:evenHBand="0" w:firstRowFirstColumn="0" w:firstRowLastColumn="0" w:lastRowFirstColumn="0" w:lastRowLastColumn="0"/>
            <w:tcW w:w="1107" w:type="dxa"/>
            <w:shd w:val="clear" w:color="auto" w:fill="002060"/>
          </w:tcPr>
          <w:p w14:paraId="1932B13E" w14:textId="77777777" w:rsidR="006C315B" w:rsidRDefault="006C315B">
            <w:pPr>
              <w:spacing w:line="360" w:lineRule="auto"/>
              <w:jc w:val="both"/>
              <w:rPr>
                <w:ins w:id="2586" w:author="Dylan Van Aswegen" w:date="2024-07-17T03:30:00Z" w16du:dateUtc="2024-07-17T01:30:00Z"/>
                <w:rFonts w:ascii="Arial" w:hAnsi="Arial" w:cs="Arial"/>
                <w:sz w:val="20"/>
                <w:szCs w:val="20"/>
                <w:lang w:val="en-GB"/>
              </w:rPr>
            </w:pPr>
            <w:ins w:id="2587" w:author="Dylan Van Aswegen" w:date="2024-07-17T03:30:00Z" w16du:dateUtc="2024-07-17T01:30:00Z">
              <w:r>
                <w:rPr>
                  <w:rFonts w:ascii="Arial" w:hAnsi="Arial" w:cs="Arial"/>
                  <w:sz w:val="20"/>
                  <w:szCs w:val="20"/>
                  <w:lang w:val="en-GB"/>
                </w:rPr>
                <w:t xml:space="preserve">Field Number </w:t>
              </w:r>
            </w:ins>
          </w:p>
        </w:tc>
        <w:tc>
          <w:tcPr>
            <w:tcW w:w="1562" w:type="dxa"/>
            <w:shd w:val="clear" w:color="auto" w:fill="002060"/>
          </w:tcPr>
          <w:p w14:paraId="48C6454E" w14:textId="77777777" w:rsidR="006C315B" w:rsidRDefault="006C315B">
            <w:pPr>
              <w:spacing w:line="360" w:lineRule="auto"/>
              <w:jc w:val="both"/>
              <w:cnfStyle w:val="100000000000" w:firstRow="1" w:lastRow="0" w:firstColumn="0" w:lastColumn="0" w:oddVBand="0" w:evenVBand="0" w:oddHBand="0" w:evenHBand="0" w:firstRowFirstColumn="0" w:firstRowLastColumn="0" w:lastRowFirstColumn="0" w:lastRowLastColumn="0"/>
              <w:rPr>
                <w:ins w:id="2588" w:author="Dylan Van Aswegen" w:date="2024-07-17T03:30:00Z" w16du:dateUtc="2024-07-17T01:30:00Z"/>
                <w:rFonts w:ascii="Arial" w:hAnsi="Arial" w:cs="Arial"/>
                <w:sz w:val="20"/>
                <w:szCs w:val="20"/>
                <w:lang w:val="en-GB"/>
              </w:rPr>
            </w:pPr>
            <w:ins w:id="2589" w:author="Dylan Van Aswegen" w:date="2024-07-17T03:30:00Z" w16du:dateUtc="2024-07-17T01:30:00Z">
              <w:r>
                <w:rPr>
                  <w:rFonts w:ascii="Arial" w:hAnsi="Arial" w:cs="Arial"/>
                  <w:sz w:val="20"/>
                  <w:szCs w:val="20"/>
                  <w:lang w:val="en-GB"/>
                </w:rPr>
                <w:t>Field Name</w:t>
              </w:r>
            </w:ins>
          </w:p>
        </w:tc>
        <w:tc>
          <w:tcPr>
            <w:tcW w:w="1212" w:type="dxa"/>
            <w:shd w:val="clear" w:color="auto" w:fill="002060"/>
          </w:tcPr>
          <w:p w14:paraId="795D9A7F" w14:textId="77777777" w:rsidR="006C315B" w:rsidRDefault="006C315B">
            <w:pPr>
              <w:spacing w:line="360" w:lineRule="auto"/>
              <w:jc w:val="both"/>
              <w:cnfStyle w:val="100000000000" w:firstRow="1" w:lastRow="0" w:firstColumn="0" w:lastColumn="0" w:oddVBand="0" w:evenVBand="0" w:oddHBand="0" w:evenHBand="0" w:firstRowFirstColumn="0" w:firstRowLastColumn="0" w:lastRowFirstColumn="0" w:lastRowLastColumn="0"/>
              <w:rPr>
                <w:ins w:id="2590" w:author="Dylan Van Aswegen" w:date="2024-07-17T03:30:00Z" w16du:dateUtc="2024-07-17T01:30:00Z"/>
                <w:rFonts w:ascii="Arial" w:hAnsi="Arial" w:cs="Arial"/>
                <w:sz w:val="20"/>
                <w:szCs w:val="20"/>
                <w:lang w:val="en-GB"/>
              </w:rPr>
            </w:pPr>
            <w:ins w:id="2591" w:author="Dylan Van Aswegen" w:date="2024-07-17T03:30:00Z" w16du:dateUtc="2024-07-17T01:30:00Z">
              <w:r>
                <w:rPr>
                  <w:rFonts w:ascii="Arial" w:hAnsi="Arial" w:cs="Arial"/>
                  <w:sz w:val="20"/>
                  <w:szCs w:val="20"/>
                  <w:lang w:val="en-GB"/>
                </w:rPr>
                <w:t>Field Type</w:t>
              </w:r>
            </w:ins>
          </w:p>
        </w:tc>
        <w:tc>
          <w:tcPr>
            <w:tcW w:w="2104" w:type="dxa"/>
            <w:shd w:val="clear" w:color="auto" w:fill="002060"/>
          </w:tcPr>
          <w:p w14:paraId="16FD0030" w14:textId="77777777" w:rsidR="006C315B" w:rsidRDefault="006C315B">
            <w:pPr>
              <w:spacing w:line="360" w:lineRule="auto"/>
              <w:jc w:val="both"/>
              <w:cnfStyle w:val="100000000000" w:firstRow="1" w:lastRow="0" w:firstColumn="0" w:lastColumn="0" w:oddVBand="0" w:evenVBand="0" w:oddHBand="0" w:evenHBand="0" w:firstRowFirstColumn="0" w:firstRowLastColumn="0" w:lastRowFirstColumn="0" w:lastRowLastColumn="0"/>
              <w:rPr>
                <w:ins w:id="2592" w:author="Dylan Van Aswegen" w:date="2024-07-17T03:30:00Z" w16du:dateUtc="2024-07-17T01:30:00Z"/>
                <w:rFonts w:ascii="Arial" w:hAnsi="Arial" w:cs="Arial"/>
                <w:sz w:val="20"/>
                <w:szCs w:val="20"/>
                <w:lang w:val="en-GB"/>
              </w:rPr>
            </w:pPr>
            <w:ins w:id="2593" w:author="Dylan Van Aswegen" w:date="2024-07-17T03:30:00Z" w16du:dateUtc="2024-07-17T01:30:00Z">
              <w:r>
                <w:rPr>
                  <w:rFonts w:ascii="Arial" w:hAnsi="Arial" w:cs="Arial"/>
                  <w:sz w:val="20"/>
                  <w:szCs w:val="20"/>
                  <w:lang w:val="en-GB"/>
                </w:rPr>
                <w:t>Field Data Type</w:t>
              </w:r>
            </w:ins>
          </w:p>
        </w:tc>
        <w:tc>
          <w:tcPr>
            <w:tcW w:w="1381" w:type="dxa"/>
            <w:shd w:val="clear" w:color="auto" w:fill="002060"/>
          </w:tcPr>
          <w:p w14:paraId="02FCE345" w14:textId="77777777" w:rsidR="006C315B" w:rsidRDefault="006C315B">
            <w:pPr>
              <w:spacing w:line="360" w:lineRule="auto"/>
              <w:jc w:val="both"/>
              <w:cnfStyle w:val="100000000000" w:firstRow="1" w:lastRow="0" w:firstColumn="0" w:lastColumn="0" w:oddVBand="0" w:evenVBand="0" w:oddHBand="0" w:evenHBand="0" w:firstRowFirstColumn="0" w:firstRowLastColumn="0" w:lastRowFirstColumn="0" w:lastRowLastColumn="0"/>
              <w:rPr>
                <w:ins w:id="2594" w:author="Dylan Van Aswegen" w:date="2024-07-17T03:30:00Z" w16du:dateUtc="2024-07-17T01:30:00Z"/>
                <w:rFonts w:ascii="Arial" w:hAnsi="Arial" w:cs="Arial"/>
                <w:sz w:val="20"/>
                <w:szCs w:val="20"/>
                <w:lang w:val="en-GB"/>
              </w:rPr>
            </w:pPr>
            <w:ins w:id="2595" w:author="Dylan Van Aswegen" w:date="2024-07-17T03:30:00Z" w16du:dateUtc="2024-07-17T01:30:00Z">
              <w:r>
                <w:rPr>
                  <w:rFonts w:ascii="Arial" w:hAnsi="Arial" w:cs="Arial"/>
                  <w:sz w:val="20"/>
                  <w:szCs w:val="20"/>
                  <w:lang w:val="en-GB"/>
                </w:rPr>
                <w:t>Required?</w:t>
              </w:r>
            </w:ins>
          </w:p>
        </w:tc>
        <w:tc>
          <w:tcPr>
            <w:tcW w:w="3408" w:type="dxa"/>
            <w:shd w:val="clear" w:color="auto" w:fill="002060"/>
          </w:tcPr>
          <w:p w14:paraId="3AA77987" w14:textId="77777777" w:rsidR="006C315B" w:rsidRDefault="006C315B">
            <w:pPr>
              <w:spacing w:line="360" w:lineRule="auto"/>
              <w:jc w:val="both"/>
              <w:cnfStyle w:val="100000000000" w:firstRow="1" w:lastRow="0" w:firstColumn="0" w:lastColumn="0" w:oddVBand="0" w:evenVBand="0" w:oddHBand="0" w:evenHBand="0" w:firstRowFirstColumn="0" w:firstRowLastColumn="0" w:lastRowFirstColumn="0" w:lastRowLastColumn="0"/>
              <w:rPr>
                <w:ins w:id="2596" w:author="Dylan Van Aswegen" w:date="2024-07-17T03:30:00Z" w16du:dateUtc="2024-07-17T01:30:00Z"/>
                <w:rFonts w:ascii="Arial" w:hAnsi="Arial" w:cs="Arial"/>
                <w:sz w:val="20"/>
                <w:szCs w:val="20"/>
                <w:lang w:val="en-GB"/>
              </w:rPr>
            </w:pPr>
            <w:ins w:id="2597" w:author="Dylan Van Aswegen" w:date="2024-07-17T03:30:00Z" w16du:dateUtc="2024-07-17T01:30:00Z">
              <w:r>
                <w:rPr>
                  <w:rFonts w:ascii="Arial" w:hAnsi="Arial" w:cs="Arial"/>
                  <w:sz w:val="20"/>
                  <w:szCs w:val="20"/>
                  <w:lang w:val="en-GB"/>
                </w:rPr>
                <w:t>Field Rules</w:t>
              </w:r>
            </w:ins>
          </w:p>
        </w:tc>
      </w:tr>
      <w:tr w:rsidR="00C23DC3" w14:paraId="1ABCCABA" w14:textId="77777777" w:rsidTr="00242A90">
        <w:trPr>
          <w:cnfStyle w:val="000000100000" w:firstRow="0" w:lastRow="0" w:firstColumn="0" w:lastColumn="0" w:oddVBand="0" w:evenVBand="0" w:oddHBand="1" w:evenHBand="0" w:firstRowFirstColumn="0" w:firstRowLastColumn="0" w:lastRowFirstColumn="0" w:lastRowLastColumn="0"/>
          <w:ins w:id="2598" w:author="Dylan Van Aswegen" w:date="2024-07-17T03:30:00Z" w16du:dateUtc="2024-07-17T01:30:00Z"/>
        </w:trPr>
        <w:tc>
          <w:tcPr>
            <w:cnfStyle w:val="001000000000" w:firstRow="0" w:lastRow="0" w:firstColumn="1" w:lastColumn="0" w:oddVBand="0" w:evenVBand="0" w:oddHBand="0" w:evenHBand="0" w:firstRowFirstColumn="0" w:firstRowLastColumn="0" w:lastRowFirstColumn="0" w:lastRowLastColumn="0"/>
            <w:tcW w:w="1107" w:type="dxa"/>
          </w:tcPr>
          <w:p w14:paraId="5443B6B6" w14:textId="77777777" w:rsidR="006C315B" w:rsidRDefault="006C315B">
            <w:pPr>
              <w:spacing w:line="360" w:lineRule="auto"/>
              <w:jc w:val="both"/>
              <w:rPr>
                <w:ins w:id="2599" w:author="Dylan Van Aswegen" w:date="2024-07-17T03:30:00Z" w16du:dateUtc="2024-07-17T01:30:00Z"/>
                <w:rFonts w:ascii="Arial" w:hAnsi="Arial" w:cs="Arial"/>
                <w:sz w:val="20"/>
                <w:szCs w:val="20"/>
                <w:lang w:val="en-GB"/>
              </w:rPr>
            </w:pPr>
          </w:p>
        </w:tc>
        <w:tc>
          <w:tcPr>
            <w:tcW w:w="1562" w:type="dxa"/>
          </w:tcPr>
          <w:p w14:paraId="44C54DEA" w14:textId="3D8D98F6" w:rsidR="006C315B" w:rsidRDefault="00CF57DA">
            <w:pPr>
              <w:spacing w:line="360" w:lineRule="auto"/>
              <w:jc w:val="both"/>
              <w:cnfStyle w:val="000000100000" w:firstRow="0" w:lastRow="0" w:firstColumn="0" w:lastColumn="0" w:oddVBand="0" w:evenVBand="0" w:oddHBand="1" w:evenHBand="0" w:firstRowFirstColumn="0" w:firstRowLastColumn="0" w:lastRowFirstColumn="0" w:lastRowLastColumn="0"/>
              <w:rPr>
                <w:ins w:id="2600" w:author="Dylan Van Aswegen" w:date="2024-07-17T03:30:00Z" w16du:dateUtc="2024-07-17T01:30:00Z"/>
                <w:rFonts w:ascii="Arial" w:hAnsi="Arial" w:cs="Arial"/>
                <w:sz w:val="20"/>
                <w:szCs w:val="20"/>
                <w:lang w:val="en-GB"/>
              </w:rPr>
            </w:pPr>
            <w:ins w:id="2601" w:author="Dylan Van Aswegen" w:date="2024-07-17T03:30:00Z" w16du:dateUtc="2024-07-17T01:30:00Z">
              <w:r>
                <w:rPr>
                  <w:rFonts w:ascii="Arial" w:hAnsi="Arial" w:cs="Arial"/>
                  <w:sz w:val="20"/>
                  <w:szCs w:val="20"/>
                  <w:lang w:val="en-GB"/>
                </w:rPr>
                <w:t xml:space="preserve">Can Members Have More Than One Subscription At a Time? </w:t>
              </w:r>
            </w:ins>
          </w:p>
        </w:tc>
        <w:tc>
          <w:tcPr>
            <w:tcW w:w="1212" w:type="dxa"/>
          </w:tcPr>
          <w:p w14:paraId="604AF621" w14:textId="2D87D18A" w:rsidR="006C315B" w:rsidRDefault="00CA6F1C">
            <w:pPr>
              <w:spacing w:line="360" w:lineRule="auto"/>
              <w:jc w:val="both"/>
              <w:cnfStyle w:val="000000100000" w:firstRow="0" w:lastRow="0" w:firstColumn="0" w:lastColumn="0" w:oddVBand="0" w:evenVBand="0" w:oddHBand="1" w:evenHBand="0" w:firstRowFirstColumn="0" w:firstRowLastColumn="0" w:lastRowFirstColumn="0" w:lastRowLastColumn="0"/>
              <w:rPr>
                <w:ins w:id="2602" w:author="Dylan Van Aswegen" w:date="2024-07-17T03:30:00Z" w16du:dateUtc="2024-07-17T01:30:00Z"/>
                <w:rFonts w:ascii="Arial" w:hAnsi="Arial" w:cs="Arial"/>
                <w:sz w:val="20"/>
                <w:szCs w:val="20"/>
                <w:lang w:val="en-GB"/>
              </w:rPr>
            </w:pPr>
            <w:ins w:id="2603" w:author="Dylan Van Aswegen" w:date="2024-07-17T03:30:00Z" w16du:dateUtc="2024-07-17T01:30:00Z">
              <w:r>
                <w:rPr>
                  <w:rFonts w:ascii="Arial" w:hAnsi="Arial" w:cs="Arial"/>
                  <w:sz w:val="20"/>
                  <w:szCs w:val="20"/>
                  <w:lang w:val="en-GB"/>
                </w:rPr>
                <w:t>Radio</w:t>
              </w:r>
              <w:r w:rsidR="006C315B">
                <w:rPr>
                  <w:rFonts w:ascii="Arial" w:hAnsi="Arial" w:cs="Arial"/>
                  <w:sz w:val="20"/>
                  <w:szCs w:val="20"/>
                  <w:lang w:val="en-GB"/>
                </w:rPr>
                <w:t xml:space="preserve"> </w:t>
              </w:r>
            </w:ins>
          </w:p>
        </w:tc>
        <w:tc>
          <w:tcPr>
            <w:tcW w:w="2104" w:type="dxa"/>
          </w:tcPr>
          <w:p w14:paraId="1B25B2FF" w14:textId="77777777" w:rsidR="006C315B" w:rsidRDefault="00CA6F1C" w:rsidP="00CA6F1C">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604" w:author="Dylan Van Aswegen" w:date="2024-07-17T03:31:00Z" w16du:dateUtc="2024-07-17T01:31:00Z"/>
                <w:rFonts w:ascii="Arial" w:hAnsi="Arial" w:cs="Arial"/>
                <w:sz w:val="20"/>
                <w:szCs w:val="20"/>
                <w:lang w:val="en-GB"/>
              </w:rPr>
            </w:pPr>
            <w:ins w:id="2605" w:author="Dylan Van Aswegen" w:date="2024-07-17T03:31:00Z" w16du:dateUtc="2024-07-17T01:31:00Z">
              <w:r>
                <w:rPr>
                  <w:rFonts w:ascii="Arial" w:hAnsi="Arial" w:cs="Arial"/>
                  <w:sz w:val="20"/>
                  <w:szCs w:val="20"/>
                  <w:lang w:val="en-GB"/>
                </w:rPr>
                <w:t xml:space="preserve">No </w:t>
              </w:r>
            </w:ins>
          </w:p>
          <w:p w14:paraId="36D12DF3" w14:textId="222E79FB" w:rsidR="00CA6F1C" w:rsidRPr="00CA6F1C" w:rsidRDefault="00CA6F1C" w:rsidP="00CA6F1C">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2606" w:author="Dylan Van Aswegen" w:date="2024-07-17T03:30:00Z" w16du:dateUtc="2024-07-17T01:30:00Z"/>
                <w:rFonts w:ascii="Arial" w:hAnsi="Arial" w:cs="Arial"/>
                <w:sz w:val="20"/>
                <w:szCs w:val="20"/>
                <w:lang w:val="en-GB"/>
                <w:rPrChange w:id="2607" w:author="Dylan Van Aswegen" w:date="2024-07-17T03:31:00Z" w16du:dateUtc="2024-07-17T01:31:00Z">
                  <w:rPr>
                    <w:ins w:id="2608" w:author="Dylan Van Aswegen" w:date="2024-07-17T03:30:00Z" w16du:dateUtc="2024-07-17T01:30:00Z"/>
                    <w:lang w:val="en-GB"/>
                  </w:rPr>
                </w:rPrChange>
              </w:rPr>
              <w:pPrChange w:id="2609" w:author="Dylan Van Aswegen" w:date="2024-07-17T03:31:00Z" w16du:dateUtc="2024-07-17T01:31: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2610" w:author="Dylan Van Aswegen" w:date="2024-07-17T03:31:00Z" w16du:dateUtc="2024-07-17T01:31:00Z">
              <w:r>
                <w:rPr>
                  <w:rFonts w:ascii="Arial" w:hAnsi="Arial" w:cs="Arial"/>
                  <w:sz w:val="20"/>
                  <w:szCs w:val="20"/>
                  <w:lang w:val="en-GB"/>
                </w:rPr>
                <w:t xml:space="preserve">Yes </w:t>
              </w:r>
              <w:r w:rsidR="00991277" w:rsidRPr="00991277">
                <w:rPr>
                  <w:rFonts w:ascii="Arial" w:hAnsi="Arial" w:cs="Arial"/>
                  <w:sz w:val="20"/>
                  <w:szCs w:val="20"/>
                  <w:lang w:val="en-GB"/>
                  <w:rPrChange w:id="2611" w:author="Dylan Van Aswegen" w:date="2024-07-17T03:31:00Z" w16du:dateUtc="2024-07-17T01:31:00Z">
                    <w:rPr>
                      <w:rFonts w:ascii="Calibri" w:hAnsi="Calibri" w:cs="Calibri"/>
                      <w:color w:val="000000"/>
                    </w:rPr>
                  </w:rPrChange>
                </w:rPr>
                <w:t>(if for example you are a multi-sports club with separate subscriptions for each sport).</w:t>
              </w:r>
            </w:ins>
          </w:p>
        </w:tc>
        <w:tc>
          <w:tcPr>
            <w:tcW w:w="1381" w:type="dxa"/>
          </w:tcPr>
          <w:p w14:paraId="11DC9494" w14:textId="2BFEB460" w:rsidR="006C315B" w:rsidRDefault="00991277">
            <w:pPr>
              <w:spacing w:line="360" w:lineRule="auto"/>
              <w:jc w:val="both"/>
              <w:cnfStyle w:val="000000100000" w:firstRow="0" w:lastRow="0" w:firstColumn="0" w:lastColumn="0" w:oddVBand="0" w:evenVBand="0" w:oddHBand="1" w:evenHBand="0" w:firstRowFirstColumn="0" w:firstRowLastColumn="0" w:lastRowFirstColumn="0" w:lastRowLastColumn="0"/>
              <w:rPr>
                <w:ins w:id="2612" w:author="Dylan Van Aswegen" w:date="2024-07-17T03:30:00Z" w16du:dateUtc="2024-07-17T01:30:00Z"/>
                <w:rFonts w:ascii="Arial" w:hAnsi="Arial" w:cs="Arial"/>
                <w:sz w:val="20"/>
                <w:szCs w:val="20"/>
                <w:lang w:val="en-GB"/>
              </w:rPr>
            </w:pPr>
            <w:ins w:id="2613" w:author="Dylan Van Aswegen" w:date="2024-07-17T03:31:00Z" w16du:dateUtc="2024-07-17T01:31:00Z">
              <w:r>
                <w:rPr>
                  <w:rFonts w:ascii="Arial" w:hAnsi="Arial" w:cs="Arial"/>
                  <w:sz w:val="20"/>
                  <w:szCs w:val="20"/>
                  <w:lang w:val="en-GB"/>
                </w:rPr>
                <w:t>Yes</w:t>
              </w:r>
            </w:ins>
          </w:p>
        </w:tc>
        <w:tc>
          <w:tcPr>
            <w:tcW w:w="3408" w:type="dxa"/>
          </w:tcPr>
          <w:p w14:paraId="563CA850" w14:textId="48BD6465" w:rsidR="006C315B" w:rsidRDefault="006C315B">
            <w:pPr>
              <w:spacing w:line="360" w:lineRule="auto"/>
              <w:jc w:val="both"/>
              <w:cnfStyle w:val="000000100000" w:firstRow="0" w:lastRow="0" w:firstColumn="0" w:lastColumn="0" w:oddVBand="0" w:evenVBand="0" w:oddHBand="1" w:evenHBand="0" w:firstRowFirstColumn="0" w:firstRowLastColumn="0" w:lastRowFirstColumn="0" w:lastRowLastColumn="0"/>
              <w:rPr>
                <w:ins w:id="2614" w:author="Dylan Van Aswegen" w:date="2024-07-17T03:30:00Z" w16du:dateUtc="2024-07-17T01:30:00Z"/>
                <w:rFonts w:ascii="Arial" w:hAnsi="Arial" w:cs="Arial"/>
                <w:sz w:val="20"/>
                <w:szCs w:val="20"/>
                <w:lang w:val="en-GB"/>
              </w:rPr>
            </w:pPr>
            <w:ins w:id="2615" w:author="Dylan Van Aswegen" w:date="2024-07-17T03:30:00Z" w16du:dateUtc="2024-07-17T01:30:00Z">
              <w:r>
                <w:rPr>
                  <w:rFonts w:ascii="Arial" w:hAnsi="Arial" w:cs="Arial"/>
                  <w:sz w:val="20"/>
                  <w:szCs w:val="20"/>
                  <w:lang w:val="en-GB"/>
                </w:rPr>
                <w:t xml:space="preserve">This field will be </w:t>
              </w:r>
            </w:ins>
            <w:ins w:id="2616" w:author="Dylan Van Aswegen" w:date="2024-07-17T03:31:00Z" w16du:dateUtc="2024-07-17T01:31:00Z">
              <w:r w:rsidR="00991277">
                <w:rPr>
                  <w:rFonts w:ascii="Arial" w:hAnsi="Arial" w:cs="Arial"/>
                  <w:sz w:val="20"/>
                  <w:szCs w:val="20"/>
                  <w:lang w:val="en-GB"/>
                </w:rPr>
                <w:t>used by t</w:t>
              </w:r>
            </w:ins>
            <w:ins w:id="2617" w:author="Dylan Van Aswegen" w:date="2024-07-17T03:32:00Z" w16du:dateUtc="2024-07-17T01:32:00Z">
              <w:r w:rsidR="002F4B58">
                <w:rPr>
                  <w:rFonts w:ascii="Arial" w:hAnsi="Arial" w:cs="Arial"/>
                  <w:sz w:val="20"/>
                  <w:szCs w:val="20"/>
                  <w:lang w:val="en-GB"/>
                </w:rPr>
                <w:t xml:space="preserve">he </w:t>
              </w:r>
              <w:r w:rsidR="00AC36A4">
                <w:rPr>
                  <w:rFonts w:ascii="Arial" w:hAnsi="Arial" w:cs="Arial"/>
                  <w:sz w:val="20"/>
                  <w:szCs w:val="20"/>
                  <w:lang w:val="en-GB"/>
                </w:rPr>
                <w:t xml:space="preserve">organisation admin to </w:t>
              </w:r>
            </w:ins>
            <w:ins w:id="2618" w:author="Dylan Van Aswegen" w:date="2024-07-17T03:33:00Z" w16du:dateUtc="2024-07-17T01:33:00Z">
              <w:r w:rsidR="00AC36A4">
                <w:rPr>
                  <w:rFonts w:ascii="Arial" w:hAnsi="Arial" w:cs="Arial"/>
                  <w:sz w:val="20"/>
                  <w:szCs w:val="20"/>
                  <w:lang w:val="en-GB"/>
                </w:rPr>
                <w:t>determine if a member can have more than one subscription at a time.</w:t>
              </w:r>
            </w:ins>
            <w:ins w:id="2619" w:author="Dylan Van Aswegen" w:date="2024-07-17T03:37:00Z" w16du:dateUtc="2024-07-17T01:37:00Z">
              <w:r w:rsidR="0084467C">
                <w:rPr>
                  <w:rFonts w:ascii="Arial" w:hAnsi="Arial" w:cs="Arial"/>
                  <w:sz w:val="20"/>
                  <w:szCs w:val="20"/>
                  <w:lang w:val="en-GB"/>
                </w:rPr>
                <w:t xml:space="preserve"> If no, the application should validate that a user does not already have a </w:t>
              </w:r>
            </w:ins>
            <w:ins w:id="2620" w:author="Dylan Van Aswegen" w:date="2024-07-17T03:38:00Z" w16du:dateUtc="2024-07-17T01:38:00Z">
              <w:r w:rsidR="0084467C">
                <w:rPr>
                  <w:rFonts w:ascii="Arial" w:hAnsi="Arial" w:cs="Arial"/>
                  <w:sz w:val="20"/>
                  <w:szCs w:val="20"/>
                  <w:lang w:val="en-GB"/>
                </w:rPr>
                <w:t xml:space="preserve">subscription before allowing them to purchase another. </w:t>
              </w:r>
            </w:ins>
          </w:p>
        </w:tc>
      </w:tr>
      <w:tr w:rsidR="00430002" w14:paraId="555E89DE" w14:textId="77777777" w:rsidTr="00242A90">
        <w:trPr>
          <w:ins w:id="2621" w:author="Dylan Van Aswegen" w:date="2024-07-17T03:34:00Z" w16du:dateUtc="2024-07-17T01:34:00Z"/>
        </w:trPr>
        <w:tc>
          <w:tcPr>
            <w:cnfStyle w:val="001000000000" w:firstRow="0" w:lastRow="0" w:firstColumn="1" w:lastColumn="0" w:oddVBand="0" w:evenVBand="0" w:oddHBand="0" w:evenHBand="0" w:firstRowFirstColumn="0" w:firstRowLastColumn="0" w:lastRowFirstColumn="0" w:lastRowLastColumn="0"/>
            <w:tcW w:w="1107" w:type="dxa"/>
          </w:tcPr>
          <w:p w14:paraId="383869CA" w14:textId="77777777" w:rsidR="00430002" w:rsidRPr="00C23DC3" w:rsidRDefault="00430002">
            <w:pPr>
              <w:spacing w:line="360" w:lineRule="auto"/>
              <w:jc w:val="both"/>
              <w:rPr>
                <w:ins w:id="2622" w:author="Dylan Van Aswegen" w:date="2024-07-17T03:34:00Z" w16du:dateUtc="2024-07-17T01:34:00Z"/>
                <w:rFonts w:ascii="Arial" w:hAnsi="Arial" w:cs="Arial"/>
                <w:sz w:val="20"/>
                <w:szCs w:val="20"/>
                <w:lang w:val="en-GB"/>
              </w:rPr>
            </w:pPr>
          </w:p>
        </w:tc>
        <w:tc>
          <w:tcPr>
            <w:tcW w:w="1562" w:type="dxa"/>
          </w:tcPr>
          <w:p w14:paraId="40DEB8B2" w14:textId="0D97A8C4" w:rsidR="00C23DC3" w:rsidRPr="00C23DC3" w:rsidRDefault="00C23DC3" w:rsidP="00C23DC3">
            <w:pPr>
              <w:spacing w:line="360" w:lineRule="auto"/>
              <w:jc w:val="both"/>
              <w:cnfStyle w:val="000000000000" w:firstRow="0" w:lastRow="0" w:firstColumn="0" w:lastColumn="0" w:oddVBand="0" w:evenVBand="0" w:oddHBand="0" w:evenHBand="0" w:firstRowFirstColumn="0" w:firstRowLastColumn="0" w:lastRowFirstColumn="0" w:lastRowLastColumn="0"/>
              <w:rPr>
                <w:ins w:id="2623" w:author="Dylan Van Aswegen" w:date="2024-07-17T03:34:00Z" w16du:dateUtc="2024-07-17T01:34:00Z"/>
                <w:rFonts w:ascii="Arial" w:hAnsi="Arial" w:cs="Arial"/>
                <w:sz w:val="20"/>
                <w:szCs w:val="20"/>
                <w:lang w:val="en-GB"/>
                <w:rPrChange w:id="2624" w:author="Dylan Van Aswegen" w:date="2024-07-17T03:35:00Z" w16du:dateUtc="2024-07-17T01:35:00Z">
                  <w:rPr>
                    <w:ins w:id="2625" w:author="Dylan Van Aswegen" w:date="2024-07-17T03:34:00Z" w16du:dateUtc="2024-07-17T01:34:00Z"/>
                  </w:rPr>
                </w:rPrChange>
              </w:rPr>
              <w:pPrChange w:id="2626" w:author="Dylan Van Aswegen" w:date="2024-07-17T03:35:00Z" w16du:dateUtc="2024-07-17T01:35:00Z">
                <w:pPr>
                  <w:pStyle w:val="NormalWeb"/>
                  <w:jc w:val="center"/>
                  <w:cnfStyle w:val="000000000000" w:firstRow="0" w:lastRow="0" w:firstColumn="0" w:lastColumn="0" w:oddVBand="0" w:evenVBand="0" w:oddHBand="0" w:evenHBand="0" w:firstRowFirstColumn="0" w:firstRowLastColumn="0" w:lastRowFirstColumn="0" w:lastRowLastColumn="0"/>
                </w:pPr>
              </w:pPrChange>
            </w:pPr>
            <w:ins w:id="2627" w:author="Dylan Van Aswegen" w:date="2024-07-17T03:34:00Z" w16du:dateUtc="2024-07-17T01:34:00Z">
              <w:r w:rsidRPr="00C23DC3">
                <w:rPr>
                  <w:rFonts w:ascii="Arial" w:hAnsi="Arial" w:cs="Arial"/>
                  <w:sz w:val="20"/>
                  <w:szCs w:val="20"/>
                  <w:lang w:val="en-GB"/>
                  <w:rPrChange w:id="2628" w:author="Dylan Van Aswegen" w:date="2024-07-17T03:35:00Z" w16du:dateUtc="2024-07-17T01:35:00Z">
                    <w:rPr>
                      <w:rFonts w:ascii="Calibri" w:hAnsi="Calibri" w:cs="Calibri"/>
                      <w:color w:val="000000"/>
                    </w:rPr>
                  </w:rPrChange>
                </w:rPr>
                <w:t xml:space="preserve">Can members have an Other </w:t>
              </w:r>
            </w:ins>
            <w:ins w:id="2629" w:author="Dylan Van Aswegen" w:date="2024-07-17T03:35:00Z" w16du:dateUtc="2024-07-17T01:35:00Z">
              <w:r w:rsidRPr="00C23DC3">
                <w:rPr>
                  <w:rFonts w:ascii="Arial" w:hAnsi="Arial" w:cs="Arial"/>
                  <w:sz w:val="20"/>
                  <w:szCs w:val="20"/>
                  <w:lang w:val="en-GB"/>
                  <w:rPrChange w:id="2630" w:author="Dylan Van Aswegen" w:date="2024-07-17T03:35:00Z" w16du:dateUtc="2024-07-17T01:35:00Z">
                    <w:rPr>
                      <w:rFonts w:eastAsiaTheme="minorHAnsi"/>
                      <w:lang w:val="en-GB" w:eastAsia="en-US"/>
                    </w:rPr>
                  </w:rPrChange>
                </w:rPr>
                <w:t>type of</w:t>
              </w:r>
            </w:ins>
            <w:ins w:id="2631" w:author="Dylan Van Aswegen" w:date="2024-07-17T03:34:00Z" w16du:dateUtc="2024-07-17T01:34:00Z">
              <w:r w:rsidRPr="00C23DC3">
                <w:rPr>
                  <w:rFonts w:ascii="Arial" w:hAnsi="Arial" w:cs="Arial"/>
                  <w:sz w:val="20"/>
                  <w:szCs w:val="20"/>
                  <w:lang w:val="en-GB"/>
                  <w:rPrChange w:id="2632" w:author="Dylan Van Aswegen" w:date="2024-07-17T03:35:00Z" w16du:dateUtc="2024-07-17T01:35:00Z">
                    <w:rPr>
                      <w:rFonts w:ascii="Calibri" w:hAnsi="Calibri" w:cs="Calibri"/>
                      <w:color w:val="000000"/>
                    </w:rPr>
                  </w:rPrChange>
                </w:rPr>
                <w:t xml:space="preserve"> subscription without having a membership subscription?  </w:t>
              </w:r>
              <w:r w:rsidRPr="00C23DC3">
                <w:rPr>
                  <w:rFonts w:ascii="Arial" w:hAnsi="Arial" w:cs="Arial"/>
                  <w:sz w:val="20"/>
                  <w:szCs w:val="20"/>
                  <w:lang w:val="en-GB"/>
                  <w:rPrChange w:id="2633" w:author="Dylan Van Aswegen" w:date="2024-07-17T03:35:00Z" w16du:dateUtc="2024-07-17T01:35:00Z">
                    <w:rPr>
                      <w:rFonts w:ascii="Calibri" w:hAnsi="Calibri" w:cs="Calibri"/>
                      <w:color w:val="000000"/>
                      <w:sz w:val="16"/>
                      <w:szCs w:val="16"/>
                    </w:rPr>
                  </w:rPrChange>
                </w:rPr>
                <w:t> </w:t>
              </w:r>
            </w:ins>
          </w:p>
          <w:p w14:paraId="673F3EAD" w14:textId="77777777" w:rsidR="00430002" w:rsidRDefault="00430002">
            <w:pPr>
              <w:spacing w:line="360" w:lineRule="auto"/>
              <w:jc w:val="both"/>
              <w:cnfStyle w:val="000000000000" w:firstRow="0" w:lastRow="0" w:firstColumn="0" w:lastColumn="0" w:oddVBand="0" w:evenVBand="0" w:oddHBand="0" w:evenHBand="0" w:firstRowFirstColumn="0" w:firstRowLastColumn="0" w:lastRowFirstColumn="0" w:lastRowLastColumn="0"/>
              <w:rPr>
                <w:ins w:id="2634" w:author="Dylan Van Aswegen" w:date="2024-07-17T03:34:00Z" w16du:dateUtc="2024-07-17T01:34:00Z"/>
                <w:rFonts w:ascii="Arial" w:hAnsi="Arial" w:cs="Arial"/>
                <w:sz w:val="20"/>
                <w:szCs w:val="20"/>
                <w:lang w:val="en-GB"/>
              </w:rPr>
            </w:pPr>
          </w:p>
        </w:tc>
        <w:tc>
          <w:tcPr>
            <w:tcW w:w="1212" w:type="dxa"/>
          </w:tcPr>
          <w:p w14:paraId="005459F4" w14:textId="4EF15260" w:rsidR="00430002" w:rsidRDefault="00C23DC3">
            <w:pPr>
              <w:spacing w:line="360" w:lineRule="auto"/>
              <w:jc w:val="both"/>
              <w:cnfStyle w:val="000000000000" w:firstRow="0" w:lastRow="0" w:firstColumn="0" w:lastColumn="0" w:oddVBand="0" w:evenVBand="0" w:oddHBand="0" w:evenHBand="0" w:firstRowFirstColumn="0" w:firstRowLastColumn="0" w:lastRowFirstColumn="0" w:lastRowLastColumn="0"/>
              <w:rPr>
                <w:ins w:id="2635" w:author="Dylan Van Aswegen" w:date="2024-07-17T03:34:00Z" w16du:dateUtc="2024-07-17T01:34:00Z"/>
                <w:rFonts w:ascii="Arial" w:hAnsi="Arial" w:cs="Arial"/>
                <w:sz w:val="20"/>
                <w:szCs w:val="20"/>
                <w:lang w:val="en-GB"/>
              </w:rPr>
            </w:pPr>
            <w:ins w:id="2636" w:author="Dylan Van Aswegen" w:date="2024-07-17T03:35:00Z" w16du:dateUtc="2024-07-17T01:35:00Z">
              <w:r>
                <w:rPr>
                  <w:rFonts w:ascii="Arial" w:hAnsi="Arial" w:cs="Arial"/>
                  <w:sz w:val="20"/>
                  <w:szCs w:val="20"/>
                  <w:lang w:val="en-GB"/>
                </w:rPr>
                <w:t>Radio</w:t>
              </w:r>
            </w:ins>
          </w:p>
        </w:tc>
        <w:tc>
          <w:tcPr>
            <w:tcW w:w="2104" w:type="dxa"/>
          </w:tcPr>
          <w:p w14:paraId="74E8FBBF" w14:textId="77777777" w:rsidR="00430002" w:rsidRDefault="001610D4" w:rsidP="00CA6F1C">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2637" w:author="Dylan Van Aswegen" w:date="2024-07-17T03:36:00Z" w16du:dateUtc="2024-07-17T01:36:00Z"/>
                <w:rFonts w:ascii="Arial" w:hAnsi="Arial" w:cs="Arial"/>
                <w:sz w:val="20"/>
                <w:szCs w:val="20"/>
                <w:lang w:val="en-GB"/>
              </w:rPr>
            </w:pPr>
            <w:ins w:id="2638" w:author="Dylan Van Aswegen" w:date="2024-07-17T03:36:00Z" w16du:dateUtc="2024-07-17T01:36:00Z">
              <w:r>
                <w:rPr>
                  <w:rFonts w:ascii="Arial" w:hAnsi="Arial" w:cs="Arial"/>
                  <w:sz w:val="20"/>
                  <w:szCs w:val="20"/>
                  <w:lang w:val="en-GB"/>
                </w:rPr>
                <w:t>No</w:t>
              </w:r>
            </w:ins>
          </w:p>
          <w:p w14:paraId="3F0B96B8" w14:textId="69E475BD" w:rsidR="001610D4" w:rsidRDefault="001610D4" w:rsidP="00CA6F1C">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2639" w:author="Dylan Van Aswegen" w:date="2024-07-17T03:34:00Z" w16du:dateUtc="2024-07-17T01:34:00Z"/>
                <w:rFonts w:ascii="Arial" w:hAnsi="Arial" w:cs="Arial"/>
                <w:sz w:val="20"/>
                <w:szCs w:val="20"/>
                <w:lang w:val="en-GB"/>
              </w:rPr>
            </w:pPr>
            <w:ins w:id="2640" w:author="Dylan Van Aswegen" w:date="2024-07-17T03:36:00Z" w16du:dateUtc="2024-07-17T01:36:00Z">
              <w:r>
                <w:rPr>
                  <w:rFonts w:ascii="Arial" w:hAnsi="Arial" w:cs="Arial"/>
                  <w:sz w:val="20"/>
                  <w:szCs w:val="20"/>
                  <w:lang w:val="en-GB"/>
                </w:rPr>
                <w:t>Yes</w:t>
              </w:r>
            </w:ins>
          </w:p>
        </w:tc>
        <w:tc>
          <w:tcPr>
            <w:tcW w:w="1381" w:type="dxa"/>
          </w:tcPr>
          <w:p w14:paraId="3AA1E9B6" w14:textId="41EF80E1" w:rsidR="00430002" w:rsidRDefault="00C23DC3">
            <w:pPr>
              <w:spacing w:line="360" w:lineRule="auto"/>
              <w:jc w:val="both"/>
              <w:cnfStyle w:val="000000000000" w:firstRow="0" w:lastRow="0" w:firstColumn="0" w:lastColumn="0" w:oddVBand="0" w:evenVBand="0" w:oddHBand="0" w:evenHBand="0" w:firstRowFirstColumn="0" w:firstRowLastColumn="0" w:lastRowFirstColumn="0" w:lastRowLastColumn="0"/>
              <w:rPr>
                <w:ins w:id="2641" w:author="Dylan Van Aswegen" w:date="2024-07-17T03:34:00Z" w16du:dateUtc="2024-07-17T01:34:00Z"/>
                <w:rFonts w:ascii="Arial" w:hAnsi="Arial" w:cs="Arial"/>
                <w:sz w:val="20"/>
                <w:szCs w:val="20"/>
                <w:lang w:val="en-GB"/>
              </w:rPr>
            </w:pPr>
            <w:ins w:id="2642" w:author="Dylan Van Aswegen" w:date="2024-07-17T03:35:00Z" w16du:dateUtc="2024-07-17T01:35:00Z">
              <w:r>
                <w:rPr>
                  <w:rFonts w:ascii="Arial" w:hAnsi="Arial" w:cs="Arial"/>
                  <w:sz w:val="20"/>
                  <w:szCs w:val="20"/>
                  <w:lang w:val="en-GB"/>
                </w:rPr>
                <w:t>Yes</w:t>
              </w:r>
            </w:ins>
          </w:p>
        </w:tc>
        <w:tc>
          <w:tcPr>
            <w:tcW w:w="3408" w:type="dxa"/>
          </w:tcPr>
          <w:p w14:paraId="708FBD50" w14:textId="381FBA05" w:rsidR="00430002" w:rsidRDefault="001610D4">
            <w:pPr>
              <w:spacing w:line="360" w:lineRule="auto"/>
              <w:jc w:val="both"/>
              <w:cnfStyle w:val="000000000000" w:firstRow="0" w:lastRow="0" w:firstColumn="0" w:lastColumn="0" w:oddVBand="0" w:evenVBand="0" w:oddHBand="0" w:evenHBand="0" w:firstRowFirstColumn="0" w:firstRowLastColumn="0" w:lastRowFirstColumn="0" w:lastRowLastColumn="0"/>
              <w:rPr>
                <w:ins w:id="2643" w:author="Dylan Van Aswegen" w:date="2024-07-17T03:34:00Z" w16du:dateUtc="2024-07-17T01:34:00Z"/>
                <w:rFonts w:ascii="Arial" w:hAnsi="Arial" w:cs="Arial"/>
                <w:sz w:val="20"/>
                <w:szCs w:val="20"/>
                <w:lang w:val="en-GB"/>
              </w:rPr>
            </w:pPr>
            <w:ins w:id="2644" w:author="Dylan Van Aswegen" w:date="2024-07-17T03:36:00Z" w16du:dateUtc="2024-07-17T01:36:00Z">
              <w:r>
                <w:rPr>
                  <w:rFonts w:ascii="Arial" w:hAnsi="Arial" w:cs="Arial"/>
                  <w:sz w:val="20"/>
                  <w:szCs w:val="20"/>
                  <w:lang w:val="en-GB"/>
                </w:rPr>
                <w:t xml:space="preserve">This field will be used by the organisation admin to determine if a non-member can purchase an other type of subscription. If no, the application should verify that a user is member before allowing </w:t>
              </w:r>
            </w:ins>
            <w:ins w:id="2645" w:author="Dylan Van Aswegen" w:date="2024-07-17T03:37:00Z" w16du:dateUtc="2024-07-17T01:37:00Z">
              <w:r>
                <w:rPr>
                  <w:rFonts w:ascii="Arial" w:hAnsi="Arial" w:cs="Arial"/>
                  <w:sz w:val="20"/>
                  <w:szCs w:val="20"/>
                  <w:lang w:val="en-GB"/>
                </w:rPr>
                <w:t xml:space="preserve">them to purchase an other type of subscription. </w:t>
              </w:r>
            </w:ins>
          </w:p>
        </w:tc>
      </w:tr>
      <w:tr w:rsidR="00946B6E" w14:paraId="1376342B" w14:textId="77777777" w:rsidTr="00242A90">
        <w:trPr>
          <w:cnfStyle w:val="000000100000" w:firstRow="0" w:lastRow="0" w:firstColumn="0" w:lastColumn="0" w:oddVBand="0" w:evenVBand="0" w:oddHBand="1" w:evenHBand="0" w:firstRowFirstColumn="0" w:firstRowLastColumn="0" w:lastRowFirstColumn="0" w:lastRowLastColumn="0"/>
          <w:ins w:id="2646" w:author="Dylan Van Aswegen" w:date="2024-07-17T03:38:00Z" w16du:dateUtc="2024-07-17T01:38:00Z"/>
        </w:trPr>
        <w:tc>
          <w:tcPr>
            <w:cnfStyle w:val="001000000000" w:firstRow="0" w:lastRow="0" w:firstColumn="1" w:lastColumn="0" w:oddVBand="0" w:evenVBand="0" w:oddHBand="0" w:evenHBand="0" w:firstRowFirstColumn="0" w:firstRowLastColumn="0" w:lastRowFirstColumn="0" w:lastRowLastColumn="0"/>
            <w:tcW w:w="1107" w:type="dxa"/>
          </w:tcPr>
          <w:p w14:paraId="06BD71CC" w14:textId="77777777" w:rsidR="00946B6E" w:rsidRPr="00946B6E" w:rsidRDefault="00946B6E">
            <w:pPr>
              <w:spacing w:line="360" w:lineRule="auto"/>
              <w:jc w:val="both"/>
              <w:rPr>
                <w:ins w:id="2647" w:author="Dylan Van Aswegen" w:date="2024-07-17T03:38:00Z" w16du:dateUtc="2024-07-17T01:38:00Z"/>
                <w:rFonts w:ascii="Arial" w:hAnsi="Arial" w:cs="Arial"/>
                <w:sz w:val="20"/>
                <w:szCs w:val="20"/>
                <w:lang w:val="en-GB"/>
              </w:rPr>
            </w:pPr>
          </w:p>
        </w:tc>
        <w:tc>
          <w:tcPr>
            <w:tcW w:w="1562" w:type="dxa"/>
          </w:tcPr>
          <w:p w14:paraId="2CC363F8" w14:textId="682C1AA6" w:rsidR="00946B6E" w:rsidRPr="00946B6E" w:rsidRDefault="00946B6E" w:rsidP="00C23DC3">
            <w:pPr>
              <w:spacing w:line="360" w:lineRule="auto"/>
              <w:jc w:val="both"/>
              <w:cnfStyle w:val="000000100000" w:firstRow="0" w:lastRow="0" w:firstColumn="0" w:lastColumn="0" w:oddVBand="0" w:evenVBand="0" w:oddHBand="1" w:evenHBand="0" w:firstRowFirstColumn="0" w:firstRowLastColumn="0" w:lastRowFirstColumn="0" w:lastRowLastColumn="0"/>
              <w:rPr>
                <w:ins w:id="2648" w:author="Dylan Van Aswegen" w:date="2024-07-17T03:38:00Z" w16du:dateUtc="2024-07-17T01:38:00Z"/>
                <w:rFonts w:ascii="Arial" w:hAnsi="Arial" w:cs="Arial"/>
                <w:sz w:val="20"/>
                <w:szCs w:val="20"/>
                <w:lang w:val="en-GB"/>
              </w:rPr>
            </w:pPr>
            <w:ins w:id="2649" w:author="Dylan Van Aswegen" w:date="2024-07-17T03:38:00Z" w16du:dateUtc="2024-07-17T01:38:00Z">
              <w:r>
                <w:rPr>
                  <w:rFonts w:ascii="Arial" w:hAnsi="Arial" w:cs="Arial"/>
                  <w:sz w:val="20"/>
                  <w:szCs w:val="20"/>
                  <w:lang w:val="en-GB"/>
                </w:rPr>
                <w:t>Definition of recently expired</w:t>
              </w:r>
            </w:ins>
            <w:ins w:id="2650" w:author="Dylan Van Aswegen" w:date="2024-07-17T03:42:00Z" w16du:dateUtc="2024-07-17T01:42:00Z">
              <w:r w:rsidR="00E9513E">
                <w:rPr>
                  <w:rFonts w:ascii="Arial" w:hAnsi="Arial" w:cs="Arial"/>
                  <w:sz w:val="20"/>
                  <w:szCs w:val="20"/>
                  <w:lang w:val="en-GB"/>
                </w:rPr>
                <w:t xml:space="preserve"> - Annual</w:t>
              </w:r>
            </w:ins>
          </w:p>
        </w:tc>
        <w:tc>
          <w:tcPr>
            <w:tcW w:w="1212" w:type="dxa"/>
          </w:tcPr>
          <w:p w14:paraId="5EDEF829" w14:textId="4857A817" w:rsidR="00946B6E" w:rsidRDefault="00DD402D">
            <w:pPr>
              <w:spacing w:line="360" w:lineRule="auto"/>
              <w:jc w:val="both"/>
              <w:cnfStyle w:val="000000100000" w:firstRow="0" w:lastRow="0" w:firstColumn="0" w:lastColumn="0" w:oddVBand="0" w:evenVBand="0" w:oddHBand="1" w:evenHBand="0" w:firstRowFirstColumn="0" w:firstRowLastColumn="0" w:lastRowFirstColumn="0" w:lastRowLastColumn="0"/>
              <w:rPr>
                <w:ins w:id="2651" w:author="Dylan Van Aswegen" w:date="2024-07-17T03:38:00Z" w16du:dateUtc="2024-07-17T01:38:00Z"/>
                <w:rFonts w:ascii="Arial" w:hAnsi="Arial" w:cs="Arial"/>
                <w:sz w:val="20"/>
                <w:szCs w:val="20"/>
                <w:lang w:val="en-GB"/>
              </w:rPr>
            </w:pPr>
            <w:ins w:id="2652" w:author="Dylan Van Aswegen" w:date="2024-07-17T03:41:00Z" w16du:dateUtc="2024-07-17T01:41:00Z">
              <w:r>
                <w:rPr>
                  <w:rFonts w:ascii="Arial" w:hAnsi="Arial" w:cs="Arial"/>
                  <w:sz w:val="20"/>
                  <w:szCs w:val="20"/>
                  <w:lang w:val="en-GB"/>
                </w:rPr>
                <w:t>Textbox</w:t>
              </w:r>
            </w:ins>
          </w:p>
        </w:tc>
        <w:tc>
          <w:tcPr>
            <w:tcW w:w="2104" w:type="dxa"/>
          </w:tcPr>
          <w:p w14:paraId="2AE31948" w14:textId="02416D90" w:rsidR="0026311F" w:rsidRPr="00E9513E" w:rsidRDefault="00636697" w:rsidP="00E9513E">
            <w:pPr>
              <w:spacing w:line="360" w:lineRule="auto"/>
              <w:jc w:val="both"/>
              <w:cnfStyle w:val="000000100000" w:firstRow="0" w:lastRow="0" w:firstColumn="0" w:lastColumn="0" w:oddVBand="0" w:evenVBand="0" w:oddHBand="1" w:evenHBand="0" w:firstRowFirstColumn="0" w:firstRowLastColumn="0" w:lastRowFirstColumn="0" w:lastRowLastColumn="0"/>
              <w:rPr>
                <w:ins w:id="2653" w:author="Dylan Van Aswegen" w:date="2024-07-17T03:38:00Z" w16du:dateUtc="2024-07-17T01:38:00Z"/>
                <w:rFonts w:ascii="Arial" w:hAnsi="Arial" w:cs="Arial"/>
                <w:sz w:val="20"/>
                <w:szCs w:val="20"/>
                <w:lang w:val="en-GB"/>
                <w:rPrChange w:id="2654" w:author="Dylan Van Aswegen" w:date="2024-07-17T03:41:00Z" w16du:dateUtc="2024-07-17T01:41:00Z">
                  <w:rPr>
                    <w:ins w:id="2655" w:author="Dylan Van Aswegen" w:date="2024-07-17T03:38:00Z" w16du:dateUtc="2024-07-17T01:38:00Z"/>
                    <w:lang w:val="en-GB"/>
                  </w:rPr>
                </w:rPrChange>
              </w:rPr>
              <w:pPrChange w:id="2656" w:author="Dylan Van Aswegen" w:date="2024-07-17T03:42:00Z" w16du:dateUtc="2024-07-17T01:42: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2657" w:author="Dylan Van Aswegen" w:date="2024-07-17T03:42:00Z" w16du:dateUtc="2024-07-17T01:42:00Z">
              <w:r>
                <w:rPr>
                  <w:rFonts w:ascii="Arial" w:hAnsi="Arial" w:cs="Arial"/>
                  <w:sz w:val="20"/>
                  <w:szCs w:val="20"/>
                  <w:lang w:val="en-GB"/>
                </w:rPr>
                <w:t>String</w:t>
              </w:r>
            </w:ins>
          </w:p>
        </w:tc>
        <w:tc>
          <w:tcPr>
            <w:tcW w:w="1381" w:type="dxa"/>
          </w:tcPr>
          <w:p w14:paraId="654DB792" w14:textId="42CA2CA7" w:rsidR="00946B6E" w:rsidRDefault="00636697">
            <w:pPr>
              <w:spacing w:line="360" w:lineRule="auto"/>
              <w:jc w:val="both"/>
              <w:cnfStyle w:val="000000100000" w:firstRow="0" w:lastRow="0" w:firstColumn="0" w:lastColumn="0" w:oddVBand="0" w:evenVBand="0" w:oddHBand="1" w:evenHBand="0" w:firstRowFirstColumn="0" w:firstRowLastColumn="0" w:lastRowFirstColumn="0" w:lastRowLastColumn="0"/>
              <w:rPr>
                <w:ins w:id="2658" w:author="Dylan Van Aswegen" w:date="2024-07-17T03:38:00Z" w16du:dateUtc="2024-07-17T01:38:00Z"/>
                <w:rFonts w:ascii="Arial" w:hAnsi="Arial" w:cs="Arial"/>
                <w:sz w:val="20"/>
                <w:szCs w:val="20"/>
                <w:lang w:val="en-GB"/>
              </w:rPr>
            </w:pPr>
            <w:ins w:id="2659" w:author="Dylan Van Aswegen" w:date="2024-07-17T03:43:00Z" w16du:dateUtc="2024-07-17T01:43:00Z">
              <w:r>
                <w:rPr>
                  <w:rFonts w:ascii="Arial" w:hAnsi="Arial" w:cs="Arial"/>
                  <w:sz w:val="20"/>
                  <w:szCs w:val="20"/>
                  <w:lang w:val="en-GB"/>
                </w:rPr>
                <w:t>Yes</w:t>
              </w:r>
            </w:ins>
          </w:p>
        </w:tc>
        <w:tc>
          <w:tcPr>
            <w:tcW w:w="3408" w:type="dxa"/>
          </w:tcPr>
          <w:p w14:paraId="718842C3" w14:textId="07ED39B5" w:rsidR="00946B6E" w:rsidRDefault="0026311F">
            <w:pPr>
              <w:spacing w:line="360" w:lineRule="auto"/>
              <w:jc w:val="both"/>
              <w:cnfStyle w:val="000000100000" w:firstRow="0" w:lastRow="0" w:firstColumn="0" w:lastColumn="0" w:oddVBand="0" w:evenVBand="0" w:oddHBand="1" w:evenHBand="0" w:firstRowFirstColumn="0" w:firstRowLastColumn="0" w:lastRowFirstColumn="0" w:lastRowLastColumn="0"/>
              <w:rPr>
                <w:ins w:id="2660" w:author="Dylan Van Aswegen" w:date="2024-07-17T03:38:00Z" w16du:dateUtc="2024-07-17T01:38:00Z"/>
                <w:rFonts w:ascii="Arial" w:hAnsi="Arial" w:cs="Arial"/>
                <w:sz w:val="20"/>
                <w:szCs w:val="20"/>
                <w:lang w:val="en-GB"/>
              </w:rPr>
            </w:pPr>
            <w:ins w:id="2661" w:author="Dylan Van Aswegen" w:date="2024-07-17T03:39:00Z" w16du:dateUtc="2024-07-17T01:39:00Z">
              <w:r>
                <w:rPr>
                  <w:rFonts w:ascii="Arial" w:hAnsi="Arial" w:cs="Arial"/>
                  <w:sz w:val="20"/>
                  <w:szCs w:val="20"/>
                  <w:lang w:val="en-GB"/>
                </w:rPr>
                <w:t xml:space="preserve">This field will be used by the organisation admin to define </w:t>
              </w:r>
            </w:ins>
            <w:ins w:id="2662" w:author="Dylan Van Aswegen" w:date="2024-07-17T03:43:00Z" w16du:dateUtc="2024-07-17T01:43:00Z">
              <w:r w:rsidR="00636697">
                <w:rPr>
                  <w:rFonts w:ascii="Arial" w:hAnsi="Arial" w:cs="Arial"/>
                  <w:sz w:val="20"/>
                  <w:szCs w:val="20"/>
                  <w:lang w:val="en-GB"/>
                </w:rPr>
                <w:t xml:space="preserve">when annual </w:t>
              </w:r>
            </w:ins>
            <w:ins w:id="2663" w:author="Dylan Van Aswegen" w:date="2024-07-17T03:44:00Z" w16du:dateUtc="2024-07-17T01:44:00Z">
              <w:r w:rsidR="00357C76">
                <w:rPr>
                  <w:rFonts w:ascii="Arial" w:hAnsi="Arial" w:cs="Arial"/>
                  <w:sz w:val="20"/>
                  <w:szCs w:val="20"/>
                  <w:lang w:val="en-GB"/>
                </w:rPr>
                <w:t>subscriptions</w:t>
              </w:r>
            </w:ins>
            <w:ins w:id="2664" w:author="Dylan Van Aswegen" w:date="2024-07-17T03:43:00Z" w16du:dateUtc="2024-07-17T01:43:00Z">
              <w:r w:rsidR="00636697">
                <w:rPr>
                  <w:rFonts w:ascii="Arial" w:hAnsi="Arial" w:cs="Arial"/>
                  <w:sz w:val="20"/>
                  <w:szCs w:val="20"/>
                  <w:lang w:val="en-GB"/>
                </w:rPr>
                <w:t xml:space="preserve"> are considered recently expired. The number captured here will be the number of months where a </w:t>
              </w:r>
              <w:r w:rsidR="00357C76">
                <w:rPr>
                  <w:rFonts w:ascii="Arial" w:hAnsi="Arial" w:cs="Arial"/>
                  <w:sz w:val="20"/>
                  <w:szCs w:val="20"/>
                  <w:lang w:val="en-GB"/>
                </w:rPr>
                <w:t>su</w:t>
              </w:r>
            </w:ins>
            <w:ins w:id="2665" w:author="Dylan Van Aswegen" w:date="2024-07-17T03:44:00Z" w16du:dateUtc="2024-07-17T01:44:00Z">
              <w:r w:rsidR="00357C76">
                <w:rPr>
                  <w:rFonts w:ascii="Arial" w:hAnsi="Arial" w:cs="Arial"/>
                  <w:sz w:val="20"/>
                  <w:szCs w:val="20"/>
                  <w:lang w:val="en-GB"/>
                </w:rPr>
                <w:t xml:space="preserve">bscription is considered expired. </w:t>
              </w:r>
            </w:ins>
            <w:ins w:id="2666" w:author="Dylan Van Aswegen" w:date="2024-07-17T03:40:00Z" w16du:dateUtc="2024-07-17T01:40:00Z">
              <w:r w:rsidR="00141290">
                <w:rPr>
                  <w:rFonts w:ascii="Arial" w:hAnsi="Arial" w:cs="Arial"/>
                  <w:sz w:val="20"/>
                  <w:szCs w:val="20"/>
                  <w:lang w:val="en-GB"/>
                </w:rPr>
                <w:t xml:space="preserve"> </w:t>
              </w:r>
            </w:ins>
          </w:p>
        </w:tc>
      </w:tr>
      <w:tr w:rsidR="00E9513E" w14:paraId="6BF9B087" w14:textId="77777777" w:rsidTr="00242A90">
        <w:trPr>
          <w:ins w:id="2667" w:author="Dylan Van Aswegen" w:date="2024-07-17T03:42:00Z" w16du:dateUtc="2024-07-17T01:42:00Z"/>
        </w:trPr>
        <w:tc>
          <w:tcPr>
            <w:cnfStyle w:val="001000000000" w:firstRow="0" w:lastRow="0" w:firstColumn="1" w:lastColumn="0" w:oddVBand="0" w:evenVBand="0" w:oddHBand="0" w:evenHBand="0" w:firstRowFirstColumn="0" w:firstRowLastColumn="0" w:lastRowFirstColumn="0" w:lastRowLastColumn="0"/>
            <w:tcW w:w="1107" w:type="dxa"/>
          </w:tcPr>
          <w:p w14:paraId="4855DCBC" w14:textId="77777777" w:rsidR="00E9513E" w:rsidRPr="00946B6E" w:rsidRDefault="00E9513E">
            <w:pPr>
              <w:spacing w:line="360" w:lineRule="auto"/>
              <w:jc w:val="both"/>
              <w:rPr>
                <w:ins w:id="2668" w:author="Dylan Van Aswegen" w:date="2024-07-17T03:42:00Z" w16du:dateUtc="2024-07-17T01:42:00Z"/>
                <w:rFonts w:ascii="Arial" w:hAnsi="Arial" w:cs="Arial"/>
                <w:sz w:val="20"/>
                <w:szCs w:val="20"/>
                <w:lang w:val="en-GB"/>
              </w:rPr>
            </w:pPr>
          </w:p>
        </w:tc>
        <w:tc>
          <w:tcPr>
            <w:tcW w:w="1562" w:type="dxa"/>
          </w:tcPr>
          <w:p w14:paraId="4717754D" w14:textId="77777777" w:rsidR="00E9513E" w:rsidRPr="001D4CF4" w:rsidRDefault="00E9513E" w:rsidP="00E9513E">
            <w:pPr>
              <w:spacing w:line="360" w:lineRule="auto"/>
              <w:jc w:val="both"/>
              <w:cnfStyle w:val="000000000000" w:firstRow="0" w:lastRow="0" w:firstColumn="0" w:lastColumn="0" w:oddVBand="0" w:evenVBand="0" w:oddHBand="0" w:evenHBand="0" w:firstRowFirstColumn="0" w:firstRowLastColumn="0" w:lastRowFirstColumn="0" w:lastRowLastColumn="0"/>
              <w:rPr>
                <w:ins w:id="2669" w:author="Dylan Van Aswegen" w:date="2024-07-17T03:42:00Z" w16du:dateUtc="2024-07-17T01:42:00Z"/>
                <w:rFonts w:ascii="Arial" w:hAnsi="Arial" w:cs="Arial"/>
                <w:sz w:val="20"/>
                <w:szCs w:val="20"/>
                <w:lang w:val="en-GB"/>
              </w:rPr>
            </w:pPr>
            <w:ins w:id="2670" w:author="Dylan Van Aswegen" w:date="2024-07-17T03:42:00Z" w16du:dateUtc="2024-07-17T01:42:00Z">
              <w:r>
                <w:rPr>
                  <w:rFonts w:ascii="Arial" w:hAnsi="Arial" w:cs="Arial"/>
                  <w:sz w:val="20"/>
                  <w:szCs w:val="20"/>
                  <w:lang w:val="en-GB"/>
                </w:rPr>
                <w:t xml:space="preserve">Definition of recently expired - </w:t>
              </w:r>
              <w:r w:rsidRPr="001D4CF4">
                <w:rPr>
                  <w:rFonts w:ascii="Arial" w:hAnsi="Arial" w:cs="Arial"/>
                  <w:sz w:val="20"/>
                  <w:szCs w:val="20"/>
                  <w:lang w:val="en-GB"/>
                </w:rPr>
                <w:t xml:space="preserve">Monthly </w:t>
              </w:r>
            </w:ins>
          </w:p>
          <w:p w14:paraId="2101F13D" w14:textId="69FBF478" w:rsidR="00E9513E" w:rsidRDefault="00E9513E" w:rsidP="00C23DC3">
            <w:pPr>
              <w:spacing w:line="360" w:lineRule="auto"/>
              <w:jc w:val="both"/>
              <w:cnfStyle w:val="000000000000" w:firstRow="0" w:lastRow="0" w:firstColumn="0" w:lastColumn="0" w:oddVBand="0" w:evenVBand="0" w:oddHBand="0" w:evenHBand="0" w:firstRowFirstColumn="0" w:firstRowLastColumn="0" w:lastRowFirstColumn="0" w:lastRowLastColumn="0"/>
              <w:rPr>
                <w:ins w:id="2671" w:author="Dylan Van Aswegen" w:date="2024-07-17T03:42:00Z" w16du:dateUtc="2024-07-17T01:42:00Z"/>
                <w:rFonts w:ascii="Arial" w:hAnsi="Arial" w:cs="Arial"/>
                <w:sz w:val="20"/>
                <w:szCs w:val="20"/>
                <w:lang w:val="en-GB"/>
              </w:rPr>
            </w:pPr>
          </w:p>
        </w:tc>
        <w:tc>
          <w:tcPr>
            <w:tcW w:w="1212" w:type="dxa"/>
          </w:tcPr>
          <w:p w14:paraId="62907BF0" w14:textId="220CF1A0" w:rsidR="00E9513E" w:rsidRDefault="00E9513E">
            <w:pPr>
              <w:spacing w:line="360" w:lineRule="auto"/>
              <w:jc w:val="both"/>
              <w:cnfStyle w:val="000000000000" w:firstRow="0" w:lastRow="0" w:firstColumn="0" w:lastColumn="0" w:oddVBand="0" w:evenVBand="0" w:oddHBand="0" w:evenHBand="0" w:firstRowFirstColumn="0" w:firstRowLastColumn="0" w:lastRowFirstColumn="0" w:lastRowLastColumn="0"/>
              <w:rPr>
                <w:ins w:id="2672" w:author="Dylan Van Aswegen" w:date="2024-07-17T03:42:00Z" w16du:dateUtc="2024-07-17T01:42:00Z"/>
                <w:rFonts w:ascii="Arial" w:hAnsi="Arial" w:cs="Arial"/>
                <w:sz w:val="20"/>
                <w:szCs w:val="20"/>
                <w:lang w:val="en-GB"/>
              </w:rPr>
            </w:pPr>
            <w:ins w:id="2673" w:author="Dylan Van Aswegen" w:date="2024-07-17T03:42:00Z" w16du:dateUtc="2024-07-17T01:42:00Z">
              <w:r>
                <w:rPr>
                  <w:rFonts w:ascii="Arial" w:hAnsi="Arial" w:cs="Arial"/>
                  <w:sz w:val="20"/>
                  <w:szCs w:val="20"/>
                  <w:lang w:val="en-GB"/>
                </w:rPr>
                <w:t>Textbox</w:t>
              </w:r>
            </w:ins>
          </w:p>
        </w:tc>
        <w:tc>
          <w:tcPr>
            <w:tcW w:w="2104" w:type="dxa"/>
          </w:tcPr>
          <w:p w14:paraId="5BEF8AAA" w14:textId="2E38D843" w:rsidR="00E9513E" w:rsidRPr="00E9513E" w:rsidRDefault="00636697" w:rsidP="00E9513E">
            <w:pPr>
              <w:spacing w:line="360" w:lineRule="auto"/>
              <w:jc w:val="both"/>
              <w:cnfStyle w:val="000000000000" w:firstRow="0" w:lastRow="0" w:firstColumn="0" w:lastColumn="0" w:oddVBand="0" w:evenVBand="0" w:oddHBand="0" w:evenHBand="0" w:firstRowFirstColumn="0" w:firstRowLastColumn="0" w:lastRowFirstColumn="0" w:lastRowLastColumn="0"/>
              <w:rPr>
                <w:ins w:id="2674" w:author="Dylan Van Aswegen" w:date="2024-07-17T03:42:00Z" w16du:dateUtc="2024-07-17T01:42:00Z"/>
                <w:rFonts w:ascii="Arial" w:hAnsi="Arial" w:cs="Arial"/>
                <w:sz w:val="20"/>
                <w:szCs w:val="20"/>
                <w:lang w:val="en-GB"/>
              </w:rPr>
            </w:pPr>
            <w:ins w:id="2675" w:author="Dylan Van Aswegen" w:date="2024-07-17T03:42:00Z" w16du:dateUtc="2024-07-17T01:42:00Z">
              <w:r>
                <w:rPr>
                  <w:rFonts w:ascii="Arial" w:hAnsi="Arial" w:cs="Arial"/>
                  <w:sz w:val="20"/>
                  <w:szCs w:val="20"/>
                  <w:lang w:val="en-GB"/>
                </w:rPr>
                <w:t>String</w:t>
              </w:r>
            </w:ins>
          </w:p>
        </w:tc>
        <w:tc>
          <w:tcPr>
            <w:tcW w:w="1381" w:type="dxa"/>
          </w:tcPr>
          <w:p w14:paraId="0FA78BDB" w14:textId="0F58A3DB" w:rsidR="00E9513E" w:rsidRDefault="00636697">
            <w:pPr>
              <w:spacing w:line="360" w:lineRule="auto"/>
              <w:jc w:val="both"/>
              <w:cnfStyle w:val="000000000000" w:firstRow="0" w:lastRow="0" w:firstColumn="0" w:lastColumn="0" w:oddVBand="0" w:evenVBand="0" w:oddHBand="0" w:evenHBand="0" w:firstRowFirstColumn="0" w:firstRowLastColumn="0" w:lastRowFirstColumn="0" w:lastRowLastColumn="0"/>
              <w:rPr>
                <w:ins w:id="2676" w:author="Dylan Van Aswegen" w:date="2024-07-17T03:42:00Z" w16du:dateUtc="2024-07-17T01:42:00Z"/>
                <w:rFonts w:ascii="Arial" w:hAnsi="Arial" w:cs="Arial"/>
                <w:sz w:val="20"/>
                <w:szCs w:val="20"/>
                <w:lang w:val="en-GB"/>
              </w:rPr>
            </w:pPr>
            <w:ins w:id="2677" w:author="Dylan Van Aswegen" w:date="2024-07-17T03:43:00Z" w16du:dateUtc="2024-07-17T01:43:00Z">
              <w:r>
                <w:rPr>
                  <w:rFonts w:ascii="Arial" w:hAnsi="Arial" w:cs="Arial"/>
                  <w:sz w:val="20"/>
                  <w:szCs w:val="20"/>
                  <w:lang w:val="en-GB"/>
                </w:rPr>
                <w:t>Yes</w:t>
              </w:r>
            </w:ins>
          </w:p>
        </w:tc>
        <w:tc>
          <w:tcPr>
            <w:tcW w:w="3408" w:type="dxa"/>
          </w:tcPr>
          <w:p w14:paraId="29ACF9D9" w14:textId="760D008B" w:rsidR="00E9513E" w:rsidRDefault="00357C76">
            <w:pPr>
              <w:spacing w:line="360" w:lineRule="auto"/>
              <w:jc w:val="both"/>
              <w:cnfStyle w:val="000000000000" w:firstRow="0" w:lastRow="0" w:firstColumn="0" w:lastColumn="0" w:oddVBand="0" w:evenVBand="0" w:oddHBand="0" w:evenHBand="0" w:firstRowFirstColumn="0" w:firstRowLastColumn="0" w:lastRowFirstColumn="0" w:lastRowLastColumn="0"/>
              <w:rPr>
                <w:ins w:id="2678" w:author="Dylan Van Aswegen" w:date="2024-07-17T03:42:00Z" w16du:dateUtc="2024-07-17T01:42:00Z"/>
                <w:rFonts w:ascii="Arial" w:hAnsi="Arial" w:cs="Arial"/>
                <w:sz w:val="20"/>
                <w:szCs w:val="20"/>
                <w:lang w:val="en-GB"/>
              </w:rPr>
            </w:pPr>
            <w:ins w:id="2679" w:author="Dylan Van Aswegen" w:date="2024-07-17T03:44:00Z" w16du:dateUtc="2024-07-17T01:44:00Z">
              <w:r>
                <w:rPr>
                  <w:rFonts w:ascii="Arial" w:hAnsi="Arial" w:cs="Arial"/>
                  <w:sz w:val="20"/>
                  <w:szCs w:val="20"/>
                  <w:lang w:val="en-GB"/>
                </w:rPr>
                <w:t xml:space="preserve">This field will be used by the organisation admin to define when monthly subscriptions are considered recently expired. The number captured here will be the number of days where a subscription is considered expired.  </w:t>
              </w:r>
            </w:ins>
          </w:p>
        </w:tc>
      </w:tr>
      <w:tr w:rsidR="00E9513E" w14:paraId="759D9692" w14:textId="77777777" w:rsidTr="00242A90">
        <w:trPr>
          <w:cnfStyle w:val="000000100000" w:firstRow="0" w:lastRow="0" w:firstColumn="0" w:lastColumn="0" w:oddVBand="0" w:evenVBand="0" w:oddHBand="1" w:evenHBand="0" w:firstRowFirstColumn="0" w:firstRowLastColumn="0" w:lastRowFirstColumn="0" w:lastRowLastColumn="0"/>
          <w:ins w:id="2680" w:author="Dylan Van Aswegen" w:date="2024-07-17T03:42:00Z" w16du:dateUtc="2024-07-17T01:42:00Z"/>
        </w:trPr>
        <w:tc>
          <w:tcPr>
            <w:cnfStyle w:val="001000000000" w:firstRow="0" w:lastRow="0" w:firstColumn="1" w:lastColumn="0" w:oddVBand="0" w:evenVBand="0" w:oddHBand="0" w:evenHBand="0" w:firstRowFirstColumn="0" w:firstRowLastColumn="0" w:lastRowFirstColumn="0" w:lastRowLastColumn="0"/>
            <w:tcW w:w="1107" w:type="dxa"/>
          </w:tcPr>
          <w:p w14:paraId="4AF785E3" w14:textId="77777777" w:rsidR="00E9513E" w:rsidRPr="00946B6E" w:rsidRDefault="00E9513E">
            <w:pPr>
              <w:spacing w:line="360" w:lineRule="auto"/>
              <w:jc w:val="both"/>
              <w:rPr>
                <w:ins w:id="2681" w:author="Dylan Van Aswegen" w:date="2024-07-17T03:42:00Z" w16du:dateUtc="2024-07-17T01:42:00Z"/>
                <w:rFonts w:ascii="Arial" w:hAnsi="Arial" w:cs="Arial"/>
                <w:sz w:val="20"/>
                <w:szCs w:val="20"/>
                <w:lang w:val="en-GB"/>
              </w:rPr>
            </w:pPr>
          </w:p>
        </w:tc>
        <w:tc>
          <w:tcPr>
            <w:tcW w:w="1562" w:type="dxa"/>
          </w:tcPr>
          <w:p w14:paraId="37D522F4" w14:textId="1AA9BFA7" w:rsidR="00E9513E" w:rsidRPr="001D4CF4" w:rsidRDefault="00E9513E" w:rsidP="00E9513E">
            <w:pPr>
              <w:spacing w:line="360" w:lineRule="auto"/>
              <w:jc w:val="both"/>
              <w:cnfStyle w:val="000000100000" w:firstRow="0" w:lastRow="0" w:firstColumn="0" w:lastColumn="0" w:oddVBand="0" w:evenVBand="0" w:oddHBand="1" w:evenHBand="0" w:firstRowFirstColumn="0" w:firstRowLastColumn="0" w:lastRowFirstColumn="0" w:lastRowLastColumn="0"/>
              <w:rPr>
                <w:ins w:id="2682" w:author="Dylan Van Aswegen" w:date="2024-07-17T03:42:00Z" w16du:dateUtc="2024-07-17T01:42:00Z"/>
                <w:rFonts w:ascii="Arial" w:hAnsi="Arial" w:cs="Arial"/>
                <w:sz w:val="20"/>
                <w:szCs w:val="20"/>
                <w:lang w:val="en-GB"/>
              </w:rPr>
            </w:pPr>
            <w:ins w:id="2683" w:author="Dylan Van Aswegen" w:date="2024-07-17T03:42:00Z" w16du:dateUtc="2024-07-17T01:42:00Z">
              <w:r>
                <w:rPr>
                  <w:rFonts w:ascii="Arial" w:hAnsi="Arial" w:cs="Arial"/>
                  <w:sz w:val="20"/>
                  <w:szCs w:val="20"/>
                  <w:lang w:val="en-GB"/>
                </w:rPr>
                <w:t xml:space="preserve">Definition of recently expired - </w:t>
              </w:r>
              <w:r w:rsidRPr="001D4CF4">
                <w:rPr>
                  <w:rFonts w:ascii="Arial" w:hAnsi="Arial" w:cs="Arial"/>
                  <w:sz w:val="20"/>
                  <w:szCs w:val="20"/>
                  <w:lang w:val="en-GB"/>
                </w:rPr>
                <w:t>Other Period</w:t>
              </w:r>
            </w:ins>
          </w:p>
          <w:p w14:paraId="14D834A0" w14:textId="77777777" w:rsidR="00E9513E" w:rsidRDefault="00E9513E" w:rsidP="00C23DC3">
            <w:pPr>
              <w:spacing w:line="360" w:lineRule="auto"/>
              <w:jc w:val="both"/>
              <w:cnfStyle w:val="000000100000" w:firstRow="0" w:lastRow="0" w:firstColumn="0" w:lastColumn="0" w:oddVBand="0" w:evenVBand="0" w:oddHBand="1" w:evenHBand="0" w:firstRowFirstColumn="0" w:firstRowLastColumn="0" w:lastRowFirstColumn="0" w:lastRowLastColumn="0"/>
              <w:rPr>
                <w:ins w:id="2684" w:author="Dylan Van Aswegen" w:date="2024-07-17T03:42:00Z" w16du:dateUtc="2024-07-17T01:42:00Z"/>
                <w:rFonts w:ascii="Arial" w:hAnsi="Arial" w:cs="Arial"/>
                <w:sz w:val="20"/>
                <w:szCs w:val="20"/>
                <w:lang w:val="en-GB"/>
              </w:rPr>
            </w:pPr>
          </w:p>
        </w:tc>
        <w:tc>
          <w:tcPr>
            <w:tcW w:w="1212" w:type="dxa"/>
          </w:tcPr>
          <w:p w14:paraId="4567ABD3" w14:textId="51F255FC" w:rsidR="00E9513E" w:rsidRDefault="00E9513E">
            <w:pPr>
              <w:spacing w:line="360" w:lineRule="auto"/>
              <w:jc w:val="both"/>
              <w:cnfStyle w:val="000000100000" w:firstRow="0" w:lastRow="0" w:firstColumn="0" w:lastColumn="0" w:oddVBand="0" w:evenVBand="0" w:oddHBand="1" w:evenHBand="0" w:firstRowFirstColumn="0" w:firstRowLastColumn="0" w:lastRowFirstColumn="0" w:lastRowLastColumn="0"/>
              <w:rPr>
                <w:ins w:id="2685" w:author="Dylan Van Aswegen" w:date="2024-07-17T03:42:00Z" w16du:dateUtc="2024-07-17T01:42:00Z"/>
                <w:rFonts w:ascii="Arial" w:hAnsi="Arial" w:cs="Arial"/>
                <w:sz w:val="20"/>
                <w:szCs w:val="20"/>
                <w:lang w:val="en-GB"/>
              </w:rPr>
            </w:pPr>
            <w:ins w:id="2686" w:author="Dylan Van Aswegen" w:date="2024-07-17T03:42:00Z" w16du:dateUtc="2024-07-17T01:42:00Z">
              <w:r>
                <w:rPr>
                  <w:rFonts w:ascii="Arial" w:hAnsi="Arial" w:cs="Arial"/>
                  <w:sz w:val="20"/>
                  <w:szCs w:val="20"/>
                  <w:lang w:val="en-GB"/>
                </w:rPr>
                <w:t>Textbox</w:t>
              </w:r>
            </w:ins>
          </w:p>
        </w:tc>
        <w:tc>
          <w:tcPr>
            <w:tcW w:w="2104" w:type="dxa"/>
          </w:tcPr>
          <w:p w14:paraId="3537A55B" w14:textId="2ECD8855" w:rsidR="00E9513E" w:rsidRPr="00E9513E" w:rsidRDefault="00636697" w:rsidP="00E9513E">
            <w:pPr>
              <w:spacing w:line="360" w:lineRule="auto"/>
              <w:jc w:val="both"/>
              <w:cnfStyle w:val="000000100000" w:firstRow="0" w:lastRow="0" w:firstColumn="0" w:lastColumn="0" w:oddVBand="0" w:evenVBand="0" w:oddHBand="1" w:evenHBand="0" w:firstRowFirstColumn="0" w:firstRowLastColumn="0" w:lastRowFirstColumn="0" w:lastRowLastColumn="0"/>
              <w:rPr>
                <w:ins w:id="2687" w:author="Dylan Van Aswegen" w:date="2024-07-17T03:42:00Z" w16du:dateUtc="2024-07-17T01:42:00Z"/>
                <w:rFonts w:ascii="Arial" w:hAnsi="Arial" w:cs="Arial"/>
                <w:sz w:val="20"/>
                <w:szCs w:val="20"/>
                <w:lang w:val="en-GB"/>
              </w:rPr>
            </w:pPr>
            <w:ins w:id="2688" w:author="Dylan Van Aswegen" w:date="2024-07-17T03:42:00Z" w16du:dateUtc="2024-07-17T01:42:00Z">
              <w:r>
                <w:rPr>
                  <w:rFonts w:ascii="Arial" w:hAnsi="Arial" w:cs="Arial"/>
                  <w:sz w:val="20"/>
                  <w:szCs w:val="20"/>
                  <w:lang w:val="en-GB"/>
                </w:rPr>
                <w:t>String</w:t>
              </w:r>
            </w:ins>
          </w:p>
        </w:tc>
        <w:tc>
          <w:tcPr>
            <w:tcW w:w="1381" w:type="dxa"/>
          </w:tcPr>
          <w:p w14:paraId="32CF5685" w14:textId="647EE88A" w:rsidR="00E9513E" w:rsidRDefault="00636697">
            <w:pPr>
              <w:spacing w:line="360" w:lineRule="auto"/>
              <w:jc w:val="both"/>
              <w:cnfStyle w:val="000000100000" w:firstRow="0" w:lastRow="0" w:firstColumn="0" w:lastColumn="0" w:oddVBand="0" w:evenVBand="0" w:oddHBand="1" w:evenHBand="0" w:firstRowFirstColumn="0" w:firstRowLastColumn="0" w:lastRowFirstColumn="0" w:lastRowLastColumn="0"/>
              <w:rPr>
                <w:ins w:id="2689" w:author="Dylan Van Aswegen" w:date="2024-07-17T03:42:00Z" w16du:dateUtc="2024-07-17T01:42:00Z"/>
                <w:rFonts w:ascii="Arial" w:hAnsi="Arial" w:cs="Arial"/>
                <w:sz w:val="20"/>
                <w:szCs w:val="20"/>
                <w:lang w:val="en-GB"/>
              </w:rPr>
            </w:pPr>
            <w:ins w:id="2690" w:author="Dylan Van Aswegen" w:date="2024-07-17T03:43:00Z" w16du:dateUtc="2024-07-17T01:43:00Z">
              <w:r>
                <w:rPr>
                  <w:rFonts w:ascii="Arial" w:hAnsi="Arial" w:cs="Arial"/>
                  <w:sz w:val="20"/>
                  <w:szCs w:val="20"/>
                  <w:lang w:val="en-GB"/>
                </w:rPr>
                <w:t>Yes</w:t>
              </w:r>
            </w:ins>
          </w:p>
        </w:tc>
        <w:tc>
          <w:tcPr>
            <w:tcW w:w="3408" w:type="dxa"/>
          </w:tcPr>
          <w:p w14:paraId="57370A93" w14:textId="0198812E" w:rsidR="00E9513E" w:rsidRDefault="0033533F">
            <w:pPr>
              <w:spacing w:line="360" w:lineRule="auto"/>
              <w:jc w:val="both"/>
              <w:cnfStyle w:val="000000100000" w:firstRow="0" w:lastRow="0" w:firstColumn="0" w:lastColumn="0" w:oddVBand="0" w:evenVBand="0" w:oddHBand="1" w:evenHBand="0" w:firstRowFirstColumn="0" w:firstRowLastColumn="0" w:lastRowFirstColumn="0" w:lastRowLastColumn="0"/>
              <w:rPr>
                <w:ins w:id="2691" w:author="Dylan Van Aswegen" w:date="2024-07-17T03:42:00Z" w16du:dateUtc="2024-07-17T01:42:00Z"/>
                <w:rFonts w:ascii="Arial" w:hAnsi="Arial" w:cs="Arial"/>
                <w:sz w:val="20"/>
                <w:szCs w:val="20"/>
              </w:rPr>
            </w:pPr>
            <w:ins w:id="2692" w:author="Dylan Van Aswegen" w:date="2024-07-17T03:44:00Z" w16du:dateUtc="2024-07-17T01:44:00Z">
              <w:r>
                <w:rPr>
                  <w:rFonts w:ascii="Arial" w:hAnsi="Arial" w:cs="Arial"/>
                  <w:sz w:val="20"/>
                  <w:szCs w:val="20"/>
                  <w:lang w:val="en-GB"/>
                </w:rPr>
                <w:t>This field will be used by the organisation admin to define when subsc</w:t>
              </w:r>
            </w:ins>
            <w:ins w:id="2693" w:author="Dylan Van Aswegen" w:date="2024-07-17T03:45:00Z" w16du:dateUtc="2024-07-17T01:45:00Z">
              <w:r>
                <w:rPr>
                  <w:rFonts w:ascii="Arial" w:hAnsi="Arial" w:cs="Arial"/>
                  <w:sz w:val="20"/>
                  <w:szCs w:val="20"/>
                  <w:lang w:val="en-GB"/>
                </w:rPr>
                <w:t>riptions  that are not annual or monthly</w:t>
              </w:r>
            </w:ins>
            <w:ins w:id="2694" w:author="Dylan Van Aswegen" w:date="2024-07-17T03:44:00Z" w16du:dateUtc="2024-07-17T01:44:00Z">
              <w:r>
                <w:rPr>
                  <w:rFonts w:ascii="Arial" w:hAnsi="Arial" w:cs="Arial"/>
                  <w:sz w:val="20"/>
                  <w:szCs w:val="20"/>
                  <w:lang w:val="en-GB"/>
                </w:rPr>
                <w:t xml:space="preserve"> are considered recently expired. The number captured here will be the </w:t>
              </w:r>
            </w:ins>
            <w:ins w:id="2695" w:author="Dylan Van Aswegen" w:date="2024-07-17T03:45:00Z" w16du:dateUtc="2024-07-17T01:45:00Z">
              <w:r>
                <w:rPr>
                  <w:rFonts w:ascii="Arial" w:hAnsi="Arial" w:cs="Arial"/>
                  <w:sz w:val="20"/>
                  <w:szCs w:val="20"/>
                  <w:lang w:val="en-GB"/>
                </w:rPr>
                <w:t>percentage of the period</w:t>
              </w:r>
              <w:r w:rsidR="00005026">
                <w:rPr>
                  <w:rFonts w:ascii="Arial" w:hAnsi="Arial" w:cs="Arial"/>
                  <w:sz w:val="20"/>
                  <w:szCs w:val="20"/>
                  <w:lang w:val="en-GB"/>
                </w:rPr>
                <w:t xml:space="preserve"> within a subscription is considered expired</w:t>
              </w:r>
            </w:ins>
            <w:ins w:id="2696" w:author="Dylan Van Aswegen" w:date="2024-07-17T03:44:00Z" w16du:dateUtc="2024-07-17T01:44:00Z">
              <w:r>
                <w:rPr>
                  <w:rFonts w:ascii="Arial" w:hAnsi="Arial" w:cs="Arial"/>
                  <w:sz w:val="20"/>
                  <w:szCs w:val="20"/>
                  <w:lang w:val="en-GB"/>
                </w:rPr>
                <w:t xml:space="preserve">.  </w:t>
              </w:r>
            </w:ins>
          </w:p>
        </w:tc>
      </w:tr>
      <w:tr w:rsidR="00242A90" w14:paraId="68663932" w14:textId="77777777" w:rsidTr="00242A90">
        <w:trPr>
          <w:ins w:id="2697" w:author="Dylan Van Aswegen" w:date="2024-07-17T03:46:00Z" w16du:dateUtc="2024-07-17T01:46:00Z"/>
        </w:trPr>
        <w:tc>
          <w:tcPr>
            <w:cnfStyle w:val="001000000000" w:firstRow="0" w:lastRow="0" w:firstColumn="1" w:lastColumn="0" w:oddVBand="0" w:evenVBand="0" w:oddHBand="0" w:evenHBand="0" w:firstRowFirstColumn="0" w:firstRowLastColumn="0" w:lastRowFirstColumn="0" w:lastRowLastColumn="0"/>
            <w:tcW w:w="1107" w:type="dxa"/>
          </w:tcPr>
          <w:p w14:paraId="1B9E8FD7" w14:textId="77777777" w:rsidR="00242A90" w:rsidRPr="00946B6E" w:rsidRDefault="00242A90" w:rsidP="00242A90">
            <w:pPr>
              <w:spacing w:line="360" w:lineRule="auto"/>
              <w:jc w:val="both"/>
              <w:rPr>
                <w:ins w:id="2698" w:author="Dylan Van Aswegen" w:date="2024-07-17T03:46:00Z" w16du:dateUtc="2024-07-17T01:46:00Z"/>
                <w:rFonts w:ascii="Arial" w:hAnsi="Arial" w:cs="Arial"/>
                <w:sz w:val="20"/>
                <w:szCs w:val="20"/>
                <w:lang w:val="en-GB"/>
              </w:rPr>
            </w:pPr>
          </w:p>
        </w:tc>
        <w:tc>
          <w:tcPr>
            <w:tcW w:w="1562" w:type="dxa"/>
          </w:tcPr>
          <w:p w14:paraId="2D00EBFF" w14:textId="1F1EA7C8" w:rsidR="00242A90" w:rsidRDefault="00242A90"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699" w:author="Dylan Van Aswegen" w:date="2024-07-17T03:46:00Z" w16du:dateUtc="2024-07-17T01:46:00Z"/>
                <w:rFonts w:ascii="Arial" w:hAnsi="Arial" w:cs="Arial"/>
                <w:sz w:val="20"/>
                <w:szCs w:val="20"/>
                <w:lang w:val="en-GB"/>
              </w:rPr>
            </w:pPr>
            <w:ins w:id="2700" w:author="Dylan Van Aswegen" w:date="2024-07-17T03:46:00Z">
              <w:r>
                <w:rPr>
                  <w:rFonts w:ascii="Arial" w:hAnsi="Arial" w:cs="Arial"/>
                  <w:sz w:val="20"/>
                  <w:szCs w:val="20"/>
                  <w:lang w:val="en-GB"/>
                </w:rPr>
                <w:t xml:space="preserve">Definition of </w:t>
              </w:r>
            </w:ins>
            <w:ins w:id="2701" w:author="Dylan Van Aswegen" w:date="2024-07-17T03:46:00Z" w16du:dateUtc="2024-07-17T01:46:00Z">
              <w:r>
                <w:rPr>
                  <w:rFonts w:ascii="Arial" w:hAnsi="Arial" w:cs="Arial"/>
                  <w:sz w:val="20"/>
                  <w:szCs w:val="20"/>
                  <w:lang w:val="en-GB"/>
                </w:rPr>
                <w:t>renewing soon</w:t>
              </w:r>
            </w:ins>
            <w:ins w:id="2702" w:author="Dylan Van Aswegen" w:date="2024-07-17T03:46:00Z">
              <w:r>
                <w:rPr>
                  <w:rFonts w:ascii="Arial" w:hAnsi="Arial" w:cs="Arial"/>
                  <w:sz w:val="20"/>
                  <w:szCs w:val="20"/>
                  <w:lang w:val="en-GB"/>
                </w:rPr>
                <w:t xml:space="preserve"> - Annual</w:t>
              </w:r>
            </w:ins>
          </w:p>
        </w:tc>
        <w:tc>
          <w:tcPr>
            <w:tcW w:w="1212" w:type="dxa"/>
          </w:tcPr>
          <w:p w14:paraId="176A54A7" w14:textId="110CCB47" w:rsidR="00242A90" w:rsidRDefault="00242A90"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703" w:author="Dylan Van Aswegen" w:date="2024-07-17T03:46:00Z" w16du:dateUtc="2024-07-17T01:46:00Z"/>
                <w:rFonts w:ascii="Arial" w:hAnsi="Arial" w:cs="Arial"/>
                <w:sz w:val="20"/>
                <w:szCs w:val="20"/>
                <w:lang w:val="en-GB"/>
              </w:rPr>
            </w:pPr>
            <w:ins w:id="2704" w:author="Dylan Van Aswegen" w:date="2024-07-17T03:46:00Z">
              <w:r>
                <w:rPr>
                  <w:rFonts w:ascii="Arial" w:hAnsi="Arial" w:cs="Arial"/>
                  <w:sz w:val="20"/>
                  <w:szCs w:val="20"/>
                  <w:lang w:val="en-GB"/>
                </w:rPr>
                <w:t>Textbox</w:t>
              </w:r>
            </w:ins>
          </w:p>
        </w:tc>
        <w:tc>
          <w:tcPr>
            <w:tcW w:w="2104" w:type="dxa"/>
          </w:tcPr>
          <w:p w14:paraId="653E5B4A" w14:textId="32DF1FB6" w:rsidR="00242A90" w:rsidRDefault="00242A90"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705" w:author="Dylan Van Aswegen" w:date="2024-07-17T03:46:00Z" w16du:dateUtc="2024-07-17T01:46:00Z"/>
                <w:rFonts w:ascii="Arial" w:hAnsi="Arial" w:cs="Arial"/>
                <w:sz w:val="20"/>
                <w:szCs w:val="20"/>
                <w:lang w:val="en-GB"/>
              </w:rPr>
            </w:pPr>
            <w:ins w:id="2706" w:author="Dylan Van Aswegen" w:date="2024-07-17T03:46:00Z">
              <w:r>
                <w:rPr>
                  <w:rFonts w:ascii="Arial" w:hAnsi="Arial" w:cs="Arial"/>
                  <w:sz w:val="20"/>
                  <w:szCs w:val="20"/>
                  <w:lang w:val="en-GB"/>
                </w:rPr>
                <w:t>String</w:t>
              </w:r>
            </w:ins>
          </w:p>
        </w:tc>
        <w:tc>
          <w:tcPr>
            <w:tcW w:w="1381" w:type="dxa"/>
          </w:tcPr>
          <w:p w14:paraId="244110CF" w14:textId="34D05672" w:rsidR="00242A90" w:rsidRDefault="00242A90"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707" w:author="Dylan Van Aswegen" w:date="2024-07-17T03:46:00Z" w16du:dateUtc="2024-07-17T01:46:00Z"/>
                <w:rFonts w:ascii="Arial" w:hAnsi="Arial" w:cs="Arial"/>
                <w:sz w:val="20"/>
                <w:szCs w:val="20"/>
                <w:lang w:val="en-GB"/>
              </w:rPr>
            </w:pPr>
            <w:ins w:id="2708" w:author="Dylan Van Aswegen" w:date="2024-07-17T03:46:00Z">
              <w:r>
                <w:rPr>
                  <w:rFonts w:ascii="Arial" w:hAnsi="Arial" w:cs="Arial"/>
                  <w:sz w:val="20"/>
                  <w:szCs w:val="20"/>
                  <w:lang w:val="en-GB"/>
                </w:rPr>
                <w:t>Yes</w:t>
              </w:r>
            </w:ins>
          </w:p>
        </w:tc>
        <w:tc>
          <w:tcPr>
            <w:tcW w:w="3408" w:type="dxa"/>
          </w:tcPr>
          <w:p w14:paraId="6F2E9064" w14:textId="4A4A08F7" w:rsidR="00242A90" w:rsidRDefault="00242A90"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709" w:author="Dylan Van Aswegen" w:date="2024-07-17T03:46:00Z" w16du:dateUtc="2024-07-17T01:46:00Z"/>
                <w:rFonts w:ascii="Arial" w:hAnsi="Arial" w:cs="Arial"/>
                <w:sz w:val="20"/>
                <w:szCs w:val="20"/>
              </w:rPr>
            </w:pPr>
            <w:ins w:id="2710" w:author="Dylan Van Aswegen" w:date="2024-07-17T03:46:00Z">
              <w:r>
                <w:rPr>
                  <w:rFonts w:ascii="Arial" w:hAnsi="Arial" w:cs="Arial"/>
                  <w:sz w:val="20"/>
                  <w:szCs w:val="20"/>
                  <w:lang w:val="en-GB"/>
                </w:rPr>
                <w:t xml:space="preserve">This field will be used by the organisation admin to define when annual subscriptions are considered </w:t>
              </w:r>
            </w:ins>
            <w:ins w:id="2711" w:author="Dylan Van Aswegen" w:date="2024-07-17T03:46:00Z" w16du:dateUtc="2024-07-17T01:46:00Z">
              <w:r>
                <w:rPr>
                  <w:rFonts w:ascii="Arial" w:hAnsi="Arial" w:cs="Arial"/>
                  <w:sz w:val="20"/>
                  <w:szCs w:val="20"/>
                  <w:lang w:val="en-GB"/>
                </w:rPr>
                <w:t>renewing soon</w:t>
              </w:r>
            </w:ins>
            <w:ins w:id="2712" w:author="Dylan Van Aswegen" w:date="2024-07-17T03:46:00Z">
              <w:r>
                <w:rPr>
                  <w:rFonts w:ascii="Arial" w:hAnsi="Arial" w:cs="Arial"/>
                  <w:sz w:val="20"/>
                  <w:szCs w:val="20"/>
                  <w:lang w:val="en-GB"/>
                </w:rPr>
                <w:t xml:space="preserve">. The number captured here will be the number of months where a subscription is considered </w:t>
              </w:r>
            </w:ins>
            <w:ins w:id="2713" w:author="Dylan Van Aswegen" w:date="2024-07-17T03:47:00Z" w16du:dateUtc="2024-07-17T01:47:00Z">
              <w:r>
                <w:rPr>
                  <w:rFonts w:ascii="Arial" w:hAnsi="Arial" w:cs="Arial"/>
                  <w:sz w:val="20"/>
                  <w:szCs w:val="20"/>
                  <w:lang w:val="en-GB"/>
                </w:rPr>
                <w:t>renewing soon</w:t>
              </w:r>
            </w:ins>
            <w:ins w:id="2714" w:author="Dylan Van Aswegen" w:date="2024-07-17T03:46:00Z">
              <w:r>
                <w:rPr>
                  <w:rFonts w:ascii="Arial" w:hAnsi="Arial" w:cs="Arial"/>
                  <w:sz w:val="20"/>
                  <w:szCs w:val="20"/>
                  <w:lang w:val="en-GB"/>
                </w:rPr>
                <w:t xml:space="preserve">.  </w:t>
              </w:r>
            </w:ins>
          </w:p>
        </w:tc>
      </w:tr>
      <w:tr w:rsidR="00242A90" w14:paraId="480004E0" w14:textId="77777777" w:rsidTr="00242A90">
        <w:trPr>
          <w:cnfStyle w:val="000000100000" w:firstRow="0" w:lastRow="0" w:firstColumn="0" w:lastColumn="0" w:oddVBand="0" w:evenVBand="0" w:oddHBand="1" w:evenHBand="0" w:firstRowFirstColumn="0" w:firstRowLastColumn="0" w:lastRowFirstColumn="0" w:lastRowLastColumn="0"/>
          <w:ins w:id="2715" w:author="Dylan Van Aswegen" w:date="2024-07-17T03:46:00Z" w16du:dateUtc="2024-07-17T01:46:00Z"/>
        </w:trPr>
        <w:tc>
          <w:tcPr>
            <w:cnfStyle w:val="001000000000" w:firstRow="0" w:lastRow="0" w:firstColumn="1" w:lastColumn="0" w:oddVBand="0" w:evenVBand="0" w:oddHBand="0" w:evenHBand="0" w:firstRowFirstColumn="0" w:firstRowLastColumn="0" w:lastRowFirstColumn="0" w:lastRowLastColumn="0"/>
            <w:tcW w:w="1107" w:type="dxa"/>
          </w:tcPr>
          <w:p w14:paraId="3A8A0A0B" w14:textId="77777777" w:rsidR="00242A90" w:rsidRPr="00946B6E" w:rsidRDefault="00242A90" w:rsidP="00242A90">
            <w:pPr>
              <w:spacing w:line="360" w:lineRule="auto"/>
              <w:jc w:val="both"/>
              <w:rPr>
                <w:ins w:id="2716" w:author="Dylan Van Aswegen" w:date="2024-07-17T03:46:00Z" w16du:dateUtc="2024-07-17T01:46:00Z"/>
                <w:rFonts w:ascii="Arial" w:hAnsi="Arial" w:cs="Arial"/>
                <w:sz w:val="20"/>
                <w:szCs w:val="20"/>
                <w:lang w:val="en-GB"/>
              </w:rPr>
            </w:pPr>
          </w:p>
        </w:tc>
        <w:tc>
          <w:tcPr>
            <w:tcW w:w="1562" w:type="dxa"/>
          </w:tcPr>
          <w:p w14:paraId="545D0C7F" w14:textId="63B1BA14" w:rsidR="00242A90" w:rsidRPr="001D4CF4" w:rsidRDefault="00242A90"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17" w:author="Dylan Van Aswegen" w:date="2024-07-17T03:46:00Z"/>
                <w:rFonts w:ascii="Arial" w:hAnsi="Arial" w:cs="Arial"/>
                <w:sz w:val="20"/>
                <w:szCs w:val="20"/>
                <w:lang w:val="en-GB"/>
              </w:rPr>
            </w:pPr>
            <w:ins w:id="2718" w:author="Dylan Van Aswegen" w:date="2024-07-17T03:46:00Z">
              <w:r>
                <w:rPr>
                  <w:rFonts w:ascii="Arial" w:hAnsi="Arial" w:cs="Arial"/>
                  <w:sz w:val="20"/>
                  <w:szCs w:val="20"/>
                  <w:lang w:val="en-GB"/>
                </w:rPr>
                <w:t xml:space="preserve">Definition of </w:t>
              </w:r>
            </w:ins>
            <w:ins w:id="2719" w:author="Dylan Van Aswegen" w:date="2024-07-17T03:46:00Z" w16du:dateUtc="2024-07-17T01:46:00Z">
              <w:r>
                <w:rPr>
                  <w:rFonts w:ascii="Arial" w:hAnsi="Arial" w:cs="Arial"/>
                  <w:sz w:val="20"/>
                  <w:szCs w:val="20"/>
                  <w:lang w:val="en-GB"/>
                </w:rPr>
                <w:t>renewing soon</w:t>
              </w:r>
            </w:ins>
            <w:ins w:id="2720" w:author="Dylan Van Aswegen" w:date="2024-07-17T03:46:00Z">
              <w:r>
                <w:rPr>
                  <w:rFonts w:ascii="Arial" w:hAnsi="Arial" w:cs="Arial"/>
                  <w:sz w:val="20"/>
                  <w:szCs w:val="20"/>
                  <w:lang w:val="en-GB"/>
                </w:rPr>
                <w:t xml:space="preserve"> - </w:t>
              </w:r>
              <w:r w:rsidRPr="001D4CF4">
                <w:rPr>
                  <w:rFonts w:ascii="Arial" w:hAnsi="Arial" w:cs="Arial"/>
                  <w:sz w:val="20"/>
                  <w:szCs w:val="20"/>
                  <w:lang w:val="en-GB"/>
                </w:rPr>
                <w:t xml:space="preserve">Monthly </w:t>
              </w:r>
            </w:ins>
          </w:p>
          <w:p w14:paraId="5CB016D2" w14:textId="77777777" w:rsidR="00242A90" w:rsidRDefault="00242A90"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21" w:author="Dylan Van Aswegen" w:date="2024-07-17T03:46:00Z" w16du:dateUtc="2024-07-17T01:46:00Z"/>
                <w:rFonts w:ascii="Arial" w:hAnsi="Arial" w:cs="Arial"/>
                <w:sz w:val="20"/>
                <w:szCs w:val="20"/>
                <w:lang w:val="en-GB"/>
              </w:rPr>
            </w:pPr>
          </w:p>
        </w:tc>
        <w:tc>
          <w:tcPr>
            <w:tcW w:w="1212" w:type="dxa"/>
          </w:tcPr>
          <w:p w14:paraId="6A68536C" w14:textId="10B54087" w:rsidR="00242A90" w:rsidRDefault="00242A90"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22" w:author="Dylan Van Aswegen" w:date="2024-07-17T03:46:00Z" w16du:dateUtc="2024-07-17T01:46:00Z"/>
                <w:rFonts w:ascii="Arial" w:hAnsi="Arial" w:cs="Arial"/>
                <w:sz w:val="20"/>
                <w:szCs w:val="20"/>
                <w:lang w:val="en-GB"/>
              </w:rPr>
            </w:pPr>
            <w:ins w:id="2723" w:author="Dylan Van Aswegen" w:date="2024-07-17T03:46:00Z">
              <w:r>
                <w:rPr>
                  <w:rFonts w:ascii="Arial" w:hAnsi="Arial" w:cs="Arial"/>
                  <w:sz w:val="20"/>
                  <w:szCs w:val="20"/>
                  <w:lang w:val="en-GB"/>
                </w:rPr>
                <w:t>Textbox</w:t>
              </w:r>
            </w:ins>
          </w:p>
        </w:tc>
        <w:tc>
          <w:tcPr>
            <w:tcW w:w="2104" w:type="dxa"/>
          </w:tcPr>
          <w:p w14:paraId="3F554DF8" w14:textId="14792D19" w:rsidR="00242A90" w:rsidRDefault="00242A90"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24" w:author="Dylan Van Aswegen" w:date="2024-07-17T03:46:00Z" w16du:dateUtc="2024-07-17T01:46:00Z"/>
                <w:rFonts w:ascii="Arial" w:hAnsi="Arial" w:cs="Arial"/>
                <w:sz w:val="20"/>
                <w:szCs w:val="20"/>
                <w:lang w:val="en-GB"/>
              </w:rPr>
            </w:pPr>
            <w:ins w:id="2725" w:author="Dylan Van Aswegen" w:date="2024-07-17T03:46:00Z">
              <w:r>
                <w:rPr>
                  <w:rFonts w:ascii="Arial" w:hAnsi="Arial" w:cs="Arial"/>
                  <w:sz w:val="20"/>
                  <w:szCs w:val="20"/>
                  <w:lang w:val="en-GB"/>
                </w:rPr>
                <w:t>String</w:t>
              </w:r>
            </w:ins>
          </w:p>
        </w:tc>
        <w:tc>
          <w:tcPr>
            <w:tcW w:w="1381" w:type="dxa"/>
          </w:tcPr>
          <w:p w14:paraId="469D06F9" w14:textId="07C3D873" w:rsidR="00242A90" w:rsidRDefault="00242A90"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26" w:author="Dylan Van Aswegen" w:date="2024-07-17T03:46:00Z" w16du:dateUtc="2024-07-17T01:46:00Z"/>
                <w:rFonts w:ascii="Arial" w:hAnsi="Arial" w:cs="Arial"/>
                <w:sz w:val="20"/>
                <w:szCs w:val="20"/>
                <w:lang w:val="en-GB"/>
              </w:rPr>
            </w:pPr>
            <w:ins w:id="2727" w:author="Dylan Van Aswegen" w:date="2024-07-17T03:46:00Z">
              <w:r>
                <w:rPr>
                  <w:rFonts w:ascii="Arial" w:hAnsi="Arial" w:cs="Arial"/>
                  <w:sz w:val="20"/>
                  <w:szCs w:val="20"/>
                  <w:lang w:val="en-GB"/>
                </w:rPr>
                <w:t>Yes</w:t>
              </w:r>
            </w:ins>
          </w:p>
        </w:tc>
        <w:tc>
          <w:tcPr>
            <w:tcW w:w="3408" w:type="dxa"/>
          </w:tcPr>
          <w:p w14:paraId="11215D2B" w14:textId="74CA4CD7" w:rsidR="00242A90" w:rsidRDefault="00242A90"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28" w:author="Dylan Van Aswegen" w:date="2024-07-17T03:46:00Z" w16du:dateUtc="2024-07-17T01:46:00Z"/>
                <w:rFonts w:ascii="Arial" w:hAnsi="Arial" w:cs="Arial"/>
                <w:sz w:val="20"/>
                <w:szCs w:val="20"/>
              </w:rPr>
            </w:pPr>
            <w:ins w:id="2729" w:author="Dylan Van Aswegen" w:date="2024-07-17T03:46:00Z">
              <w:r>
                <w:rPr>
                  <w:rFonts w:ascii="Arial" w:hAnsi="Arial" w:cs="Arial"/>
                  <w:sz w:val="20"/>
                  <w:szCs w:val="20"/>
                  <w:lang w:val="en-GB"/>
                </w:rPr>
                <w:t xml:space="preserve">This field will be used by the organisation admin to define when monthly subscriptions are considered </w:t>
              </w:r>
            </w:ins>
            <w:ins w:id="2730" w:author="Dylan Van Aswegen" w:date="2024-07-17T03:47:00Z" w16du:dateUtc="2024-07-17T01:47:00Z">
              <w:r>
                <w:rPr>
                  <w:rFonts w:ascii="Arial" w:hAnsi="Arial" w:cs="Arial"/>
                  <w:sz w:val="20"/>
                  <w:szCs w:val="20"/>
                  <w:lang w:val="en-GB"/>
                </w:rPr>
                <w:t>renewing soon</w:t>
              </w:r>
            </w:ins>
            <w:ins w:id="2731" w:author="Dylan Van Aswegen" w:date="2024-07-17T03:46:00Z">
              <w:r>
                <w:rPr>
                  <w:rFonts w:ascii="Arial" w:hAnsi="Arial" w:cs="Arial"/>
                  <w:sz w:val="20"/>
                  <w:szCs w:val="20"/>
                  <w:lang w:val="en-GB"/>
                </w:rPr>
                <w:t xml:space="preserve">. The number captured here will be the number of days where a subscription is considered </w:t>
              </w:r>
            </w:ins>
            <w:ins w:id="2732" w:author="Dylan Van Aswegen" w:date="2024-07-17T03:47:00Z" w16du:dateUtc="2024-07-17T01:47:00Z">
              <w:r>
                <w:rPr>
                  <w:rFonts w:ascii="Arial" w:hAnsi="Arial" w:cs="Arial"/>
                  <w:sz w:val="20"/>
                  <w:szCs w:val="20"/>
                  <w:lang w:val="en-GB"/>
                </w:rPr>
                <w:t>renewing soon</w:t>
              </w:r>
            </w:ins>
            <w:ins w:id="2733" w:author="Dylan Van Aswegen" w:date="2024-07-17T03:46:00Z">
              <w:r>
                <w:rPr>
                  <w:rFonts w:ascii="Arial" w:hAnsi="Arial" w:cs="Arial"/>
                  <w:sz w:val="20"/>
                  <w:szCs w:val="20"/>
                  <w:lang w:val="en-GB"/>
                </w:rPr>
                <w:t xml:space="preserve">.  </w:t>
              </w:r>
            </w:ins>
          </w:p>
        </w:tc>
      </w:tr>
      <w:tr w:rsidR="00242A90" w14:paraId="7AF64FEE" w14:textId="77777777" w:rsidTr="00242A90">
        <w:trPr>
          <w:ins w:id="2734" w:author="Dylan Van Aswegen" w:date="2024-07-17T03:46:00Z" w16du:dateUtc="2024-07-17T01:46:00Z"/>
        </w:trPr>
        <w:tc>
          <w:tcPr>
            <w:cnfStyle w:val="001000000000" w:firstRow="0" w:lastRow="0" w:firstColumn="1" w:lastColumn="0" w:oddVBand="0" w:evenVBand="0" w:oddHBand="0" w:evenHBand="0" w:firstRowFirstColumn="0" w:firstRowLastColumn="0" w:lastRowFirstColumn="0" w:lastRowLastColumn="0"/>
            <w:tcW w:w="1107" w:type="dxa"/>
          </w:tcPr>
          <w:p w14:paraId="527543E0" w14:textId="77777777" w:rsidR="00242A90" w:rsidRPr="00946B6E" w:rsidRDefault="00242A90" w:rsidP="00242A90">
            <w:pPr>
              <w:spacing w:line="360" w:lineRule="auto"/>
              <w:jc w:val="both"/>
              <w:rPr>
                <w:ins w:id="2735" w:author="Dylan Van Aswegen" w:date="2024-07-17T03:46:00Z" w16du:dateUtc="2024-07-17T01:46:00Z"/>
                <w:rFonts w:ascii="Arial" w:hAnsi="Arial" w:cs="Arial"/>
                <w:sz w:val="20"/>
                <w:szCs w:val="20"/>
                <w:lang w:val="en-GB"/>
              </w:rPr>
            </w:pPr>
          </w:p>
        </w:tc>
        <w:tc>
          <w:tcPr>
            <w:tcW w:w="1562" w:type="dxa"/>
          </w:tcPr>
          <w:p w14:paraId="3DD81858" w14:textId="2D2AB0D6" w:rsidR="00242A90" w:rsidRPr="001D4CF4" w:rsidRDefault="00242A90"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736" w:author="Dylan Van Aswegen" w:date="2024-07-17T03:46:00Z"/>
                <w:rFonts w:ascii="Arial" w:hAnsi="Arial" w:cs="Arial"/>
                <w:sz w:val="20"/>
                <w:szCs w:val="20"/>
                <w:lang w:val="en-GB"/>
              </w:rPr>
            </w:pPr>
            <w:ins w:id="2737" w:author="Dylan Van Aswegen" w:date="2024-07-17T03:46:00Z">
              <w:r>
                <w:rPr>
                  <w:rFonts w:ascii="Arial" w:hAnsi="Arial" w:cs="Arial"/>
                  <w:sz w:val="20"/>
                  <w:szCs w:val="20"/>
                  <w:lang w:val="en-GB"/>
                </w:rPr>
                <w:t xml:space="preserve">Definition of </w:t>
              </w:r>
            </w:ins>
            <w:ins w:id="2738" w:author="Dylan Van Aswegen" w:date="2024-07-17T03:46:00Z" w16du:dateUtc="2024-07-17T01:46:00Z">
              <w:r>
                <w:rPr>
                  <w:rFonts w:ascii="Arial" w:hAnsi="Arial" w:cs="Arial"/>
                  <w:sz w:val="20"/>
                  <w:szCs w:val="20"/>
                  <w:lang w:val="en-GB"/>
                </w:rPr>
                <w:t>renewing soon</w:t>
              </w:r>
            </w:ins>
            <w:ins w:id="2739" w:author="Dylan Van Aswegen" w:date="2024-07-17T03:46:00Z">
              <w:r>
                <w:rPr>
                  <w:rFonts w:ascii="Arial" w:hAnsi="Arial" w:cs="Arial"/>
                  <w:sz w:val="20"/>
                  <w:szCs w:val="20"/>
                  <w:lang w:val="en-GB"/>
                </w:rPr>
                <w:t xml:space="preserve"> - </w:t>
              </w:r>
              <w:r w:rsidRPr="001D4CF4">
                <w:rPr>
                  <w:rFonts w:ascii="Arial" w:hAnsi="Arial" w:cs="Arial"/>
                  <w:sz w:val="20"/>
                  <w:szCs w:val="20"/>
                  <w:lang w:val="en-GB"/>
                </w:rPr>
                <w:t>Other Period</w:t>
              </w:r>
            </w:ins>
          </w:p>
          <w:p w14:paraId="77B9CCC7" w14:textId="77777777" w:rsidR="00242A90" w:rsidRDefault="00242A90"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740" w:author="Dylan Van Aswegen" w:date="2024-07-17T03:46:00Z" w16du:dateUtc="2024-07-17T01:46:00Z"/>
                <w:rFonts w:ascii="Arial" w:hAnsi="Arial" w:cs="Arial"/>
                <w:sz w:val="20"/>
                <w:szCs w:val="20"/>
                <w:lang w:val="en-GB"/>
              </w:rPr>
            </w:pPr>
          </w:p>
        </w:tc>
        <w:tc>
          <w:tcPr>
            <w:tcW w:w="1212" w:type="dxa"/>
          </w:tcPr>
          <w:p w14:paraId="2DF1D76B" w14:textId="262AD059" w:rsidR="00242A90" w:rsidRDefault="00242A90"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741" w:author="Dylan Van Aswegen" w:date="2024-07-17T03:46:00Z" w16du:dateUtc="2024-07-17T01:46:00Z"/>
                <w:rFonts w:ascii="Arial" w:hAnsi="Arial" w:cs="Arial"/>
                <w:sz w:val="20"/>
                <w:szCs w:val="20"/>
                <w:lang w:val="en-GB"/>
              </w:rPr>
            </w:pPr>
            <w:ins w:id="2742" w:author="Dylan Van Aswegen" w:date="2024-07-17T03:46:00Z">
              <w:r>
                <w:rPr>
                  <w:rFonts w:ascii="Arial" w:hAnsi="Arial" w:cs="Arial"/>
                  <w:sz w:val="20"/>
                  <w:szCs w:val="20"/>
                  <w:lang w:val="en-GB"/>
                </w:rPr>
                <w:t>Textbox</w:t>
              </w:r>
            </w:ins>
          </w:p>
        </w:tc>
        <w:tc>
          <w:tcPr>
            <w:tcW w:w="2104" w:type="dxa"/>
          </w:tcPr>
          <w:p w14:paraId="31E1F7B8" w14:textId="53879AC8" w:rsidR="00242A90" w:rsidRDefault="00242A90"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743" w:author="Dylan Van Aswegen" w:date="2024-07-17T03:46:00Z" w16du:dateUtc="2024-07-17T01:46:00Z"/>
                <w:rFonts w:ascii="Arial" w:hAnsi="Arial" w:cs="Arial"/>
                <w:sz w:val="20"/>
                <w:szCs w:val="20"/>
                <w:lang w:val="en-GB"/>
              </w:rPr>
            </w:pPr>
            <w:ins w:id="2744" w:author="Dylan Van Aswegen" w:date="2024-07-17T03:46:00Z">
              <w:r>
                <w:rPr>
                  <w:rFonts w:ascii="Arial" w:hAnsi="Arial" w:cs="Arial"/>
                  <w:sz w:val="20"/>
                  <w:szCs w:val="20"/>
                  <w:lang w:val="en-GB"/>
                </w:rPr>
                <w:t>String</w:t>
              </w:r>
            </w:ins>
          </w:p>
        </w:tc>
        <w:tc>
          <w:tcPr>
            <w:tcW w:w="1381" w:type="dxa"/>
          </w:tcPr>
          <w:p w14:paraId="44E90B23" w14:textId="78B968B6" w:rsidR="00242A90" w:rsidRDefault="00191D36"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745" w:author="Dylan Van Aswegen" w:date="2024-07-17T03:46:00Z" w16du:dateUtc="2024-07-17T01:46:00Z"/>
                <w:rFonts w:ascii="Arial" w:hAnsi="Arial" w:cs="Arial"/>
                <w:sz w:val="20"/>
                <w:szCs w:val="20"/>
                <w:lang w:val="en-GB"/>
              </w:rPr>
            </w:pPr>
            <w:ins w:id="2746" w:author="Dylan Van Aswegen" w:date="2024-07-17T04:00:00Z">
              <w:r>
                <w:rPr>
                  <w:rFonts w:ascii="Arial" w:hAnsi="Arial" w:cs="Arial"/>
                  <w:sz w:val="20"/>
                  <w:szCs w:val="20"/>
                  <w:lang w:val="en-GB"/>
                </w:rPr>
                <w:t>Yes</w:t>
              </w:r>
            </w:ins>
          </w:p>
        </w:tc>
        <w:tc>
          <w:tcPr>
            <w:tcW w:w="3408" w:type="dxa"/>
          </w:tcPr>
          <w:p w14:paraId="3B5D0785" w14:textId="1084ECFF" w:rsidR="00242A90" w:rsidRDefault="00242A90" w:rsidP="00242A90">
            <w:pPr>
              <w:spacing w:line="360" w:lineRule="auto"/>
              <w:jc w:val="both"/>
              <w:cnfStyle w:val="000000000000" w:firstRow="0" w:lastRow="0" w:firstColumn="0" w:lastColumn="0" w:oddVBand="0" w:evenVBand="0" w:oddHBand="0" w:evenHBand="0" w:firstRowFirstColumn="0" w:firstRowLastColumn="0" w:lastRowFirstColumn="0" w:lastRowLastColumn="0"/>
              <w:rPr>
                <w:ins w:id="2747" w:author="Dylan Van Aswegen" w:date="2024-07-17T03:46:00Z" w16du:dateUtc="2024-07-17T01:46:00Z"/>
                <w:rFonts w:ascii="Arial" w:hAnsi="Arial" w:cs="Arial"/>
                <w:sz w:val="20"/>
                <w:szCs w:val="20"/>
              </w:rPr>
            </w:pPr>
            <w:ins w:id="2748" w:author="Dylan Van Aswegen" w:date="2024-07-17T03:46:00Z">
              <w:r>
                <w:rPr>
                  <w:rFonts w:ascii="Arial" w:hAnsi="Arial" w:cs="Arial"/>
                  <w:sz w:val="20"/>
                  <w:szCs w:val="20"/>
                  <w:lang w:val="en-GB"/>
                </w:rPr>
                <w:t xml:space="preserve">This field will be used by the organisation admin to define when </w:t>
              </w:r>
            </w:ins>
            <w:ins w:id="2749" w:author="Dylan Van Aswegen" w:date="2024-07-17T03:48:00Z" w16du:dateUtc="2024-07-17T01:48:00Z">
              <w:r w:rsidR="00B16E77">
                <w:rPr>
                  <w:rFonts w:ascii="Arial" w:hAnsi="Arial" w:cs="Arial"/>
                  <w:sz w:val="20"/>
                  <w:szCs w:val="20"/>
                  <w:lang w:val="en-GB"/>
                </w:rPr>
                <w:t>subscriptions that</w:t>
              </w:r>
            </w:ins>
            <w:ins w:id="2750" w:author="Dylan Van Aswegen" w:date="2024-07-17T03:46:00Z">
              <w:r>
                <w:rPr>
                  <w:rFonts w:ascii="Arial" w:hAnsi="Arial" w:cs="Arial"/>
                  <w:sz w:val="20"/>
                  <w:szCs w:val="20"/>
                  <w:lang w:val="en-GB"/>
                </w:rPr>
                <w:t xml:space="preserve"> are not annual or monthly are considered </w:t>
              </w:r>
            </w:ins>
            <w:ins w:id="2751" w:author="Dylan Van Aswegen" w:date="2024-07-17T03:47:00Z" w16du:dateUtc="2024-07-17T01:47:00Z">
              <w:r w:rsidR="00D202FF">
                <w:rPr>
                  <w:rFonts w:ascii="Arial" w:hAnsi="Arial" w:cs="Arial"/>
                  <w:sz w:val="20"/>
                  <w:szCs w:val="20"/>
                  <w:lang w:val="en-GB"/>
                </w:rPr>
                <w:t>renewing soon</w:t>
              </w:r>
            </w:ins>
            <w:ins w:id="2752" w:author="Dylan Van Aswegen" w:date="2024-07-17T03:46:00Z">
              <w:r>
                <w:rPr>
                  <w:rFonts w:ascii="Arial" w:hAnsi="Arial" w:cs="Arial"/>
                  <w:sz w:val="20"/>
                  <w:szCs w:val="20"/>
                  <w:lang w:val="en-GB"/>
                </w:rPr>
                <w:t xml:space="preserve">. The number captured here will be the percentage of the period within a subscription is considered </w:t>
              </w:r>
            </w:ins>
            <w:ins w:id="2753" w:author="Dylan Van Aswegen" w:date="2024-07-17T03:48:00Z" w16du:dateUtc="2024-07-17T01:48:00Z">
              <w:r w:rsidR="00D202FF">
                <w:rPr>
                  <w:rFonts w:ascii="Arial" w:hAnsi="Arial" w:cs="Arial"/>
                  <w:sz w:val="20"/>
                  <w:szCs w:val="20"/>
                  <w:lang w:val="en-GB"/>
                </w:rPr>
                <w:t>renewing soon</w:t>
              </w:r>
            </w:ins>
            <w:ins w:id="2754" w:author="Dylan Van Aswegen" w:date="2024-07-17T03:46:00Z">
              <w:r>
                <w:rPr>
                  <w:rFonts w:ascii="Arial" w:hAnsi="Arial" w:cs="Arial"/>
                  <w:sz w:val="20"/>
                  <w:szCs w:val="20"/>
                  <w:lang w:val="en-GB"/>
                </w:rPr>
                <w:t xml:space="preserve">.  </w:t>
              </w:r>
            </w:ins>
          </w:p>
        </w:tc>
      </w:tr>
      <w:tr w:rsidR="004A3353" w14:paraId="2F9E1823" w14:textId="77777777" w:rsidTr="00242A90">
        <w:trPr>
          <w:cnfStyle w:val="000000100000" w:firstRow="0" w:lastRow="0" w:firstColumn="0" w:lastColumn="0" w:oddVBand="0" w:evenVBand="0" w:oddHBand="1" w:evenHBand="0" w:firstRowFirstColumn="0" w:firstRowLastColumn="0" w:lastRowFirstColumn="0" w:lastRowLastColumn="0"/>
          <w:ins w:id="2755" w:author="Dylan Van Aswegen" w:date="2024-07-17T03:51:00Z" w16du:dateUtc="2024-07-17T01:51:00Z"/>
        </w:trPr>
        <w:tc>
          <w:tcPr>
            <w:cnfStyle w:val="001000000000" w:firstRow="0" w:lastRow="0" w:firstColumn="1" w:lastColumn="0" w:oddVBand="0" w:evenVBand="0" w:oddHBand="0" w:evenHBand="0" w:firstRowFirstColumn="0" w:firstRowLastColumn="0" w:lastRowFirstColumn="0" w:lastRowLastColumn="0"/>
            <w:tcW w:w="1107" w:type="dxa"/>
          </w:tcPr>
          <w:p w14:paraId="26858468" w14:textId="77777777" w:rsidR="004A3353" w:rsidRPr="00946B6E" w:rsidRDefault="004A3353" w:rsidP="00242A90">
            <w:pPr>
              <w:spacing w:line="360" w:lineRule="auto"/>
              <w:jc w:val="both"/>
              <w:rPr>
                <w:ins w:id="2756" w:author="Dylan Van Aswegen" w:date="2024-07-17T03:51:00Z" w16du:dateUtc="2024-07-17T01:51:00Z"/>
                <w:rFonts w:ascii="Arial" w:hAnsi="Arial" w:cs="Arial"/>
                <w:sz w:val="20"/>
                <w:szCs w:val="20"/>
                <w:lang w:val="en-GB"/>
              </w:rPr>
            </w:pPr>
          </w:p>
        </w:tc>
        <w:tc>
          <w:tcPr>
            <w:tcW w:w="1562" w:type="dxa"/>
          </w:tcPr>
          <w:p w14:paraId="6B3552B0" w14:textId="4BEB3EC2" w:rsidR="004A3353" w:rsidRDefault="009C1DDD"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57" w:author="Dylan Van Aswegen" w:date="2024-07-17T03:51:00Z" w16du:dateUtc="2024-07-17T01:51:00Z"/>
                <w:rFonts w:ascii="Arial" w:hAnsi="Arial" w:cs="Arial"/>
                <w:sz w:val="20"/>
                <w:szCs w:val="20"/>
                <w:lang w:val="en-GB"/>
              </w:rPr>
            </w:pPr>
            <w:ins w:id="2758" w:author="Dylan Van Aswegen" w:date="2024-07-17T03:51:00Z" w16du:dateUtc="2024-07-17T01:51:00Z">
              <w:r>
                <w:rPr>
                  <w:rFonts w:ascii="Arial" w:hAnsi="Arial" w:cs="Arial"/>
                  <w:sz w:val="20"/>
                  <w:szCs w:val="20"/>
                  <w:lang w:val="en-GB"/>
                </w:rPr>
                <w:t>Junior Subscriptions</w:t>
              </w:r>
            </w:ins>
          </w:p>
        </w:tc>
        <w:tc>
          <w:tcPr>
            <w:tcW w:w="1212" w:type="dxa"/>
          </w:tcPr>
          <w:p w14:paraId="77B20772" w14:textId="58C23335" w:rsidR="004A3353" w:rsidRDefault="004A3353"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59" w:author="Dylan Van Aswegen" w:date="2024-07-17T03:51:00Z" w16du:dateUtc="2024-07-17T01:51:00Z"/>
                <w:rFonts w:ascii="Arial" w:hAnsi="Arial" w:cs="Arial"/>
                <w:sz w:val="20"/>
                <w:szCs w:val="20"/>
                <w:lang w:val="en-GB"/>
              </w:rPr>
            </w:pPr>
          </w:p>
        </w:tc>
        <w:tc>
          <w:tcPr>
            <w:tcW w:w="2104" w:type="dxa"/>
          </w:tcPr>
          <w:p w14:paraId="03D494A2" w14:textId="77777777" w:rsidR="004A3353" w:rsidRDefault="004A3353"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60" w:author="Dylan Van Aswegen" w:date="2024-07-17T03:51:00Z" w16du:dateUtc="2024-07-17T01:51:00Z"/>
                <w:rFonts w:ascii="Arial" w:hAnsi="Arial" w:cs="Arial"/>
                <w:sz w:val="20"/>
                <w:szCs w:val="20"/>
                <w:lang w:val="en-GB"/>
              </w:rPr>
            </w:pPr>
          </w:p>
        </w:tc>
        <w:tc>
          <w:tcPr>
            <w:tcW w:w="1381" w:type="dxa"/>
          </w:tcPr>
          <w:p w14:paraId="0D56B3D7" w14:textId="320DD991" w:rsidR="004A3353" w:rsidRDefault="00191D36"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61" w:author="Dylan Van Aswegen" w:date="2024-07-17T03:51:00Z" w16du:dateUtc="2024-07-17T01:51:00Z"/>
                <w:rFonts w:ascii="Arial" w:hAnsi="Arial" w:cs="Arial"/>
                <w:sz w:val="20"/>
                <w:szCs w:val="20"/>
                <w:lang w:val="en-GB"/>
              </w:rPr>
            </w:pPr>
            <w:ins w:id="2762" w:author="Dylan Van Aswegen" w:date="2024-07-17T04:00:00Z">
              <w:r>
                <w:rPr>
                  <w:rFonts w:ascii="Arial" w:hAnsi="Arial" w:cs="Arial"/>
                  <w:sz w:val="20"/>
                  <w:szCs w:val="20"/>
                  <w:lang w:val="en-GB"/>
                </w:rPr>
                <w:t>Yes</w:t>
              </w:r>
            </w:ins>
          </w:p>
        </w:tc>
        <w:tc>
          <w:tcPr>
            <w:tcW w:w="3408" w:type="dxa"/>
          </w:tcPr>
          <w:p w14:paraId="523E004B" w14:textId="1F74A12D" w:rsidR="004A3353" w:rsidRDefault="009C1DDD" w:rsidP="00242A90">
            <w:pPr>
              <w:spacing w:line="360" w:lineRule="auto"/>
              <w:jc w:val="both"/>
              <w:cnfStyle w:val="000000100000" w:firstRow="0" w:lastRow="0" w:firstColumn="0" w:lastColumn="0" w:oddVBand="0" w:evenVBand="0" w:oddHBand="1" w:evenHBand="0" w:firstRowFirstColumn="0" w:firstRowLastColumn="0" w:lastRowFirstColumn="0" w:lastRowLastColumn="0"/>
              <w:rPr>
                <w:ins w:id="2763" w:author="Dylan Van Aswegen" w:date="2024-07-17T03:51:00Z" w16du:dateUtc="2024-07-17T01:51:00Z"/>
                <w:rFonts w:ascii="Arial" w:hAnsi="Arial" w:cs="Arial"/>
                <w:sz w:val="20"/>
                <w:szCs w:val="20"/>
                <w:lang w:val="en-GB"/>
              </w:rPr>
            </w:pPr>
            <w:ins w:id="2764" w:author="Dylan Van Aswegen" w:date="2024-07-17T03:51:00Z" w16du:dateUtc="2024-07-17T01:51:00Z">
              <w:r>
                <w:rPr>
                  <w:rFonts w:ascii="Arial" w:hAnsi="Arial" w:cs="Arial"/>
                  <w:sz w:val="20"/>
                  <w:szCs w:val="20"/>
                  <w:lang w:val="en-GB"/>
                </w:rPr>
                <w:t>This field will be used by the organisation admin to select the u</w:t>
              </w:r>
            </w:ins>
            <w:ins w:id="2765" w:author="Dylan Van Aswegen" w:date="2024-07-17T03:52:00Z" w16du:dateUtc="2024-07-17T01:52:00Z">
              <w:r>
                <w:rPr>
                  <w:rFonts w:ascii="Arial" w:hAnsi="Arial" w:cs="Arial"/>
                  <w:sz w:val="20"/>
                  <w:szCs w:val="20"/>
                  <w:lang w:val="en-GB"/>
                </w:rPr>
                <w:t xml:space="preserve">pgrade path for each of the </w:t>
              </w:r>
              <w:r w:rsidR="009D679B">
                <w:rPr>
                  <w:rFonts w:ascii="Arial" w:hAnsi="Arial" w:cs="Arial"/>
                  <w:sz w:val="20"/>
                  <w:szCs w:val="20"/>
                  <w:lang w:val="en-GB"/>
                </w:rPr>
                <w:t xml:space="preserve">junior price options selected. </w:t>
              </w:r>
            </w:ins>
          </w:p>
        </w:tc>
      </w:tr>
      <w:tr w:rsidR="00191D36" w14:paraId="5764F179" w14:textId="77777777" w:rsidTr="00242A90">
        <w:trPr>
          <w:ins w:id="2766" w:author="Dylan Van Aswegen" w:date="2024-07-17T03:59:00Z" w16du:dateUtc="2024-07-17T01:59:00Z"/>
        </w:trPr>
        <w:tc>
          <w:tcPr>
            <w:cnfStyle w:val="001000000000" w:firstRow="0" w:lastRow="0" w:firstColumn="1" w:lastColumn="0" w:oddVBand="0" w:evenVBand="0" w:oddHBand="0" w:evenHBand="0" w:firstRowFirstColumn="0" w:firstRowLastColumn="0" w:lastRowFirstColumn="0" w:lastRowLastColumn="0"/>
            <w:tcW w:w="1107" w:type="dxa"/>
          </w:tcPr>
          <w:p w14:paraId="5FF7EF0A" w14:textId="77777777" w:rsidR="00191D36" w:rsidRPr="00946B6E" w:rsidRDefault="00191D36" w:rsidP="00191D36">
            <w:pPr>
              <w:spacing w:line="360" w:lineRule="auto"/>
              <w:jc w:val="both"/>
              <w:rPr>
                <w:ins w:id="2767" w:author="Dylan Van Aswegen" w:date="2024-07-17T03:59:00Z" w16du:dateUtc="2024-07-17T01:59:00Z"/>
                <w:rFonts w:ascii="Arial" w:hAnsi="Arial" w:cs="Arial"/>
                <w:sz w:val="20"/>
                <w:szCs w:val="20"/>
                <w:lang w:val="en-GB"/>
              </w:rPr>
            </w:pPr>
          </w:p>
        </w:tc>
        <w:tc>
          <w:tcPr>
            <w:tcW w:w="1562" w:type="dxa"/>
          </w:tcPr>
          <w:p w14:paraId="459A2C2C" w14:textId="6463A0EF"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768" w:author="Dylan Van Aswegen" w:date="2024-07-17T03:59:00Z" w16du:dateUtc="2024-07-17T01:59:00Z"/>
                <w:rFonts w:ascii="Arial" w:hAnsi="Arial" w:cs="Arial"/>
                <w:sz w:val="20"/>
                <w:szCs w:val="20"/>
                <w:lang w:val="en-GB"/>
              </w:rPr>
            </w:pPr>
            <w:ins w:id="2769" w:author="Dylan Van Aswegen" w:date="2024-07-17T04:00:00Z" w16du:dateUtc="2024-07-17T02:00:00Z">
              <w:r w:rsidRPr="00191D36">
                <w:rPr>
                  <w:rFonts w:ascii="Arial" w:hAnsi="Arial" w:cs="Arial"/>
                  <w:sz w:val="20"/>
                  <w:szCs w:val="20"/>
                  <w:lang w:val="en-GB"/>
                  <w:rPrChange w:id="2770" w:author="Dylan Van Aswegen" w:date="2024-07-17T04:00:00Z" w16du:dateUtc="2024-07-17T02:00:00Z">
                    <w:rPr>
                      <w:color w:val="0070C0"/>
                    </w:rPr>
                  </w:rPrChange>
                </w:rPr>
                <w:t>How long should life subscriptions last for?</w:t>
              </w:r>
            </w:ins>
          </w:p>
        </w:tc>
        <w:tc>
          <w:tcPr>
            <w:tcW w:w="1212" w:type="dxa"/>
          </w:tcPr>
          <w:p w14:paraId="469D7025" w14:textId="275C252F"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771" w:author="Dylan Van Aswegen" w:date="2024-07-17T03:59:00Z" w16du:dateUtc="2024-07-17T01:59:00Z"/>
                <w:rFonts w:ascii="Arial" w:hAnsi="Arial" w:cs="Arial"/>
                <w:sz w:val="20"/>
                <w:szCs w:val="20"/>
                <w:lang w:val="en-GB"/>
              </w:rPr>
            </w:pPr>
            <w:ins w:id="2772" w:author="Dylan Van Aswegen" w:date="2024-07-17T04:00:00Z">
              <w:r>
                <w:rPr>
                  <w:rFonts w:ascii="Arial" w:hAnsi="Arial" w:cs="Arial"/>
                  <w:sz w:val="20"/>
                  <w:szCs w:val="20"/>
                  <w:lang w:val="en-GB"/>
                </w:rPr>
                <w:t>Textbox</w:t>
              </w:r>
            </w:ins>
          </w:p>
        </w:tc>
        <w:tc>
          <w:tcPr>
            <w:tcW w:w="2104" w:type="dxa"/>
          </w:tcPr>
          <w:p w14:paraId="20E42551" w14:textId="150B50D2"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773" w:author="Dylan Van Aswegen" w:date="2024-07-17T03:59:00Z" w16du:dateUtc="2024-07-17T01:59:00Z"/>
                <w:rFonts w:ascii="Arial" w:hAnsi="Arial" w:cs="Arial"/>
                <w:sz w:val="20"/>
                <w:szCs w:val="20"/>
                <w:lang w:val="en-GB"/>
              </w:rPr>
            </w:pPr>
            <w:ins w:id="2774" w:author="Dylan Van Aswegen" w:date="2024-07-17T04:00:00Z">
              <w:r>
                <w:rPr>
                  <w:rFonts w:ascii="Arial" w:hAnsi="Arial" w:cs="Arial"/>
                  <w:sz w:val="20"/>
                  <w:szCs w:val="20"/>
                  <w:lang w:val="en-GB"/>
                </w:rPr>
                <w:t>String</w:t>
              </w:r>
            </w:ins>
          </w:p>
        </w:tc>
        <w:tc>
          <w:tcPr>
            <w:tcW w:w="1381" w:type="dxa"/>
          </w:tcPr>
          <w:p w14:paraId="6B786126" w14:textId="6E284C79"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775" w:author="Dylan Van Aswegen" w:date="2024-07-17T03:59:00Z" w16du:dateUtc="2024-07-17T01:59:00Z"/>
                <w:rFonts w:ascii="Arial" w:hAnsi="Arial" w:cs="Arial"/>
                <w:sz w:val="20"/>
                <w:szCs w:val="20"/>
                <w:lang w:val="en-GB"/>
              </w:rPr>
            </w:pPr>
            <w:ins w:id="2776" w:author="Dylan Van Aswegen" w:date="2024-07-17T04:00:00Z">
              <w:r>
                <w:rPr>
                  <w:rFonts w:ascii="Arial" w:hAnsi="Arial" w:cs="Arial"/>
                  <w:sz w:val="20"/>
                  <w:szCs w:val="20"/>
                  <w:lang w:val="en-GB"/>
                </w:rPr>
                <w:t>Yes</w:t>
              </w:r>
            </w:ins>
          </w:p>
        </w:tc>
        <w:tc>
          <w:tcPr>
            <w:tcW w:w="3408" w:type="dxa"/>
          </w:tcPr>
          <w:p w14:paraId="0433EF03" w14:textId="7ABF64D9"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777" w:author="Dylan Van Aswegen" w:date="2024-07-17T03:59:00Z" w16du:dateUtc="2024-07-17T01:59:00Z"/>
                <w:rFonts w:ascii="Arial" w:hAnsi="Arial" w:cs="Arial"/>
                <w:sz w:val="20"/>
                <w:szCs w:val="20"/>
                <w:lang w:val="en-GB"/>
              </w:rPr>
            </w:pPr>
            <w:ins w:id="2778" w:author="Dylan Van Aswegen" w:date="2024-07-17T04:00:00Z" w16du:dateUtc="2024-07-17T02:00:00Z">
              <w:r>
                <w:rPr>
                  <w:rFonts w:ascii="Arial" w:hAnsi="Arial" w:cs="Arial"/>
                  <w:sz w:val="20"/>
                  <w:szCs w:val="20"/>
                  <w:lang w:val="en-GB"/>
                </w:rPr>
                <w:t xml:space="preserve">This field will be used by the organisation admin to select the amount of years for which life subscriptions last. </w:t>
              </w:r>
            </w:ins>
          </w:p>
        </w:tc>
      </w:tr>
      <w:tr w:rsidR="00191D36" w14:paraId="0C5D0BF5" w14:textId="77777777" w:rsidTr="00242A90">
        <w:trPr>
          <w:cnfStyle w:val="000000100000" w:firstRow="0" w:lastRow="0" w:firstColumn="0" w:lastColumn="0" w:oddVBand="0" w:evenVBand="0" w:oddHBand="1" w:evenHBand="0" w:firstRowFirstColumn="0" w:firstRowLastColumn="0" w:lastRowFirstColumn="0" w:lastRowLastColumn="0"/>
          <w:ins w:id="2779" w:author="Dylan Van Aswegen" w:date="2024-07-17T03:52:00Z" w16du:dateUtc="2024-07-17T01:52:00Z"/>
        </w:trPr>
        <w:tc>
          <w:tcPr>
            <w:cnfStyle w:val="001000000000" w:firstRow="0" w:lastRow="0" w:firstColumn="1" w:lastColumn="0" w:oddVBand="0" w:evenVBand="0" w:oddHBand="0" w:evenHBand="0" w:firstRowFirstColumn="0" w:firstRowLastColumn="0" w:lastRowFirstColumn="0" w:lastRowLastColumn="0"/>
            <w:tcW w:w="1107" w:type="dxa"/>
          </w:tcPr>
          <w:p w14:paraId="1A80C521" w14:textId="77777777" w:rsidR="00191D36" w:rsidRPr="00946B6E" w:rsidRDefault="00191D36" w:rsidP="00191D36">
            <w:pPr>
              <w:spacing w:line="360" w:lineRule="auto"/>
              <w:jc w:val="both"/>
              <w:rPr>
                <w:ins w:id="2780" w:author="Dylan Van Aswegen" w:date="2024-07-17T03:52:00Z" w16du:dateUtc="2024-07-17T01:52:00Z"/>
                <w:rFonts w:ascii="Arial" w:hAnsi="Arial" w:cs="Arial"/>
                <w:sz w:val="20"/>
                <w:szCs w:val="20"/>
                <w:lang w:val="en-GB"/>
              </w:rPr>
            </w:pPr>
          </w:p>
        </w:tc>
        <w:tc>
          <w:tcPr>
            <w:tcW w:w="1562" w:type="dxa"/>
          </w:tcPr>
          <w:p w14:paraId="59173C28" w14:textId="24DDC65A" w:rsidR="00191D36" w:rsidRDefault="00191D36"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781" w:author="Dylan Van Aswegen" w:date="2024-07-17T03:52:00Z" w16du:dateUtc="2024-07-17T01:52:00Z"/>
                <w:rFonts w:ascii="Arial" w:hAnsi="Arial" w:cs="Arial"/>
                <w:sz w:val="20"/>
                <w:szCs w:val="20"/>
                <w:lang w:val="en-GB"/>
              </w:rPr>
            </w:pPr>
            <w:ins w:id="2782" w:author="Dylan Van Aswegen" w:date="2024-07-17T03:52:00Z" w16du:dateUtc="2024-07-17T01:52:00Z">
              <w:r>
                <w:rPr>
                  <w:rFonts w:ascii="Arial" w:hAnsi="Arial" w:cs="Arial"/>
                  <w:sz w:val="20"/>
                  <w:szCs w:val="20"/>
                  <w:lang w:val="en-GB"/>
                </w:rPr>
                <w:t xml:space="preserve">Specify </w:t>
              </w:r>
            </w:ins>
            <w:ins w:id="2783" w:author="Dylan Van Aswegen" w:date="2024-07-17T03:53:00Z" w16du:dateUtc="2024-07-17T01:53:00Z">
              <w:r>
                <w:rPr>
                  <w:rFonts w:ascii="Arial" w:hAnsi="Arial" w:cs="Arial"/>
                  <w:sz w:val="20"/>
                  <w:szCs w:val="20"/>
                  <w:lang w:val="en-GB"/>
                </w:rPr>
                <w:t>a subscription that new members must buy (e.g. Joining Fee)</w:t>
              </w:r>
            </w:ins>
          </w:p>
        </w:tc>
        <w:tc>
          <w:tcPr>
            <w:tcW w:w="1212" w:type="dxa"/>
          </w:tcPr>
          <w:p w14:paraId="6B6BBB12" w14:textId="4D1795ED" w:rsidR="00191D36" w:rsidRDefault="00191D36"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784" w:author="Dylan Van Aswegen" w:date="2024-07-17T03:52:00Z" w16du:dateUtc="2024-07-17T01:52:00Z"/>
                <w:rFonts w:ascii="Arial" w:hAnsi="Arial" w:cs="Arial"/>
                <w:sz w:val="20"/>
                <w:szCs w:val="20"/>
                <w:lang w:val="en-GB"/>
              </w:rPr>
            </w:pPr>
            <w:ins w:id="2785" w:author="Dylan Van Aswegen" w:date="2024-07-17T03:53:00Z" w16du:dateUtc="2024-07-17T01:53:00Z">
              <w:r>
                <w:rPr>
                  <w:rFonts w:ascii="Arial" w:hAnsi="Arial" w:cs="Arial"/>
                  <w:sz w:val="20"/>
                  <w:szCs w:val="20"/>
                  <w:lang w:val="en-GB"/>
                </w:rPr>
                <w:t>Radio</w:t>
              </w:r>
            </w:ins>
          </w:p>
        </w:tc>
        <w:tc>
          <w:tcPr>
            <w:tcW w:w="2104" w:type="dxa"/>
          </w:tcPr>
          <w:p w14:paraId="6077C8EB" w14:textId="77777777" w:rsidR="00191D36" w:rsidRDefault="00191D36"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786" w:author="Dylan Van Aswegen" w:date="2024-07-17T03:53:00Z" w16du:dateUtc="2024-07-17T01:53:00Z"/>
                <w:rFonts w:ascii="Arial" w:hAnsi="Arial" w:cs="Arial"/>
                <w:sz w:val="20"/>
                <w:szCs w:val="20"/>
                <w:lang w:val="en-GB"/>
              </w:rPr>
            </w:pPr>
            <w:ins w:id="2787" w:author="Dylan Van Aswegen" w:date="2024-07-17T03:53:00Z" w16du:dateUtc="2024-07-17T01:53:00Z">
              <w:r>
                <w:rPr>
                  <w:rFonts w:ascii="Arial" w:hAnsi="Arial" w:cs="Arial"/>
                  <w:sz w:val="20"/>
                  <w:szCs w:val="20"/>
                  <w:lang w:val="en-GB"/>
                </w:rPr>
                <w:t xml:space="preserve">Yes </w:t>
              </w:r>
            </w:ins>
          </w:p>
          <w:p w14:paraId="1EF49B00" w14:textId="3E1E0135" w:rsidR="00191D36" w:rsidRDefault="00191D36"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788" w:author="Dylan Van Aswegen" w:date="2024-07-17T03:52:00Z" w16du:dateUtc="2024-07-17T01:52:00Z"/>
                <w:rFonts w:ascii="Arial" w:hAnsi="Arial" w:cs="Arial"/>
                <w:sz w:val="20"/>
                <w:szCs w:val="20"/>
                <w:lang w:val="en-GB"/>
              </w:rPr>
            </w:pPr>
            <w:ins w:id="2789" w:author="Dylan Van Aswegen" w:date="2024-07-17T03:53:00Z" w16du:dateUtc="2024-07-17T01:53:00Z">
              <w:r>
                <w:rPr>
                  <w:rFonts w:ascii="Arial" w:hAnsi="Arial" w:cs="Arial"/>
                  <w:sz w:val="20"/>
                  <w:szCs w:val="20"/>
                  <w:lang w:val="en-GB"/>
                </w:rPr>
                <w:t xml:space="preserve">No </w:t>
              </w:r>
            </w:ins>
          </w:p>
        </w:tc>
        <w:tc>
          <w:tcPr>
            <w:tcW w:w="1381" w:type="dxa"/>
          </w:tcPr>
          <w:p w14:paraId="28EB1369" w14:textId="77777777" w:rsidR="00191D36" w:rsidRDefault="00191D36"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790" w:author="Dylan Van Aswegen" w:date="2024-07-17T03:52:00Z" w16du:dateUtc="2024-07-17T01:52:00Z"/>
                <w:rFonts w:ascii="Arial" w:hAnsi="Arial" w:cs="Arial"/>
                <w:sz w:val="20"/>
                <w:szCs w:val="20"/>
                <w:lang w:val="en-GB"/>
              </w:rPr>
            </w:pPr>
          </w:p>
        </w:tc>
        <w:tc>
          <w:tcPr>
            <w:tcW w:w="3408" w:type="dxa"/>
          </w:tcPr>
          <w:p w14:paraId="6E7F1B3A" w14:textId="77777777" w:rsidR="00191D36" w:rsidRDefault="00191D36"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791" w:author="Dylan Van Aswegen" w:date="2024-07-17T03:54:00Z" w16du:dateUtc="2024-07-17T01:54:00Z"/>
                <w:rFonts w:ascii="Arial" w:hAnsi="Arial" w:cs="Arial"/>
                <w:sz w:val="20"/>
                <w:szCs w:val="20"/>
                <w:lang w:val="en-GB"/>
              </w:rPr>
            </w:pPr>
            <w:ins w:id="2792" w:author="Dylan Van Aswegen" w:date="2024-07-17T03:53:00Z" w16du:dateUtc="2024-07-17T01:53:00Z">
              <w:r>
                <w:rPr>
                  <w:rFonts w:ascii="Arial" w:hAnsi="Arial" w:cs="Arial"/>
                  <w:sz w:val="20"/>
                  <w:szCs w:val="20"/>
                  <w:lang w:val="en-GB"/>
                </w:rPr>
                <w:t>This field will be used by the organisation admin to select the subscr</w:t>
              </w:r>
            </w:ins>
            <w:ins w:id="2793" w:author="Dylan Van Aswegen" w:date="2024-07-17T03:54:00Z" w16du:dateUtc="2024-07-17T01:54:00Z">
              <w:r>
                <w:rPr>
                  <w:rFonts w:ascii="Arial" w:hAnsi="Arial" w:cs="Arial"/>
                  <w:sz w:val="20"/>
                  <w:szCs w:val="20"/>
                  <w:lang w:val="en-GB"/>
                </w:rPr>
                <w:t xml:space="preserve">iption that a new member must purchase. </w:t>
              </w:r>
            </w:ins>
          </w:p>
          <w:p w14:paraId="5D5476C3" w14:textId="494FEF4C" w:rsidR="00191D36" w:rsidRDefault="00191D36"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794" w:author="Dylan Van Aswegen" w:date="2024-07-17T03:52:00Z" w16du:dateUtc="2024-07-17T01:52:00Z"/>
                <w:rFonts w:ascii="Arial" w:hAnsi="Arial" w:cs="Arial"/>
                <w:sz w:val="20"/>
                <w:szCs w:val="20"/>
                <w:lang w:val="en-GB"/>
              </w:rPr>
            </w:pPr>
            <w:ins w:id="2795" w:author="Dylan Van Aswegen" w:date="2024-07-17T03:54:00Z" w16du:dateUtc="2024-07-17T01:54:00Z">
              <w:r>
                <w:rPr>
                  <w:rFonts w:ascii="Arial" w:hAnsi="Arial" w:cs="Arial"/>
                  <w:sz w:val="20"/>
                  <w:szCs w:val="20"/>
                  <w:lang w:val="en-GB"/>
                </w:rPr>
                <w:t xml:space="preserve">If yes is selected, the user will be presented with category, type and price option drop downs to select the subscription. </w:t>
              </w:r>
            </w:ins>
          </w:p>
        </w:tc>
      </w:tr>
      <w:tr w:rsidR="00191D36" w14:paraId="425C4969" w14:textId="77777777" w:rsidTr="00242A90">
        <w:trPr>
          <w:ins w:id="2796" w:author="Dylan Van Aswegen" w:date="2024-07-17T03:52:00Z" w16du:dateUtc="2024-07-17T01:52:00Z"/>
        </w:trPr>
        <w:tc>
          <w:tcPr>
            <w:cnfStyle w:val="001000000000" w:firstRow="0" w:lastRow="0" w:firstColumn="1" w:lastColumn="0" w:oddVBand="0" w:evenVBand="0" w:oddHBand="0" w:evenHBand="0" w:firstRowFirstColumn="0" w:firstRowLastColumn="0" w:lastRowFirstColumn="0" w:lastRowLastColumn="0"/>
            <w:tcW w:w="1107" w:type="dxa"/>
          </w:tcPr>
          <w:p w14:paraId="3606BCB5" w14:textId="77777777" w:rsidR="00191D36" w:rsidRPr="00946B6E" w:rsidRDefault="00191D36" w:rsidP="00191D36">
            <w:pPr>
              <w:spacing w:line="360" w:lineRule="auto"/>
              <w:jc w:val="both"/>
              <w:rPr>
                <w:ins w:id="2797" w:author="Dylan Van Aswegen" w:date="2024-07-17T03:52:00Z" w16du:dateUtc="2024-07-17T01:52:00Z"/>
                <w:rFonts w:ascii="Arial" w:hAnsi="Arial" w:cs="Arial"/>
                <w:sz w:val="20"/>
                <w:szCs w:val="20"/>
                <w:lang w:val="en-GB"/>
              </w:rPr>
            </w:pPr>
          </w:p>
        </w:tc>
        <w:tc>
          <w:tcPr>
            <w:tcW w:w="1562" w:type="dxa"/>
          </w:tcPr>
          <w:p w14:paraId="3B822D04" w14:textId="53891EC4"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798" w:author="Dylan Van Aswegen" w:date="2024-07-17T03:52:00Z" w16du:dateUtc="2024-07-17T01:52:00Z"/>
                <w:rFonts w:ascii="Arial" w:hAnsi="Arial" w:cs="Arial"/>
                <w:sz w:val="20"/>
                <w:szCs w:val="20"/>
                <w:lang w:val="en-GB"/>
              </w:rPr>
            </w:pPr>
            <w:ins w:id="2799" w:author="Dylan Van Aswegen" w:date="2024-07-17T03:56:00Z" w16du:dateUtc="2024-07-17T01:56:00Z">
              <w:r>
                <w:rPr>
                  <w:rFonts w:ascii="Arial" w:hAnsi="Arial" w:cs="Arial"/>
                  <w:sz w:val="20"/>
                  <w:szCs w:val="20"/>
                  <w:lang w:val="en-GB"/>
                </w:rPr>
                <w:t>When should auto-renewal or</w:t>
              </w:r>
            </w:ins>
            <w:ins w:id="2800" w:author="Dylan Van Aswegen" w:date="2024-07-17T03:57:00Z" w16du:dateUtc="2024-07-17T01:57:00Z">
              <w:r>
                <w:rPr>
                  <w:rFonts w:ascii="Arial" w:hAnsi="Arial" w:cs="Arial"/>
                  <w:sz w:val="20"/>
                  <w:szCs w:val="20"/>
                  <w:lang w:val="en-GB"/>
                </w:rPr>
                <w:t xml:space="preserve">ders be placed? </w:t>
              </w:r>
            </w:ins>
          </w:p>
        </w:tc>
        <w:tc>
          <w:tcPr>
            <w:tcW w:w="1212" w:type="dxa"/>
          </w:tcPr>
          <w:p w14:paraId="0E908262" w14:textId="77777777"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801" w:author="Dylan Van Aswegen" w:date="2024-07-17T03:57:00Z" w16du:dateUtc="2024-07-17T01:57:00Z"/>
                <w:rFonts w:ascii="Arial" w:hAnsi="Arial" w:cs="Arial"/>
                <w:sz w:val="20"/>
                <w:szCs w:val="20"/>
                <w:lang w:val="en-GB"/>
              </w:rPr>
            </w:pPr>
            <w:ins w:id="2802" w:author="Dylan Van Aswegen" w:date="2024-07-17T03:57:00Z" w16du:dateUtc="2024-07-17T01:57:00Z">
              <w:r>
                <w:rPr>
                  <w:rFonts w:ascii="Arial" w:hAnsi="Arial" w:cs="Arial"/>
                  <w:sz w:val="20"/>
                  <w:szCs w:val="20"/>
                  <w:lang w:val="en-GB"/>
                </w:rPr>
                <w:t xml:space="preserve">Radio </w:t>
              </w:r>
            </w:ins>
          </w:p>
          <w:p w14:paraId="0C05D450" w14:textId="649374F7"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803" w:author="Dylan Van Aswegen" w:date="2024-07-17T03:52:00Z" w16du:dateUtc="2024-07-17T01:52:00Z"/>
                <w:rFonts w:ascii="Arial" w:hAnsi="Arial" w:cs="Arial"/>
                <w:sz w:val="20"/>
                <w:szCs w:val="20"/>
                <w:lang w:val="en-GB"/>
              </w:rPr>
            </w:pPr>
            <w:ins w:id="2804" w:author="Dylan Van Aswegen" w:date="2024-07-17T03:57:00Z" w16du:dateUtc="2024-07-17T01:57:00Z">
              <w:r>
                <w:rPr>
                  <w:rFonts w:ascii="Arial" w:hAnsi="Arial" w:cs="Arial"/>
                  <w:sz w:val="20"/>
                  <w:szCs w:val="20"/>
                  <w:lang w:val="en-GB"/>
                </w:rPr>
                <w:t>And Text Field</w:t>
              </w:r>
            </w:ins>
          </w:p>
        </w:tc>
        <w:tc>
          <w:tcPr>
            <w:tcW w:w="2104" w:type="dxa"/>
          </w:tcPr>
          <w:p w14:paraId="56AEBD14" w14:textId="77777777"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805" w:author="Dylan Van Aswegen" w:date="2024-07-17T03:52:00Z" w16du:dateUtc="2024-07-17T01:52:00Z"/>
                <w:rFonts w:ascii="Arial" w:hAnsi="Arial" w:cs="Arial"/>
                <w:sz w:val="20"/>
                <w:szCs w:val="20"/>
                <w:lang w:val="en-GB"/>
              </w:rPr>
            </w:pPr>
          </w:p>
        </w:tc>
        <w:tc>
          <w:tcPr>
            <w:tcW w:w="1381" w:type="dxa"/>
          </w:tcPr>
          <w:p w14:paraId="08989511" w14:textId="77777777"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806" w:author="Dylan Van Aswegen" w:date="2024-07-17T03:52:00Z" w16du:dateUtc="2024-07-17T01:52:00Z"/>
                <w:rFonts w:ascii="Arial" w:hAnsi="Arial" w:cs="Arial"/>
                <w:sz w:val="20"/>
                <w:szCs w:val="20"/>
                <w:lang w:val="en-GB"/>
              </w:rPr>
            </w:pPr>
          </w:p>
        </w:tc>
        <w:tc>
          <w:tcPr>
            <w:tcW w:w="3408" w:type="dxa"/>
          </w:tcPr>
          <w:p w14:paraId="609B56C2" w14:textId="6DC9FA49" w:rsidR="00191D36" w:rsidRDefault="00191D36" w:rsidP="00191D36">
            <w:pPr>
              <w:spacing w:line="360" w:lineRule="auto"/>
              <w:jc w:val="both"/>
              <w:cnfStyle w:val="000000000000" w:firstRow="0" w:lastRow="0" w:firstColumn="0" w:lastColumn="0" w:oddVBand="0" w:evenVBand="0" w:oddHBand="0" w:evenHBand="0" w:firstRowFirstColumn="0" w:firstRowLastColumn="0" w:lastRowFirstColumn="0" w:lastRowLastColumn="0"/>
              <w:rPr>
                <w:ins w:id="2807" w:author="Dylan Van Aswegen" w:date="2024-07-17T03:52:00Z" w16du:dateUtc="2024-07-17T01:52:00Z"/>
                <w:rFonts w:ascii="Arial" w:hAnsi="Arial" w:cs="Arial"/>
                <w:sz w:val="20"/>
                <w:szCs w:val="20"/>
                <w:lang w:val="en-GB"/>
              </w:rPr>
            </w:pPr>
            <w:ins w:id="2808" w:author="Dylan Van Aswegen" w:date="2024-07-17T03:57:00Z" w16du:dateUtc="2024-07-17T01:57:00Z">
              <w:r>
                <w:rPr>
                  <w:rFonts w:ascii="Arial" w:hAnsi="Arial" w:cs="Arial"/>
                  <w:sz w:val="20"/>
                  <w:szCs w:val="20"/>
                  <w:lang w:val="en-GB"/>
                </w:rPr>
                <w:t xml:space="preserve">For each payment method, the organisation admin will be allowed to select if </w:t>
              </w:r>
            </w:ins>
            <w:ins w:id="2809" w:author="Dylan Van Aswegen" w:date="2024-07-17T03:58:00Z" w16du:dateUtc="2024-07-17T01:58:00Z">
              <w:r>
                <w:rPr>
                  <w:rFonts w:ascii="Arial" w:hAnsi="Arial" w:cs="Arial"/>
                  <w:sz w:val="20"/>
                  <w:szCs w:val="20"/>
                  <w:lang w:val="en-GB"/>
                </w:rPr>
                <w:t xml:space="preserve">members will be allowed to auto-renew for that payment method or not. If they indicate that members will be allowed to auto-renew for that payment method, the user will be prompted to capture the number of days </w:t>
              </w:r>
            </w:ins>
            <w:ins w:id="2810" w:author="Dylan Van Aswegen" w:date="2024-07-17T03:59:00Z" w16du:dateUtc="2024-07-17T01:59:00Z">
              <w:r>
                <w:rPr>
                  <w:rFonts w:ascii="Arial" w:hAnsi="Arial" w:cs="Arial"/>
                  <w:sz w:val="20"/>
                  <w:szCs w:val="20"/>
                  <w:lang w:val="en-GB"/>
                </w:rPr>
                <w:t xml:space="preserve">before expiry where the order will be placed </w:t>
              </w:r>
            </w:ins>
            <w:ins w:id="2811" w:author="Dylan Van Aswegen" w:date="2024-07-17T03:58:00Z" w16du:dateUtc="2024-07-17T01:58:00Z">
              <w:r>
                <w:rPr>
                  <w:rFonts w:ascii="Arial" w:hAnsi="Arial" w:cs="Arial"/>
                  <w:sz w:val="20"/>
                  <w:szCs w:val="20"/>
                  <w:lang w:val="en-GB"/>
                </w:rPr>
                <w:t xml:space="preserve">for that payment </w:t>
              </w:r>
            </w:ins>
            <w:ins w:id="2812" w:author="Dylan Van Aswegen" w:date="2024-07-17T03:59:00Z" w16du:dateUtc="2024-07-17T01:59:00Z">
              <w:r>
                <w:rPr>
                  <w:rFonts w:ascii="Arial" w:hAnsi="Arial" w:cs="Arial"/>
                  <w:sz w:val="20"/>
                  <w:szCs w:val="20"/>
                  <w:lang w:val="en-GB"/>
                </w:rPr>
                <w:t xml:space="preserve">method. </w:t>
              </w:r>
            </w:ins>
          </w:p>
        </w:tc>
      </w:tr>
      <w:tr w:rsidR="00191D36" w14:paraId="72ACB5DA" w14:textId="77777777" w:rsidTr="00242A90">
        <w:trPr>
          <w:cnfStyle w:val="000000100000" w:firstRow="0" w:lastRow="0" w:firstColumn="0" w:lastColumn="0" w:oddVBand="0" w:evenVBand="0" w:oddHBand="1" w:evenHBand="0" w:firstRowFirstColumn="0" w:firstRowLastColumn="0" w:lastRowFirstColumn="0" w:lastRowLastColumn="0"/>
          <w:ins w:id="2813" w:author="Dylan Van Aswegen" w:date="2024-07-17T03:59:00Z" w16du:dateUtc="2024-07-17T01:59:00Z"/>
        </w:trPr>
        <w:tc>
          <w:tcPr>
            <w:cnfStyle w:val="001000000000" w:firstRow="0" w:lastRow="0" w:firstColumn="1" w:lastColumn="0" w:oddVBand="0" w:evenVBand="0" w:oddHBand="0" w:evenHBand="0" w:firstRowFirstColumn="0" w:firstRowLastColumn="0" w:lastRowFirstColumn="0" w:lastRowLastColumn="0"/>
            <w:tcW w:w="1107" w:type="dxa"/>
          </w:tcPr>
          <w:p w14:paraId="4DA72479" w14:textId="77777777" w:rsidR="00191D36" w:rsidRPr="00946B6E" w:rsidRDefault="00191D36" w:rsidP="00191D36">
            <w:pPr>
              <w:spacing w:line="360" w:lineRule="auto"/>
              <w:jc w:val="both"/>
              <w:rPr>
                <w:ins w:id="2814" w:author="Dylan Van Aswegen" w:date="2024-07-17T03:59:00Z" w16du:dateUtc="2024-07-17T01:59:00Z"/>
                <w:rFonts w:ascii="Arial" w:hAnsi="Arial" w:cs="Arial"/>
                <w:sz w:val="20"/>
                <w:szCs w:val="20"/>
                <w:lang w:val="en-GB"/>
              </w:rPr>
            </w:pPr>
          </w:p>
        </w:tc>
        <w:tc>
          <w:tcPr>
            <w:tcW w:w="1562" w:type="dxa"/>
          </w:tcPr>
          <w:p w14:paraId="202F1F15" w14:textId="787B74F2" w:rsidR="00191D36" w:rsidRDefault="00A05B46"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815" w:author="Dylan Van Aswegen" w:date="2024-07-17T03:59:00Z" w16du:dateUtc="2024-07-17T01:59:00Z"/>
                <w:rFonts w:ascii="Arial" w:hAnsi="Arial" w:cs="Arial"/>
                <w:sz w:val="20"/>
                <w:szCs w:val="20"/>
                <w:lang w:val="en-GB"/>
              </w:rPr>
            </w:pPr>
            <w:ins w:id="2816" w:author="Dylan Van Aswegen" w:date="2024-07-17T04:01:00Z" w16du:dateUtc="2024-07-17T02:01:00Z">
              <w:r>
                <w:rPr>
                  <w:rFonts w:ascii="Arial" w:hAnsi="Arial" w:cs="Arial"/>
                  <w:sz w:val="20"/>
                  <w:szCs w:val="20"/>
                  <w:lang w:val="en-GB"/>
                </w:rPr>
                <w:t>Subscription Forms</w:t>
              </w:r>
              <w:r w:rsidR="003049A9">
                <w:rPr>
                  <w:rFonts w:ascii="Arial" w:hAnsi="Arial" w:cs="Arial"/>
                  <w:sz w:val="20"/>
                  <w:szCs w:val="20"/>
                  <w:lang w:val="en-GB"/>
                </w:rPr>
                <w:t xml:space="preserve">: </w:t>
              </w:r>
              <w:r w:rsidR="00574B1D" w:rsidRPr="00574B1D">
                <w:rPr>
                  <w:rFonts w:ascii="Arial" w:hAnsi="Arial" w:cs="Arial"/>
                  <w:sz w:val="20"/>
                  <w:szCs w:val="20"/>
                  <w:lang w:val="en-GB"/>
                  <w:rPrChange w:id="2817" w:author="Dylan Van Aswegen" w:date="2024-07-17T04:01:00Z" w16du:dateUtc="2024-07-17T02:01:00Z">
                    <w:rPr>
                      <w:color w:val="0070C0"/>
                    </w:rPr>
                  </w:rPrChange>
                </w:rPr>
                <w:t>Option to have subscription forms for membership type subscriptions.</w:t>
              </w:r>
            </w:ins>
          </w:p>
        </w:tc>
        <w:tc>
          <w:tcPr>
            <w:tcW w:w="1212" w:type="dxa"/>
          </w:tcPr>
          <w:p w14:paraId="4AC83C66" w14:textId="771B06EF" w:rsidR="00191D36" w:rsidRDefault="0000217C"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818" w:author="Dylan Van Aswegen" w:date="2024-07-17T03:59:00Z" w16du:dateUtc="2024-07-17T01:59:00Z"/>
                <w:rFonts w:ascii="Arial" w:hAnsi="Arial" w:cs="Arial"/>
                <w:sz w:val="20"/>
                <w:szCs w:val="20"/>
                <w:lang w:val="en-GB"/>
              </w:rPr>
            </w:pPr>
            <w:ins w:id="2819" w:author="Dylan Van Aswegen" w:date="2024-07-17T04:01:00Z" w16du:dateUtc="2024-07-17T02:01:00Z">
              <w:r>
                <w:rPr>
                  <w:rFonts w:ascii="Arial" w:hAnsi="Arial" w:cs="Arial"/>
                  <w:sz w:val="20"/>
                  <w:szCs w:val="20"/>
                  <w:lang w:val="en-GB"/>
                </w:rPr>
                <w:t>Toggle</w:t>
              </w:r>
            </w:ins>
          </w:p>
        </w:tc>
        <w:tc>
          <w:tcPr>
            <w:tcW w:w="2104" w:type="dxa"/>
          </w:tcPr>
          <w:p w14:paraId="7EC1F1BD" w14:textId="77777777" w:rsidR="00191D36" w:rsidRDefault="00191D36"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820" w:author="Dylan Van Aswegen" w:date="2024-07-17T03:59:00Z" w16du:dateUtc="2024-07-17T01:59:00Z"/>
                <w:rFonts w:ascii="Arial" w:hAnsi="Arial" w:cs="Arial"/>
                <w:sz w:val="20"/>
                <w:szCs w:val="20"/>
                <w:lang w:val="en-GB"/>
              </w:rPr>
            </w:pPr>
          </w:p>
        </w:tc>
        <w:tc>
          <w:tcPr>
            <w:tcW w:w="1381" w:type="dxa"/>
          </w:tcPr>
          <w:p w14:paraId="7163D3F2" w14:textId="77777777" w:rsidR="00191D36" w:rsidRDefault="00191D36"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821" w:author="Dylan Van Aswegen" w:date="2024-07-17T03:59:00Z" w16du:dateUtc="2024-07-17T01:59:00Z"/>
                <w:rFonts w:ascii="Arial" w:hAnsi="Arial" w:cs="Arial"/>
                <w:sz w:val="20"/>
                <w:szCs w:val="20"/>
                <w:lang w:val="en-GB"/>
              </w:rPr>
            </w:pPr>
          </w:p>
        </w:tc>
        <w:tc>
          <w:tcPr>
            <w:tcW w:w="3408" w:type="dxa"/>
          </w:tcPr>
          <w:p w14:paraId="1DC6E786" w14:textId="12DD1940" w:rsidR="00191D36" w:rsidRDefault="0000217C" w:rsidP="00191D36">
            <w:pPr>
              <w:spacing w:line="360" w:lineRule="auto"/>
              <w:jc w:val="both"/>
              <w:cnfStyle w:val="000000100000" w:firstRow="0" w:lastRow="0" w:firstColumn="0" w:lastColumn="0" w:oddVBand="0" w:evenVBand="0" w:oddHBand="1" w:evenHBand="0" w:firstRowFirstColumn="0" w:firstRowLastColumn="0" w:lastRowFirstColumn="0" w:lastRowLastColumn="0"/>
              <w:rPr>
                <w:ins w:id="2822" w:author="Dylan Van Aswegen" w:date="2024-07-17T03:59:00Z" w16du:dateUtc="2024-07-17T01:59:00Z"/>
                <w:rFonts w:ascii="Arial" w:hAnsi="Arial" w:cs="Arial"/>
                <w:sz w:val="20"/>
                <w:szCs w:val="20"/>
                <w:lang w:val="en-GB"/>
              </w:rPr>
            </w:pPr>
            <w:ins w:id="2823" w:author="Dylan Van Aswegen" w:date="2024-07-17T04:01:00Z" w16du:dateUtc="2024-07-17T02:01:00Z">
              <w:r>
                <w:rPr>
                  <w:rFonts w:ascii="Arial" w:hAnsi="Arial" w:cs="Arial"/>
                  <w:sz w:val="20"/>
                  <w:szCs w:val="20"/>
                  <w:lang w:val="en-GB"/>
                </w:rPr>
                <w:t xml:space="preserve">By </w:t>
              </w:r>
            </w:ins>
            <w:ins w:id="2824" w:author="Dylan Van Aswegen" w:date="2024-07-17T04:02:00Z" w16du:dateUtc="2024-07-17T02:02:00Z">
              <w:r>
                <w:rPr>
                  <w:rFonts w:ascii="Arial" w:hAnsi="Arial" w:cs="Arial"/>
                  <w:sz w:val="20"/>
                  <w:szCs w:val="20"/>
                  <w:lang w:val="en-GB"/>
                </w:rPr>
                <w:t>default</w:t>
              </w:r>
              <w:r w:rsidR="00E704B9">
                <w:rPr>
                  <w:rFonts w:ascii="Arial" w:hAnsi="Arial" w:cs="Arial"/>
                  <w:sz w:val="20"/>
                  <w:szCs w:val="20"/>
                  <w:lang w:val="en-GB"/>
                </w:rPr>
                <w:t xml:space="preserve">, this will be unselected. </w:t>
              </w:r>
              <w:r w:rsidR="00126787">
                <w:rPr>
                  <w:rFonts w:ascii="Arial" w:hAnsi="Arial" w:cs="Arial"/>
                  <w:sz w:val="20"/>
                  <w:szCs w:val="20"/>
                  <w:lang w:val="en-GB"/>
                </w:rPr>
                <w:t xml:space="preserve">If the option is turned on, the application should display the message: </w:t>
              </w:r>
              <w:r w:rsidR="00927F9A">
                <w:rPr>
                  <w:rFonts w:ascii="Arial" w:hAnsi="Arial" w:cs="Arial"/>
                  <w:sz w:val="20"/>
                  <w:szCs w:val="20"/>
                  <w:lang w:val="en-GB"/>
                </w:rPr>
                <w:t>“</w:t>
              </w:r>
              <w:r w:rsidR="00927F9A" w:rsidRPr="00927F9A">
                <w:rPr>
                  <w:rFonts w:ascii="Arial" w:hAnsi="Arial" w:cs="Arial"/>
                  <w:sz w:val="20"/>
                  <w:szCs w:val="20"/>
                  <w:lang w:val="en-GB"/>
                  <w:rPrChange w:id="2825" w:author="Dylan Van Aswegen" w:date="2024-07-17T04:03:00Z" w16du:dateUtc="2024-07-17T02:03:00Z">
                    <w:rPr>
                      <w:color w:val="0070C0"/>
                    </w:rPr>
                  </w:rPrChange>
                </w:rPr>
                <w:t>Information about your members is best collected in the membership form.  Please read this article about the very limited cases when this option should be used.</w:t>
              </w:r>
              <w:r w:rsidR="00927F9A">
                <w:rPr>
                  <w:rFonts w:ascii="Arial" w:hAnsi="Arial" w:cs="Arial"/>
                  <w:sz w:val="20"/>
                  <w:szCs w:val="20"/>
                  <w:lang w:val="en-GB"/>
                </w:rPr>
                <w:t>”</w:t>
              </w:r>
            </w:ins>
            <w:ins w:id="2826" w:author="Dylan Van Aswegen" w:date="2024-07-17T04:03:00Z" w16du:dateUtc="2024-07-17T02:03:00Z">
              <w:r w:rsidR="00927F9A">
                <w:rPr>
                  <w:rFonts w:ascii="Arial" w:hAnsi="Arial" w:cs="Arial"/>
                  <w:sz w:val="20"/>
                  <w:szCs w:val="20"/>
                  <w:lang w:val="en-GB"/>
                </w:rPr>
                <w:t xml:space="preserve"> Which will link them to a help article. </w:t>
              </w:r>
            </w:ins>
          </w:p>
        </w:tc>
      </w:tr>
    </w:tbl>
    <w:p w14:paraId="48A03CF5" w14:textId="77777777" w:rsidR="000B656F" w:rsidRDefault="000B656F" w:rsidP="00322DB4">
      <w:pPr>
        <w:ind w:left="360"/>
        <w:rPr>
          <w:ins w:id="2827" w:author="Dylan Van Aswegen" w:date="2024-07-17T03:20:00Z" w16du:dateUtc="2024-07-17T01:20:00Z"/>
          <w:lang w:val="en-GB"/>
        </w:rPr>
      </w:pPr>
    </w:p>
    <w:p w14:paraId="5C13EAFC" w14:textId="3747354D" w:rsidR="00341F56" w:rsidRDefault="00CF4E49" w:rsidP="00322DB4">
      <w:pPr>
        <w:ind w:left="360"/>
        <w:rPr>
          <w:ins w:id="2828" w:author="Dylan Van Aswegen" w:date="2024-07-17T04:07:00Z" w16du:dateUtc="2024-07-17T02:07:00Z"/>
          <w:lang w:val="en-GB"/>
        </w:rPr>
      </w:pPr>
      <w:ins w:id="2829" w:author="Dylan Van Aswegen" w:date="2024-07-17T04:04:00Z" w16du:dateUtc="2024-07-17T02:04:00Z">
        <w:r>
          <w:rPr>
            <w:lang w:val="en-GB"/>
          </w:rPr>
          <w:t>The financial page in the organisation settings will consist of</w:t>
        </w:r>
      </w:ins>
      <w:ins w:id="2830" w:author="Dylan Van Aswegen" w:date="2024-07-17T04:06:00Z" w16du:dateUtc="2024-07-17T02:06:00Z">
        <w:r w:rsidR="007879D4">
          <w:rPr>
            <w:lang w:val="en-GB"/>
          </w:rPr>
          <w:t xml:space="preserve"> a table detailing the payment methods. T</w:t>
        </w:r>
      </w:ins>
      <w:ins w:id="2831" w:author="Dylan Van Aswegen" w:date="2024-07-17T04:07:00Z" w16du:dateUtc="2024-07-17T02:07:00Z">
        <w:r w:rsidR="007879D4">
          <w:rPr>
            <w:lang w:val="en-GB"/>
          </w:rPr>
          <w:t xml:space="preserve">his table will consist of the following columns: </w:t>
        </w:r>
      </w:ins>
    </w:p>
    <w:tbl>
      <w:tblPr>
        <w:tblStyle w:val="GridTable4-Accent1"/>
        <w:tblW w:w="8222" w:type="dxa"/>
        <w:tblInd w:w="-714" w:type="dxa"/>
        <w:tblLook w:val="04A0" w:firstRow="1" w:lastRow="0" w:firstColumn="1" w:lastColumn="0" w:noHBand="0" w:noVBand="1"/>
      </w:tblPr>
      <w:tblGrid>
        <w:gridCol w:w="1417"/>
        <w:gridCol w:w="1276"/>
        <w:gridCol w:w="1701"/>
        <w:gridCol w:w="3828"/>
      </w:tblGrid>
      <w:tr w:rsidR="00FD0975" w14:paraId="6A192EF5" w14:textId="77777777" w:rsidTr="005C5491">
        <w:trPr>
          <w:cnfStyle w:val="100000000000" w:firstRow="1" w:lastRow="0" w:firstColumn="0" w:lastColumn="0" w:oddVBand="0" w:evenVBand="0" w:oddHBand="0" w:evenHBand="0" w:firstRowFirstColumn="0" w:firstRowLastColumn="0" w:lastRowFirstColumn="0" w:lastRowLastColumn="0"/>
          <w:tblHeader/>
          <w:ins w:id="2832" w:author="Dylan Van Aswegen" w:date="2024-07-17T04:07:00Z" w16du:dateUtc="2024-07-17T02:07:00Z"/>
        </w:trPr>
        <w:tc>
          <w:tcPr>
            <w:cnfStyle w:val="001000000000" w:firstRow="0" w:lastRow="0" w:firstColumn="1" w:lastColumn="0" w:oddVBand="0" w:evenVBand="0" w:oddHBand="0" w:evenHBand="0" w:firstRowFirstColumn="0" w:firstRowLastColumn="0" w:lastRowFirstColumn="0" w:lastRowLastColumn="0"/>
            <w:tcW w:w="1417" w:type="dxa"/>
            <w:shd w:val="clear" w:color="auto" w:fill="002060"/>
          </w:tcPr>
          <w:p w14:paraId="50273AF0" w14:textId="77777777" w:rsidR="00FD0975" w:rsidRDefault="00FD0975">
            <w:pPr>
              <w:spacing w:line="360" w:lineRule="auto"/>
              <w:jc w:val="both"/>
              <w:rPr>
                <w:ins w:id="2833" w:author="Dylan Van Aswegen" w:date="2024-07-17T04:07:00Z" w16du:dateUtc="2024-07-17T02:07:00Z"/>
                <w:rFonts w:ascii="Arial" w:hAnsi="Arial" w:cs="Arial"/>
                <w:sz w:val="20"/>
                <w:szCs w:val="20"/>
                <w:lang w:val="en-GB"/>
              </w:rPr>
            </w:pPr>
            <w:ins w:id="2834" w:author="Dylan Van Aswegen" w:date="2024-07-17T04:07:00Z" w16du:dateUtc="2024-07-17T02:07:00Z">
              <w:r>
                <w:rPr>
                  <w:rFonts w:ascii="Arial" w:hAnsi="Arial" w:cs="Arial"/>
                  <w:sz w:val="20"/>
                  <w:szCs w:val="20"/>
                  <w:lang w:val="en-GB"/>
                </w:rPr>
                <w:t>Column Name</w:t>
              </w:r>
            </w:ins>
          </w:p>
        </w:tc>
        <w:tc>
          <w:tcPr>
            <w:tcW w:w="1276" w:type="dxa"/>
            <w:shd w:val="clear" w:color="auto" w:fill="002060"/>
          </w:tcPr>
          <w:p w14:paraId="0C0CF949" w14:textId="77777777" w:rsidR="00FD0975" w:rsidRDefault="00FD0975">
            <w:pPr>
              <w:spacing w:line="360" w:lineRule="auto"/>
              <w:jc w:val="both"/>
              <w:cnfStyle w:val="100000000000" w:firstRow="1" w:lastRow="0" w:firstColumn="0" w:lastColumn="0" w:oddVBand="0" w:evenVBand="0" w:oddHBand="0" w:evenHBand="0" w:firstRowFirstColumn="0" w:firstRowLastColumn="0" w:lastRowFirstColumn="0" w:lastRowLastColumn="0"/>
              <w:rPr>
                <w:ins w:id="2835" w:author="Dylan Van Aswegen" w:date="2024-07-17T04:07:00Z" w16du:dateUtc="2024-07-17T02:07:00Z"/>
                <w:rFonts w:ascii="Arial" w:hAnsi="Arial" w:cs="Arial"/>
                <w:sz w:val="20"/>
                <w:szCs w:val="20"/>
                <w:lang w:val="en-GB"/>
              </w:rPr>
            </w:pPr>
            <w:ins w:id="2836" w:author="Dylan Van Aswegen" w:date="2024-07-17T04:07:00Z" w16du:dateUtc="2024-07-17T02:07:00Z">
              <w:r>
                <w:rPr>
                  <w:rFonts w:ascii="Arial" w:hAnsi="Arial" w:cs="Arial"/>
                  <w:sz w:val="20"/>
                  <w:szCs w:val="20"/>
                  <w:lang w:val="en-GB"/>
                </w:rPr>
                <w:t>Column Type</w:t>
              </w:r>
            </w:ins>
          </w:p>
        </w:tc>
        <w:tc>
          <w:tcPr>
            <w:tcW w:w="1701" w:type="dxa"/>
            <w:shd w:val="clear" w:color="auto" w:fill="002060"/>
          </w:tcPr>
          <w:p w14:paraId="68C40ECE" w14:textId="77777777" w:rsidR="00FD0975" w:rsidRDefault="00FD0975">
            <w:pPr>
              <w:spacing w:line="360" w:lineRule="auto"/>
              <w:jc w:val="both"/>
              <w:cnfStyle w:val="100000000000" w:firstRow="1" w:lastRow="0" w:firstColumn="0" w:lastColumn="0" w:oddVBand="0" w:evenVBand="0" w:oddHBand="0" w:evenHBand="0" w:firstRowFirstColumn="0" w:firstRowLastColumn="0" w:lastRowFirstColumn="0" w:lastRowLastColumn="0"/>
              <w:rPr>
                <w:ins w:id="2837" w:author="Dylan Van Aswegen" w:date="2024-07-17T04:07:00Z" w16du:dateUtc="2024-07-17T02:07:00Z"/>
                <w:rFonts w:ascii="Arial" w:hAnsi="Arial" w:cs="Arial"/>
                <w:sz w:val="20"/>
                <w:szCs w:val="20"/>
                <w:lang w:val="en-GB"/>
              </w:rPr>
            </w:pPr>
            <w:ins w:id="2838" w:author="Dylan Van Aswegen" w:date="2024-07-17T04:07:00Z" w16du:dateUtc="2024-07-17T02:07:00Z">
              <w:r>
                <w:rPr>
                  <w:rFonts w:ascii="Arial" w:hAnsi="Arial" w:cs="Arial"/>
                  <w:sz w:val="20"/>
                  <w:szCs w:val="20"/>
                  <w:lang w:val="en-GB"/>
                </w:rPr>
                <w:t>Column Data Type</w:t>
              </w:r>
            </w:ins>
          </w:p>
        </w:tc>
        <w:tc>
          <w:tcPr>
            <w:tcW w:w="3828" w:type="dxa"/>
            <w:shd w:val="clear" w:color="auto" w:fill="002060"/>
          </w:tcPr>
          <w:p w14:paraId="4478D1E6" w14:textId="77777777" w:rsidR="00FD0975" w:rsidRDefault="00FD0975">
            <w:pPr>
              <w:spacing w:line="360" w:lineRule="auto"/>
              <w:jc w:val="both"/>
              <w:cnfStyle w:val="100000000000" w:firstRow="1" w:lastRow="0" w:firstColumn="0" w:lastColumn="0" w:oddVBand="0" w:evenVBand="0" w:oddHBand="0" w:evenHBand="0" w:firstRowFirstColumn="0" w:firstRowLastColumn="0" w:lastRowFirstColumn="0" w:lastRowLastColumn="0"/>
              <w:rPr>
                <w:ins w:id="2839" w:author="Dylan Van Aswegen" w:date="2024-07-17T04:07:00Z" w16du:dateUtc="2024-07-17T02:07:00Z"/>
                <w:rFonts w:ascii="Arial" w:hAnsi="Arial" w:cs="Arial"/>
                <w:sz w:val="20"/>
                <w:szCs w:val="20"/>
                <w:lang w:val="en-GB"/>
              </w:rPr>
            </w:pPr>
            <w:ins w:id="2840" w:author="Dylan Van Aswegen" w:date="2024-07-17T04:07:00Z" w16du:dateUtc="2024-07-17T02:07:00Z">
              <w:r>
                <w:rPr>
                  <w:rFonts w:ascii="Arial" w:hAnsi="Arial" w:cs="Arial"/>
                  <w:sz w:val="20"/>
                  <w:szCs w:val="20"/>
                  <w:lang w:val="en-GB"/>
                </w:rPr>
                <w:t>Column Rules</w:t>
              </w:r>
            </w:ins>
          </w:p>
        </w:tc>
      </w:tr>
      <w:tr w:rsidR="00FD0975" w14:paraId="6BE90DC8" w14:textId="77777777" w:rsidTr="005C5491">
        <w:trPr>
          <w:cnfStyle w:val="000000100000" w:firstRow="0" w:lastRow="0" w:firstColumn="0" w:lastColumn="0" w:oddVBand="0" w:evenVBand="0" w:oddHBand="1" w:evenHBand="0" w:firstRowFirstColumn="0" w:firstRowLastColumn="0" w:lastRowFirstColumn="0" w:lastRowLastColumn="0"/>
          <w:ins w:id="2841" w:author="Dylan Van Aswegen" w:date="2024-07-17T04:07:00Z" w16du:dateUtc="2024-07-17T02:07:00Z"/>
        </w:trPr>
        <w:tc>
          <w:tcPr>
            <w:cnfStyle w:val="001000000000" w:firstRow="0" w:lastRow="0" w:firstColumn="1" w:lastColumn="0" w:oddVBand="0" w:evenVBand="0" w:oddHBand="0" w:evenHBand="0" w:firstRowFirstColumn="0" w:firstRowLastColumn="0" w:lastRowFirstColumn="0" w:lastRowLastColumn="0"/>
            <w:tcW w:w="1417" w:type="dxa"/>
          </w:tcPr>
          <w:p w14:paraId="632B5501" w14:textId="104AB781" w:rsidR="00FD0975" w:rsidRDefault="00AC53A1">
            <w:pPr>
              <w:spacing w:line="360" w:lineRule="auto"/>
              <w:jc w:val="both"/>
              <w:rPr>
                <w:ins w:id="2842" w:author="Dylan Van Aswegen" w:date="2024-07-17T04:07:00Z" w16du:dateUtc="2024-07-17T02:07:00Z"/>
                <w:rFonts w:ascii="Arial" w:hAnsi="Arial" w:cs="Arial"/>
                <w:sz w:val="20"/>
                <w:szCs w:val="20"/>
                <w:lang w:val="en-GB"/>
              </w:rPr>
            </w:pPr>
            <w:ins w:id="2843" w:author="Dylan Van Aswegen" w:date="2024-07-17T04:08:00Z" w16du:dateUtc="2024-07-17T02:08:00Z">
              <w:r>
                <w:rPr>
                  <w:rFonts w:ascii="Arial" w:hAnsi="Arial" w:cs="Arial"/>
                  <w:sz w:val="20"/>
                  <w:szCs w:val="20"/>
                  <w:lang w:val="en-GB"/>
                </w:rPr>
                <w:t>Method</w:t>
              </w:r>
            </w:ins>
          </w:p>
        </w:tc>
        <w:tc>
          <w:tcPr>
            <w:tcW w:w="1276" w:type="dxa"/>
          </w:tcPr>
          <w:p w14:paraId="1068E5B4" w14:textId="77777777" w:rsidR="00FD0975" w:rsidRDefault="00FD0975">
            <w:pPr>
              <w:spacing w:line="360" w:lineRule="auto"/>
              <w:jc w:val="both"/>
              <w:cnfStyle w:val="000000100000" w:firstRow="0" w:lastRow="0" w:firstColumn="0" w:lastColumn="0" w:oddVBand="0" w:evenVBand="0" w:oddHBand="1" w:evenHBand="0" w:firstRowFirstColumn="0" w:firstRowLastColumn="0" w:lastRowFirstColumn="0" w:lastRowLastColumn="0"/>
              <w:rPr>
                <w:ins w:id="2844" w:author="Dylan Van Aswegen" w:date="2024-07-17T04:07:00Z" w16du:dateUtc="2024-07-17T02:07:00Z"/>
                <w:rFonts w:ascii="Arial" w:hAnsi="Arial" w:cs="Arial"/>
                <w:sz w:val="20"/>
                <w:szCs w:val="20"/>
                <w:lang w:val="en-GB"/>
              </w:rPr>
            </w:pPr>
            <w:ins w:id="2845" w:author="Dylan Van Aswegen" w:date="2024-07-17T04:07:00Z" w16du:dateUtc="2024-07-17T02:07:00Z">
              <w:r>
                <w:rPr>
                  <w:rFonts w:ascii="Arial" w:hAnsi="Arial" w:cs="Arial"/>
                  <w:sz w:val="20"/>
                  <w:szCs w:val="20"/>
                  <w:lang w:val="en-GB"/>
                </w:rPr>
                <w:t>Text</w:t>
              </w:r>
            </w:ins>
          </w:p>
        </w:tc>
        <w:tc>
          <w:tcPr>
            <w:tcW w:w="1701" w:type="dxa"/>
          </w:tcPr>
          <w:p w14:paraId="2340D1CE" w14:textId="77777777" w:rsidR="00FD0975" w:rsidRDefault="00FD0975">
            <w:pPr>
              <w:spacing w:line="360" w:lineRule="auto"/>
              <w:jc w:val="both"/>
              <w:cnfStyle w:val="000000100000" w:firstRow="0" w:lastRow="0" w:firstColumn="0" w:lastColumn="0" w:oddVBand="0" w:evenVBand="0" w:oddHBand="1" w:evenHBand="0" w:firstRowFirstColumn="0" w:firstRowLastColumn="0" w:lastRowFirstColumn="0" w:lastRowLastColumn="0"/>
              <w:rPr>
                <w:ins w:id="2846" w:author="Dylan Van Aswegen" w:date="2024-07-17T04:07:00Z" w16du:dateUtc="2024-07-17T02:07:00Z"/>
                <w:rFonts w:ascii="Arial" w:hAnsi="Arial" w:cs="Arial"/>
                <w:sz w:val="20"/>
                <w:szCs w:val="20"/>
                <w:lang w:val="en-GB"/>
              </w:rPr>
            </w:pPr>
            <w:ins w:id="2847" w:author="Dylan Van Aswegen" w:date="2024-07-17T04:07:00Z" w16du:dateUtc="2024-07-17T02:07:00Z">
              <w:r>
                <w:rPr>
                  <w:rFonts w:ascii="Arial" w:hAnsi="Arial" w:cs="Arial"/>
                  <w:sz w:val="20"/>
                  <w:szCs w:val="20"/>
                  <w:lang w:val="en-GB"/>
                </w:rPr>
                <w:t>String</w:t>
              </w:r>
            </w:ins>
          </w:p>
        </w:tc>
        <w:tc>
          <w:tcPr>
            <w:tcW w:w="3828" w:type="dxa"/>
          </w:tcPr>
          <w:p w14:paraId="08BD9425" w14:textId="502194A9" w:rsidR="00FD0975" w:rsidRDefault="00FD0975">
            <w:pPr>
              <w:spacing w:line="360" w:lineRule="auto"/>
              <w:jc w:val="both"/>
              <w:cnfStyle w:val="000000100000" w:firstRow="0" w:lastRow="0" w:firstColumn="0" w:lastColumn="0" w:oddVBand="0" w:evenVBand="0" w:oddHBand="1" w:evenHBand="0" w:firstRowFirstColumn="0" w:firstRowLastColumn="0" w:lastRowFirstColumn="0" w:lastRowLastColumn="0"/>
              <w:rPr>
                <w:ins w:id="2848" w:author="Dylan Van Aswegen" w:date="2024-07-17T04:07:00Z" w16du:dateUtc="2024-07-17T02:07:00Z"/>
                <w:rFonts w:ascii="Arial" w:hAnsi="Arial" w:cs="Arial"/>
                <w:sz w:val="20"/>
                <w:szCs w:val="20"/>
                <w:lang w:val="en-GB"/>
              </w:rPr>
            </w:pPr>
            <w:ins w:id="2849" w:author="Dylan Van Aswegen" w:date="2024-07-17T04:07:00Z" w16du:dateUtc="2024-07-17T02:07:00Z">
              <w:r>
                <w:rPr>
                  <w:rFonts w:ascii="Arial" w:hAnsi="Arial" w:cs="Arial"/>
                  <w:sz w:val="20"/>
                  <w:szCs w:val="20"/>
                  <w:lang w:val="en-GB"/>
                </w:rPr>
                <w:t xml:space="preserve">This column will be populated with the name of </w:t>
              </w:r>
            </w:ins>
            <w:ins w:id="2850" w:author="Dylan Van Aswegen" w:date="2024-07-17T04:09:00Z" w16du:dateUtc="2024-07-17T02:09:00Z">
              <w:r w:rsidR="00324E9B">
                <w:rPr>
                  <w:rFonts w:ascii="Arial" w:hAnsi="Arial" w:cs="Arial"/>
                  <w:sz w:val="20"/>
                  <w:szCs w:val="20"/>
                  <w:lang w:val="en-GB"/>
                </w:rPr>
                <w:t xml:space="preserve">the payment method. </w:t>
              </w:r>
            </w:ins>
          </w:p>
        </w:tc>
      </w:tr>
      <w:tr w:rsidR="00324E9B" w14:paraId="71DE9B8E" w14:textId="77777777" w:rsidTr="005C5491">
        <w:trPr>
          <w:ins w:id="2851" w:author="Dylan Van Aswegen" w:date="2024-07-17T04:08:00Z" w16du:dateUtc="2024-07-17T02:08:00Z"/>
        </w:trPr>
        <w:tc>
          <w:tcPr>
            <w:cnfStyle w:val="001000000000" w:firstRow="0" w:lastRow="0" w:firstColumn="1" w:lastColumn="0" w:oddVBand="0" w:evenVBand="0" w:oddHBand="0" w:evenHBand="0" w:firstRowFirstColumn="0" w:firstRowLastColumn="0" w:lastRowFirstColumn="0" w:lastRowLastColumn="0"/>
            <w:tcW w:w="1417" w:type="dxa"/>
          </w:tcPr>
          <w:p w14:paraId="048B7B62" w14:textId="03415E16" w:rsidR="00324E9B" w:rsidRDefault="00324E9B" w:rsidP="00324E9B">
            <w:pPr>
              <w:spacing w:line="360" w:lineRule="auto"/>
              <w:jc w:val="both"/>
              <w:rPr>
                <w:ins w:id="2852" w:author="Dylan Van Aswegen" w:date="2024-07-17T04:08:00Z" w16du:dateUtc="2024-07-17T02:08:00Z"/>
                <w:rFonts w:ascii="Arial" w:hAnsi="Arial" w:cs="Arial"/>
                <w:sz w:val="20"/>
                <w:szCs w:val="20"/>
                <w:lang w:val="en-GB"/>
              </w:rPr>
            </w:pPr>
            <w:ins w:id="2853" w:author="Dylan Van Aswegen" w:date="2024-07-17T04:08:00Z" w16du:dateUtc="2024-07-17T02:08:00Z">
              <w:r>
                <w:rPr>
                  <w:rFonts w:ascii="Arial" w:hAnsi="Arial" w:cs="Arial"/>
                  <w:sz w:val="20"/>
                  <w:szCs w:val="20"/>
                  <w:lang w:val="en-GB"/>
                </w:rPr>
                <w:t>Description</w:t>
              </w:r>
            </w:ins>
          </w:p>
        </w:tc>
        <w:tc>
          <w:tcPr>
            <w:tcW w:w="1276" w:type="dxa"/>
          </w:tcPr>
          <w:p w14:paraId="76091A17" w14:textId="5E30A9E8" w:rsidR="00324E9B" w:rsidRDefault="00324E9B" w:rsidP="00324E9B">
            <w:pPr>
              <w:spacing w:line="360" w:lineRule="auto"/>
              <w:jc w:val="both"/>
              <w:cnfStyle w:val="000000000000" w:firstRow="0" w:lastRow="0" w:firstColumn="0" w:lastColumn="0" w:oddVBand="0" w:evenVBand="0" w:oddHBand="0" w:evenHBand="0" w:firstRowFirstColumn="0" w:firstRowLastColumn="0" w:lastRowFirstColumn="0" w:lastRowLastColumn="0"/>
              <w:rPr>
                <w:ins w:id="2854" w:author="Dylan Van Aswegen" w:date="2024-07-17T04:08:00Z" w16du:dateUtc="2024-07-17T02:08:00Z"/>
                <w:rFonts w:ascii="Arial" w:hAnsi="Arial" w:cs="Arial"/>
                <w:sz w:val="20"/>
                <w:szCs w:val="20"/>
                <w:lang w:val="en-GB"/>
              </w:rPr>
            </w:pPr>
            <w:ins w:id="2855" w:author="Dylan Van Aswegen" w:date="2024-07-17T04:08:00Z">
              <w:r>
                <w:rPr>
                  <w:rFonts w:ascii="Arial" w:hAnsi="Arial" w:cs="Arial"/>
                  <w:sz w:val="20"/>
                  <w:szCs w:val="20"/>
                  <w:lang w:val="en-GB"/>
                </w:rPr>
                <w:t>Text</w:t>
              </w:r>
            </w:ins>
          </w:p>
        </w:tc>
        <w:tc>
          <w:tcPr>
            <w:tcW w:w="1701" w:type="dxa"/>
          </w:tcPr>
          <w:p w14:paraId="563AED19" w14:textId="0BF3073F" w:rsidR="00324E9B" w:rsidRDefault="00324E9B" w:rsidP="00324E9B">
            <w:pPr>
              <w:spacing w:line="360" w:lineRule="auto"/>
              <w:jc w:val="both"/>
              <w:cnfStyle w:val="000000000000" w:firstRow="0" w:lastRow="0" w:firstColumn="0" w:lastColumn="0" w:oddVBand="0" w:evenVBand="0" w:oddHBand="0" w:evenHBand="0" w:firstRowFirstColumn="0" w:firstRowLastColumn="0" w:lastRowFirstColumn="0" w:lastRowLastColumn="0"/>
              <w:rPr>
                <w:ins w:id="2856" w:author="Dylan Van Aswegen" w:date="2024-07-17T04:08:00Z" w16du:dateUtc="2024-07-17T02:08:00Z"/>
                <w:rFonts w:ascii="Arial" w:hAnsi="Arial" w:cs="Arial"/>
                <w:sz w:val="20"/>
                <w:szCs w:val="20"/>
                <w:lang w:val="en-GB"/>
              </w:rPr>
            </w:pPr>
            <w:ins w:id="2857" w:author="Dylan Van Aswegen" w:date="2024-07-17T04:08:00Z">
              <w:r>
                <w:rPr>
                  <w:rFonts w:ascii="Arial" w:hAnsi="Arial" w:cs="Arial"/>
                  <w:sz w:val="20"/>
                  <w:szCs w:val="20"/>
                  <w:lang w:val="en-GB"/>
                </w:rPr>
                <w:t>String</w:t>
              </w:r>
            </w:ins>
          </w:p>
        </w:tc>
        <w:tc>
          <w:tcPr>
            <w:tcW w:w="3828" w:type="dxa"/>
          </w:tcPr>
          <w:p w14:paraId="2DA6C4F4" w14:textId="7A793128" w:rsidR="00324E9B" w:rsidRDefault="00324E9B" w:rsidP="00324E9B">
            <w:pPr>
              <w:spacing w:line="360" w:lineRule="auto"/>
              <w:jc w:val="both"/>
              <w:cnfStyle w:val="000000000000" w:firstRow="0" w:lastRow="0" w:firstColumn="0" w:lastColumn="0" w:oddVBand="0" w:evenVBand="0" w:oddHBand="0" w:evenHBand="0" w:firstRowFirstColumn="0" w:firstRowLastColumn="0" w:lastRowFirstColumn="0" w:lastRowLastColumn="0"/>
              <w:rPr>
                <w:ins w:id="2858" w:author="Dylan Van Aswegen" w:date="2024-07-17T04:08:00Z" w16du:dateUtc="2024-07-17T02:08:00Z"/>
                <w:rFonts w:ascii="Arial" w:hAnsi="Arial" w:cs="Arial"/>
                <w:sz w:val="20"/>
                <w:szCs w:val="20"/>
                <w:lang w:val="en-GB"/>
              </w:rPr>
            </w:pPr>
            <w:ins w:id="2859" w:author="Dylan Van Aswegen" w:date="2024-07-17T04:09:00Z" w16du:dateUtc="2024-07-17T02:09:00Z">
              <w:r>
                <w:rPr>
                  <w:rFonts w:ascii="Arial" w:hAnsi="Arial" w:cs="Arial"/>
                  <w:sz w:val="20"/>
                  <w:szCs w:val="20"/>
                  <w:lang w:val="en-GB"/>
                </w:rPr>
                <w:t xml:space="preserve">This column will be populated with a description of the payment method. </w:t>
              </w:r>
            </w:ins>
          </w:p>
        </w:tc>
      </w:tr>
      <w:tr w:rsidR="00324E9B" w14:paraId="32441452" w14:textId="77777777" w:rsidTr="005C5491">
        <w:trPr>
          <w:cnfStyle w:val="000000100000" w:firstRow="0" w:lastRow="0" w:firstColumn="0" w:lastColumn="0" w:oddVBand="0" w:evenVBand="0" w:oddHBand="1" w:evenHBand="0" w:firstRowFirstColumn="0" w:firstRowLastColumn="0" w:lastRowFirstColumn="0" w:lastRowLastColumn="0"/>
          <w:ins w:id="2860" w:author="Dylan Van Aswegen" w:date="2024-07-17T04:08:00Z" w16du:dateUtc="2024-07-17T02:08:00Z"/>
        </w:trPr>
        <w:tc>
          <w:tcPr>
            <w:cnfStyle w:val="001000000000" w:firstRow="0" w:lastRow="0" w:firstColumn="1" w:lastColumn="0" w:oddVBand="0" w:evenVBand="0" w:oddHBand="0" w:evenHBand="0" w:firstRowFirstColumn="0" w:firstRowLastColumn="0" w:lastRowFirstColumn="0" w:lastRowLastColumn="0"/>
            <w:tcW w:w="1417" w:type="dxa"/>
          </w:tcPr>
          <w:p w14:paraId="7EF4A62D" w14:textId="56F7EE9A" w:rsidR="00324E9B" w:rsidRDefault="00324E9B" w:rsidP="00324E9B">
            <w:pPr>
              <w:spacing w:line="360" w:lineRule="auto"/>
              <w:jc w:val="both"/>
              <w:rPr>
                <w:ins w:id="2861" w:author="Dylan Van Aswegen" w:date="2024-07-17T04:08:00Z" w16du:dateUtc="2024-07-17T02:08:00Z"/>
                <w:rFonts w:ascii="Arial" w:hAnsi="Arial" w:cs="Arial"/>
                <w:sz w:val="20"/>
                <w:szCs w:val="20"/>
                <w:lang w:val="en-GB"/>
              </w:rPr>
            </w:pPr>
            <w:ins w:id="2862" w:author="Dylan Van Aswegen" w:date="2024-07-17T04:08:00Z" w16du:dateUtc="2024-07-17T02:08:00Z">
              <w:r>
                <w:rPr>
                  <w:rFonts w:ascii="Arial" w:hAnsi="Arial" w:cs="Arial"/>
                  <w:sz w:val="20"/>
                  <w:szCs w:val="20"/>
                  <w:lang w:val="en-GB"/>
                </w:rPr>
                <w:t xml:space="preserve">Activated? </w:t>
              </w:r>
            </w:ins>
          </w:p>
        </w:tc>
        <w:tc>
          <w:tcPr>
            <w:tcW w:w="1276" w:type="dxa"/>
          </w:tcPr>
          <w:p w14:paraId="0A9803B6" w14:textId="544A4E77" w:rsidR="00324E9B" w:rsidRDefault="00324E9B" w:rsidP="00324E9B">
            <w:pPr>
              <w:spacing w:line="360" w:lineRule="auto"/>
              <w:jc w:val="both"/>
              <w:cnfStyle w:val="000000100000" w:firstRow="0" w:lastRow="0" w:firstColumn="0" w:lastColumn="0" w:oddVBand="0" w:evenVBand="0" w:oddHBand="1" w:evenHBand="0" w:firstRowFirstColumn="0" w:firstRowLastColumn="0" w:lastRowFirstColumn="0" w:lastRowLastColumn="0"/>
              <w:rPr>
                <w:ins w:id="2863" w:author="Dylan Van Aswegen" w:date="2024-07-17T04:08:00Z" w16du:dateUtc="2024-07-17T02:08:00Z"/>
                <w:rFonts w:ascii="Arial" w:hAnsi="Arial" w:cs="Arial"/>
                <w:sz w:val="20"/>
                <w:szCs w:val="20"/>
                <w:lang w:val="en-GB"/>
              </w:rPr>
            </w:pPr>
            <w:ins w:id="2864" w:author="Dylan Van Aswegen" w:date="2024-07-17T04:08:00Z">
              <w:r>
                <w:rPr>
                  <w:rFonts w:ascii="Arial" w:hAnsi="Arial" w:cs="Arial"/>
                  <w:sz w:val="20"/>
                  <w:szCs w:val="20"/>
                  <w:lang w:val="en-GB"/>
                </w:rPr>
                <w:t>Text</w:t>
              </w:r>
            </w:ins>
          </w:p>
        </w:tc>
        <w:tc>
          <w:tcPr>
            <w:tcW w:w="1701" w:type="dxa"/>
          </w:tcPr>
          <w:p w14:paraId="04D31E3C" w14:textId="41B100F3" w:rsidR="00324E9B" w:rsidRDefault="00324E9B" w:rsidP="00324E9B">
            <w:pPr>
              <w:spacing w:line="360" w:lineRule="auto"/>
              <w:jc w:val="both"/>
              <w:cnfStyle w:val="000000100000" w:firstRow="0" w:lastRow="0" w:firstColumn="0" w:lastColumn="0" w:oddVBand="0" w:evenVBand="0" w:oddHBand="1" w:evenHBand="0" w:firstRowFirstColumn="0" w:firstRowLastColumn="0" w:lastRowFirstColumn="0" w:lastRowLastColumn="0"/>
              <w:rPr>
                <w:ins w:id="2865" w:author="Dylan Van Aswegen" w:date="2024-07-17T04:08:00Z" w16du:dateUtc="2024-07-17T02:08:00Z"/>
                <w:rFonts w:ascii="Arial" w:hAnsi="Arial" w:cs="Arial"/>
                <w:sz w:val="20"/>
                <w:szCs w:val="20"/>
                <w:lang w:val="en-GB"/>
              </w:rPr>
            </w:pPr>
            <w:ins w:id="2866" w:author="Dylan Van Aswegen" w:date="2024-07-17T04:08:00Z">
              <w:r>
                <w:rPr>
                  <w:rFonts w:ascii="Arial" w:hAnsi="Arial" w:cs="Arial"/>
                  <w:sz w:val="20"/>
                  <w:szCs w:val="20"/>
                  <w:lang w:val="en-GB"/>
                </w:rPr>
                <w:t>String</w:t>
              </w:r>
            </w:ins>
          </w:p>
        </w:tc>
        <w:tc>
          <w:tcPr>
            <w:tcW w:w="3828" w:type="dxa"/>
          </w:tcPr>
          <w:p w14:paraId="323B915B" w14:textId="42F44284" w:rsidR="00324E9B" w:rsidRDefault="00324E9B" w:rsidP="00324E9B">
            <w:pPr>
              <w:spacing w:line="360" w:lineRule="auto"/>
              <w:jc w:val="both"/>
              <w:cnfStyle w:val="000000100000" w:firstRow="0" w:lastRow="0" w:firstColumn="0" w:lastColumn="0" w:oddVBand="0" w:evenVBand="0" w:oddHBand="1" w:evenHBand="0" w:firstRowFirstColumn="0" w:firstRowLastColumn="0" w:lastRowFirstColumn="0" w:lastRowLastColumn="0"/>
              <w:rPr>
                <w:ins w:id="2867" w:author="Dylan Van Aswegen" w:date="2024-07-17T04:08:00Z" w16du:dateUtc="2024-07-17T02:08:00Z"/>
                <w:rFonts w:ascii="Arial" w:hAnsi="Arial" w:cs="Arial"/>
                <w:sz w:val="20"/>
                <w:szCs w:val="20"/>
                <w:lang w:val="en-GB"/>
              </w:rPr>
            </w:pPr>
            <w:ins w:id="2868" w:author="Dylan Van Aswegen" w:date="2024-07-17T04:09:00Z" w16du:dateUtc="2024-07-17T02:09:00Z">
              <w:r>
                <w:rPr>
                  <w:rFonts w:ascii="Arial" w:hAnsi="Arial" w:cs="Arial"/>
                  <w:sz w:val="20"/>
                  <w:szCs w:val="20"/>
                  <w:lang w:val="en-GB"/>
                </w:rPr>
                <w:t xml:space="preserve">This column will be populated with “Yes” if it is </w:t>
              </w:r>
            </w:ins>
            <w:ins w:id="2869" w:author="Dylan Van Aswegen" w:date="2024-07-17T04:11:00Z" w16du:dateUtc="2024-07-17T02:11:00Z">
              <w:r w:rsidR="00A71650">
                <w:rPr>
                  <w:rFonts w:ascii="Arial" w:hAnsi="Arial" w:cs="Arial"/>
                  <w:sz w:val="20"/>
                  <w:szCs w:val="20"/>
                  <w:lang w:val="en-GB"/>
                </w:rPr>
                <w:t xml:space="preserve">activated for the organisation and “No” if it is not </w:t>
              </w:r>
              <w:proofErr w:type="spellStart"/>
              <w:r w:rsidR="00A71650">
                <w:rPr>
                  <w:rFonts w:ascii="Arial" w:hAnsi="Arial" w:cs="Arial"/>
                  <w:sz w:val="20"/>
                  <w:szCs w:val="20"/>
                  <w:lang w:val="en-GB"/>
                </w:rPr>
                <w:t>actived</w:t>
              </w:r>
              <w:proofErr w:type="spellEnd"/>
              <w:r w:rsidR="00A71650">
                <w:rPr>
                  <w:rFonts w:ascii="Arial" w:hAnsi="Arial" w:cs="Arial"/>
                  <w:sz w:val="20"/>
                  <w:szCs w:val="20"/>
                  <w:lang w:val="en-GB"/>
                </w:rPr>
                <w:t xml:space="preserve"> for the organisation. </w:t>
              </w:r>
            </w:ins>
          </w:p>
        </w:tc>
      </w:tr>
      <w:tr w:rsidR="00324E9B" w14:paraId="40FD8D7B" w14:textId="77777777" w:rsidTr="005C5491">
        <w:trPr>
          <w:ins w:id="2870" w:author="Dylan Van Aswegen" w:date="2024-07-17T04:08:00Z" w16du:dateUtc="2024-07-17T02:08:00Z"/>
        </w:trPr>
        <w:tc>
          <w:tcPr>
            <w:cnfStyle w:val="001000000000" w:firstRow="0" w:lastRow="0" w:firstColumn="1" w:lastColumn="0" w:oddVBand="0" w:evenVBand="0" w:oddHBand="0" w:evenHBand="0" w:firstRowFirstColumn="0" w:firstRowLastColumn="0" w:lastRowFirstColumn="0" w:lastRowLastColumn="0"/>
            <w:tcW w:w="1417" w:type="dxa"/>
          </w:tcPr>
          <w:p w14:paraId="68D736ED" w14:textId="690B49CE" w:rsidR="00324E9B" w:rsidRDefault="00324E9B" w:rsidP="00324E9B">
            <w:pPr>
              <w:spacing w:line="360" w:lineRule="auto"/>
              <w:jc w:val="both"/>
              <w:rPr>
                <w:ins w:id="2871" w:author="Dylan Van Aswegen" w:date="2024-07-17T04:08:00Z" w16du:dateUtc="2024-07-17T02:08:00Z"/>
                <w:rFonts w:ascii="Arial" w:hAnsi="Arial" w:cs="Arial"/>
                <w:sz w:val="20"/>
                <w:szCs w:val="20"/>
                <w:lang w:val="en-GB"/>
              </w:rPr>
            </w:pPr>
            <w:ins w:id="2872" w:author="Dylan Van Aswegen" w:date="2024-07-17T04:08:00Z" w16du:dateUtc="2024-07-17T02:08:00Z">
              <w:r>
                <w:rPr>
                  <w:rFonts w:ascii="Arial" w:hAnsi="Arial" w:cs="Arial"/>
                  <w:sz w:val="20"/>
                  <w:szCs w:val="20"/>
                  <w:lang w:val="en-GB"/>
                </w:rPr>
                <w:t>Admin Only</w:t>
              </w:r>
            </w:ins>
          </w:p>
        </w:tc>
        <w:tc>
          <w:tcPr>
            <w:tcW w:w="1276" w:type="dxa"/>
          </w:tcPr>
          <w:p w14:paraId="236321B4" w14:textId="1CCAB98F" w:rsidR="00324E9B" w:rsidRDefault="00324E9B" w:rsidP="00324E9B">
            <w:pPr>
              <w:spacing w:line="360" w:lineRule="auto"/>
              <w:jc w:val="both"/>
              <w:cnfStyle w:val="000000000000" w:firstRow="0" w:lastRow="0" w:firstColumn="0" w:lastColumn="0" w:oddVBand="0" w:evenVBand="0" w:oddHBand="0" w:evenHBand="0" w:firstRowFirstColumn="0" w:firstRowLastColumn="0" w:lastRowFirstColumn="0" w:lastRowLastColumn="0"/>
              <w:rPr>
                <w:ins w:id="2873" w:author="Dylan Van Aswegen" w:date="2024-07-17T04:08:00Z" w16du:dateUtc="2024-07-17T02:08:00Z"/>
                <w:rFonts w:ascii="Arial" w:hAnsi="Arial" w:cs="Arial"/>
                <w:sz w:val="20"/>
                <w:szCs w:val="20"/>
                <w:lang w:val="en-GB"/>
              </w:rPr>
            </w:pPr>
            <w:ins w:id="2874" w:author="Dylan Van Aswegen" w:date="2024-07-17T04:09:00Z">
              <w:r>
                <w:rPr>
                  <w:rFonts w:ascii="Arial" w:hAnsi="Arial" w:cs="Arial"/>
                  <w:sz w:val="20"/>
                  <w:szCs w:val="20"/>
                  <w:lang w:val="en-GB"/>
                </w:rPr>
                <w:t>Text</w:t>
              </w:r>
            </w:ins>
          </w:p>
        </w:tc>
        <w:tc>
          <w:tcPr>
            <w:tcW w:w="1701" w:type="dxa"/>
          </w:tcPr>
          <w:p w14:paraId="2D10B6AE" w14:textId="283D57B3" w:rsidR="00324E9B" w:rsidRDefault="00324E9B" w:rsidP="00324E9B">
            <w:pPr>
              <w:spacing w:line="360" w:lineRule="auto"/>
              <w:jc w:val="both"/>
              <w:cnfStyle w:val="000000000000" w:firstRow="0" w:lastRow="0" w:firstColumn="0" w:lastColumn="0" w:oddVBand="0" w:evenVBand="0" w:oddHBand="0" w:evenHBand="0" w:firstRowFirstColumn="0" w:firstRowLastColumn="0" w:lastRowFirstColumn="0" w:lastRowLastColumn="0"/>
              <w:rPr>
                <w:ins w:id="2875" w:author="Dylan Van Aswegen" w:date="2024-07-17T04:08:00Z" w16du:dateUtc="2024-07-17T02:08:00Z"/>
                <w:rFonts w:ascii="Arial" w:hAnsi="Arial" w:cs="Arial"/>
                <w:sz w:val="20"/>
                <w:szCs w:val="20"/>
                <w:lang w:val="en-GB"/>
              </w:rPr>
            </w:pPr>
            <w:ins w:id="2876" w:author="Dylan Van Aswegen" w:date="2024-07-17T04:09:00Z">
              <w:r>
                <w:rPr>
                  <w:rFonts w:ascii="Arial" w:hAnsi="Arial" w:cs="Arial"/>
                  <w:sz w:val="20"/>
                  <w:szCs w:val="20"/>
                  <w:lang w:val="en-GB"/>
                </w:rPr>
                <w:t>String</w:t>
              </w:r>
            </w:ins>
          </w:p>
        </w:tc>
        <w:tc>
          <w:tcPr>
            <w:tcW w:w="3828" w:type="dxa"/>
          </w:tcPr>
          <w:p w14:paraId="753D0534" w14:textId="0EB6F458" w:rsidR="00324E9B" w:rsidRDefault="00A71650" w:rsidP="00324E9B">
            <w:pPr>
              <w:spacing w:line="360" w:lineRule="auto"/>
              <w:jc w:val="both"/>
              <w:cnfStyle w:val="000000000000" w:firstRow="0" w:lastRow="0" w:firstColumn="0" w:lastColumn="0" w:oddVBand="0" w:evenVBand="0" w:oddHBand="0" w:evenHBand="0" w:firstRowFirstColumn="0" w:firstRowLastColumn="0" w:lastRowFirstColumn="0" w:lastRowLastColumn="0"/>
              <w:rPr>
                <w:ins w:id="2877" w:author="Dylan Van Aswegen" w:date="2024-07-17T04:08:00Z" w16du:dateUtc="2024-07-17T02:08:00Z"/>
                <w:rFonts w:ascii="Arial" w:hAnsi="Arial" w:cs="Arial"/>
                <w:sz w:val="20"/>
                <w:szCs w:val="20"/>
                <w:lang w:val="en-GB"/>
              </w:rPr>
            </w:pPr>
            <w:ins w:id="2878" w:author="Dylan Van Aswegen" w:date="2024-07-17T04:11:00Z" w16du:dateUtc="2024-07-17T02:11:00Z">
              <w:r>
                <w:rPr>
                  <w:rFonts w:ascii="Arial" w:hAnsi="Arial" w:cs="Arial"/>
                  <w:sz w:val="20"/>
                  <w:szCs w:val="20"/>
                  <w:lang w:val="en-GB"/>
                </w:rPr>
                <w:t xml:space="preserve">This column will be populated with a “Yes” if it is activated for </w:t>
              </w:r>
            </w:ins>
            <w:ins w:id="2879" w:author="Dylan Van Aswegen" w:date="2024-07-17T04:12:00Z" w16du:dateUtc="2024-07-17T02:12:00Z">
              <w:r>
                <w:rPr>
                  <w:rFonts w:ascii="Arial" w:hAnsi="Arial" w:cs="Arial"/>
                  <w:sz w:val="20"/>
                  <w:szCs w:val="20"/>
                  <w:lang w:val="en-GB"/>
                </w:rPr>
                <w:t xml:space="preserve">the organisation admins only and a “No” if it is not activated for the organisation admins only. </w:t>
              </w:r>
            </w:ins>
          </w:p>
        </w:tc>
      </w:tr>
      <w:tr w:rsidR="00324E9B" w14:paraId="59AD706A" w14:textId="77777777" w:rsidTr="005C5491">
        <w:trPr>
          <w:cnfStyle w:val="000000100000" w:firstRow="0" w:lastRow="0" w:firstColumn="0" w:lastColumn="0" w:oddVBand="0" w:evenVBand="0" w:oddHBand="1" w:evenHBand="0" w:firstRowFirstColumn="0" w:firstRowLastColumn="0" w:lastRowFirstColumn="0" w:lastRowLastColumn="0"/>
          <w:ins w:id="2880" w:author="Dylan Van Aswegen" w:date="2024-07-17T04:08:00Z" w16du:dateUtc="2024-07-17T02:08:00Z"/>
        </w:trPr>
        <w:tc>
          <w:tcPr>
            <w:cnfStyle w:val="001000000000" w:firstRow="0" w:lastRow="0" w:firstColumn="1" w:lastColumn="0" w:oddVBand="0" w:evenVBand="0" w:oddHBand="0" w:evenHBand="0" w:firstRowFirstColumn="0" w:firstRowLastColumn="0" w:lastRowFirstColumn="0" w:lastRowLastColumn="0"/>
            <w:tcW w:w="1417" w:type="dxa"/>
          </w:tcPr>
          <w:p w14:paraId="79A8EF23" w14:textId="3240E6BD" w:rsidR="00324E9B" w:rsidRDefault="00324E9B" w:rsidP="00324E9B">
            <w:pPr>
              <w:spacing w:line="360" w:lineRule="auto"/>
              <w:jc w:val="both"/>
              <w:rPr>
                <w:ins w:id="2881" w:author="Dylan Van Aswegen" w:date="2024-07-17T04:08:00Z" w16du:dateUtc="2024-07-17T02:08:00Z"/>
                <w:rFonts w:ascii="Arial" w:hAnsi="Arial" w:cs="Arial"/>
                <w:sz w:val="20"/>
                <w:szCs w:val="20"/>
                <w:lang w:val="en-GB"/>
              </w:rPr>
            </w:pPr>
            <w:ins w:id="2882" w:author="Dylan Van Aswegen" w:date="2024-07-17T04:08:00Z" w16du:dateUtc="2024-07-17T02:08:00Z">
              <w:r>
                <w:rPr>
                  <w:rFonts w:ascii="Arial" w:hAnsi="Arial" w:cs="Arial"/>
                  <w:sz w:val="20"/>
                  <w:szCs w:val="20"/>
                  <w:lang w:val="en-GB"/>
                </w:rPr>
                <w:t>Default</w:t>
              </w:r>
            </w:ins>
          </w:p>
        </w:tc>
        <w:tc>
          <w:tcPr>
            <w:tcW w:w="1276" w:type="dxa"/>
          </w:tcPr>
          <w:p w14:paraId="60EB0D32" w14:textId="569D4DB3" w:rsidR="00324E9B" w:rsidRDefault="00324E9B" w:rsidP="00324E9B">
            <w:pPr>
              <w:spacing w:line="360" w:lineRule="auto"/>
              <w:jc w:val="both"/>
              <w:cnfStyle w:val="000000100000" w:firstRow="0" w:lastRow="0" w:firstColumn="0" w:lastColumn="0" w:oddVBand="0" w:evenVBand="0" w:oddHBand="1" w:evenHBand="0" w:firstRowFirstColumn="0" w:firstRowLastColumn="0" w:lastRowFirstColumn="0" w:lastRowLastColumn="0"/>
              <w:rPr>
                <w:ins w:id="2883" w:author="Dylan Van Aswegen" w:date="2024-07-17T04:08:00Z" w16du:dateUtc="2024-07-17T02:08:00Z"/>
                <w:rFonts w:ascii="Arial" w:hAnsi="Arial" w:cs="Arial"/>
                <w:sz w:val="20"/>
                <w:szCs w:val="20"/>
                <w:lang w:val="en-GB"/>
              </w:rPr>
            </w:pPr>
            <w:ins w:id="2884" w:author="Dylan Van Aswegen" w:date="2024-07-17T04:09:00Z">
              <w:r>
                <w:rPr>
                  <w:rFonts w:ascii="Arial" w:hAnsi="Arial" w:cs="Arial"/>
                  <w:sz w:val="20"/>
                  <w:szCs w:val="20"/>
                  <w:lang w:val="en-GB"/>
                </w:rPr>
                <w:t>Text</w:t>
              </w:r>
            </w:ins>
          </w:p>
        </w:tc>
        <w:tc>
          <w:tcPr>
            <w:tcW w:w="1701" w:type="dxa"/>
          </w:tcPr>
          <w:p w14:paraId="34661E31" w14:textId="6BBAB6B9" w:rsidR="00324E9B" w:rsidRDefault="00324E9B" w:rsidP="00324E9B">
            <w:pPr>
              <w:spacing w:line="360" w:lineRule="auto"/>
              <w:jc w:val="both"/>
              <w:cnfStyle w:val="000000100000" w:firstRow="0" w:lastRow="0" w:firstColumn="0" w:lastColumn="0" w:oddVBand="0" w:evenVBand="0" w:oddHBand="1" w:evenHBand="0" w:firstRowFirstColumn="0" w:firstRowLastColumn="0" w:lastRowFirstColumn="0" w:lastRowLastColumn="0"/>
              <w:rPr>
                <w:ins w:id="2885" w:author="Dylan Van Aswegen" w:date="2024-07-17T04:08:00Z" w16du:dateUtc="2024-07-17T02:08:00Z"/>
                <w:rFonts w:ascii="Arial" w:hAnsi="Arial" w:cs="Arial"/>
                <w:sz w:val="20"/>
                <w:szCs w:val="20"/>
                <w:lang w:val="en-GB"/>
              </w:rPr>
            </w:pPr>
            <w:ins w:id="2886" w:author="Dylan Van Aswegen" w:date="2024-07-17T04:09:00Z">
              <w:r>
                <w:rPr>
                  <w:rFonts w:ascii="Arial" w:hAnsi="Arial" w:cs="Arial"/>
                  <w:sz w:val="20"/>
                  <w:szCs w:val="20"/>
                  <w:lang w:val="en-GB"/>
                </w:rPr>
                <w:t>String</w:t>
              </w:r>
            </w:ins>
          </w:p>
        </w:tc>
        <w:tc>
          <w:tcPr>
            <w:tcW w:w="3828" w:type="dxa"/>
          </w:tcPr>
          <w:p w14:paraId="4CA10E46" w14:textId="38558FA5" w:rsidR="00324E9B" w:rsidRDefault="00723A2D" w:rsidP="00324E9B">
            <w:pPr>
              <w:spacing w:line="360" w:lineRule="auto"/>
              <w:jc w:val="both"/>
              <w:cnfStyle w:val="000000100000" w:firstRow="0" w:lastRow="0" w:firstColumn="0" w:lastColumn="0" w:oddVBand="0" w:evenVBand="0" w:oddHBand="1" w:evenHBand="0" w:firstRowFirstColumn="0" w:firstRowLastColumn="0" w:lastRowFirstColumn="0" w:lastRowLastColumn="0"/>
              <w:rPr>
                <w:ins w:id="2887" w:author="Dylan Van Aswegen" w:date="2024-07-17T04:08:00Z" w16du:dateUtc="2024-07-17T02:08:00Z"/>
                <w:rFonts w:ascii="Arial" w:hAnsi="Arial" w:cs="Arial"/>
                <w:sz w:val="20"/>
                <w:szCs w:val="20"/>
                <w:lang w:val="en-GB"/>
              </w:rPr>
            </w:pPr>
            <w:ins w:id="2888" w:author="Dylan Van Aswegen" w:date="2024-07-17T04:12:00Z" w16du:dateUtc="2024-07-17T02:12:00Z">
              <w:r>
                <w:rPr>
                  <w:rFonts w:ascii="Arial" w:hAnsi="Arial" w:cs="Arial"/>
                  <w:sz w:val="20"/>
                  <w:szCs w:val="20"/>
                  <w:lang w:val="en-GB"/>
                </w:rPr>
                <w:t xml:space="preserve">This column will be populated with a “Yes” if the payment method is the default and a “No” if the payment method is not a default. </w:t>
              </w:r>
            </w:ins>
          </w:p>
        </w:tc>
      </w:tr>
      <w:tr w:rsidR="00324E9B" w14:paraId="7796EE17" w14:textId="77777777" w:rsidTr="005C5491">
        <w:trPr>
          <w:ins w:id="2889" w:author="Dylan Van Aswegen" w:date="2024-07-17T04:08:00Z" w16du:dateUtc="2024-07-17T02:08:00Z"/>
        </w:trPr>
        <w:tc>
          <w:tcPr>
            <w:cnfStyle w:val="001000000000" w:firstRow="0" w:lastRow="0" w:firstColumn="1" w:lastColumn="0" w:oddVBand="0" w:evenVBand="0" w:oddHBand="0" w:evenHBand="0" w:firstRowFirstColumn="0" w:firstRowLastColumn="0" w:lastRowFirstColumn="0" w:lastRowLastColumn="0"/>
            <w:tcW w:w="1417" w:type="dxa"/>
          </w:tcPr>
          <w:p w14:paraId="6D41B185" w14:textId="6D1947D3" w:rsidR="00324E9B" w:rsidRDefault="00324E9B" w:rsidP="00324E9B">
            <w:pPr>
              <w:spacing w:line="360" w:lineRule="auto"/>
              <w:jc w:val="both"/>
              <w:rPr>
                <w:ins w:id="2890" w:author="Dylan Van Aswegen" w:date="2024-07-17T04:08:00Z" w16du:dateUtc="2024-07-17T02:08:00Z"/>
                <w:rFonts w:ascii="Arial" w:hAnsi="Arial" w:cs="Arial"/>
                <w:sz w:val="20"/>
                <w:szCs w:val="20"/>
                <w:lang w:val="en-GB"/>
              </w:rPr>
            </w:pPr>
            <w:ins w:id="2891" w:author="Dylan Van Aswegen" w:date="2024-07-17T04:08:00Z" w16du:dateUtc="2024-07-17T02:08:00Z">
              <w:r>
                <w:rPr>
                  <w:rFonts w:ascii="Arial" w:hAnsi="Arial" w:cs="Arial"/>
                  <w:sz w:val="20"/>
                  <w:szCs w:val="20"/>
                  <w:lang w:val="en-GB"/>
                </w:rPr>
                <w:t>Actions</w:t>
              </w:r>
            </w:ins>
          </w:p>
        </w:tc>
        <w:tc>
          <w:tcPr>
            <w:tcW w:w="1276" w:type="dxa"/>
          </w:tcPr>
          <w:p w14:paraId="0C44208C" w14:textId="744FAA7B" w:rsidR="00324E9B" w:rsidRDefault="00324E9B" w:rsidP="00324E9B">
            <w:pPr>
              <w:spacing w:line="360" w:lineRule="auto"/>
              <w:jc w:val="both"/>
              <w:cnfStyle w:val="000000000000" w:firstRow="0" w:lastRow="0" w:firstColumn="0" w:lastColumn="0" w:oddVBand="0" w:evenVBand="0" w:oddHBand="0" w:evenHBand="0" w:firstRowFirstColumn="0" w:firstRowLastColumn="0" w:lastRowFirstColumn="0" w:lastRowLastColumn="0"/>
              <w:rPr>
                <w:ins w:id="2892" w:author="Dylan Van Aswegen" w:date="2024-07-17T04:08:00Z" w16du:dateUtc="2024-07-17T02:08:00Z"/>
                <w:rFonts w:ascii="Arial" w:hAnsi="Arial" w:cs="Arial"/>
                <w:sz w:val="20"/>
                <w:szCs w:val="20"/>
                <w:lang w:val="en-GB"/>
              </w:rPr>
            </w:pPr>
            <w:ins w:id="2893" w:author="Dylan Van Aswegen" w:date="2024-07-17T04:09:00Z" w16du:dateUtc="2024-07-17T02:09:00Z">
              <w:r>
                <w:rPr>
                  <w:rFonts w:ascii="Arial" w:hAnsi="Arial" w:cs="Arial"/>
                  <w:sz w:val="20"/>
                  <w:szCs w:val="20"/>
                  <w:lang w:val="en-GB"/>
                </w:rPr>
                <w:t>Buttons</w:t>
              </w:r>
            </w:ins>
          </w:p>
        </w:tc>
        <w:tc>
          <w:tcPr>
            <w:tcW w:w="1701" w:type="dxa"/>
          </w:tcPr>
          <w:p w14:paraId="2CA15D9F" w14:textId="77777777" w:rsidR="00324E9B" w:rsidRDefault="00324E9B" w:rsidP="00324E9B">
            <w:pPr>
              <w:spacing w:line="360" w:lineRule="auto"/>
              <w:jc w:val="both"/>
              <w:cnfStyle w:val="000000000000" w:firstRow="0" w:lastRow="0" w:firstColumn="0" w:lastColumn="0" w:oddVBand="0" w:evenVBand="0" w:oddHBand="0" w:evenHBand="0" w:firstRowFirstColumn="0" w:firstRowLastColumn="0" w:lastRowFirstColumn="0" w:lastRowLastColumn="0"/>
              <w:rPr>
                <w:ins w:id="2894" w:author="Dylan Van Aswegen" w:date="2024-07-17T04:08:00Z" w16du:dateUtc="2024-07-17T02:08:00Z"/>
                <w:rFonts w:ascii="Arial" w:hAnsi="Arial" w:cs="Arial"/>
                <w:sz w:val="20"/>
                <w:szCs w:val="20"/>
                <w:lang w:val="en-GB"/>
              </w:rPr>
            </w:pPr>
          </w:p>
        </w:tc>
        <w:tc>
          <w:tcPr>
            <w:tcW w:w="3828" w:type="dxa"/>
          </w:tcPr>
          <w:p w14:paraId="45917088" w14:textId="67263D5B" w:rsidR="00324E9B" w:rsidRDefault="00723A2D" w:rsidP="00324E9B">
            <w:pPr>
              <w:spacing w:line="360" w:lineRule="auto"/>
              <w:jc w:val="both"/>
              <w:cnfStyle w:val="000000000000" w:firstRow="0" w:lastRow="0" w:firstColumn="0" w:lastColumn="0" w:oddVBand="0" w:evenVBand="0" w:oddHBand="0" w:evenHBand="0" w:firstRowFirstColumn="0" w:firstRowLastColumn="0" w:lastRowFirstColumn="0" w:lastRowLastColumn="0"/>
              <w:rPr>
                <w:ins w:id="2895" w:author="Dylan Van Aswegen" w:date="2024-07-17T04:08:00Z" w16du:dateUtc="2024-07-17T02:08:00Z"/>
                <w:rFonts w:ascii="Arial" w:hAnsi="Arial" w:cs="Arial"/>
                <w:sz w:val="20"/>
                <w:szCs w:val="20"/>
                <w:lang w:val="en-GB"/>
              </w:rPr>
            </w:pPr>
            <w:ins w:id="2896" w:author="Dylan Van Aswegen" w:date="2024-07-17T04:12:00Z" w16du:dateUtc="2024-07-17T02:12:00Z">
              <w:r>
                <w:rPr>
                  <w:rFonts w:ascii="Arial" w:hAnsi="Arial" w:cs="Arial"/>
                  <w:sz w:val="20"/>
                  <w:szCs w:val="20"/>
                  <w:lang w:val="en-GB"/>
                </w:rPr>
                <w:t>This column will have butt</w:t>
              </w:r>
            </w:ins>
            <w:ins w:id="2897" w:author="Dylan Van Aswegen" w:date="2024-07-17T04:13:00Z" w16du:dateUtc="2024-07-17T02:13:00Z">
              <w:r>
                <w:rPr>
                  <w:rFonts w:ascii="Arial" w:hAnsi="Arial" w:cs="Arial"/>
                  <w:sz w:val="20"/>
                  <w:szCs w:val="20"/>
                  <w:lang w:val="en-GB"/>
                </w:rPr>
                <w:t xml:space="preserve">ons for the </w:t>
              </w:r>
              <w:proofErr w:type="spellStart"/>
              <w:r>
                <w:rPr>
                  <w:rFonts w:ascii="Arial" w:hAnsi="Arial" w:cs="Arial"/>
                  <w:sz w:val="20"/>
                  <w:szCs w:val="20"/>
                  <w:lang w:val="en-GB"/>
                </w:rPr>
                <w:t>organistian</w:t>
              </w:r>
              <w:proofErr w:type="spellEnd"/>
              <w:r>
                <w:rPr>
                  <w:rFonts w:ascii="Arial" w:hAnsi="Arial" w:cs="Arial"/>
                  <w:sz w:val="20"/>
                  <w:szCs w:val="20"/>
                  <w:lang w:val="en-GB"/>
                </w:rPr>
                <w:t xml:space="preserve"> admin to </w:t>
              </w:r>
              <w:r w:rsidR="00C91BE4">
                <w:rPr>
                  <w:rFonts w:ascii="Arial" w:hAnsi="Arial" w:cs="Arial"/>
                  <w:sz w:val="20"/>
                  <w:szCs w:val="20"/>
                  <w:lang w:val="en-GB"/>
                </w:rPr>
                <w:t xml:space="preserve">edit and deactivate payment methods that are active and activate payment methods that are not active. </w:t>
              </w:r>
            </w:ins>
          </w:p>
        </w:tc>
      </w:tr>
    </w:tbl>
    <w:p w14:paraId="1217BC92" w14:textId="77777777" w:rsidR="007879D4" w:rsidRDefault="007879D4" w:rsidP="00322DB4">
      <w:pPr>
        <w:ind w:left="360"/>
        <w:rPr>
          <w:ins w:id="2898" w:author="Dylan Van Aswegen" w:date="2024-07-17T04:04:00Z" w16du:dateUtc="2024-07-17T02:04:00Z"/>
          <w:lang w:val="en-GB"/>
        </w:rPr>
      </w:pPr>
    </w:p>
    <w:p w14:paraId="715E6A0C" w14:textId="10B38220" w:rsidR="00CF4E49" w:rsidRDefault="00C91BE4" w:rsidP="00322DB4">
      <w:pPr>
        <w:ind w:left="360"/>
        <w:rPr>
          <w:ins w:id="2899" w:author="Dylan Van Aswegen" w:date="2024-07-17T04:14:00Z" w16du:dateUtc="2024-07-17T02:14:00Z"/>
          <w:lang w:val="en-GB"/>
        </w:rPr>
      </w:pPr>
      <w:ins w:id="2900" w:author="Dylan Van Aswegen" w:date="2024-07-17T04:13:00Z" w16du:dateUtc="2024-07-17T02:13:00Z">
        <w:r>
          <w:rPr>
            <w:lang w:val="en-GB"/>
          </w:rPr>
          <w:t>Furthermore, other configuration</w:t>
        </w:r>
      </w:ins>
      <w:ins w:id="2901" w:author="Dylan Van Aswegen" w:date="2024-07-17T04:14:00Z" w16du:dateUtc="2024-07-17T02:14:00Z">
        <w:r>
          <w:rPr>
            <w:lang w:val="en-GB"/>
          </w:rPr>
          <w:t xml:space="preserve"> options in the finance section will include: </w:t>
        </w:r>
      </w:ins>
    </w:p>
    <w:tbl>
      <w:tblPr>
        <w:tblStyle w:val="GridTable4-Accent1"/>
        <w:tblW w:w="10774" w:type="dxa"/>
        <w:tblInd w:w="-714" w:type="dxa"/>
        <w:tblLook w:val="04A0" w:firstRow="1" w:lastRow="0" w:firstColumn="1" w:lastColumn="0" w:noHBand="0" w:noVBand="1"/>
      </w:tblPr>
      <w:tblGrid>
        <w:gridCol w:w="1107"/>
        <w:gridCol w:w="1562"/>
        <w:gridCol w:w="1212"/>
        <w:gridCol w:w="2104"/>
        <w:gridCol w:w="1381"/>
        <w:gridCol w:w="3408"/>
      </w:tblGrid>
      <w:tr w:rsidR="00AF2D2B" w14:paraId="58A66A60" w14:textId="77777777" w:rsidTr="005C5491">
        <w:trPr>
          <w:cnfStyle w:val="100000000000" w:firstRow="1" w:lastRow="0" w:firstColumn="0" w:lastColumn="0" w:oddVBand="0" w:evenVBand="0" w:oddHBand="0" w:evenHBand="0" w:firstRowFirstColumn="0" w:firstRowLastColumn="0" w:lastRowFirstColumn="0" w:lastRowLastColumn="0"/>
          <w:tblHeader/>
          <w:ins w:id="2902" w:author="Dylan Van Aswegen" w:date="2024-07-17T04:14:00Z" w16du:dateUtc="2024-07-17T02:14:00Z"/>
        </w:trPr>
        <w:tc>
          <w:tcPr>
            <w:cnfStyle w:val="001000000000" w:firstRow="0" w:lastRow="0" w:firstColumn="1" w:lastColumn="0" w:oddVBand="0" w:evenVBand="0" w:oddHBand="0" w:evenHBand="0" w:firstRowFirstColumn="0" w:firstRowLastColumn="0" w:lastRowFirstColumn="0" w:lastRowLastColumn="0"/>
            <w:tcW w:w="1107" w:type="dxa"/>
            <w:shd w:val="clear" w:color="auto" w:fill="002060"/>
          </w:tcPr>
          <w:p w14:paraId="373B2620" w14:textId="77777777" w:rsidR="00C91BE4" w:rsidRDefault="00C91BE4">
            <w:pPr>
              <w:spacing w:line="360" w:lineRule="auto"/>
              <w:jc w:val="both"/>
              <w:rPr>
                <w:ins w:id="2903" w:author="Dylan Van Aswegen" w:date="2024-07-17T04:14:00Z" w16du:dateUtc="2024-07-17T02:14:00Z"/>
                <w:rFonts w:ascii="Arial" w:hAnsi="Arial" w:cs="Arial"/>
                <w:sz w:val="20"/>
                <w:szCs w:val="20"/>
                <w:lang w:val="en-GB"/>
              </w:rPr>
            </w:pPr>
            <w:ins w:id="2904" w:author="Dylan Van Aswegen" w:date="2024-07-17T04:14:00Z" w16du:dateUtc="2024-07-17T02:14:00Z">
              <w:r>
                <w:rPr>
                  <w:rFonts w:ascii="Arial" w:hAnsi="Arial" w:cs="Arial"/>
                  <w:sz w:val="20"/>
                  <w:szCs w:val="20"/>
                  <w:lang w:val="en-GB"/>
                </w:rPr>
                <w:t xml:space="preserve">Field Number </w:t>
              </w:r>
            </w:ins>
          </w:p>
        </w:tc>
        <w:tc>
          <w:tcPr>
            <w:tcW w:w="1562" w:type="dxa"/>
            <w:shd w:val="clear" w:color="auto" w:fill="002060"/>
          </w:tcPr>
          <w:p w14:paraId="733260F4" w14:textId="77777777" w:rsidR="00C91BE4" w:rsidRDefault="00C91BE4">
            <w:pPr>
              <w:spacing w:line="360" w:lineRule="auto"/>
              <w:jc w:val="both"/>
              <w:cnfStyle w:val="100000000000" w:firstRow="1" w:lastRow="0" w:firstColumn="0" w:lastColumn="0" w:oddVBand="0" w:evenVBand="0" w:oddHBand="0" w:evenHBand="0" w:firstRowFirstColumn="0" w:firstRowLastColumn="0" w:lastRowFirstColumn="0" w:lastRowLastColumn="0"/>
              <w:rPr>
                <w:ins w:id="2905" w:author="Dylan Van Aswegen" w:date="2024-07-17T04:14:00Z" w16du:dateUtc="2024-07-17T02:14:00Z"/>
                <w:rFonts w:ascii="Arial" w:hAnsi="Arial" w:cs="Arial"/>
                <w:sz w:val="20"/>
                <w:szCs w:val="20"/>
                <w:lang w:val="en-GB"/>
              </w:rPr>
            </w:pPr>
            <w:ins w:id="2906" w:author="Dylan Van Aswegen" w:date="2024-07-17T04:14:00Z" w16du:dateUtc="2024-07-17T02:14:00Z">
              <w:r>
                <w:rPr>
                  <w:rFonts w:ascii="Arial" w:hAnsi="Arial" w:cs="Arial"/>
                  <w:sz w:val="20"/>
                  <w:szCs w:val="20"/>
                  <w:lang w:val="en-GB"/>
                </w:rPr>
                <w:t>Field Name</w:t>
              </w:r>
            </w:ins>
          </w:p>
        </w:tc>
        <w:tc>
          <w:tcPr>
            <w:tcW w:w="1212" w:type="dxa"/>
            <w:shd w:val="clear" w:color="auto" w:fill="002060"/>
          </w:tcPr>
          <w:p w14:paraId="6EBE6DD8" w14:textId="77777777" w:rsidR="00C91BE4" w:rsidRDefault="00C91BE4">
            <w:pPr>
              <w:spacing w:line="360" w:lineRule="auto"/>
              <w:jc w:val="both"/>
              <w:cnfStyle w:val="100000000000" w:firstRow="1" w:lastRow="0" w:firstColumn="0" w:lastColumn="0" w:oddVBand="0" w:evenVBand="0" w:oddHBand="0" w:evenHBand="0" w:firstRowFirstColumn="0" w:firstRowLastColumn="0" w:lastRowFirstColumn="0" w:lastRowLastColumn="0"/>
              <w:rPr>
                <w:ins w:id="2907" w:author="Dylan Van Aswegen" w:date="2024-07-17T04:14:00Z" w16du:dateUtc="2024-07-17T02:14:00Z"/>
                <w:rFonts w:ascii="Arial" w:hAnsi="Arial" w:cs="Arial"/>
                <w:sz w:val="20"/>
                <w:szCs w:val="20"/>
                <w:lang w:val="en-GB"/>
              </w:rPr>
            </w:pPr>
            <w:ins w:id="2908" w:author="Dylan Van Aswegen" w:date="2024-07-17T04:14:00Z" w16du:dateUtc="2024-07-17T02:14:00Z">
              <w:r>
                <w:rPr>
                  <w:rFonts w:ascii="Arial" w:hAnsi="Arial" w:cs="Arial"/>
                  <w:sz w:val="20"/>
                  <w:szCs w:val="20"/>
                  <w:lang w:val="en-GB"/>
                </w:rPr>
                <w:t>Field Type</w:t>
              </w:r>
            </w:ins>
          </w:p>
        </w:tc>
        <w:tc>
          <w:tcPr>
            <w:tcW w:w="2104" w:type="dxa"/>
            <w:shd w:val="clear" w:color="auto" w:fill="002060"/>
          </w:tcPr>
          <w:p w14:paraId="1A88E564" w14:textId="77777777" w:rsidR="00C91BE4" w:rsidRDefault="00C91BE4">
            <w:pPr>
              <w:spacing w:line="360" w:lineRule="auto"/>
              <w:jc w:val="both"/>
              <w:cnfStyle w:val="100000000000" w:firstRow="1" w:lastRow="0" w:firstColumn="0" w:lastColumn="0" w:oddVBand="0" w:evenVBand="0" w:oddHBand="0" w:evenHBand="0" w:firstRowFirstColumn="0" w:firstRowLastColumn="0" w:lastRowFirstColumn="0" w:lastRowLastColumn="0"/>
              <w:rPr>
                <w:ins w:id="2909" w:author="Dylan Van Aswegen" w:date="2024-07-17T04:14:00Z" w16du:dateUtc="2024-07-17T02:14:00Z"/>
                <w:rFonts w:ascii="Arial" w:hAnsi="Arial" w:cs="Arial"/>
                <w:sz w:val="20"/>
                <w:szCs w:val="20"/>
                <w:lang w:val="en-GB"/>
              </w:rPr>
            </w:pPr>
            <w:ins w:id="2910" w:author="Dylan Van Aswegen" w:date="2024-07-17T04:14:00Z" w16du:dateUtc="2024-07-17T02:14:00Z">
              <w:r>
                <w:rPr>
                  <w:rFonts w:ascii="Arial" w:hAnsi="Arial" w:cs="Arial"/>
                  <w:sz w:val="20"/>
                  <w:szCs w:val="20"/>
                  <w:lang w:val="en-GB"/>
                </w:rPr>
                <w:t>Field Data Type</w:t>
              </w:r>
            </w:ins>
          </w:p>
        </w:tc>
        <w:tc>
          <w:tcPr>
            <w:tcW w:w="1381" w:type="dxa"/>
            <w:shd w:val="clear" w:color="auto" w:fill="002060"/>
          </w:tcPr>
          <w:p w14:paraId="10D4F2CA" w14:textId="77777777" w:rsidR="00C91BE4" w:rsidRDefault="00C91BE4">
            <w:pPr>
              <w:spacing w:line="360" w:lineRule="auto"/>
              <w:jc w:val="both"/>
              <w:cnfStyle w:val="100000000000" w:firstRow="1" w:lastRow="0" w:firstColumn="0" w:lastColumn="0" w:oddVBand="0" w:evenVBand="0" w:oddHBand="0" w:evenHBand="0" w:firstRowFirstColumn="0" w:firstRowLastColumn="0" w:lastRowFirstColumn="0" w:lastRowLastColumn="0"/>
              <w:rPr>
                <w:ins w:id="2911" w:author="Dylan Van Aswegen" w:date="2024-07-17T04:14:00Z" w16du:dateUtc="2024-07-17T02:14:00Z"/>
                <w:rFonts w:ascii="Arial" w:hAnsi="Arial" w:cs="Arial"/>
                <w:sz w:val="20"/>
                <w:szCs w:val="20"/>
                <w:lang w:val="en-GB"/>
              </w:rPr>
            </w:pPr>
            <w:ins w:id="2912" w:author="Dylan Van Aswegen" w:date="2024-07-17T04:14:00Z" w16du:dateUtc="2024-07-17T02:14:00Z">
              <w:r>
                <w:rPr>
                  <w:rFonts w:ascii="Arial" w:hAnsi="Arial" w:cs="Arial"/>
                  <w:sz w:val="20"/>
                  <w:szCs w:val="20"/>
                  <w:lang w:val="en-GB"/>
                </w:rPr>
                <w:t>Required?</w:t>
              </w:r>
            </w:ins>
          </w:p>
        </w:tc>
        <w:tc>
          <w:tcPr>
            <w:tcW w:w="3408" w:type="dxa"/>
            <w:shd w:val="clear" w:color="auto" w:fill="002060"/>
          </w:tcPr>
          <w:p w14:paraId="5472F178" w14:textId="77777777" w:rsidR="00C91BE4" w:rsidRDefault="00C91BE4">
            <w:pPr>
              <w:spacing w:line="360" w:lineRule="auto"/>
              <w:jc w:val="both"/>
              <w:cnfStyle w:val="100000000000" w:firstRow="1" w:lastRow="0" w:firstColumn="0" w:lastColumn="0" w:oddVBand="0" w:evenVBand="0" w:oddHBand="0" w:evenHBand="0" w:firstRowFirstColumn="0" w:firstRowLastColumn="0" w:lastRowFirstColumn="0" w:lastRowLastColumn="0"/>
              <w:rPr>
                <w:ins w:id="2913" w:author="Dylan Van Aswegen" w:date="2024-07-17T04:14:00Z" w16du:dateUtc="2024-07-17T02:14:00Z"/>
                <w:rFonts w:ascii="Arial" w:hAnsi="Arial" w:cs="Arial"/>
                <w:sz w:val="20"/>
                <w:szCs w:val="20"/>
                <w:lang w:val="en-GB"/>
              </w:rPr>
            </w:pPr>
            <w:ins w:id="2914" w:author="Dylan Van Aswegen" w:date="2024-07-17T04:14:00Z" w16du:dateUtc="2024-07-17T02:14:00Z">
              <w:r>
                <w:rPr>
                  <w:rFonts w:ascii="Arial" w:hAnsi="Arial" w:cs="Arial"/>
                  <w:sz w:val="20"/>
                  <w:szCs w:val="20"/>
                  <w:lang w:val="en-GB"/>
                </w:rPr>
                <w:t>Field Rules</w:t>
              </w:r>
            </w:ins>
          </w:p>
        </w:tc>
      </w:tr>
      <w:tr w:rsidR="00C91BE4" w14:paraId="729C0816" w14:textId="77777777" w:rsidTr="005C5491">
        <w:trPr>
          <w:cnfStyle w:val="000000100000" w:firstRow="0" w:lastRow="0" w:firstColumn="0" w:lastColumn="0" w:oddVBand="0" w:evenVBand="0" w:oddHBand="1" w:evenHBand="0" w:firstRowFirstColumn="0" w:firstRowLastColumn="0" w:lastRowFirstColumn="0" w:lastRowLastColumn="0"/>
          <w:ins w:id="2915" w:author="Dylan Van Aswegen" w:date="2024-07-17T04:14:00Z" w16du:dateUtc="2024-07-17T02:14:00Z"/>
        </w:trPr>
        <w:tc>
          <w:tcPr>
            <w:cnfStyle w:val="001000000000" w:firstRow="0" w:lastRow="0" w:firstColumn="1" w:lastColumn="0" w:oddVBand="0" w:evenVBand="0" w:oddHBand="0" w:evenHBand="0" w:firstRowFirstColumn="0" w:firstRowLastColumn="0" w:lastRowFirstColumn="0" w:lastRowLastColumn="0"/>
            <w:tcW w:w="1107" w:type="dxa"/>
          </w:tcPr>
          <w:p w14:paraId="034BC04B" w14:textId="77777777" w:rsidR="00C91BE4" w:rsidRDefault="00C91BE4">
            <w:pPr>
              <w:spacing w:line="360" w:lineRule="auto"/>
              <w:jc w:val="both"/>
              <w:rPr>
                <w:ins w:id="2916" w:author="Dylan Van Aswegen" w:date="2024-07-17T04:14:00Z" w16du:dateUtc="2024-07-17T02:14:00Z"/>
                <w:rFonts w:ascii="Arial" w:hAnsi="Arial" w:cs="Arial"/>
                <w:sz w:val="20"/>
                <w:szCs w:val="20"/>
                <w:lang w:val="en-GB"/>
              </w:rPr>
            </w:pPr>
          </w:p>
        </w:tc>
        <w:tc>
          <w:tcPr>
            <w:tcW w:w="1562" w:type="dxa"/>
          </w:tcPr>
          <w:p w14:paraId="0C1CA171" w14:textId="72D26B1D" w:rsidR="00C91BE4" w:rsidRDefault="00C91BE4">
            <w:pPr>
              <w:spacing w:line="360" w:lineRule="auto"/>
              <w:jc w:val="both"/>
              <w:cnfStyle w:val="000000100000" w:firstRow="0" w:lastRow="0" w:firstColumn="0" w:lastColumn="0" w:oddVBand="0" w:evenVBand="0" w:oddHBand="1" w:evenHBand="0" w:firstRowFirstColumn="0" w:firstRowLastColumn="0" w:lastRowFirstColumn="0" w:lastRowLastColumn="0"/>
              <w:rPr>
                <w:ins w:id="2917" w:author="Dylan Van Aswegen" w:date="2024-07-17T04:14:00Z" w16du:dateUtc="2024-07-17T02:14:00Z"/>
                <w:rFonts w:ascii="Arial" w:hAnsi="Arial" w:cs="Arial"/>
                <w:sz w:val="20"/>
                <w:szCs w:val="20"/>
                <w:lang w:val="en-GB"/>
              </w:rPr>
            </w:pPr>
            <w:ins w:id="2918" w:author="Dylan Van Aswegen" w:date="2024-07-17T04:14:00Z" w16du:dateUtc="2024-07-17T02:14:00Z">
              <w:r>
                <w:rPr>
                  <w:rFonts w:ascii="Arial" w:hAnsi="Arial" w:cs="Arial"/>
                  <w:sz w:val="20"/>
                  <w:szCs w:val="20"/>
                  <w:lang w:val="en-GB"/>
                </w:rPr>
                <w:t xml:space="preserve">Currency </w:t>
              </w:r>
            </w:ins>
          </w:p>
        </w:tc>
        <w:tc>
          <w:tcPr>
            <w:tcW w:w="1212" w:type="dxa"/>
          </w:tcPr>
          <w:p w14:paraId="416A1544" w14:textId="77777777" w:rsidR="00C91BE4" w:rsidRDefault="00C91BE4">
            <w:pPr>
              <w:spacing w:line="360" w:lineRule="auto"/>
              <w:jc w:val="both"/>
              <w:cnfStyle w:val="000000100000" w:firstRow="0" w:lastRow="0" w:firstColumn="0" w:lastColumn="0" w:oddVBand="0" w:evenVBand="0" w:oddHBand="1" w:evenHBand="0" w:firstRowFirstColumn="0" w:firstRowLastColumn="0" w:lastRowFirstColumn="0" w:lastRowLastColumn="0"/>
              <w:rPr>
                <w:ins w:id="2919" w:author="Dylan Van Aswegen" w:date="2024-07-17T04:14:00Z" w16du:dateUtc="2024-07-17T02:14:00Z"/>
                <w:rFonts w:ascii="Arial" w:hAnsi="Arial" w:cs="Arial"/>
                <w:sz w:val="20"/>
                <w:szCs w:val="20"/>
                <w:lang w:val="en-GB"/>
              </w:rPr>
            </w:pPr>
            <w:ins w:id="2920" w:author="Dylan Van Aswegen" w:date="2024-07-17T04:14:00Z" w16du:dateUtc="2024-07-17T02:14:00Z">
              <w:r>
                <w:rPr>
                  <w:rFonts w:ascii="Arial" w:hAnsi="Arial" w:cs="Arial"/>
                  <w:sz w:val="20"/>
                  <w:szCs w:val="20"/>
                  <w:lang w:val="en-GB"/>
                </w:rPr>
                <w:t xml:space="preserve">Radio </w:t>
              </w:r>
            </w:ins>
          </w:p>
        </w:tc>
        <w:tc>
          <w:tcPr>
            <w:tcW w:w="2104" w:type="dxa"/>
          </w:tcPr>
          <w:p w14:paraId="33EA6A23" w14:textId="54A00493" w:rsidR="00C91BE4" w:rsidRPr="009C48DC" w:rsidRDefault="009C48DC" w:rsidP="009C48DC">
            <w:pPr>
              <w:spacing w:line="360" w:lineRule="auto"/>
              <w:jc w:val="both"/>
              <w:cnfStyle w:val="000000100000" w:firstRow="0" w:lastRow="0" w:firstColumn="0" w:lastColumn="0" w:oddVBand="0" w:evenVBand="0" w:oddHBand="1" w:evenHBand="0" w:firstRowFirstColumn="0" w:firstRowLastColumn="0" w:lastRowFirstColumn="0" w:lastRowLastColumn="0"/>
              <w:rPr>
                <w:ins w:id="2921" w:author="Dylan Van Aswegen" w:date="2024-07-17T04:14:00Z" w16du:dateUtc="2024-07-17T02:14:00Z"/>
                <w:rFonts w:ascii="Arial" w:hAnsi="Arial" w:cs="Arial"/>
                <w:sz w:val="20"/>
                <w:szCs w:val="20"/>
                <w:lang w:val="en-GB"/>
                <w:rPrChange w:id="2922" w:author="Dylan Van Aswegen" w:date="2024-07-17T04:17:00Z" w16du:dateUtc="2024-07-17T02:17:00Z">
                  <w:rPr>
                    <w:ins w:id="2923" w:author="Dylan Van Aswegen" w:date="2024-07-17T04:14:00Z" w16du:dateUtc="2024-07-17T02:14:00Z"/>
                    <w:lang w:val="en-GB"/>
                  </w:rPr>
                </w:rPrChange>
              </w:rPr>
              <w:pPrChange w:id="2924" w:author="Dylan Van Aswegen" w:date="2024-07-17T04:17:00Z" w16du:dateUtc="2024-07-17T02:17: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2925" w:author="Dylan Van Aswegen" w:date="2024-07-17T04:17:00Z" w16du:dateUtc="2024-07-17T02:17:00Z">
              <w:r>
                <w:rPr>
                  <w:rFonts w:ascii="Arial" w:hAnsi="Arial" w:cs="Arial"/>
                  <w:sz w:val="20"/>
                  <w:szCs w:val="20"/>
                  <w:lang w:val="en-GB"/>
                </w:rPr>
                <w:t>Currencies</w:t>
              </w:r>
            </w:ins>
          </w:p>
        </w:tc>
        <w:tc>
          <w:tcPr>
            <w:tcW w:w="1381" w:type="dxa"/>
          </w:tcPr>
          <w:p w14:paraId="42F680B4" w14:textId="77777777" w:rsidR="00C91BE4" w:rsidRDefault="00C91BE4">
            <w:pPr>
              <w:spacing w:line="360" w:lineRule="auto"/>
              <w:jc w:val="both"/>
              <w:cnfStyle w:val="000000100000" w:firstRow="0" w:lastRow="0" w:firstColumn="0" w:lastColumn="0" w:oddVBand="0" w:evenVBand="0" w:oddHBand="1" w:evenHBand="0" w:firstRowFirstColumn="0" w:firstRowLastColumn="0" w:lastRowFirstColumn="0" w:lastRowLastColumn="0"/>
              <w:rPr>
                <w:ins w:id="2926" w:author="Dylan Van Aswegen" w:date="2024-07-17T04:14:00Z" w16du:dateUtc="2024-07-17T02:14:00Z"/>
                <w:rFonts w:ascii="Arial" w:hAnsi="Arial" w:cs="Arial"/>
                <w:sz w:val="20"/>
                <w:szCs w:val="20"/>
                <w:lang w:val="en-GB"/>
              </w:rPr>
            </w:pPr>
            <w:ins w:id="2927" w:author="Dylan Van Aswegen" w:date="2024-07-17T04:14:00Z" w16du:dateUtc="2024-07-17T02:14:00Z">
              <w:r>
                <w:rPr>
                  <w:rFonts w:ascii="Arial" w:hAnsi="Arial" w:cs="Arial"/>
                  <w:sz w:val="20"/>
                  <w:szCs w:val="20"/>
                  <w:lang w:val="en-GB"/>
                </w:rPr>
                <w:t>Yes</w:t>
              </w:r>
            </w:ins>
          </w:p>
        </w:tc>
        <w:tc>
          <w:tcPr>
            <w:tcW w:w="3408" w:type="dxa"/>
          </w:tcPr>
          <w:p w14:paraId="05B457E1" w14:textId="3A92F43C" w:rsidR="00C91BE4" w:rsidRDefault="00C91BE4">
            <w:pPr>
              <w:spacing w:line="360" w:lineRule="auto"/>
              <w:jc w:val="both"/>
              <w:cnfStyle w:val="000000100000" w:firstRow="0" w:lastRow="0" w:firstColumn="0" w:lastColumn="0" w:oddVBand="0" w:evenVBand="0" w:oddHBand="1" w:evenHBand="0" w:firstRowFirstColumn="0" w:firstRowLastColumn="0" w:lastRowFirstColumn="0" w:lastRowLastColumn="0"/>
              <w:rPr>
                <w:ins w:id="2928" w:author="Dylan Van Aswegen" w:date="2024-07-17T04:14:00Z" w16du:dateUtc="2024-07-17T02:14:00Z"/>
                <w:rFonts w:ascii="Arial" w:hAnsi="Arial" w:cs="Arial"/>
                <w:sz w:val="20"/>
                <w:szCs w:val="20"/>
                <w:lang w:val="en-GB"/>
              </w:rPr>
            </w:pPr>
            <w:ins w:id="2929" w:author="Dylan Van Aswegen" w:date="2024-07-17T04:14:00Z" w16du:dateUtc="2024-07-17T02:14:00Z">
              <w:r>
                <w:rPr>
                  <w:rFonts w:ascii="Arial" w:hAnsi="Arial" w:cs="Arial"/>
                  <w:sz w:val="20"/>
                  <w:szCs w:val="20"/>
                  <w:lang w:val="en-GB"/>
                </w:rPr>
                <w:t xml:space="preserve">This field will be used by the organisation admin to </w:t>
              </w:r>
            </w:ins>
            <w:ins w:id="2930" w:author="Dylan Van Aswegen" w:date="2024-07-17T04:17:00Z" w16du:dateUtc="2024-07-17T02:17:00Z">
              <w:r w:rsidR="009C48DC">
                <w:rPr>
                  <w:rFonts w:ascii="Arial" w:hAnsi="Arial" w:cs="Arial"/>
                  <w:sz w:val="20"/>
                  <w:szCs w:val="20"/>
                  <w:lang w:val="en-GB"/>
                </w:rPr>
                <w:t>set the organisation currency. This field will be populated with currencies that ca</w:t>
              </w:r>
            </w:ins>
            <w:ins w:id="2931" w:author="Dylan Van Aswegen" w:date="2024-07-17T04:18:00Z" w16du:dateUtc="2024-07-17T02:18:00Z">
              <w:r w:rsidR="009C48DC">
                <w:rPr>
                  <w:rFonts w:ascii="Arial" w:hAnsi="Arial" w:cs="Arial"/>
                  <w:sz w:val="20"/>
                  <w:szCs w:val="20"/>
                  <w:lang w:val="en-GB"/>
                </w:rPr>
                <w:t xml:space="preserve">n be used. </w:t>
              </w:r>
            </w:ins>
          </w:p>
        </w:tc>
      </w:tr>
      <w:tr w:rsidR="00526B63" w14:paraId="0C8F17E8" w14:textId="77777777" w:rsidTr="005C5491">
        <w:trPr>
          <w:ins w:id="2932" w:author="Dylan Van Aswegen" w:date="2024-07-17T04:14:00Z" w16du:dateUtc="2024-07-17T02:14:00Z"/>
        </w:trPr>
        <w:tc>
          <w:tcPr>
            <w:cnfStyle w:val="001000000000" w:firstRow="0" w:lastRow="0" w:firstColumn="1" w:lastColumn="0" w:oddVBand="0" w:evenVBand="0" w:oddHBand="0" w:evenHBand="0" w:firstRowFirstColumn="0" w:firstRowLastColumn="0" w:lastRowFirstColumn="0" w:lastRowLastColumn="0"/>
            <w:tcW w:w="1107" w:type="dxa"/>
          </w:tcPr>
          <w:p w14:paraId="3FA1A936" w14:textId="77777777" w:rsidR="00526B63" w:rsidRDefault="00526B63">
            <w:pPr>
              <w:spacing w:line="360" w:lineRule="auto"/>
              <w:jc w:val="both"/>
              <w:rPr>
                <w:ins w:id="2933" w:author="Dylan Van Aswegen" w:date="2024-07-17T04:14:00Z" w16du:dateUtc="2024-07-17T02:14:00Z"/>
                <w:rFonts w:ascii="Arial" w:hAnsi="Arial" w:cs="Arial"/>
                <w:sz w:val="20"/>
                <w:szCs w:val="20"/>
                <w:lang w:val="en-GB"/>
              </w:rPr>
            </w:pPr>
          </w:p>
        </w:tc>
        <w:tc>
          <w:tcPr>
            <w:tcW w:w="1562" w:type="dxa"/>
          </w:tcPr>
          <w:p w14:paraId="37E55901" w14:textId="1B56D572" w:rsidR="00526B63" w:rsidRDefault="00526B63">
            <w:pPr>
              <w:spacing w:line="360" w:lineRule="auto"/>
              <w:jc w:val="both"/>
              <w:cnfStyle w:val="000000000000" w:firstRow="0" w:lastRow="0" w:firstColumn="0" w:lastColumn="0" w:oddVBand="0" w:evenVBand="0" w:oddHBand="0" w:evenHBand="0" w:firstRowFirstColumn="0" w:firstRowLastColumn="0" w:lastRowFirstColumn="0" w:lastRowLastColumn="0"/>
              <w:rPr>
                <w:ins w:id="2934" w:author="Dylan Van Aswegen" w:date="2024-07-17T04:14:00Z" w16du:dateUtc="2024-07-17T02:14:00Z"/>
                <w:rFonts w:ascii="Arial" w:hAnsi="Arial" w:cs="Arial"/>
                <w:sz w:val="20"/>
                <w:szCs w:val="20"/>
                <w:lang w:val="en-GB"/>
              </w:rPr>
            </w:pPr>
            <w:ins w:id="2935" w:author="Dylan Van Aswegen" w:date="2024-07-17T04:14:00Z" w16du:dateUtc="2024-07-17T02:14:00Z">
              <w:r>
                <w:rPr>
                  <w:rFonts w:ascii="Arial" w:hAnsi="Arial" w:cs="Arial"/>
                  <w:sz w:val="20"/>
                  <w:szCs w:val="20"/>
                  <w:lang w:val="en-GB"/>
                </w:rPr>
                <w:t>VAT Status</w:t>
              </w:r>
            </w:ins>
          </w:p>
        </w:tc>
        <w:tc>
          <w:tcPr>
            <w:tcW w:w="1212" w:type="dxa"/>
          </w:tcPr>
          <w:p w14:paraId="749453C7" w14:textId="324FA404" w:rsidR="00526B63" w:rsidRDefault="00A74EE0">
            <w:pPr>
              <w:spacing w:line="360" w:lineRule="auto"/>
              <w:jc w:val="both"/>
              <w:cnfStyle w:val="000000000000" w:firstRow="0" w:lastRow="0" w:firstColumn="0" w:lastColumn="0" w:oddVBand="0" w:evenVBand="0" w:oddHBand="0" w:evenHBand="0" w:firstRowFirstColumn="0" w:firstRowLastColumn="0" w:lastRowFirstColumn="0" w:lastRowLastColumn="0"/>
              <w:rPr>
                <w:ins w:id="2936" w:author="Dylan Van Aswegen" w:date="2024-07-17T04:14:00Z" w16du:dateUtc="2024-07-17T02:14:00Z"/>
                <w:rFonts w:ascii="Arial" w:hAnsi="Arial" w:cs="Arial"/>
                <w:sz w:val="20"/>
                <w:szCs w:val="20"/>
                <w:lang w:val="en-GB"/>
              </w:rPr>
            </w:pPr>
            <w:ins w:id="2937" w:author="Dylan Van Aswegen" w:date="2024-07-17T04:19:00Z" w16du:dateUtc="2024-07-17T02:19:00Z">
              <w:r>
                <w:rPr>
                  <w:rFonts w:ascii="Arial" w:hAnsi="Arial" w:cs="Arial"/>
                  <w:sz w:val="20"/>
                  <w:szCs w:val="20"/>
                  <w:lang w:val="en-GB"/>
                </w:rPr>
                <w:t>Drop down menu</w:t>
              </w:r>
            </w:ins>
          </w:p>
        </w:tc>
        <w:tc>
          <w:tcPr>
            <w:tcW w:w="2104" w:type="dxa"/>
          </w:tcPr>
          <w:p w14:paraId="795EE004" w14:textId="77777777" w:rsidR="00526B63" w:rsidRPr="009C48DC" w:rsidRDefault="00526B63" w:rsidP="009C48DC">
            <w:pPr>
              <w:spacing w:line="360" w:lineRule="auto"/>
              <w:jc w:val="both"/>
              <w:cnfStyle w:val="000000000000" w:firstRow="0" w:lastRow="0" w:firstColumn="0" w:lastColumn="0" w:oddVBand="0" w:evenVBand="0" w:oddHBand="0" w:evenHBand="0" w:firstRowFirstColumn="0" w:firstRowLastColumn="0" w:lastRowFirstColumn="0" w:lastRowLastColumn="0"/>
              <w:rPr>
                <w:ins w:id="2938" w:author="Dylan Van Aswegen" w:date="2024-07-17T04:14:00Z" w16du:dateUtc="2024-07-17T02:14:00Z"/>
                <w:rFonts w:ascii="Arial" w:hAnsi="Arial" w:cs="Arial"/>
                <w:sz w:val="20"/>
                <w:szCs w:val="20"/>
                <w:lang w:val="en-GB"/>
                <w:rPrChange w:id="2939" w:author="Dylan Van Aswegen" w:date="2024-07-17T04:17:00Z" w16du:dateUtc="2024-07-17T02:17:00Z">
                  <w:rPr>
                    <w:ins w:id="2940" w:author="Dylan Van Aswegen" w:date="2024-07-17T04:14:00Z" w16du:dateUtc="2024-07-17T02:14:00Z"/>
                    <w:lang w:val="en-GB"/>
                  </w:rPr>
                </w:rPrChange>
              </w:rPr>
              <w:pPrChange w:id="2941" w:author="Dylan Van Aswegen" w:date="2024-07-17T04:17:00Z" w16du:dateUtc="2024-07-17T02:17: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381" w:type="dxa"/>
          </w:tcPr>
          <w:p w14:paraId="47C4FADB" w14:textId="77777777" w:rsidR="00526B63" w:rsidRDefault="00526B63">
            <w:pPr>
              <w:spacing w:line="360" w:lineRule="auto"/>
              <w:jc w:val="both"/>
              <w:cnfStyle w:val="000000000000" w:firstRow="0" w:lastRow="0" w:firstColumn="0" w:lastColumn="0" w:oddVBand="0" w:evenVBand="0" w:oddHBand="0" w:evenHBand="0" w:firstRowFirstColumn="0" w:firstRowLastColumn="0" w:lastRowFirstColumn="0" w:lastRowLastColumn="0"/>
              <w:rPr>
                <w:ins w:id="2942" w:author="Dylan Van Aswegen" w:date="2024-07-17T04:14:00Z" w16du:dateUtc="2024-07-17T02:14:00Z"/>
                <w:rFonts w:ascii="Arial" w:hAnsi="Arial" w:cs="Arial"/>
                <w:sz w:val="20"/>
                <w:szCs w:val="20"/>
                <w:lang w:val="en-GB"/>
              </w:rPr>
            </w:pPr>
          </w:p>
        </w:tc>
        <w:tc>
          <w:tcPr>
            <w:tcW w:w="3408" w:type="dxa"/>
          </w:tcPr>
          <w:p w14:paraId="6AD871B5" w14:textId="22317B0F" w:rsidR="00526B63" w:rsidRDefault="0014696D">
            <w:pPr>
              <w:spacing w:line="360" w:lineRule="auto"/>
              <w:jc w:val="both"/>
              <w:cnfStyle w:val="000000000000" w:firstRow="0" w:lastRow="0" w:firstColumn="0" w:lastColumn="0" w:oddVBand="0" w:evenVBand="0" w:oddHBand="0" w:evenHBand="0" w:firstRowFirstColumn="0" w:firstRowLastColumn="0" w:lastRowFirstColumn="0" w:lastRowLastColumn="0"/>
              <w:rPr>
                <w:ins w:id="2943" w:author="Dylan Van Aswegen" w:date="2024-07-17T04:14:00Z" w16du:dateUtc="2024-07-17T02:14:00Z"/>
                <w:rFonts w:ascii="Arial" w:hAnsi="Arial" w:cs="Arial"/>
                <w:sz w:val="20"/>
                <w:szCs w:val="20"/>
                <w:lang w:val="en-GB"/>
              </w:rPr>
            </w:pPr>
            <w:ins w:id="2944" w:author="Dylan Van Aswegen" w:date="2024-07-17T04:18:00Z" w16du:dateUtc="2024-07-17T02:18:00Z">
              <w:r>
                <w:rPr>
                  <w:rFonts w:ascii="Arial" w:hAnsi="Arial" w:cs="Arial"/>
                  <w:sz w:val="20"/>
                  <w:szCs w:val="20"/>
                  <w:lang w:val="en-GB"/>
                </w:rPr>
                <w:t xml:space="preserve">This field will be used by the organisation admin to configure the vat status of the organisation. It will be populated with the VAT Statuses on Web Collect. </w:t>
              </w:r>
            </w:ins>
          </w:p>
        </w:tc>
      </w:tr>
      <w:tr w:rsidR="00B0249C" w14:paraId="402F5B4A" w14:textId="77777777" w:rsidTr="005C5491">
        <w:trPr>
          <w:cnfStyle w:val="000000100000" w:firstRow="0" w:lastRow="0" w:firstColumn="0" w:lastColumn="0" w:oddVBand="0" w:evenVBand="0" w:oddHBand="1" w:evenHBand="0" w:firstRowFirstColumn="0" w:firstRowLastColumn="0" w:lastRowFirstColumn="0" w:lastRowLastColumn="0"/>
          <w:ins w:id="2945" w:author="Dylan Van Aswegen" w:date="2024-07-17T04:17:00Z" w16du:dateUtc="2024-07-17T02:17:00Z"/>
        </w:trPr>
        <w:tc>
          <w:tcPr>
            <w:cnfStyle w:val="001000000000" w:firstRow="0" w:lastRow="0" w:firstColumn="1" w:lastColumn="0" w:oddVBand="0" w:evenVBand="0" w:oddHBand="0" w:evenHBand="0" w:firstRowFirstColumn="0" w:firstRowLastColumn="0" w:lastRowFirstColumn="0" w:lastRowLastColumn="0"/>
            <w:tcW w:w="1107" w:type="dxa"/>
          </w:tcPr>
          <w:p w14:paraId="2D8BFF0B" w14:textId="77777777" w:rsidR="00B0249C" w:rsidRDefault="00B0249C">
            <w:pPr>
              <w:spacing w:line="360" w:lineRule="auto"/>
              <w:jc w:val="both"/>
              <w:rPr>
                <w:ins w:id="2946" w:author="Dylan Van Aswegen" w:date="2024-07-17T04:17:00Z" w16du:dateUtc="2024-07-17T02:17:00Z"/>
                <w:rFonts w:ascii="Arial" w:hAnsi="Arial" w:cs="Arial"/>
                <w:sz w:val="20"/>
                <w:szCs w:val="20"/>
                <w:lang w:val="en-GB"/>
              </w:rPr>
            </w:pPr>
          </w:p>
        </w:tc>
        <w:tc>
          <w:tcPr>
            <w:tcW w:w="1562" w:type="dxa"/>
          </w:tcPr>
          <w:p w14:paraId="6EC401F0" w14:textId="0DE8833F" w:rsidR="00B0249C" w:rsidRDefault="00B0249C">
            <w:pPr>
              <w:spacing w:line="360" w:lineRule="auto"/>
              <w:jc w:val="both"/>
              <w:cnfStyle w:val="000000100000" w:firstRow="0" w:lastRow="0" w:firstColumn="0" w:lastColumn="0" w:oddVBand="0" w:evenVBand="0" w:oddHBand="1" w:evenHBand="0" w:firstRowFirstColumn="0" w:firstRowLastColumn="0" w:lastRowFirstColumn="0" w:lastRowLastColumn="0"/>
              <w:rPr>
                <w:ins w:id="2947" w:author="Dylan Van Aswegen" w:date="2024-07-17T04:17:00Z" w16du:dateUtc="2024-07-17T02:17:00Z"/>
                <w:rFonts w:ascii="Arial" w:hAnsi="Arial" w:cs="Arial"/>
                <w:sz w:val="20"/>
                <w:szCs w:val="20"/>
                <w:lang w:val="en-GB"/>
              </w:rPr>
            </w:pPr>
            <w:ins w:id="2948" w:author="Dylan Van Aswegen" w:date="2024-07-17T04:17:00Z" w16du:dateUtc="2024-07-17T02:17:00Z">
              <w:r>
                <w:rPr>
                  <w:rFonts w:ascii="Arial" w:hAnsi="Arial" w:cs="Arial"/>
                  <w:sz w:val="20"/>
                  <w:szCs w:val="20"/>
                  <w:lang w:val="en-GB"/>
                </w:rPr>
                <w:t xml:space="preserve">Add VAT </w:t>
              </w:r>
              <w:r w:rsidR="008A4275">
                <w:rPr>
                  <w:rFonts w:ascii="Arial" w:hAnsi="Arial" w:cs="Arial"/>
                  <w:sz w:val="20"/>
                  <w:szCs w:val="20"/>
                  <w:lang w:val="en-GB"/>
                </w:rPr>
                <w:t>Rate</w:t>
              </w:r>
            </w:ins>
          </w:p>
        </w:tc>
        <w:tc>
          <w:tcPr>
            <w:tcW w:w="1212" w:type="dxa"/>
          </w:tcPr>
          <w:p w14:paraId="708B562F" w14:textId="39745CBC" w:rsidR="00B0249C" w:rsidRDefault="009C48DC">
            <w:pPr>
              <w:spacing w:line="360" w:lineRule="auto"/>
              <w:jc w:val="both"/>
              <w:cnfStyle w:val="000000100000" w:firstRow="0" w:lastRow="0" w:firstColumn="0" w:lastColumn="0" w:oddVBand="0" w:evenVBand="0" w:oddHBand="1" w:evenHBand="0" w:firstRowFirstColumn="0" w:firstRowLastColumn="0" w:lastRowFirstColumn="0" w:lastRowLastColumn="0"/>
              <w:rPr>
                <w:ins w:id="2949" w:author="Dylan Van Aswegen" w:date="2024-07-17T04:17:00Z" w16du:dateUtc="2024-07-17T02:17:00Z"/>
                <w:rFonts w:ascii="Arial" w:hAnsi="Arial" w:cs="Arial"/>
                <w:sz w:val="20"/>
                <w:szCs w:val="20"/>
                <w:lang w:val="en-GB"/>
              </w:rPr>
            </w:pPr>
            <w:ins w:id="2950" w:author="Dylan Van Aswegen" w:date="2024-07-17T04:17:00Z" w16du:dateUtc="2024-07-17T02:17:00Z">
              <w:r>
                <w:rPr>
                  <w:rFonts w:ascii="Arial" w:hAnsi="Arial" w:cs="Arial"/>
                  <w:sz w:val="20"/>
                  <w:szCs w:val="20"/>
                  <w:lang w:val="en-GB"/>
                </w:rPr>
                <w:t>Button</w:t>
              </w:r>
            </w:ins>
          </w:p>
        </w:tc>
        <w:tc>
          <w:tcPr>
            <w:tcW w:w="2104" w:type="dxa"/>
          </w:tcPr>
          <w:p w14:paraId="2C764EF9" w14:textId="77777777" w:rsidR="00B0249C" w:rsidRPr="009C48DC" w:rsidRDefault="00B0249C" w:rsidP="009C48DC">
            <w:pPr>
              <w:spacing w:line="360" w:lineRule="auto"/>
              <w:jc w:val="both"/>
              <w:cnfStyle w:val="000000100000" w:firstRow="0" w:lastRow="0" w:firstColumn="0" w:lastColumn="0" w:oddVBand="0" w:evenVBand="0" w:oddHBand="1" w:evenHBand="0" w:firstRowFirstColumn="0" w:firstRowLastColumn="0" w:lastRowFirstColumn="0" w:lastRowLastColumn="0"/>
              <w:rPr>
                <w:ins w:id="2951" w:author="Dylan Van Aswegen" w:date="2024-07-17T04:17:00Z" w16du:dateUtc="2024-07-17T02:17:00Z"/>
                <w:rFonts w:ascii="Arial" w:hAnsi="Arial" w:cs="Arial"/>
                <w:sz w:val="20"/>
                <w:szCs w:val="20"/>
                <w:lang w:val="en-GB"/>
                <w:rPrChange w:id="2952" w:author="Dylan Van Aswegen" w:date="2024-07-17T04:17:00Z" w16du:dateUtc="2024-07-17T02:17:00Z">
                  <w:rPr>
                    <w:ins w:id="2953" w:author="Dylan Van Aswegen" w:date="2024-07-17T04:17:00Z" w16du:dateUtc="2024-07-17T02:17:00Z"/>
                    <w:lang w:val="en-GB"/>
                  </w:rPr>
                </w:rPrChange>
              </w:rPr>
              <w:pPrChange w:id="2954" w:author="Dylan Van Aswegen" w:date="2024-07-17T04:17:00Z" w16du:dateUtc="2024-07-17T02:17: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p>
        </w:tc>
        <w:tc>
          <w:tcPr>
            <w:tcW w:w="1381" w:type="dxa"/>
          </w:tcPr>
          <w:p w14:paraId="51C070B6" w14:textId="77777777" w:rsidR="00B0249C" w:rsidRDefault="00B0249C">
            <w:pPr>
              <w:spacing w:line="360" w:lineRule="auto"/>
              <w:jc w:val="both"/>
              <w:cnfStyle w:val="000000100000" w:firstRow="0" w:lastRow="0" w:firstColumn="0" w:lastColumn="0" w:oddVBand="0" w:evenVBand="0" w:oddHBand="1" w:evenHBand="0" w:firstRowFirstColumn="0" w:firstRowLastColumn="0" w:lastRowFirstColumn="0" w:lastRowLastColumn="0"/>
              <w:rPr>
                <w:ins w:id="2955" w:author="Dylan Van Aswegen" w:date="2024-07-17T04:17:00Z" w16du:dateUtc="2024-07-17T02:17:00Z"/>
                <w:rFonts w:ascii="Arial" w:hAnsi="Arial" w:cs="Arial"/>
                <w:sz w:val="20"/>
                <w:szCs w:val="20"/>
                <w:lang w:val="en-GB"/>
              </w:rPr>
            </w:pPr>
          </w:p>
        </w:tc>
        <w:tc>
          <w:tcPr>
            <w:tcW w:w="3408" w:type="dxa"/>
          </w:tcPr>
          <w:p w14:paraId="5EB0D02E" w14:textId="54CD360F" w:rsidR="00B0249C" w:rsidRDefault="0014696D">
            <w:pPr>
              <w:spacing w:line="360" w:lineRule="auto"/>
              <w:jc w:val="both"/>
              <w:cnfStyle w:val="000000100000" w:firstRow="0" w:lastRow="0" w:firstColumn="0" w:lastColumn="0" w:oddVBand="0" w:evenVBand="0" w:oddHBand="1" w:evenHBand="0" w:firstRowFirstColumn="0" w:firstRowLastColumn="0" w:lastRowFirstColumn="0" w:lastRowLastColumn="0"/>
              <w:rPr>
                <w:ins w:id="2956" w:author="Dylan Van Aswegen" w:date="2024-07-17T04:17:00Z" w16du:dateUtc="2024-07-17T02:17:00Z"/>
                <w:rFonts w:ascii="Arial" w:hAnsi="Arial" w:cs="Arial"/>
                <w:sz w:val="20"/>
                <w:szCs w:val="20"/>
                <w:lang w:val="en-GB"/>
              </w:rPr>
            </w:pPr>
            <w:ins w:id="2957" w:author="Dylan Van Aswegen" w:date="2024-07-17T04:18:00Z" w16du:dateUtc="2024-07-17T02:18:00Z">
              <w:r>
                <w:rPr>
                  <w:rFonts w:ascii="Arial" w:hAnsi="Arial" w:cs="Arial"/>
                  <w:sz w:val="20"/>
                  <w:szCs w:val="20"/>
                  <w:lang w:val="en-GB"/>
                </w:rPr>
                <w:t xml:space="preserve">This </w:t>
              </w:r>
            </w:ins>
            <w:ins w:id="2958" w:author="Dylan Van Aswegen" w:date="2024-07-17T04:19:00Z" w16du:dateUtc="2024-07-17T02:19:00Z">
              <w:r>
                <w:rPr>
                  <w:rFonts w:ascii="Arial" w:hAnsi="Arial" w:cs="Arial"/>
                  <w:sz w:val="20"/>
                  <w:szCs w:val="20"/>
                  <w:lang w:val="en-GB"/>
                </w:rPr>
                <w:t xml:space="preserve">button will be used by the </w:t>
              </w:r>
              <w:proofErr w:type="spellStart"/>
              <w:r>
                <w:rPr>
                  <w:rFonts w:ascii="Arial" w:hAnsi="Arial" w:cs="Arial"/>
                  <w:sz w:val="20"/>
                  <w:szCs w:val="20"/>
                  <w:lang w:val="en-GB"/>
                </w:rPr>
                <w:t>organistaion</w:t>
              </w:r>
              <w:proofErr w:type="spellEnd"/>
              <w:r>
                <w:rPr>
                  <w:rFonts w:ascii="Arial" w:hAnsi="Arial" w:cs="Arial"/>
                  <w:sz w:val="20"/>
                  <w:szCs w:val="20"/>
                  <w:lang w:val="en-GB"/>
                </w:rPr>
                <w:t xml:space="preserve"> admin to add a vat rate</w:t>
              </w:r>
              <w:r w:rsidR="00120291">
                <w:rPr>
                  <w:rFonts w:ascii="Arial" w:hAnsi="Arial" w:cs="Arial"/>
                  <w:sz w:val="20"/>
                  <w:szCs w:val="20"/>
                  <w:lang w:val="en-GB"/>
                </w:rPr>
                <w:t xml:space="preserve">, setting the name and specifying the rate. </w:t>
              </w:r>
            </w:ins>
          </w:p>
        </w:tc>
      </w:tr>
      <w:tr w:rsidR="00526B63" w14:paraId="2102DB4A" w14:textId="77777777" w:rsidTr="005C5491">
        <w:trPr>
          <w:ins w:id="2959" w:author="Dylan Van Aswegen" w:date="2024-07-17T04:14:00Z" w16du:dateUtc="2024-07-17T02:14:00Z"/>
        </w:trPr>
        <w:tc>
          <w:tcPr>
            <w:cnfStyle w:val="001000000000" w:firstRow="0" w:lastRow="0" w:firstColumn="1" w:lastColumn="0" w:oddVBand="0" w:evenVBand="0" w:oddHBand="0" w:evenHBand="0" w:firstRowFirstColumn="0" w:firstRowLastColumn="0" w:lastRowFirstColumn="0" w:lastRowLastColumn="0"/>
            <w:tcW w:w="1107" w:type="dxa"/>
          </w:tcPr>
          <w:p w14:paraId="0D879418" w14:textId="77777777" w:rsidR="00526B63" w:rsidRDefault="00526B63">
            <w:pPr>
              <w:spacing w:line="360" w:lineRule="auto"/>
              <w:jc w:val="both"/>
              <w:rPr>
                <w:ins w:id="2960" w:author="Dylan Van Aswegen" w:date="2024-07-17T04:14:00Z" w16du:dateUtc="2024-07-17T02:14:00Z"/>
                <w:rFonts w:ascii="Arial" w:hAnsi="Arial" w:cs="Arial"/>
                <w:sz w:val="20"/>
                <w:szCs w:val="20"/>
                <w:lang w:val="en-GB"/>
              </w:rPr>
            </w:pPr>
          </w:p>
        </w:tc>
        <w:tc>
          <w:tcPr>
            <w:tcW w:w="1562" w:type="dxa"/>
          </w:tcPr>
          <w:p w14:paraId="2549081B" w14:textId="2C4FC3DD" w:rsidR="00526B63" w:rsidRDefault="00526B63">
            <w:pPr>
              <w:spacing w:line="360" w:lineRule="auto"/>
              <w:jc w:val="both"/>
              <w:cnfStyle w:val="000000000000" w:firstRow="0" w:lastRow="0" w:firstColumn="0" w:lastColumn="0" w:oddVBand="0" w:evenVBand="0" w:oddHBand="0" w:evenHBand="0" w:firstRowFirstColumn="0" w:firstRowLastColumn="0" w:lastRowFirstColumn="0" w:lastRowLastColumn="0"/>
              <w:rPr>
                <w:ins w:id="2961" w:author="Dylan Van Aswegen" w:date="2024-07-17T04:14:00Z" w16du:dateUtc="2024-07-17T02:14:00Z"/>
                <w:rFonts w:ascii="Arial" w:hAnsi="Arial" w:cs="Arial"/>
                <w:sz w:val="20"/>
                <w:szCs w:val="20"/>
                <w:lang w:val="en-GB"/>
              </w:rPr>
            </w:pPr>
            <w:ins w:id="2962" w:author="Dylan Van Aswegen" w:date="2024-07-17T04:14:00Z" w16du:dateUtc="2024-07-17T02:14:00Z">
              <w:r>
                <w:rPr>
                  <w:rFonts w:ascii="Arial" w:hAnsi="Arial" w:cs="Arial"/>
                  <w:sz w:val="20"/>
                  <w:szCs w:val="20"/>
                  <w:lang w:val="en-GB"/>
                </w:rPr>
                <w:t>Fin</w:t>
              </w:r>
            </w:ins>
            <w:ins w:id="2963" w:author="Dylan Van Aswegen" w:date="2024-07-17T04:15:00Z" w16du:dateUtc="2024-07-17T02:15:00Z">
              <w:r>
                <w:rPr>
                  <w:rFonts w:ascii="Arial" w:hAnsi="Arial" w:cs="Arial"/>
                  <w:sz w:val="20"/>
                  <w:szCs w:val="20"/>
                  <w:lang w:val="en-GB"/>
                </w:rPr>
                <w:t xml:space="preserve">ancial Year End </w:t>
              </w:r>
            </w:ins>
          </w:p>
        </w:tc>
        <w:tc>
          <w:tcPr>
            <w:tcW w:w="1212" w:type="dxa"/>
          </w:tcPr>
          <w:p w14:paraId="7DC8ADCD" w14:textId="6D69345D" w:rsidR="00526B63" w:rsidRDefault="00C20FC3">
            <w:pPr>
              <w:spacing w:line="360" w:lineRule="auto"/>
              <w:jc w:val="both"/>
              <w:cnfStyle w:val="000000000000" w:firstRow="0" w:lastRow="0" w:firstColumn="0" w:lastColumn="0" w:oddVBand="0" w:evenVBand="0" w:oddHBand="0" w:evenHBand="0" w:firstRowFirstColumn="0" w:firstRowLastColumn="0" w:lastRowFirstColumn="0" w:lastRowLastColumn="0"/>
              <w:rPr>
                <w:ins w:id="2964" w:author="Dylan Van Aswegen" w:date="2024-07-17T04:14:00Z" w16du:dateUtc="2024-07-17T02:14:00Z"/>
                <w:rFonts w:ascii="Arial" w:hAnsi="Arial" w:cs="Arial"/>
                <w:sz w:val="20"/>
                <w:szCs w:val="20"/>
                <w:lang w:val="en-GB"/>
              </w:rPr>
            </w:pPr>
            <w:ins w:id="2965" w:author="Dylan Van Aswegen" w:date="2024-07-17T04:20:00Z" w16du:dateUtc="2024-07-17T02:20:00Z">
              <w:r>
                <w:rPr>
                  <w:rFonts w:ascii="Arial" w:hAnsi="Arial" w:cs="Arial"/>
                  <w:sz w:val="20"/>
                  <w:szCs w:val="20"/>
                  <w:lang w:val="en-GB"/>
                </w:rPr>
                <w:t>Month</w:t>
              </w:r>
            </w:ins>
          </w:p>
        </w:tc>
        <w:tc>
          <w:tcPr>
            <w:tcW w:w="2104" w:type="dxa"/>
          </w:tcPr>
          <w:p w14:paraId="16C081F1" w14:textId="77777777" w:rsidR="00526B63" w:rsidRPr="009C48DC" w:rsidRDefault="00526B63" w:rsidP="009C48DC">
            <w:pPr>
              <w:spacing w:line="360" w:lineRule="auto"/>
              <w:jc w:val="both"/>
              <w:cnfStyle w:val="000000000000" w:firstRow="0" w:lastRow="0" w:firstColumn="0" w:lastColumn="0" w:oddVBand="0" w:evenVBand="0" w:oddHBand="0" w:evenHBand="0" w:firstRowFirstColumn="0" w:firstRowLastColumn="0" w:lastRowFirstColumn="0" w:lastRowLastColumn="0"/>
              <w:rPr>
                <w:ins w:id="2966" w:author="Dylan Van Aswegen" w:date="2024-07-17T04:14:00Z" w16du:dateUtc="2024-07-17T02:14:00Z"/>
                <w:rFonts w:ascii="Arial" w:hAnsi="Arial" w:cs="Arial"/>
                <w:sz w:val="20"/>
                <w:szCs w:val="20"/>
                <w:lang w:val="en-GB"/>
                <w:rPrChange w:id="2967" w:author="Dylan Van Aswegen" w:date="2024-07-17T04:17:00Z" w16du:dateUtc="2024-07-17T02:17:00Z">
                  <w:rPr>
                    <w:ins w:id="2968" w:author="Dylan Van Aswegen" w:date="2024-07-17T04:14:00Z" w16du:dateUtc="2024-07-17T02:14:00Z"/>
                    <w:lang w:val="en-GB"/>
                  </w:rPr>
                </w:rPrChange>
              </w:rPr>
              <w:pPrChange w:id="2969" w:author="Dylan Van Aswegen" w:date="2024-07-17T04:17:00Z" w16du:dateUtc="2024-07-17T02:17: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381" w:type="dxa"/>
          </w:tcPr>
          <w:p w14:paraId="7245C6C0" w14:textId="77777777" w:rsidR="00526B63" w:rsidRDefault="00526B63">
            <w:pPr>
              <w:spacing w:line="360" w:lineRule="auto"/>
              <w:jc w:val="both"/>
              <w:cnfStyle w:val="000000000000" w:firstRow="0" w:lastRow="0" w:firstColumn="0" w:lastColumn="0" w:oddVBand="0" w:evenVBand="0" w:oddHBand="0" w:evenHBand="0" w:firstRowFirstColumn="0" w:firstRowLastColumn="0" w:lastRowFirstColumn="0" w:lastRowLastColumn="0"/>
              <w:rPr>
                <w:ins w:id="2970" w:author="Dylan Van Aswegen" w:date="2024-07-17T04:14:00Z" w16du:dateUtc="2024-07-17T02:14:00Z"/>
                <w:rFonts w:ascii="Arial" w:hAnsi="Arial" w:cs="Arial"/>
                <w:sz w:val="20"/>
                <w:szCs w:val="20"/>
                <w:lang w:val="en-GB"/>
              </w:rPr>
            </w:pPr>
          </w:p>
        </w:tc>
        <w:tc>
          <w:tcPr>
            <w:tcW w:w="3408" w:type="dxa"/>
          </w:tcPr>
          <w:p w14:paraId="79E6A989" w14:textId="3C73F900" w:rsidR="00526B63" w:rsidRDefault="00A74EE0">
            <w:pPr>
              <w:spacing w:line="360" w:lineRule="auto"/>
              <w:jc w:val="both"/>
              <w:cnfStyle w:val="000000000000" w:firstRow="0" w:lastRow="0" w:firstColumn="0" w:lastColumn="0" w:oddVBand="0" w:evenVBand="0" w:oddHBand="0" w:evenHBand="0" w:firstRowFirstColumn="0" w:firstRowLastColumn="0" w:lastRowFirstColumn="0" w:lastRowLastColumn="0"/>
              <w:rPr>
                <w:ins w:id="2971" w:author="Dylan Van Aswegen" w:date="2024-07-17T04:14:00Z" w16du:dateUtc="2024-07-17T02:14:00Z"/>
                <w:rFonts w:ascii="Arial" w:hAnsi="Arial" w:cs="Arial"/>
                <w:sz w:val="20"/>
                <w:szCs w:val="20"/>
                <w:lang w:val="en-GB"/>
              </w:rPr>
            </w:pPr>
            <w:ins w:id="2972" w:author="Dylan Van Aswegen" w:date="2024-07-17T04:19:00Z" w16du:dateUtc="2024-07-17T02:19:00Z">
              <w:r>
                <w:rPr>
                  <w:rFonts w:ascii="Arial" w:hAnsi="Arial" w:cs="Arial"/>
                  <w:sz w:val="20"/>
                  <w:szCs w:val="20"/>
                  <w:lang w:val="en-GB"/>
                </w:rPr>
                <w:t xml:space="preserve">This field </w:t>
              </w:r>
            </w:ins>
            <w:ins w:id="2973" w:author="Dylan Van Aswegen" w:date="2024-07-17T04:20:00Z" w16du:dateUtc="2024-07-17T02:20:00Z">
              <w:r w:rsidR="00C20FC3">
                <w:rPr>
                  <w:rFonts w:ascii="Arial" w:hAnsi="Arial" w:cs="Arial"/>
                  <w:sz w:val="20"/>
                  <w:szCs w:val="20"/>
                  <w:lang w:val="en-GB"/>
                </w:rPr>
                <w:t xml:space="preserve">will be used by the </w:t>
              </w:r>
              <w:proofErr w:type="spellStart"/>
              <w:r w:rsidR="00C20FC3">
                <w:rPr>
                  <w:rFonts w:ascii="Arial" w:hAnsi="Arial" w:cs="Arial"/>
                  <w:sz w:val="20"/>
                  <w:szCs w:val="20"/>
                  <w:lang w:val="en-GB"/>
                </w:rPr>
                <w:t>organiisation</w:t>
              </w:r>
              <w:proofErr w:type="spellEnd"/>
              <w:r w:rsidR="00C20FC3">
                <w:rPr>
                  <w:rFonts w:ascii="Arial" w:hAnsi="Arial" w:cs="Arial"/>
                  <w:sz w:val="20"/>
                  <w:szCs w:val="20"/>
                  <w:lang w:val="en-GB"/>
                </w:rPr>
                <w:t xml:space="preserve"> admin to select the financial year end. The month will be selected and the year end will be set to the end of that month. </w:t>
              </w:r>
            </w:ins>
          </w:p>
        </w:tc>
      </w:tr>
    </w:tbl>
    <w:p w14:paraId="3D511CCD" w14:textId="77777777" w:rsidR="00C91BE4" w:rsidRDefault="00C91BE4" w:rsidP="00322DB4">
      <w:pPr>
        <w:ind w:left="360"/>
        <w:rPr>
          <w:ins w:id="2974" w:author="Dylan Van Aswegen" w:date="2024-07-17T04:15:00Z" w16du:dateUtc="2024-07-17T02:15:00Z"/>
          <w:lang w:val="en-GB"/>
        </w:rPr>
      </w:pPr>
    </w:p>
    <w:p w14:paraId="0B279137" w14:textId="7425B30E" w:rsidR="00526B63" w:rsidRDefault="00526B63" w:rsidP="00322DB4">
      <w:pPr>
        <w:ind w:left="360"/>
        <w:rPr>
          <w:ins w:id="2975" w:author="Dylan Van Aswegen" w:date="2024-07-17T04:21:00Z" w16du:dateUtc="2024-07-17T02:21:00Z"/>
          <w:lang w:val="en-GB"/>
        </w:rPr>
      </w:pPr>
      <w:ins w:id="2976" w:author="Dylan Van Aswegen" w:date="2024-07-17T04:15:00Z" w16du:dateUtc="2024-07-17T02:15:00Z">
        <w:r>
          <w:rPr>
            <w:lang w:val="en-GB"/>
          </w:rPr>
          <w:t xml:space="preserve">Beneath this will be a table </w:t>
        </w:r>
      </w:ins>
      <w:ins w:id="2977" w:author="Dylan Van Aswegen" w:date="2024-07-17T04:20:00Z" w16du:dateUtc="2024-07-17T02:20:00Z">
        <w:r w:rsidR="00282994">
          <w:rPr>
            <w:lang w:val="en-GB"/>
          </w:rPr>
          <w:t>show</w:t>
        </w:r>
      </w:ins>
      <w:ins w:id="2978" w:author="Dylan Van Aswegen" w:date="2024-07-17T04:21:00Z" w16du:dateUtc="2024-07-17T02:21:00Z">
        <w:r w:rsidR="00282994">
          <w:rPr>
            <w:lang w:val="en-GB"/>
          </w:rPr>
          <w:t xml:space="preserve">ing accounting codes consisting of </w:t>
        </w:r>
        <w:r w:rsidR="008F6664">
          <w:rPr>
            <w:lang w:val="en-GB"/>
          </w:rPr>
          <w:t xml:space="preserve">the following columns: </w:t>
        </w:r>
      </w:ins>
    </w:p>
    <w:tbl>
      <w:tblPr>
        <w:tblStyle w:val="GridTable4-Accent1"/>
        <w:tblW w:w="8222" w:type="dxa"/>
        <w:tblInd w:w="-714" w:type="dxa"/>
        <w:tblLook w:val="04A0" w:firstRow="1" w:lastRow="0" w:firstColumn="1" w:lastColumn="0" w:noHBand="0" w:noVBand="1"/>
      </w:tblPr>
      <w:tblGrid>
        <w:gridCol w:w="1417"/>
        <w:gridCol w:w="1276"/>
        <w:gridCol w:w="1701"/>
        <w:gridCol w:w="3828"/>
      </w:tblGrid>
      <w:tr w:rsidR="00DB6950" w14:paraId="4C764BAE" w14:textId="77777777" w:rsidTr="005C5491">
        <w:trPr>
          <w:cnfStyle w:val="100000000000" w:firstRow="1" w:lastRow="0" w:firstColumn="0" w:lastColumn="0" w:oddVBand="0" w:evenVBand="0" w:oddHBand="0" w:evenHBand="0" w:firstRowFirstColumn="0" w:firstRowLastColumn="0" w:lastRowFirstColumn="0" w:lastRowLastColumn="0"/>
          <w:tblHeader/>
          <w:ins w:id="2979" w:author="Dylan Van Aswegen" w:date="2024-07-17T09:06:00Z" w16du:dateUtc="2024-07-17T07:06:00Z"/>
        </w:trPr>
        <w:tc>
          <w:tcPr>
            <w:cnfStyle w:val="001000000000" w:firstRow="0" w:lastRow="0" w:firstColumn="1" w:lastColumn="0" w:oddVBand="0" w:evenVBand="0" w:oddHBand="0" w:evenHBand="0" w:firstRowFirstColumn="0" w:firstRowLastColumn="0" w:lastRowFirstColumn="0" w:lastRowLastColumn="0"/>
            <w:tcW w:w="1417" w:type="dxa"/>
            <w:shd w:val="clear" w:color="auto" w:fill="002060"/>
          </w:tcPr>
          <w:p w14:paraId="679012C0" w14:textId="77777777" w:rsidR="00DB6950" w:rsidRDefault="00DB6950">
            <w:pPr>
              <w:spacing w:line="360" w:lineRule="auto"/>
              <w:jc w:val="both"/>
              <w:rPr>
                <w:ins w:id="2980" w:author="Dylan Van Aswegen" w:date="2024-07-17T09:06:00Z" w16du:dateUtc="2024-07-17T07:06:00Z"/>
                <w:rFonts w:ascii="Arial" w:hAnsi="Arial" w:cs="Arial"/>
                <w:sz w:val="20"/>
                <w:szCs w:val="20"/>
                <w:lang w:val="en-GB"/>
              </w:rPr>
            </w:pPr>
            <w:ins w:id="2981" w:author="Dylan Van Aswegen" w:date="2024-07-17T09:06:00Z" w16du:dateUtc="2024-07-17T07:06:00Z">
              <w:r>
                <w:rPr>
                  <w:rFonts w:ascii="Arial" w:hAnsi="Arial" w:cs="Arial"/>
                  <w:sz w:val="20"/>
                  <w:szCs w:val="20"/>
                  <w:lang w:val="en-GB"/>
                </w:rPr>
                <w:t>Column Name</w:t>
              </w:r>
            </w:ins>
          </w:p>
        </w:tc>
        <w:tc>
          <w:tcPr>
            <w:tcW w:w="1276" w:type="dxa"/>
            <w:shd w:val="clear" w:color="auto" w:fill="002060"/>
          </w:tcPr>
          <w:p w14:paraId="1D2C3282" w14:textId="77777777" w:rsidR="00DB6950" w:rsidRDefault="00DB6950">
            <w:pPr>
              <w:spacing w:line="360" w:lineRule="auto"/>
              <w:jc w:val="both"/>
              <w:cnfStyle w:val="100000000000" w:firstRow="1" w:lastRow="0" w:firstColumn="0" w:lastColumn="0" w:oddVBand="0" w:evenVBand="0" w:oddHBand="0" w:evenHBand="0" w:firstRowFirstColumn="0" w:firstRowLastColumn="0" w:lastRowFirstColumn="0" w:lastRowLastColumn="0"/>
              <w:rPr>
                <w:ins w:id="2982" w:author="Dylan Van Aswegen" w:date="2024-07-17T09:06:00Z" w16du:dateUtc="2024-07-17T07:06:00Z"/>
                <w:rFonts w:ascii="Arial" w:hAnsi="Arial" w:cs="Arial"/>
                <w:sz w:val="20"/>
                <w:szCs w:val="20"/>
                <w:lang w:val="en-GB"/>
              </w:rPr>
            </w:pPr>
            <w:ins w:id="2983" w:author="Dylan Van Aswegen" w:date="2024-07-17T09:06:00Z" w16du:dateUtc="2024-07-17T07:06:00Z">
              <w:r>
                <w:rPr>
                  <w:rFonts w:ascii="Arial" w:hAnsi="Arial" w:cs="Arial"/>
                  <w:sz w:val="20"/>
                  <w:szCs w:val="20"/>
                  <w:lang w:val="en-GB"/>
                </w:rPr>
                <w:t>Column Type</w:t>
              </w:r>
            </w:ins>
          </w:p>
        </w:tc>
        <w:tc>
          <w:tcPr>
            <w:tcW w:w="1701" w:type="dxa"/>
            <w:shd w:val="clear" w:color="auto" w:fill="002060"/>
          </w:tcPr>
          <w:p w14:paraId="439A6823" w14:textId="77777777" w:rsidR="00DB6950" w:rsidRDefault="00DB6950">
            <w:pPr>
              <w:spacing w:line="360" w:lineRule="auto"/>
              <w:jc w:val="both"/>
              <w:cnfStyle w:val="100000000000" w:firstRow="1" w:lastRow="0" w:firstColumn="0" w:lastColumn="0" w:oddVBand="0" w:evenVBand="0" w:oddHBand="0" w:evenHBand="0" w:firstRowFirstColumn="0" w:firstRowLastColumn="0" w:lastRowFirstColumn="0" w:lastRowLastColumn="0"/>
              <w:rPr>
                <w:ins w:id="2984" w:author="Dylan Van Aswegen" w:date="2024-07-17T09:06:00Z" w16du:dateUtc="2024-07-17T07:06:00Z"/>
                <w:rFonts w:ascii="Arial" w:hAnsi="Arial" w:cs="Arial"/>
                <w:sz w:val="20"/>
                <w:szCs w:val="20"/>
                <w:lang w:val="en-GB"/>
              </w:rPr>
            </w:pPr>
            <w:ins w:id="2985" w:author="Dylan Van Aswegen" w:date="2024-07-17T09:06:00Z" w16du:dateUtc="2024-07-17T07:06:00Z">
              <w:r>
                <w:rPr>
                  <w:rFonts w:ascii="Arial" w:hAnsi="Arial" w:cs="Arial"/>
                  <w:sz w:val="20"/>
                  <w:szCs w:val="20"/>
                  <w:lang w:val="en-GB"/>
                </w:rPr>
                <w:t>Column Data Type</w:t>
              </w:r>
            </w:ins>
          </w:p>
        </w:tc>
        <w:tc>
          <w:tcPr>
            <w:tcW w:w="3828" w:type="dxa"/>
            <w:shd w:val="clear" w:color="auto" w:fill="002060"/>
          </w:tcPr>
          <w:p w14:paraId="1599E86D" w14:textId="77777777" w:rsidR="00DB6950" w:rsidRDefault="00DB6950">
            <w:pPr>
              <w:spacing w:line="360" w:lineRule="auto"/>
              <w:jc w:val="both"/>
              <w:cnfStyle w:val="100000000000" w:firstRow="1" w:lastRow="0" w:firstColumn="0" w:lastColumn="0" w:oddVBand="0" w:evenVBand="0" w:oddHBand="0" w:evenHBand="0" w:firstRowFirstColumn="0" w:firstRowLastColumn="0" w:lastRowFirstColumn="0" w:lastRowLastColumn="0"/>
              <w:rPr>
                <w:ins w:id="2986" w:author="Dylan Van Aswegen" w:date="2024-07-17T09:06:00Z" w16du:dateUtc="2024-07-17T07:06:00Z"/>
                <w:rFonts w:ascii="Arial" w:hAnsi="Arial" w:cs="Arial"/>
                <w:sz w:val="20"/>
                <w:szCs w:val="20"/>
                <w:lang w:val="en-GB"/>
              </w:rPr>
            </w:pPr>
            <w:ins w:id="2987" w:author="Dylan Van Aswegen" w:date="2024-07-17T09:06:00Z" w16du:dateUtc="2024-07-17T07:06:00Z">
              <w:r>
                <w:rPr>
                  <w:rFonts w:ascii="Arial" w:hAnsi="Arial" w:cs="Arial"/>
                  <w:sz w:val="20"/>
                  <w:szCs w:val="20"/>
                  <w:lang w:val="en-GB"/>
                </w:rPr>
                <w:t>Column Rules</w:t>
              </w:r>
            </w:ins>
          </w:p>
        </w:tc>
      </w:tr>
      <w:tr w:rsidR="00DB6950" w14:paraId="09DC903A" w14:textId="77777777" w:rsidTr="005C5491">
        <w:trPr>
          <w:cnfStyle w:val="000000100000" w:firstRow="0" w:lastRow="0" w:firstColumn="0" w:lastColumn="0" w:oddVBand="0" w:evenVBand="0" w:oddHBand="1" w:evenHBand="0" w:firstRowFirstColumn="0" w:firstRowLastColumn="0" w:lastRowFirstColumn="0" w:lastRowLastColumn="0"/>
          <w:ins w:id="2988" w:author="Dylan Van Aswegen" w:date="2024-07-17T09:06:00Z" w16du:dateUtc="2024-07-17T07:06:00Z"/>
        </w:trPr>
        <w:tc>
          <w:tcPr>
            <w:cnfStyle w:val="001000000000" w:firstRow="0" w:lastRow="0" w:firstColumn="1" w:lastColumn="0" w:oddVBand="0" w:evenVBand="0" w:oddHBand="0" w:evenHBand="0" w:firstRowFirstColumn="0" w:firstRowLastColumn="0" w:lastRowFirstColumn="0" w:lastRowLastColumn="0"/>
            <w:tcW w:w="1417" w:type="dxa"/>
          </w:tcPr>
          <w:p w14:paraId="714220E2" w14:textId="55F95399" w:rsidR="00DB6950" w:rsidRDefault="00AF2D2B">
            <w:pPr>
              <w:spacing w:line="360" w:lineRule="auto"/>
              <w:jc w:val="both"/>
              <w:rPr>
                <w:ins w:id="2989" w:author="Dylan Van Aswegen" w:date="2024-07-17T09:06:00Z" w16du:dateUtc="2024-07-17T07:06:00Z"/>
                <w:rFonts w:ascii="Arial" w:hAnsi="Arial" w:cs="Arial"/>
                <w:sz w:val="20"/>
                <w:szCs w:val="20"/>
                <w:lang w:val="en-GB"/>
              </w:rPr>
            </w:pPr>
            <w:ins w:id="2990" w:author="Dylan Van Aswegen" w:date="2024-07-17T09:17:00Z" w16du:dateUtc="2024-07-17T07:17:00Z">
              <w:r>
                <w:rPr>
                  <w:rFonts w:ascii="Arial" w:hAnsi="Arial" w:cs="Arial"/>
                  <w:sz w:val="20"/>
                  <w:szCs w:val="20"/>
                  <w:lang w:val="en-GB"/>
                </w:rPr>
                <w:t>Code</w:t>
              </w:r>
            </w:ins>
          </w:p>
        </w:tc>
        <w:tc>
          <w:tcPr>
            <w:tcW w:w="1276" w:type="dxa"/>
          </w:tcPr>
          <w:p w14:paraId="10F473AB" w14:textId="77777777" w:rsidR="00DB6950" w:rsidRDefault="00DB6950">
            <w:pPr>
              <w:spacing w:line="360" w:lineRule="auto"/>
              <w:jc w:val="both"/>
              <w:cnfStyle w:val="000000100000" w:firstRow="0" w:lastRow="0" w:firstColumn="0" w:lastColumn="0" w:oddVBand="0" w:evenVBand="0" w:oddHBand="1" w:evenHBand="0" w:firstRowFirstColumn="0" w:firstRowLastColumn="0" w:lastRowFirstColumn="0" w:lastRowLastColumn="0"/>
              <w:rPr>
                <w:ins w:id="2991" w:author="Dylan Van Aswegen" w:date="2024-07-17T09:06:00Z" w16du:dateUtc="2024-07-17T07:06:00Z"/>
                <w:rFonts w:ascii="Arial" w:hAnsi="Arial" w:cs="Arial"/>
                <w:sz w:val="20"/>
                <w:szCs w:val="20"/>
                <w:lang w:val="en-GB"/>
              </w:rPr>
            </w:pPr>
            <w:ins w:id="2992" w:author="Dylan Van Aswegen" w:date="2024-07-17T09:06:00Z" w16du:dateUtc="2024-07-17T07:06:00Z">
              <w:r>
                <w:rPr>
                  <w:rFonts w:ascii="Arial" w:hAnsi="Arial" w:cs="Arial"/>
                  <w:sz w:val="20"/>
                  <w:szCs w:val="20"/>
                  <w:lang w:val="en-GB"/>
                </w:rPr>
                <w:t>Text</w:t>
              </w:r>
            </w:ins>
          </w:p>
        </w:tc>
        <w:tc>
          <w:tcPr>
            <w:tcW w:w="1701" w:type="dxa"/>
          </w:tcPr>
          <w:p w14:paraId="0D061A73" w14:textId="77777777" w:rsidR="00DB6950" w:rsidRDefault="00DB6950">
            <w:pPr>
              <w:spacing w:line="360" w:lineRule="auto"/>
              <w:jc w:val="both"/>
              <w:cnfStyle w:val="000000100000" w:firstRow="0" w:lastRow="0" w:firstColumn="0" w:lastColumn="0" w:oddVBand="0" w:evenVBand="0" w:oddHBand="1" w:evenHBand="0" w:firstRowFirstColumn="0" w:firstRowLastColumn="0" w:lastRowFirstColumn="0" w:lastRowLastColumn="0"/>
              <w:rPr>
                <w:ins w:id="2993" w:author="Dylan Van Aswegen" w:date="2024-07-17T09:06:00Z" w16du:dateUtc="2024-07-17T07:06:00Z"/>
                <w:rFonts w:ascii="Arial" w:hAnsi="Arial" w:cs="Arial"/>
                <w:sz w:val="20"/>
                <w:szCs w:val="20"/>
                <w:lang w:val="en-GB"/>
              </w:rPr>
            </w:pPr>
            <w:ins w:id="2994" w:author="Dylan Van Aswegen" w:date="2024-07-17T09:06:00Z" w16du:dateUtc="2024-07-17T07:06:00Z">
              <w:r>
                <w:rPr>
                  <w:rFonts w:ascii="Arial" w:hAnsi="Arial" w:cs="Arial"/>
                  <w:sz w:val="20"/>
                  <w:szCs w:val="20"/>
                  <w:lang w:val="en-GB"/>
                </w:rPr>
                <w:t>String</w:t>
              </w:r>
            </w:ins>
          </w:p>
        </w:tc>
        <w:tc>
          <w:tcPr>
            <w:tcW w:w="3828" w:type="dxa"/>
          </w:tcPr>
          <w:p w14:paraId="3E317183" w14:textId="6091E5F4" w:rsidR="00DB6950" w:rsidRDefault="00DB6950">
            <w:pPr>
              <w:spacing w:line="360" w:lineRule="auto"/>
              <w:jc w:val="both"/>
              <w:cnfStyle w:val="000000100000" w:firstRow="0" w:lastRow="0" w:firstColumn="0" w:lastColumn="0" w:oddVBand="0" w:evenVBand="0" w:oddHBand="1" w:evenHBand="0" w:firstRowFirstColumn="0" w:firstRowLastColumn="0" w:lastRowFirstColumn="0" w:lastRowLastColumn="0"/>
              <w:rPr>
                <w:ins w:id="2995" w:author="Dylan Van Aswegen" w:date="2024-07-17T09:06:00Z" w16du:dateUtc="2024-07-17T07:06:00Z"/>
                <w:rFonts w:ascii="Arial" w:hAnsi="Arial" w:cs="Arial"/>
                <w:sz w:val="20"/>
                <w:szCs w:val="20"/>
                <w:lang w:val="en-GB"/>
              </w:rPr>
            </w:pPr>
            <w:ins w:id="2996" w:author="Dylan Van Aswegen" w:date="2024-07-17T09:06:00Z" w16du:dateUtc="2024-07-17T07:06:00Z">
              <w:r>
                <w:rPr>
                  <w:rFonts w:ascii="Arial" w:hAnsi="Arial" w:cs="Arial"/>
                  <w:sz w:val="20"/>
                  <w:szCs w:val="20"/>
                  <w:lang w:val="en-GB"/>
                </w:rPr>
                <w:t xml:space="preserve">This column will be populated with the </w:t>
              </w:r>
            </w:ins>
            <w:ins w:id="2997" w:author="Dylan Van Aswegen" w:date="2024-07-17T09:21:00Z" w16du:dateUtc="2024-07-17T07:21:00Z">
              <w:r w:rsidR="00974DC1">
                <w:rPr>
                  <w:rFonts w:ascii="Arial" w:hAnsi="Arial" w:cs="Arial"/>
                  <w:sz w:val="20"/>
                  <w:szCs w:val="20"/>
                  <w:lang w:val="en-GB"/>
                </w:rPr>
                <w:t xml:space="preserve">code. </w:t>
              </w:r>
            </w:ins>
            <w:ins w:id="2998" w:author="Dylan Van Aswegen" w:date="2024-07-17T09:06:00Z" w16du:dateUtc="2024-07-17T07:06:00Z">
              <w:r>
                <w:rPr>
                  <w:rFonts w:ascii="Arial" w:hAnsi="Arial" w:cs="Arial"/>
                  <w:sz w:val="20"/>
                  <w:szCs w:val="20"/>
                  <w:lang w:val="en-GB"/>
                </w:rPr>
                <w:t xml:space="preserve"> </w:t>
              </w:r>
            </w:ins>
          </w:p>
        </w:tc>
      </w:tr>
      <w:tr w:rsidR="00974DC1" w14:paraId="7FC4471F" w14:textId="77777777" w:rsidTr="005C5491">
        <w:trPr>
          <w:ins w:id="2999" w:author="Dylan Van Aswegen" w:date="2024-07-17T09:17:00Z" w16du:dateUtc="2024-07-17T07:17:00Z"/>
        </w:trPr>
        <w:tc>
          <w:tcPr>
            <w:cnfStyle w:val="001000000000" w:firstRow="0" w:lastRow="0" w:firstColumn="1" w:lastColumn="0" w:oddVBand="0" w:evenVBand="0" w:oddHBand="0" w:evenHBand="0" w:firstRowFirstColumn="0" w:firstRowLastColumn="0" w:lastRowFirstColumn="0" w:lastRowLastColumn="0"/>
            <w:tcW w:w="1417" w:type="dxa"/>
          </w:tcPr>
          <w:p w14:paraId="34DDDA44" w14:textId="50E44D9D" w:rsidR="00974DC1" w:rsidRDefault="00974DC1" w:rsidP="00974DC1">
            <w:pPr>
              <w:spacing w:line="360" w:lineRule="auto"/>
              <w:jc w:val="both"/>
              <w:rPr>
                <w:ins w:id="3000" w:author="Dylan Van Aswegen" w:date="2024-07-17T09:17:00Z" w16du:dateUtc="2024-07-17T07:17:00Z"/>
                <w:rFonts w:ascii="Arial" w:hAnsi="Arial" w:cs="Arial"/>
                <w:sz w:val="20"/>
                <w:szCs w:val="20"/>
                <w:lang w:val="en-GB"/>
              </w:rPr>
            </w:pPr>
            <w:ins w:id="3001" w:author="Dylan Van Aswegen" w:date="2024-07-17T09:17:00Z" w16du:dateUtc="2024-07-17T07:17:00Z">
              <w:r>
                <w:rPr>
                  <w:rFonts w:ascii="Arial" w:hAnsi="Arial" w:cs="Arial"/>
                  <w:sz w:val="20"/>
                  <w:szCs w:val="20"/>
                  <w:lang w:val="en-GB"/>
                </w:rPr>
                <w:t>Des</w:t>
              </w:r>
            </w:ins>
            <w:ins w:id="3002" w:author="Dylan Van Aswegen" w:date="2024-07-17T09:18:00Z" w16du:dateUtc="2024-07-17T07:18:00Z">
              <w:r>
                <w:rPr>
                  <w:rFonts w:ascii="Arial" w:hAnsi="Arial" w:cs="Arial"/>
                  <w:sz w:val="20"/>
                  <w:szCs w:val="20"/>
                  <w:lang w:val="en-GB"/>
                </w:rPr>
                <w:t xml:space="preserve">cription </w:t>
              </w:r>
            </w:ins>
          </w:p>
        </w:tc>
        <w:tc>
          <w:tcPr>
            <w:tcW w:w="1276" w:type="dxa"/>
          </w:tcPr>
          <w:p w14:paraId="3E0B2C95" w14:textId="1E93FC51" w:rsidR="00974DC1" w:rsidRDefault="00974DC1" w:rsidP="00974DC1">
            <w:pPr>
              <w:spacing w:line="360" w:lineRule="auto"/>
              <w:jc w:val="both"/>
              <w:cnfStyle w:val="000000000000" w:firstRow="0" w:lastRow="0" w:firstColumn="0" w:lastColumn="0" w:oddVBand="0" w:evenVBand="0" w:oddHBand="0" w:evenHBand="0" w:firstRowFirstColumn="0" w:firstRowLastColumn="0" w:lastRowFirstColumn="0" w:lastRowLastColumn="0"/>
              <w:rPr>
                <w:ins w:id="3003" w:author="Dylan Van Aswegen" w:date="2024-07-17T09:17:00Z" w16du:dateUtc="2024-07-17T07:17:00Z"/>
                <w:rFonts w:ascii="Arial" w:hAnsi="Arial" w:cs="Arial"/>
                <w:sz w:val="20"/>
                <w:szCs w:val="20"/>
                <w:lang w:val="en-GB"/>
              </w:rPr>
            </w:pPr>
            <w:ins w:id="3004" w:author="Dylan Van Aswegen" w:date="2024-07-17T09:20:00Z" w16du:dateUtc="2024-07-17T07:20:00Z">
              <w:r>
                <w:rPr>
                  <w:rFonts w:ascii="Arial" w:hAnsi="Arial" w:cs="Arial"/>
                  <w:sz w:val="20"/>
                  <w:szCs w:val="20"/>
                  <w:lang w:val="en-GB"/>
                </w:rPr>
                <w:t>Text</w:t>
              </w:r>
            </w:ins>
          </w:p>
        </w:tc>
        <w:tc>
          <w:tcPr>
            <w:tcW w:w="1701" w:type="dxa"/>
          </w:tcPr>
          <w:p w14:paraId="4DBA2DB7" w14:textId="2E436201" w:rsidR="00974DC1" w:rsidRDefault="00974DC1" w:rsidP="00974DC1">
            <w:pPr>
              <w:spacing w:line="360" w:lineRule="auto"/>
              <w:jc w:val="both"/>
              <w:cnfStyle w:val="000000000000" w:firstRow="0" w:lastRow="0" w:firstColumn="0" w:lastColumn="0" w:oddVBand="0" w:evenVBand="0" w:oddHBand="0" w:evenHBand="0" w:firstRowFirstColumn="0" w:firstRowLastColumn="0" w:lastRowFirstColumn="0" w:lastRowLastColumn="0"/>
              <w:rPr>
                <w:ins w:id="3005" w:author="Dylan Van Aswegen" w:date="2024-07-17T09:17:00Z" w16du:dateUtc="2024-07-17T07:17:00Z"/>
                <w:rFonts w:ascii="Arial" w:hAnsi="Arial" w:cs="Arial"/>
                <w:sz w:val="20"/>
                <w:szCs w:val="20"/>
                <w:lang w:val="en-GB"/>
              </w:rPr>
            </w:pPr>
            <w:ins w:id="3006" w:author="Dylan Van Aswegen" w:date="2024-07-17T09:20:00Z" w16du:dateUtc="2024-07-17T07:20:00Z">
              <w:r>
                <w:rPr>
                  <w:rFonts w:ascii="Arial" w:hAnsi="Arial" w:cs="Arial"/>
                  <w:sz w:val="20"/>
                  <w:szCs w:val="20"/>
                  <w:lang w:val="en-GB"/>
                </w:rPr>
                <w:t>String</w:t>
              </w:r>
            </w:ins>
          </w:p>
        </w:tc>
        <w:tc>
          <w:tcPr>
            <w:tcW w:w="3828" w:type="dxa"/>
          </w:tcPr>
          <w:p w14:paraId="7A789A4C" w14:textId="16CB350E" w:rsidR="00974DC1" w:rsidRDefault="00974DC1" w:rsidP="00974DC1">
            <w:pPr>
              <w:spacing w:line="360" w:lineRule="auto"/>
              <w:jc w:val="both"/>
              <w:cnfStyle w:val="000000000000" w:firstRow="0" w:lastRow="0" w:firstColumn="0" w:lastColumn="0" w:oddVBand="0" w:evenVBand="0" w:oddHBand="0" w:evenHBand="0" w:firstRowFirstColumn="0" w:firstRowLastColumn="0" w:lastRowFirstColumn="0" w:lastRowLastColumn="0"/>
              <w:rPr>
                <w:ins w:id="3007" w:author="Dylan Van Aswegen" w:date="2024-07-17T09:17:00Z" w16du:dateUtc="2024-07-17T07:17:00Z"/>
                <w:rFonts w:ascii="Arial" w:hAnsi="Arial" w:cs="Arial"/>
                <w:sz w:val="20"/>
                <w:szCs w:val="20"/>
                <w:lang w:val="en-GB"/>
              </w:rPr>
            </w:pPr>
            <w:ins w:id="3008" w:author="Dylan Van Aswegen" w:date="2024-07-17T09:21:00Z" w16du:dateUtc="2024-07-17T07:21:00Z">
              <w:r>
                <w:rPr>
                  <w:rFonts w:ascii="Arial" w:hAnsi="Arial" w:cs="Arial"/>
                  <w:sz w:val="20"/>
                  <w:szCs w:val="20"/>
                  <w:lang w:val="en-GB"/>
                </w:rPr>
                <w:t xml:space="preserve">This column </w:t>
              </w:r>
            </w:ins>
          </w:p>
        </w:tc>
      </w:tr>
      <w:tr w:rsidR="00974DC1" w14:paraId="65EBE55F" w14:textId="77777777" w:rsidTr="005C5491">
        <w:trPr>
          <w:cnfStyle w:val="000000100000" w:firstRow="0" w:lastRow="0" w:firstColumn="0" w:lastColumn="0" w:oddVBand="0" w:evenVBand="0" w:oddHBand="1" w:evenHBand="0" w:firstRowFirstColumn="0" w:firstRowLastColumn="0" w:lastRowFirstColumn="0" w:lastRowLastColumn="0"/>
          <w:ins w:id="3009" w:author="Dylan Van Aswegen" w:date="2024-07-17T09:17:00Z" w16du:dateUtc="2024-07-17T07:17:00Z"/>
        </w:trPr>
        <w:tc>
          <w:tcPr>
            <w:cnfStyle w:val="001000000000" w:firstRow="0" w:lastRow="0" w:firstColumn="1" w:lastColumn="0" w:oddVBand="0" w:evenVBand="0" w:oddHBand="0" w:evenHBand="0" w:firstRowFirstColumn="0" w:firstRowLastColumn="0" w:lastRowFirstColumn="0" w:lastRowLastColumn="0"/>
            <w:tcW w:w="1417" w:type="dxa"/>
          </w:tcPr>
          <w:p w14:paraId="02C3B861" w14:textId="60078916" w:rsidR="00974DC1" w:rsidRDefault="00974DC1" w:rsidP="00974DC1">
            <w:pPr>
              <w:spacing w:line="360" w:lineRule="auto"/>
              <w:jc w:val="both"/>
              <w:rPr>
                <w:ins w:id="3010" w:author="Dylan Van Aswegen" w:date="2024-07-17T09:17:00Z" w16du:dateUtc="2024-07-17T07:17:00Z"/>
                <w:rFonts w:ascii="Arial" w:hAnsi="Arial" w:cs="Arial"/>
                <w:sz w:val="20"/>
                <w:szCs w:val="20"/>
                <w:lang w:val="en-GB"/>
              </w:rPr>
            </w:pPr>
            <w:ins w:id="3011" w:author="Dylan Van Aswegen" w:date="2024-07-17T09:20:00Z" w16du:dateUtc="2024-07-17T07:20:00Z">
              <w:r>
                <w:rPr>
                  <w:rFonts w:ascii="Arial" w:hAnsi="Arial" w:cs="Arial"/>
                  <w:sz w:val="20"/>
                  <w:szCs w:val="20"/>
                  <w:lang w:val="en-GB"/>
                </w:rPr>
                <w:t xml:space="preserve">Actions </w:t>
              </w:r>
            </w:ins>
          </w:p>
        </w:tc>
        <w:tc>
          <w:tcPr>
            <w:tcW w:w="1276" w:type="dxa"/>
          </w:tcPr>
          <w:p w14:paraId="29851564" w14:textId="3DD14D7D" w:rsidR="00974DC1" w:rsidRDefault="00974DC1" w:rsidP="00974DC1">
            <w:pPr>
              <w:spacing w:line="360" w:lineRule="auto"/>
              <w:jc w:val="both"/>
              <w:cnfStyle w:val="000000100000" w:firstRow="0" w:lastRow="0" w:firstColumn="0" w:lastColumn="0" w:oddVBand="0" w:evenVBand="0" w:oddHBand="1" w:evenHBand="0" w:firstRowFirstColumn="0" w:firstRowLastColumn="0" w:lastRowFirstColumn="0" w:lastRowLastColumn="0"/>
              <w:rPr>
                <w:ins w:id="3012" w:author="Dylan Van Aswegen" w:date="2024-07-17T09:17:00Z" w16du:dateUtc="2024-07-17T07:17:00Z"/>
                <w:rFonts w:ascii="Arial" w:hAnsi="Arial" w:cs="Arial"/>
                <w:sz w:val="20"/>
                <w:szCs w:val="20"/>
                <w:lang w:val="en-GB"/>
              </w:rPr>
            </w:pPr>
            <w:ins w:id="3013" w:author="Dylan Van Aswegen" w:date="2024-07-17T09:20:00Z" w16du:dateUtc="2024-07-17T07:20:00Z">
              <w:r>
                <w:rPr>
                  <w:rFonts w:ascii="Arial" w:hAnsi="Arial" w:cs="Arial"/>
                  <w:sz w:val="20"/>
                  <w:szCs w:val="20"/>
                  <w:lang w:val="en-GB"/>
                </w:rPr>
                <w:t>Button</w:t>
              </w:r>
            </w:ins>
            <w:ins w:id="3014" w:author="Dylan Van Aswegen" w:date="2024-07-17T09:21:00Z" w16du:dateUtc="2024-07-17T07:21:00Z">
              <w:r>
                <w:rPr>
                  <w:rFonts w:ascii="Arial" w:hAnsi="Arial" w:cs="Arial"/>
                  <w:sz w:val="20"/>
                  <w:szCs w:val="20"/>
                  <w:lang w:val="en-GB"/>
                </w:rPr>
                <w:t>s</w:t>
              </w:r>
            </w:ins>
          </w:p>
        </w:tc>
        <w:tc>
          <w:tcPr>
            <w:tcW w:w="1701" w:type="dxa"/>
          </w:tcPr>
          <w:p w14:paraId="719260FD" w14:textId="77777777" w:rsidR="00974DC1" w:rsidRDefault="00974DC1" w:rsidP="00974DC1">
            <w:pPr>
              <w:spacing w:line="360" w:lineRule="auto"/>
              <w:jc w:val="both"/>
              <w:cnfStyle w:val="000000100000" w:firstRow="0" w:lastRow="0" w:firstColumn="0" w:lastColumn="0" w:oddVBand="0" w:evenVBand="0" w:oddHBand="1" w:evenHBand="0" w:firstRowFirstColumn="0" w:firstRowLastColumn="0" w:lastRowFirstColumn="0" w:lastRowLastColumn="0"/>
              <w:rPr>
                <w:ins w:id="3015" w:author="Dylan Van Aswegen" w:date="2024-07-17T09:17:00Z" w16du:dateUtc="2024-07-17T07:17:00Z"/>
                <w:rFonts w:ascii="Arial" w:hAnsi="Arial" w:cs="Arial"/>
                <w:sz w:val="20"/>
                <w:szCs w:val="20"/>
                <w:lang w:val="en-GB"/>
              </w:rPr>
            </w:pPr>
          </w:p>
        </w:tc>
        <w:tc>
          <w:tcPr>
            <w:tcW w:w="3828" w:type="dxa"/>
          </w:tcPr>
          <w:p w14:paraId="179FBB94" w14:textId="77777777" w:rsidR="00974DC1" w:rsidRDefault="00974DC1" w:rsidP="00974DC1">
            <w:pPr>
              <w:spacing w:line="360" w:lineRule="auto"/>
              <w:jc w:val="both"/>
              <w:cnfStyle w:val="000000100000" w:firstRow="0" w:lastRow="0" w:firstColumn="0" w:lastColumn="0" w:oddVBand="0" w:evenVBand="0" w:oddHBand="1" w:evenHBand="0" w:firstRowFirstColumn="0" w:firstRowLastColumn="0" w:lastRowFirstColumn="0" w:lastRowLastColumn="0"/>
              <w:rPr>
                <w:ins w:id="3016" w:author="Dylan Van Aswegen" w:date="2024-07-17T09:17:00Z" w16du:dateUtc="2024-07-17T07:17:00Z"/>
                <w:rFonts w:ascii="Arial" w:hAnsi="Arial" w:cs="Arial"/>
                <w:sz w:val="20"/>
                <w:szCs w:val="20"/>
                <w:lang w:val="en-GB"/>
              </w:rPr>
            </w:pPr>
          </w:p>
        </w:tc>
      </w:tr>
    </w:tbl>
    <w:p w14:paraId="3B9BFE3A" w14:textId="7470C422" w:rsidR="008F6664" w:rsidRDefault="008F6664" w:rsidP="008F6664">
      <w:pPr>
        <w:rPr>
          <w:ins w:id="3017" w:author="Dylan Van Aswegen" w:date="2024-07-17T04:22:00Z" w16du:dateUtc="2024-07-17T02:22:00Z"/>
          <w:lang w:val="en-GB"/>
        </w:rPr>
      </w:pPr>
      <w:ins w:id="3018" w:author="Dylan Van Aswegen" w:date="2024-07-17T04:21:00Z" w16du:dateUtc="2024-07-17T02:21:00Z">
        <w:r>
          <w:rPr>
            <w:lang w:val="en-GB"/>
          </w:rPr>
          <w:t>Add fields for a</w:t>
        </w:r>
      </w:ins>
      <w:ins w:id="3019" w:author="Dylan Van Aswegen" w:date="2024-07-17T04:22:00Z" w16du:dateUtc="2024-07-17T02:22:00Z">
        <w:r>
          <w:rPr>
            <w:lang w:val="en-GB"/>
          </w:rPr>
          <w:t xml:space="preserve">dding vat rate </w:t>
        </w:r>
      </w:ins>
    </w:p>
    <w:p w14:paraId="1F353814" w14:textId="747AA141" w:rsidR="008F6664" w:rsidRPr="008F6664" w:rsidRDefault="008F6664" w:rsidP="008F6664">
      <w:pPr>
        <w:rPr>
          <w:ins w:id="3020" w:author="Dylan Van Aswegen" w:date="2024-07-17T03:20:00Z" w16du:dateUtc="2024-07-17T01:20:00Z"/>
          <w:lang w:val="en-GB"/>
        </w:rPr>
        <w:pPrChange w:id="3021" w:author="Dylan Van Aswegen" w:date="2024-07-17T04:21:00Z" w16du:dateUtc="2024-07-17T02:21:00Z">
          <w:pPr>
            <w:ind w:left="360"/>
          </w:pPr>
        </w:pPrChange>
      </w:pPr>
      <w:ins w:id="3022" w:author="Dylan Van Aswegen" w:date="2024-07-17T04:22:00Z" w16du:dateUtc="2024-07-17T02:22:00Z">
        <w:r>
          <w:rPr>
            <w:lang w:val="en-GB"/>
          </w:rPr>
          <w:t xml:space="preserve">Add fields for activating </w:t>
        </w:r>
        <w:r w:rsidR="000A375D">
          <w:rPr>
            <w:lang w:val="en-GB"/>
          </w:rPr>
          <w:t>cheque and cash payment methods</w:t>
        </w:r>
      </w:ins>
    </w:p>
    <w:p w14:paraId="663F1273" w14:textId="77777777" w:rsidR="00341F56" w:rsidRDefault="00341F56" w:rsidP="00322DB4">
      <w:pPr>
        <w:ind w:left="360"/>
        <w:rPr>
          <w:ins w:id="3023" w:author="Dylan Van Aswegen" w:date="2024-07-17T03:20:00Z" w16du:dateUtc="2024-07-17T01:20:00Z"/>
          <w:lang w:val="en-GB"/>
        </w:rPr>
      </w:pPr>
    </w:p>
    <w:p w14:paraId="6BAEBDDD" w14:textId="77777777" w:rsidR="00341F56" w:rsidRDefault="00341F56" w:rsidP="00322DB4">
      <w:pPr>
        <w:ind w:left="360"/>
        <w:rPr>
          <w:ins w:id="3024" w:author="Dylan Van Aswegen" w:date="2024-07-17T03:20:00Z" w16du:dateUtc="2024-07-17T01:20:00Z"/>
          <w:lang w:val="en-GB"/>
        </w:rPr>
      </w:pPr>
    </w:p>
    <w:p w14:paraId="69D40413" w14:textId="77777777" w:rsidR="00341F56" w:rsidRDefault="00341F56" w:rsidP="00322DB4">
      <w:pPr>
        <w:ind w:left="360"/>
        <w:rPr>
          <w:ins w:id="3025" w:author="Dylan Van Aswegen" w:date="2024-07-09T14:44:00Z" w16du:dateUtc="2024-07-09T12:44:00Z"/>
          <w:lang w:val="en-GB"/>
        </w:rPr>
      </w:pPr>
    </w:p>
    <w:p w14:paraId="32AA0ED9" w14:textId="77777777" w:rsidR="00B50F14" w:rsidRPr="00322DB4" w:rsidRDefault="00B50F14">
      <w:pPr>
        <w:ind w:left="360"/>
        <w:rPr>
          <w:lang w:val="en-GB"/>
        </w:rPr>
        <w:pPrChange w:id="3026" w:author="Dylan Van Aswegen" w:date="2024-07-09T14:31:00Z" w16du:dateUtc="2024-07-09T12:31:00Z">
          <w:pPr/>
        </w:pPrChange>
      </w:pPr>
    </w:p>
    <w:p w14:paraId="1F69CC1F" w14:textId="77777777" w:rsidR="00983E65" w:rsidRPr="003776C1" w:rsidRDefault="00983E65" w:rsidP="00983E65">
      <w:pPr>
        <w:pStyle w:val="Heading3"/>
        <w:spacing w:before="40" w:after="0" w:line="360" w:lineRule="auto"/>
        <w:rPr>
          <w:rFonts w:ascii="Arial" w:hAnsi="Arial"/>
          <w:color w:val="5B69AB"/>
          <w:kern w:val="0"/>
          <w:szCs w:val="24"/>
          <w:lang w:val="en-GB"/>
          <w14:ligatures w14:val="none"/>
        </w:rPr>
      </w:pPr>
      <w:bookmarkStart w:id="3027" w:name="_Toc168972696"/>
      <w:bookmarkStart w:id="3028" w:name="_Toc170780777"/>
      <w:r w:rsidRPr="003776C1">
        <w:rPr>
          <w:rFonts w:ascii="Arial" w:hAnsi="Arial"/>
          <w:color w:val="5B69AB"/>
          <w:kern w:val="0"/>
          <w:szCs w:val="24"/>
          <w:lang w:val="en-GB"/>
          <w14:ligatures w14:val="none"/>
        </w:rPr>
        <w:t>Member Management</w:t>
      </w:r>
      <w:bookmarkEnd w:id="3027"/>
      <w:bookmarkEnd w:id="3028"/>
      <w:r w:rsidRPr="003776C1">
        <w:rPr>
          <w:rFonts w:ascii="Arial" w:hAnsi="Arial"/>
          <w:color w:val="5B69AB"/>
          <w:kern w:val="0"/>
          <w:szCs w:val="24"/>
          <w:lang w:val="en-GB"/>
          <w14:ligatures w14:val="none"/>
        </w:rPr>
        <w:t xml:space="preserve"> </w:t>
      </w:r>
    </w:p>
    <w:p w14:paraId="5FB5A8CC" w14:textId="2C8F763F" w:rsidR="00AD168F" w:rsidRDefault="00081142" w:rsidP="00AD168F">
      <w:pPr>
        <w:rPr>
          <w:lang w:val="en-GB"/>
        </w:rPr>
      </w:pPr>
      <w:r>
        <w:rPr>
          <w:lang w:val="en-GB"/>
        </w:rPr>
        <w:t>The organisation admins will have the ability to configur</w:t>
      </w:r>
      <w:r w:rsidR="00983E65">
        <w:rPr>
          <w:lang w:val="en-GB"/>
        </w:rPr>
        <w:t>e organisation options around the members such as creating and editing member forms, creating and configuring member lists, group settings, adding members, create groups, adding and removing group members, updating contact information for members, removing members, merging members, and approve members.</w:t>
      </w:r>
      <w:r w:rsidR="00A343B5">
        <w:rPr>
          <w:lang w:val="en-GB"/>
        </w:rPr>
        <w:t xml:space="preserve"> The admin will also have the ability to import members using a CSV template provided by </w:t>
      </w:r>
      <w:proofErr w:type="spellStart"/>
      <w:r w:rsidR="00A343B5">
        <w:rPr>
          <w:lang w:val="en-GB"/>
        </w:rPr>
        <w:t>Membi</w:t>
      </w:r>
      <w:proofErr w:type="spellEnd"/>
      <w:r w:rsidR="00A343B5">
        <w:rPr>
          <w:lang w:val="en-GB"/>
        </w:rPr>
        <w:t xml:space="preserve">. </w:t>
      </w:r>
    </w:p>
    <w:p w14:paraId="79DA72F8" w14:textId="77777777" w:rsidR="00983E65" w:rsidRDefault="00983E65" w:rsidP="00AD168F">
      <w:pPr>
        <w:rPr>
          <w:lang w:val="en-GB"/>
        </w:rPr>
      </w:pPr>
    </w:p>
    <w:p w14:paraId="75B2EBFF" w14:textId="77777777" w:rsidR="00983E65" w:rsidRPr="003776C1" w:rsidRDefault="00983E65" w:rsidP="00983E65">
      <w:pPr>
        <w:pStyle w:val="Heading3"/>
        <w:spacing w:before="40" w:after="0" w:line="360" w:lineRule="auto"/>
        <w:rPr>
          <w:rFonts w:ascii="Arial" w:hAnsi="Arial"/>
          <w:color w:val="5B69AB"/>
          <w:kern w:val="0"/>
          <w:szCs w:val="24"/>
          <w:lang w:val="en-GB"/>
          <w14:ligatures w14:val="none"/>
        </w:rPr>
      </w:pPr>
      <w:bookmarkStart w:id="3029" w:name="_Toc168972697"/>
      <w:bookmarkStart w:id="3030" w:name="_Toc170780778"/>
      <w:r w:rsidRPr="003776C1">
        <w:rPr>
          <w:rFonts w:ascii="Arial" w:hAnsi="Arial"/>
          <w:color w:val="5B69AB"/>
          <w:kern w:val="0"/>
          <w:szCs w:val="24"/>
          <w:lang w:val="en-GB"/>
          <w14:ligatures w14:val="none"/>
        </w:rPr>
        <w:t>Subscription Management</w:t>
      </w:r>
      <w:bookmarkEnd w:id="3029"/>
      <w:bookmarkEnd w:id="3030"/>
    </w:p>
    <w:p w14:paraId="3F608AA0" w14:textId="52A63AE3" w:rsidR="00983E65" w:rsidRDefault="00983E65" w:rsidP="00AD168F">
      <w:pPr>
        <w:rPr>
          <w:lang w:val="en-GB"/>
        </w:rPr>
      </w:pPr>
      <w:r>
        <w:rPr>
          <w:lang w:val="en-GB"/>
        </w:rPr>
        <w:t xml:space="preserve">Organisation admins will be allowed to configure rules around subscriptions such as setting up subscriptions, setting rules related to pro-rata pricing, roll-over periods, </w:t>
      </w:r>
      <w:r w:rsidR="00C318C6">
        <w:rPr>
          <w:lang w:val="en-GB"/>
        </w:rPr>
        <w:t xml:space="preserve">discounts, subscription prices, renewal paths etc. </w:t>
      </w:r>
    </w:p>
    <w:p w14:paraId="579EC2B5" w14:textId="54F51A5C" w:rsidR="00C318C6" w:rsidRDefault="00C318C6" w:rsidP="00AD168F">
      <w:pPr>
        <w:rPr>
          <w:lang w:val="en-GB"/>
        </w:rPr>
      </w:pPr>
      <w:r>
        <w:rPr>
          <w:lang w:val="en-GB"/>
        </w:rPr>
        <w:t xml:space="preserve">The admins will also have the ability to manage member subscriptions. </w:t>
      </w:r>
    </w:p>
    <w:p w14:paraId="5982DFD7" w14:textId="77777777" w:rsidR="003A37C5" w:rsidRDefault="003A37C5" w:rsidP="003A37C5">
      <w:pPr>
        <w:ind w:left="360"/>
        <w:rPr>
          <w:ins w:id="3031" w:author="Dylan Van Aswegen" w:date="2024-07-17T03:29:00Z" w16du:dateUtc="2024-07-17T01:29:00Z"/>
          <w:lang w:val="en-GB"/>
        </w:rPr>
      </w:pPr>
      <w:ins w:id="3032" w:author="Dylan Van Aswegen" w:date="2024-07-17T03:29:00Z" w16du:dateUtc="2024-07-17T01:29:00Z">
        <w:r>
          <w:rPr>
            <w:lang w:val="en-GB"/>
          </w:rPr>
          <w:t xml:space="preserve">For the subscriptions page, will consist of the following: </w:t>
        </w:r>
      </w:ins>
    </w:p>
    <w:p w14:paraId="0CD21A0B" w14:textId="77777777" w:rsidR="003A37C5" w:rsidRDefault="003A37C5" w:rsidP="003A37C5">
      <w:pPr>
        <w:ind w:left="360"/>
        <w:rPr>
          <w:ins w:id="3033" w:author="Dylan Van Aswegen" w:date="2024-07-17T03:29:00Z" w16du:dateUtc="2024-07-17T01:29:00Z"/>
          <w:lang w:val="en-GB"/>
        </w:rPr>
      </w:pPr>
      <w:ins w:id="3034" w:author="Dylan Van Aswegen" w:date="2024-07-17T03:29:00Z" w16du:dateUtc="2024-07-17T01:29:00Z">
        <w:r>
          <w:rPr>
            <w:lang w:val="en-GB"/>
          </w:rPr>
          <w:t xml:space="preserve">A table of the subscription price options that have been created. This table will consist of the following columns: </w:t>
        </w:r>
      </w:ins>
    </w:p>
    <w:tbl>
      <w:tblPr>
        <w:tblStyle w:val="GridTable4-Accent1"/>
        <w:tblW w:w="8222" w:type="dxa"/>
        <w:tblInd w:w="-714" w:type="dxa"/>
        <w:tblLook w:val="04A0" w:firstRow="1" w:lastRow="0" w:firstColumn="1" w:lastColumn="0" w:noHBand="0" w:noVBand="1"/>
      </w:tblPr>
      <w:tblGrid>
        <w:gridCol w:w="1417"/>
        <w:gridCol w:w="1276"/>
        <w:gridCol w:w="1701"/>
        <w:gridCol w:w="3828"/>
      </w:tblGrid>
      <w:tr w:rsidR="00AF2D2B" w14:paraId="5B274092" w14:textId="77777777" w:rsidTr="005C5491">
        <w:trPr>
          <w:cnfStyle w:val="100000000000" w:firstRow="1" w:lastRow="0" w:firstColumn="0" w:lastColumn="0" w:oddVBand="0" w:evenVBand="0" w:oddHBand="0" w:evenHBand="0" w:firstRowFirstColumn="0" w:firstRowLastColumn="0" w:lastRowFirstColumn="0" w:lastRowLastColumn="0"/>
          <w:tblHeader/>
          <w:ins w:id="3035"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shd w:val="clear" w:color="auto" w:fill="002060"/>
          </w:tcPr>
          <w:p w14:paraId="733DD0CA" w14:textId="77777777" w:rsidR="003A37C5" w:rsidRDefault="003A37C5">
            <w:pPr>
              <w:spacing w:line="360" w:lineRule="auto"/>
              <w:jc w:val="both"/>
              <w:rPr>
                <w:ins w:id="3036" w:author="Dylan Van Aswegen" w:date="2024-07-17T03:29:00Z" w16du:dateUtc="2024-07-17T01:29:00Z"/>
                <w:rFonts w:ascii="Arial" w:hAnsi="Arial" w:cs="Arial"/>
                <w:sz w:val="20"/>
                <w:szCs w:val="20"/>
                <w:lang w:val="en-GB"/>
              </w:rPr>
            </w:pPr>
            <w:ins w:id="3037" w:author="Dylan Van Aswegen" w:date="2024-07-17T03:29:00Z" w16du:dateUtc="2024-07-17T01:29:00Z">
              <w:r>
                <w:rPr>
                  <w:rFonts w:ascii="Arial" w:hAnsi="Arial" w:cs="Arial"/>
                  <w:sz w:val="20"/>
                  <w:szCs w:val="20"/>
                  <w:lang w:val="en-GB"/>
                </w:rPr>
                <w:t>Column Name</w:t>
              </w:r>
            </w:ins>
          </w:p>
        </w:tc>
        <w:tc>
          <w:tcPr>
            <w:tcW w:w="1276" w:type="dxa"/>
            <w:shd w:val="clear" w:color="auto" w:fill="002060"/>
          </w:tcPr>
          <w:p w14:paraId="257FC973" w14:textId="77777777" w:rsidR="003A37C5" w:rsidRDefault="003A37C5">
            <w:pPr>
              <w:spacing w:line="360" w:lineRule="auto"/>
              <w:jc w:val="both"/>
              <w:cnfStyle w:val="100000000000" w:firstRow="1" w:lastRow="0" w:firstColumn="0" w:lastColumn="0" w:oddVBand="0" w:evenVBand="0" w:oddHBand="0" w:evenHBand="0" w:firstRowFirstColumn="0" w:firstRowLastColumn="0" w:lastRowFirstColumn="0" w:lastRowLastColumn="0"/>
              <w:rPr>
                <w:ins w:id="3038" w:author="Dylan Van Aswegen" w:date="2024-07-17T03:29:00Z" w16du:dateUtc="2024-07-17T01:29:00Z"/>
                <w:rFonts w:ascii="Arial" w:hAnsi="Arial" w:cs="Arial"/>
                <w:sz w:val="20"/>
                <w:szCs w:val="20"/>
                <w:lang w:val="en-GB"/>
              </w:rPr>
            </w:pPr>
            <w:ins w:id="3039" w:author="Dylan Van Aswegen" w:date="2024-07-17T03:29:00Z" w16du:dateUtc="2024-07-17T01:29:00Z">
              <w:r>
                <w:rPr>
                  <w:rFonts w:ascii="Arial" w:hAnsi="Arial" w:cs="Arial"/>
                  <w:sz w:val="20"/>
                  <w:szCs w:val="20"/>
                  <w:lang w:val="en-GB"/>
                </w:rPr>
                <w:t>Column Type</w:t>
              </w:r>
            </w:ins>
          </w:p>
        </w:tc>
        <w:tc>
          <w:tcPr>
            <w:tcW w:w="1701" w:type="dxa"/>
            <w:shd w:val="clear" w:color="auto" w:fill="002060"/>
          </w:tcPr>
          <w:p w14:paraId="32600231" w14:textId="77777777" w:rsidR="003A37C5" w:rsidRDefault="003A37C5">
            <w:pPr>
              <w:spacing w:line="360" w:lineRule="auto"/>
              <w:jc w:val="both"/>
              <w:cnfStyle w:val="100000000000" w:firstRow="1" w:lastRow="0" w:firstColumn="0" w:lastColumn="0" w:oddVBand="0" w:evenVBand="0" w:oddHBand="0" w:evenHBand="0" w:firstRowFirstColumn="0" w:firstRowLastColumn="0" w:lastRowFirstColumn="0" w:lastRowLastColumn="0"/>
              <w:rPr>
                <w:ins w:id="3040" w:author="Dylan Van Aswegen" w:date="2024-07-17T03:29:00Z" w16du:dateUtc="2024-07-17T01:29:00Z"/>
                <w:rFonts w:ascii="Arial" w:hAnsi="Arial" w:cs="Arial"/>
                <w:sz w:val="20"/>
                <w:szCs w:val="20"/>
                <w:lang w:val="en-GB"/>
              </w:rPr>
            </w:pPr>
            <w:ins w:id="3041" w:author="Dylan Van Aswegen" w:date="2024-07-17T03:29:00Z" w16du:dateUtc="2024-07-17T01:29:00Z">
              <w:r>
                <w:rPr>
                  <w:rFonts w:ascii="Arial" w:hAnsi="Arial" w:cs="Arial"/>
                  <w:sz w:val="20"/>
                  <w:szCs w:val="20"/>
                  <w:lang w:val="en-GB"/>
                </w:rPr>
                <w:t>Column Data Type</w:t>
              </w:r>
            </w:ins>
          </w:p>
        </w:tc>
        <w:tc>
          <w:tcPr>
            <w:tcW w:w="3828" w:type="dxa"/>
            <w:shd w:val="clear" w:color="auto" w:fill="002060"/>
          </w:tcPr>
          <w:p w14:paraId="2840DB3B" w14:textId="77777777" w:rsidR="003A37C5" w:rsidRDefault="003A37C5">
            <w:pPr>
              <w:spacing w:line="360" w:lineRule="auto"/>
              <w:jc w:val="both"/>
              <w:cnfStyle w:val="100000000000" w:firstRow="1" w:lastRow="0" w:firstColumn="0" w:lastColumn="0" w:oddVBand="0" w:evenVBand="0" w:oddHBand="0" w:evenHBand="0" w:firstRowFirstColumn="0" w:firstRowLastColumn="0" w:lastRowFirstColumn="0" w:lastRowLastColumn="0"/>
              <w:rPr>
                <w:ins w:id="3042" w:author="Dylan Van Aswegen" w:date="2024-07-17T03:29:00Z" w16du:dateUtc="2024-07-17T01:29:00Z"/>
                <w:rFonts w:ascii="Arial" w:hAnsi="Arial" w:cs="Arial"/>
                <w:sz w:val="20"/>
                <w:szCs w:val="20"/>
                <w:lang w:val="en-GB"/>
              </w:rPr>
            </w:pPr>
            <w:ins w:id="3043" w:author="Dylan Van Aswegen" w:date="2024-07-17T03:29:00Z" w16du:dateUtc="2024-07-17T01:29:00Z">
              <w:r>
                <w:rPr>
                  <w:rFonts w:ascii="Arial" w:hAnsi="Arial" w:cs="Arial"/>
                  <w:sz w:val="20"/>
                  <w:szCs w:val="20"/>
                  <w:lang w:val="en-GB"/>
                </w:rPr>
                <w:t>Column Rules</w:t>
              </w:r>
            </w:ins>
          </w:p>
        </w:tc>
      </w:tr>
      <w:tr w:rsidR="003A37C5" w14:paraId="2B12E970" w14:textId="77777777" w:rsidTr="005C5491">
        <w:trPr>
          <w:cnfStyle w:val="000000100000" w:firstRow="0" w:lastRow="0" w:firstColumn="0" w:lastColumn="0" w:oddVBand="0" w:evenVBand="0" w:oddHBand="1" w:evenHBand="0" w:firstRowFirstColumn="0" w:firstRowLastColumn="0" w:lastRowFirstColumn="0" w:lastRowLastColumn="0"/>
          <w:ins w:id="3044"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0BE50E96" w14:textId="77777777" w:rsidR="003A37C5" w:rsidRDefault="003A37C5">
            <w:pPr>
              <w:spacing w:line="360" w:lineRule="auto"/>
              <w:jc w:val="both"/>
              <w:rPr>
                <w:ins w:id="3045" w:author="Dylan Van Aswegen" w:date="2024-07-17T03:29:00Z" w16du:dateUtc="2024-07-17T01:29:00Z"/>
                <w:rFonts w:ascii="Arial" w:hAnsi="Arial" w:cs="Arial"/>
                <w:sz w:val="20"/>
                <w:szCs w:val="20"/>
                <w:lang w:val="en-GB"/>
              </w:rPr>
            </w:pPr>
            <w:ins w:id="3046" w:author="Dylan Van Aswegen" w:date="2024-07-17T03:29:00Z" w16du:dateUtc="2024-07-17T01:29:00Z">
              <w:r>
                <w:rPr>
                  <w:rFonts w:ascii="Arial" w:hAnsi="Arial" w:cs="Arial"/>
                  <w:sz w:val="20"/>
                  <w:szCs w:val="20"/>
                  <w:lang w:val="en-GB"/>
                </w:rPr>
                <w:t>Name</w:t>
              </w:r>
            </w:ins>
          </w:p>
        </w:tc>
        <w:tc>
          <w:tcPr>
            <w:tcW w:w="1276" w:type="dxa"/>
          </w:tcPr>
          <w:p w14:paraId="6D6D5965"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047" w:author="Dylan Van Aswegen" w:date="2024-07-17T03:29:00Z" w16du:dateUtc="2024-07-17T01:29:00Z"/>
                <w:rFonts w:ascii="Arial" w:hAnsi="Arial" w:cs="Arial"/>
                <w:sz w:val="20"/>
                <w:szCs w:val="20"/>
                <w:lang w:val="en-GB"/>
              </w:rPr>
            </w:pPr>
            <w:ins w:id="3048" w:author="Dylan Van Aswegen" w:date="2024-07-17T03:29:00Z" w16du:dateUtc="2024-07-17T01:29:00Z">
              <w:r>
                <w:rPr>
                  <w:rFonts w:ascii="Arial" w:hAnsi="Arial" w:cs="Arial"/>
                  <w:sz w:val="20"/>
                  <w:szCs w:val="20"/>
                  <w:lang w:val="en-GB"/>
                </w:rPr>
                <w:t>Text</w:t>
              </w:r>
            </w:ins>
          </w:p>
        </w:tc>
        <w:tc>
          <w:tcPr>
            <w:tcW w:w="1701" w:type="dxa"/>
          </w:tcPr>
          <w:p w14:paraId="170B6DC8"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049" w:author="Dylan Van Aswegen" w:date="2024-07-17T03:29:00Z" w16du:dateUtc="2024-07-17T01:29:00Z"/>
                <w:rFonts w:ascii="Arial" w:hAnsi="Arial" w:cs="Arial"/>
                <w:sz w:val="20"/>
                <w:szCs w:val="20"/>
                <w:lang w:val="en-GB"/>
              </w:rPr>
            </w:pPr>
            <w:ins w:id="3050" w:author="Dylan Van Aswegen" w:date="2024-07-17T03:29:00Z" w16du:dateUtc="2024-07-17T01:29:00Z">
              <w:r>
                <w:rPr>
                  <w:rFonts w:ascii="Arial" w:hAnsi="Arial" w:cs="Arial"/>
                  <w:sz w:val="20"/>
                  <w:szCs w:val="20"/>
                  <w:lang w:val="en-GB"/>
                </w:rPr>
                <w:t>String</w:t>
              </w:r>
            </w:ins>
          </w:p>
        </w:tc>
        <w:tc>
          <w:tcPr>
            <w:tcW w:w="3828" w:type="dxa"/>
          </w:tcPr>
          <w:p w14:paraId="2C7F4F53"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051" w:author="Dylan Van Aswegen" w:date="2024-07-17T03:29:00Z" w16du:dateUtc="2024-07-17T01:29:00Z"/>
                <w:rFonts w:ascii="Arial" w:hAnsi="Arial" w:cs="Arial"/>
                <w:sz w:val="20"/>
                <w:szCs w:val="20"/>
                <w:lang w:val="en-GB"/>
              </w:rPr>
            </w:pPr>
            <w:ins w:id="3052" w:author="Dylan Van Aswegen" w:date="2024-07-17T03:29:00Z" w16du:dateUtc="2024-07-17T01:29:00Z">
              <w:r>
                <w:rPr>
                  <w:rFonts w:ascii="Arial" w:hAnsi="Arial" w:cs="Arial"/>
                  <w:sz w:val="20"/>
                  <w:szCs w:val="20"/>
                  <w:lang w:val="en-GB"/>
                </w:rPr>
                <w:t>This column will be populated with the name of the subscription that was captured when the organisation admin created the form.</w:t>
              </w:r>
            </w:ins>
          </w:p>
        </w:tc>
      </w:tr>
      <w:tr w:rsidR="003A37C5" w14:paraId="521F5D71" w14:textId="77777777" w:rsidTr="005C5491">
        <w:trPr>
          <w:ins w:id="3053"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0F922FB4" w14:textId="77777777" w:rsidR="003A37C5" w:rsidRDefault="003A37C5">
            <w:pPr>
              <w:spacing w:line="360" w:lineRule="auto"/>
              <w:jc w:val="both"/>
              <w:rPr>
                <w:ins w:id="3054" w:author="Dylan Van Aswegen" w:date="2024-07-17T03:29:00Z" w16du:dateUtc="2024-07-17T01:29:00Z"/>
                <w:rFonts w:ascii="Arial" w:hAnsi="Arial" w:cs="Arial"/>
                <w:sz w:val="20"/>
                <w:szCs w:val="20"/>
                <w:lang w:val="en-GB"/>
              </w:rPr>
            </w:pPr>
            <w:ins w:id="3055" w:author="Dylan Van Aswegen" w:date="2024-07-17T03:29:00Z" w16du:dateUtc="2024-07-17T01:29:00Z">
              <w:r>
                <w:rPr>
                  <w:rFonts w:ascii="Arial" w:hAnsi="Arial" w:cs="Arial"/>
                  <w:sz w:val="20"/>
                  <w:szCs w:val="20"/>
                  <w:lang w:val="en-GB"/>
                </w:rPr>
                <w:t xml:space="preserve">Membership </w:t>
              </w:r>
            </w:ins>
          </w:p>
        </w:tc>
        <w:tc>
          <w:tcPr>
            <w:tcW w:w="1276" w:type="dxa"/>
          </w:tcPr>
          <w:p w14:paraId="763CC0D6"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056" w:author="Dylan Van Aswegen" w:date="2024-07-17T03:29:00Z" w16du:dateUtc="2024-07-17T01:29:00Z"/>
                <w:rFonts w:ascii="Arial" w:hAnsi="Arial" w:cs="Arial"/>
                <w:sz w:val="20"/>
                <w:szCs w:val="20"/>
                <w:lang w:val="en-GB"/>
              </w:rPr>
            </w:pPr>
            <w:ins w:id="3057" w:author="Dylan Van Aswegen" w:date="2024-07-17T03:29:00Z">
              <w:r>
                <w:rPr>
                  <w:rFonts w:ascii="Arial" w:hAnsi="Arial" w:cs="Arial"/>
                  <w:sz w:val="20"/>
                  <w:szCs w:val="20"/>
                  <w:lang w:val="en-GB"/>
                </w:rPr>
                <w:t>Text</w:t>
              </w:r>
            </w:ins>
          </w:p>
        </w:tc>
        <w:tc>
          <w:tcPr>
            <w:tcW w:w="1701" w:type="dxa"/>
          </w:tcPr>
          <w:p w14:paraId="13BED7A4"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058" w:author="Dylan Van Aswegen" w:date="2024-07-17T03:29:00Z" w16du:dateUtc="2024-07-17T01:29:00Z"/>
                <w:rFonts w:ascii="Arial" w:hAnsi="Arial" w:cs="Arial"/>
                <w:sz w:val="20"/>
                <w:szCs w:val="20"/>
                <w:lang w:val="en-GB"/>
              </w:rPr>
            </w:pPr>
            <w:ins w:id="3059" w:author="Dylan Van Aswegen" w:date="2024-07-17T03:29:00Z">
              <w:r>
                <w:rPr>
                  <w:rFonts w:ascii="Arial" w:hAnsi="Arial" w:cs="Arial"/>
                  <w:sz w:val="20"/>
                  <w:szCs w:val="20"/>
                  <w:lang w:val="en-GB"/>
                </w:rPr>
                <w:t>String</w:t>
              </w:r>
            </w:ins>
          </w:p>
        </w:tc>
        <w:tc>
          <w:tcPr>
            <w:tcW w:w="3828" w:type="dxa"/>
          </w:tcPr>
          <w:p w14:paraId="1B6378D6"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060" w:author="Dylan Van Aswegen" w:date="2024-07-17T03:29:00Z" w16du:dateUtc="2024-07-17T01:29:00Z"/>
                <w:rFonts w:ascii="Arial" w:hAnsi="Arial" w:cs="Arial"/>
                <w:sz w:val="20"/>
                <w:szCs w:val="20"/>
                <w:lang w:val="en-GB"/>
              </w:rPr>
            </w:pPr>
            <w:ins w:id="3061" w:author="Dylan Van Aswegen" w:date="2024-07-17T03:29:00Z" w16du:dateUtc="2024-07-17T01:29:00Z">
              <w:r>
                <w:rPr>
                  <w:rFonts w:ascii="Arial" w:hAnsi="Arial" w:cs="Arial"/>
                  <w:sz w:val="20"/>
                  <w:szCs w:val="20"/>
                  <w:lang w:val="en-GB"/>
                </w:rPr>
                <w:t xml:space="preserve">This column will be populated with a “Yes” if the subscription is a membership type subscription and “No” if it is </w:t>
              </w:r>
              <w:proofErr w:type="spellStart"/>
              <w:r>
                <w:rPr>
                  <w:rFonts w:ascii="Arial" w:hAnsi="Arial" w:cs="Arial"/>
                  <w:sz w:val="20"/>
                  <w:szCs w:val="20"/>
                  <w:lang w:val="en-GB"/>
                </w:rPr>
                <w:t>an other</w:t>
              </w:r>
              <w:proofErr w:type="spellEnd"/>
              <w:r>
                <w:rPr>
                  <w:rFonts w:ascii="Arial" w:hAnsi="Arial" w:cs="Arial"/>
                  <w:sz w:val="20"/>
                  <w:szCs w:val="20"/>
                  <w:lang w:val="en-GB"/>
                </w:rPr>
                <w:t xml:space="preserve"> type subscription. </w:t>
              </w:r>
            </w:ins>
          </w:p>
        </w:tc>
      </w:tr>
      <w:tr w:rsidR="003A37C5" w14:paraId="5A1D2AB7" w14:textId="77777777" w:rsidTr="005C5491">
        <w:trPr>
          <w:cnfStyle w:val="000000100000" w:firstRow="0" w:lastRow="0" w:firstColumn="0" w:lastColumn="0" w:oddVBand="0" w:evenVBand="0" w:oddHBand="1" w:evenHBand="0" w:firstRowFirstColumn="0" w:firstRowLastColumn="0" w:lastRowFirstColumn="0" w:lastRowLastColumn="0"/>
          <w:ins w:id="3062"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18509EA1" w14:textId="77777777" w:rsidR="003A37C5" w:rsidRDefault="003A37C5">
            <w:pPr>
              <w:spacing w:line="360" w:lineRule="auto"/>
              <w:jc w:val="both"/>
              <w:rPr>
                <w:ins w:id="3063" w:author="Dylan Van Aswegen" w:date="2024-07-17T03:29:00Z" w16du:dateUtc="2024-07-17T01:29:00Z"/>
                <w:rFonts w:ascii="Arial" w:hAnsi="Arial" w:cs="Arial"/>
                <w:sz w:val="20"/>
                <w:szCs w:val="20"/>
                <w:lang w:val="en-GB"/>
              </w:rPr>
            </w:pPr>
            <w:ins w:id="3064" w:author="Dylan Van Aswegen" w:date="2024-07-17T03:29:00Z" w16du:dateUtc="2024-07-17T01:29:00Z">
              <w:r>
                <w:rPr>
                  <w:rFonts w:ascii="Arial" w:hAnsi="Arial" w:cs="Arial"/>
                  <w:sz w:val="20"/>
                  <w:szCs w:val="20"/>
                  <w:lang w:val="en-GB"/>
                </w:rPr>
                <w:t xml:space="preserve">Option Name </w:t>
              </w:r>
            </w:ins>
          </w:p>
        </w:tc>
        <w:tc>
          <w:tcPr>
            <w:tcW w:w="1276" w:type="dxa"/>
          </w:tcPr>
          <w:p w14:paraId="67E25383"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065" w:author="Dylan Van Aswegen" w:date="2024-07-17T03:29:00Z" w16du:dateUtc="2024-07-17T01:29:00Z"/>
                <w:rFonts w:ascii="Arial" w:hAnsi="Arial" w:cs="Arial"/>
                <w:sz w:val="20"/>
                <w:szCs w:val="20"/>
                <w:lang w:val="en-GB"/>
              </w:rPr>
            </w:pPr>
            <w:ins w:id="3066" w:author="Dylan Van Aswegen" w:date="2024-07-17T03:29:00Z">
              <w:r>
                <w:rPr>
                  <w:rFonts w:ascii="Arial" w:hAnsi="Arial" w:cs="Arial"/>
                  <w:sz w:val="20"/>
                  <w:szCs w:val="20"/>
                  <w:lang w:val="en-GB"/>
                </w:rPr>
                <w:t>Text</w:t>
              </w:r>
            </w:ins>
          </w:p>
        </w:tc>
        <w:tc>
          <w:tcPr>
            <w:tcW w:w="1701" w:type="dxa"/>
          </w:tcPr>
          <w:p w14:paraId="70AABE4D"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067" w:author="Dylan Van Aswegen" w:date="2024-07-17T03:29:00Z" w16du:dateUtc="2024-07-17T01:29:00Z"/>
                <w:rFonts w:ascii="Arial" w:hAnsi="Arial" w:cs="Arial"/>
                <w:sz w:val="20"/>
                <w:szCs w:val="20"/>
                <w:lang w:val="en-GB"/>
              </w:rPr>
            </w:pPr>
            <w:ins w:id="3068" w:author="Dylan Van Aswegen" w:date="2024-07-17T03:29:00Z">
              <w:r>
                <w:rPr>
                  <w:rFonts w:ascii="Arial" w:hAnsi="Arial" w:cs="Arial"/>
                  <w:sz w:val="20"/>
                  <w:szCs w:val="20"/>
                  <w:lang w:val="en-GB"/>
                </w:rPr>
                <w:t>String</w:t>
              </w:r>
            </w:ins>
          </w:p>
        </w:tc>
        <w:tc>
          <w:tcPr>
            <w:tcW w:w="3828" w:type="dxa"/>
          </w:tcPr>
          <w:p w14:paraId="61537786"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069" w:author="Dylan Van Aswegen" w:date="2024-07-17T03:29:00Z" w16du:dateUtc="2024-07-17T01:29:00Z"/>
                <w:rFonts w:ascii="Arial" w:hAnsi="Arial" w:cs="Arial"/>
                <w:sz w:val="20"/>
                <w:szCs w:val="20"/>
                <w:lang w:val="en-GB"/>
              </w:rPr>
            </w:pPr>
            <w:ins w:id="3070" w:author="Dylan Van Aswegen" w:date="2024-07-17T03:29:00Z" w16du:dateUtc="2024-07-17T01:29:00Z">
              <w:r>
                <w:rPr>
                  <w:rFonts w:ascii="Arial" w:hAnsi="Arial" w:cs="Arial"/>
                  <w:sz w:val="20"/>
                  <w:szCs w:val="20"/>
                  <w:lang w:val="en-GB"/>
                </w:rPr>
                <w:t xml:space="preserve">This column will be populated with the name of the pricing option. </w:t>
              </w:r>
            </w:ins>
          </w:p>
        </w:tc>
      </w:tr>
      <w:tr w:rsidR="003A37C5" w14:paraId="38A33FA3" w14:textId="77777777" w:rsidTr="005C5491">
        <w:trPr>
          <w:ins w:id="3071"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2BFCA2EC" w14:textId="77777777" w:rsidR="003A37C5" w:rsidRDefault="003A37C5">
            <w:pPr>
              <w:spacing w:line="360" w:lineRule="auto"/>
              <w:jc w:val="both"/>
              <w:rPr>
                <w:ins w:id="3072" w:author="Dylan Van Aswegen" w:date="2024-07-17T03:29:00Z" w16du:dateUtc="2024-07-17T01:29:00Z"/>
                <w:rFonts w:ascii="Arial" w:hAnsi="Arial" w:cs="Arial"/>
                <w:sz w:val="20"/>
                <w:szCs w:val="20"/>
                <w:lang w:val="en-GB"/>
              </w:rPr>
            </w:pPr>
            <w:ins w:id="3073" w:author="Dylan Van Aswegen" w:date="2024-07-17T03:29:00Z" w16du:dateUtc="2024-07-17T01:29:00Z">
              <w:r>
                <w:rPr>
                  <w:rFonts w:ascii="Arial" w:hAnsi="Arial" w:cs="Arial"/>
                  <w:sz w:val="20"/>
                  <w:szCs w:val="20"/>
                  <w:lang w:val="en-GB"/>
                </w:rPr>
                <w:t xml:space="preserve">Option Price </w:t>
              </w:r>
            </w:ins>
          </w:p>
        </w:tc>
        <w:tc>
          <w:tcPr>
            <w:tcW w:w="1276" w:type="dxa"/>
          </w:tcPr>
          <w:p w14:paraId="1602F58E"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074" w:author="Dylan Van Aswegen" w:date="2024-07-17T03:29:00Z" w16du:dateUtc="2024-07-17T01:29:00Z"/>
                <w:rFonts w:ascii="Arial" w:hAnsi="Arial" w:cs="Arial"/>
                <w:sz w:val="20"/>
                <w:szCs w:val="20"/>
                <w:lang w:val="en-GB"/>
              </w:rPr>
            </w:pPr>
            <w:ins w:id="3075" w:author="Dylan Van Aswegen" w:date="2024-07-17T03:29:00Z">
              <w:r>
                <w:rPr>
                  <w:rFonts w:ascii="Arial" w:hAnsi="Arial" w:cs="Arial"/>
                  <w:sz w:val="20"/>
                  <w:szCs w:val="20"/>
                  <w:lang w:val="en-GB"/>
                </w:rPr>
                <w:t>Text</w:t>
              </w:r>
            </w:ins>
          </w:p>
        </w:tc>
        <w:tc>
          <w:tcPr>
            <w:tcW w:w="1701" w:type="dxa"/>
          </w:tcPr>
          <w:p w14:paraId="0A92F672"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076" w:author="Dylan Van Aswegen" w:date="2024-07-17T03:29:00Z" w16du:dateUtc="2024-07-17T01:29:00Z"/>
                <w:rFonts w:ascii="Arial" w:hAnsi="Arial" w:cs="Arial"/>
                <w:sz w:val="20"/>
                <w:szCs w:val="20"/>
                <w:lang w:val="en-GB"/>
              </w:rPr>
            </w:pPr>
            <w:ins w:id="3077" w:author="Dylan Van Aswegen" w:date="2024-07-17T03:29:00Z">
              <w:r>
                <w:rPr>
                  <w:rFonts w:ascii="Arial" w:hAnsi="Arial" w:cs="Arial"/>
                  <w:sz w:val="20"/>
                  <w:szCs w:val="20"/>
                  <w:lang w:val="en-GB"/>
                </w:rPr>
                <w:t>String</w:t>
              </w:r>
            </w:ins>
          </w:p>
        </w:tc>
        <w:tc>
          <w:tcPr>
            <w:tcW w:w="3828" w:type="dxa"/>
          </w:tcPr>
          <w:p w14:paraId="43052D2F"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078" w:author="Dylan Van Aswegen" w:date="2024-07-17T03:29:00Z" w16du:dateUtc="2024-07-17T01:29:00Z"/>
                <w:rFonts w:ascii="Arial" w:hAnsi="Arial" w:cs="Arial"/>
                <w:sz w:val="20"/>
                <w:szCs w:val="20"/>
                <w:lang w:val="en-GB"/>
              </w:rPr>
            </w:pPr>
            <w:ins w:id="3079" w:author="Dylan Van Aswegen" w:date="2024-07-17T03:29:00Z" w16du:dateUtc="2024-07-17T01:29:00Z">
              <w:r>
                <w:rPr>
                  <w:rFonts w:ascii="Arial" w:hAnsi="Arial" w:cs="Arial"/>
                  <w:sz w:val="20"/>
                  <w:szCs w:val="20"/>
                  <w:lang w:val="en-GB"/>
                </w:rPr>
                <w:t xml:space="preserve">This column will be populated with the price for this pricing option. </w:t>
              </w:r>
            </w:ins>
          </w:p>
        </w:tc>
      </w:tr>
      <w:tr w:rsidR="003A37C5" w14:paraId="2E33015C" w14:textId="77777777" w:rsidTr="005C5491">
        <w:trPr>
          <w:cnfStyle w:val="000000100000" w:firstRow="0" w:lastRow="0" w:firstColumn="0" w:lastColumn="0" w:oddVBand="0" w:evenVBand="0" w:oddHBand="1" w:evenHBand="0" w:firstRowFirstColumn="0" w:firstRowLastColumn="0" w:lastRowFirstColumn="0" w:lastRowLastColumn="0"/>
          <w:ins w:id="3080"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69CD28B4" w14:textId="77777777" w:rsidR="003A37C5" w:rsidRDefault="003A37C5">
            <w:pPr>
              <w:spacing w:line="360" w:lineRule="auto"/>
              <w:jc w:val="both"/>
              <w:rPr>
                <w:ins w:id="3081" w:author="Dylan Van Aswegen" w:date="2024-07-17T03:29:00Z" w16du:dateUtc="2024-07-17T01:29:00Z"/>
                <w:rFonts w:ascii="Arial" w:hAnsi="Arial" w:cs="Arial"/>
                <w:sz w:val="20"/>
                <w:szCs w:val="20"/>
                <w:lang w:val="en-GB"/>
              </w:rPr>
            </w:pPr>
            <w:ins w:id="3082" w:author="Dylan Van Aswegen" w:date="2024-07-17T03:29:00Z" w16du:dateUtc="2024-07-17T01:29:00Z">
              <w:r>
                <w:rPr>
                  <w:rFonts w:ascii="Arial" w:hAnsi="Arial" w:cs="Arial"/>
                  <w:sz w:val="20"/>
                  <w:szCs w:val="20"/>
                  <w:lang w:val="en-GB"/>
                </w:rPr>
                <w:t xml:space="preserve">Eligibility </w:t>
              </w:r>
            </w:ins>
          </w:p>
        </w:tc>
        <w:tc>
          <w:tcPr>
            <w:tcW w:w="1276" w:type="dxa"/>
          </w:tcPr>
          <w:p w14:paraId="7E9F6F15"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083" w:author="Dylan Van Aswegen" w:date="2024-07-17T03:29:00Z" w16du:dateUtc="2024-07-17T01:29:00Z"/>
                <w:rFonts w:ascii="Arial" w:hAnsi="Arial" w:cs="Arial"/>
                <w:sz w:val="20"/>
                <w:szCs w:val="20"/>
                <w:lang w:val="en-GB"/>
              </w:rPr>
            </w:pPr>
            <w:ins w:id="3084" w:author="Dylan Van Aswegen" w:date="2024-07-17T03:29:00Z">
              <w:r>
                <w:rPr>
                  <w:rFonts w:ascii="Arial" w:hAnsi="Arial" w:cs="Arial"/>
                  <w:sz w:val="20"/>
                  <w:szCs w:val="20"/>
                  <w:lang w:val="en-GB"/>
                </w:rPr>
                <w:t>Text</w:t>
              </w:r>
            </w:ins>
          </w:p>
        </w:tc>
        <w:tc>
          <w:tcPr>
            <w:tcW w:w="1701" w:type="dxa"/>
          </w:tcPr>
          <w:p w14:paraId="457575D6"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085" w:author="Dylan Van Aswegen" w:date="2024-07-17T03:29:00Z" w16du:dateUtc="2024-07-17T01:29:00Z"/>
                <w:rFonts w:ascii="Arial" w:hAnsi="Arial" w:cs="Arial"/>
                <w:sz w:val="20"/>
                <w:szCs w:val="20"/>
                <w:lang w:val="en-GB"/>
              </w:rPr>
            </w:pPr>
            <w:ins w:id="3086" w:author="Dylan Van Aswegen" w:date="2024-07-17T03:29:00Z">
              <w:r>
                <w:rPr>
                  <w:rFonts w:ascii="Arial" w:hAnsi="Arial" w:cs="Arial"/>
                  <w:sz w:val="20"/>
                  <w:szCs w:val="20"/>
                  <w:lang w:val="en-GB"/>
                </w:rPr>
                <w:t>String</w:t>
              </w:r>
            </w:ins>
          </w:p>
        </w:tc>
        <w:tc>
          <w:tcPr>
            <w:tcW w:w="3828" w:type="dxa"/>
          </w:tcPr>
          <w:p w14:paraId="46365A4C"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087" w:author="Dylan Van Aswegen" w:date="2024-07-17T03:29:00Z" w16du:dateUtc="2024-07-17T01:29:00Z"/>
                <w:rFonts w:ascii="Arial" w:hAnsi="Arial" w:cs="Arial"/>
                <w:sz w:val="20"/>
                <w:szCs w:val="20"/>
                <w:lang w:val="en-GB"/>
              </w:rPr>
            </w:pPr>
            <w:ins w:id="3088" w:author="Dylan Van Aswegen" w:date="2024-07-17T03:29:00Z" w16du:dateUtc="2024-07-17T01:29:00Z">
              <w:r>
                <w:rPr>
                  <w:rFonts w:ascii="Arial" w:hAnsi="Arial" w:cs="Arial"/>
                  <w:sz w:val="20"/>
                  <w:szCs w:val="20"/>
                  <w:lang w:val="en-GB"/>
                </w:rPr>
                <w:t xml:space="preserve">This column will be populated with the membership types who is eligible for this price option (Individual / Adults / Juniors / Individual in a Group / Group). </w:t>
              </w:r>
            </w:ins>
          </w:p>
        </w:tc>
      </w:tr>
      <w:tr w:rsidR="003A37C5" w14:paraId="14FE8D1D" w14:textId="77777777" w:rsidTr="005C5491">
        <w:trPr>
          <w:ins w:id="3089"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75C7E18A" w14:textId="77777777" w:rsidR="003A37C5" w:rsidRDefault="003A37C5">
            <w:pPr>
              <w:spacing w:line="360" w:lineRule="auto"/>
              <w:jc w:val="both"/>
              <w:rPr>
                <w:ins w:id="3090" w:author="Dylan Van Aswegen" w:date="2024-07-17T03:29:00Z" w16du:dateUtc="2024-07-17T01:29:00Z"/>
                <w:rFonts w:ascii="Arial" w:hAnsi="Arial" w:cs="Arial"/>
                <w:sz w:val="20"/>
                <w:szCs w:val="20"/>
                <w:lang w:val="en-GB"/>
              </w:rPr>
            </w:pPr>
            <w:ins w:id="3091" w:author="Dylan Van Aswegen" w:date="2024-07-17T03:29:00Z" w16du:dateUtc="2024-07-17T01:29:00Z">
              <w:r>
                <w:rPr>
                  <w:rFonts w:ascii="Arial" w:hAnsi="Arial" w:cs="Arial"/>
                  <w:sz w:val="20"/>
                  <w:szCs w:val="20"/>
                  <w:lang w:val="en-GB"/>
                </w:rPr>
                <w:t>Period</w:t>
              </w:r>
            </w:ins>
          </w:p>
        </w:tc>
        <w:tc>
          <w:tcPr>
            <w:tcW w:w="1276" w:type="dxa"/>
          </w:tcPr>
          <w:p w14:paraId="1024510A"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092" w:author="Dylan Van Aswegen" w:date="2024-07-17T03:29:00Z" w16du:dateUtc="2024-07-17T01:29:00Z"/>
                <w:rFonts w:ascii="Arial" w:hAnsi="Arial" w:cs="Arial"/>
                <w:sz w:val="20"/>
                <w:szCs w:val="20"/>
                <w:lang w:val="en-GB"/>
              </w:rPr>
            </w:pPr>
            <w:ins w:id="3093" w:author="Dylan Van Aswegen" w:date="2024-07-17T03:29:00Z">
              <w:r>
                <w:rPr>
                  <w:rFonts w:ascii="Arial" w:hAnsi="Arial" w:cs="Arial"/>
                  <w:sz w:val="20"/>
                  <w:szCs w:val="20"/>
                  <w:lang w:val="en-GB"/>
                </w:rPr>
                <w:t>Text</w:t>
              </w:r>
            </w:ins>
          </w:p>
        </w:tc>
        <w:tc>
          <w:tcPr>
            <w:tcW w:w="1701" w:type="dxa"/>
          </w:tcPr>
          <w:p w14:paraId="5C45A14E"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094" w:author="Dylan Van Aswegen" w:date="2024-07-17T03:29:00Z" w16du:dateUtc="2024-07-17T01:29:00Z"/>
                <w:rFonts w:ascii="Arial" w:hAnsi="Arial" w:cs="Arial"/>
                <w:sz w:val="20"/>
                <w:szCs w:val="20"/>
                <w:lang w:val="en-GB"/>
              </w:rPr>
            </w:pPr>
            <w:ins w:id="3095" w:author="Dylan Van Aswegen" w:date="2024-07-17T03:29:00Z">
              <w:r>
                <w:rPr>
                  <w:rFonts w:ascii="Arial" w:hAnsi="Arial" w:cs="Arial"/>
                  <w:sz w:val="20"/>
                  <w:szCs w:val="20"/>
                  <w:lang w:val="en-GB"/>
                </w:rPr>
                <w:t>String</w:t>
              </w:r>
            </w:ins>
          </w:p>
        </w:tc>
        <w:tc>
          <w:tcPr>
            <w:tcW w:w="3828" w:type="dxa"/>
          </w:tcPr>
          <w:p w14:paraId="764A21C6"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096" w:author="Dylan Van Aswegen" w:date="2024-07-17T03:29:00Z" w16du:dateUtc="2024-07-17T01:29:00Z"/>
                <w:rFonts w:ascii="Arial" w:hAnsi="Arial" w:cs="Arial"/>
                <w:sz w:val="20"/>
                <w:szCs w:val="20"/>
                <w:lang w:val="en-GB"/>
              </w:rPr>
            </w:pPr>
            <w:ins w:id="3097" w:author="Dylan Van Aswegen" w:date="2024-07-17T03:29:00Z" w16du:dateUtc="2024-07-17T01:29:00Z">
              <w:r>
                <w:rPr>
                  <w:rFonts w:ascii="Arial" w:hAnsi="Arial" w:cs="Arial"/>
                  <w:sz w:val="20"/>
                  <w:szCs w:val="20"/>
                  <w:lang w:val="en-GB"/>
                </w:rPr>
                <w:t>This column will be populated with the length of time that the subscription is valid for in the format [number] and time period [Year, Month, Week, Day].</w:t>
              </w:r>
            </w:ins>
          </w:p>
        </w:tc>
      </w:tr>
      <w:tr w:rsidR="003A37C5" w14:paraId="29AA99D8" w14:textId="77777777" w:rsidTr="005C5491">
        <w:trPr>
          <w:cnfStyle w:val="000000100000" w:firstRow="0" w:lastRow="0" w:firstColumn="0" w:lastColumn="0" w:oddVBand="0" w:evenVBand="0" w:oddHBand="1" w:evenHBand="0" w:firstRowFirstColumn="0" w:firstRowLastColumn="0" w:lastRowFirstColumn="0" w:lastRowLastColumn="0"/>
          <w:ins w:id="3098"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04783F78" w14:textId="77777777" w:rsidR="003A37C5" w:rsidRDefault="003A37C5">
            <w:pPr>
              <w:spacing w:line="360" w:lineRule="auto"/>
              <w:jc w:val="both"/>
              <w:rPr>
                <w:ins w:id="3099" w:author="Dylan Van Aswegen" w:date="2024-07-17T03:29:00Z" w16du:dateUtc="2024-07-17T01:29:00Z"/>
                <w:rFonts w:ascii="Arial" w:hAnsi="Arial" w:cs="Arial"/>
                <w:sz w:val="20"/>
                <w:szCs w:val="20"/>
                <w:lang w:val="en-GB"/>
              </w:rPr>
            </w:pPr>
            <w:ins w:id="3100" w:author="Dylan Van Aswegen" w:date="2024-07-17T03:29:00Z" w16du:dateUtc="2024-07-17T01:29:00Z">
              <w:r>
                <w:rPr>
                  <w:rFonts w:ascii="Arial" w:hAnsi="Arial" w:cs="Arial"/>
                  <w:sz w:val="20"/>
                  <w:szCs w:val="20"/>
                  <w:lang w:val="en-GB"/>
                </w:rPr>
                <w:t>Renewal Date</w:t>
              </w:r>
            </w:ins>
          </w:p>
        </w:tc>
        <w:tc>
          <w:tcPr>
            <w:tcW w:w="1276" w:type="dxa"/>
          </w:tcPr>
          <w:p w14:paraId="14279F56"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01" w:author="Dylan Van Aswegen" w:date="2024-07-17T03:29:00Z" w16du:dateUtc="2024-07-17T01:29:00Z"/>
                <w:rFonts w:ascii="Arial" w:hAnsi="Arial" w:cs="Arial"/>
                <w:sz w:val="20"/>
                <w:szCs w:val="20"/>
                <w:lang w:val="en-GB"/>
              </w:rPr>
            </w:pPr>
            <w:ins w:id="3102" w:author="Dylan Van Aswegen" w:date="2024-07-17T03:29:00Z">
              <w:r>
                <w:rPr>
                  <w:rFonts w:ascii="Arial" w:hAnsi="Arial" w:cs="Arial"/>
                  <w:sz w:val="20"/>
                  <w:szCs w:val="20"/>
                  <w:lang w:val="en-GB"/>
                </w:rPr>
                <w:t>Text</w:t>
              </w:r>
            </w:ins>
          </w:p>
        </w:tc>
        <w:tc>
          <w:tcPr>
            <w:tcW w:w="1701" w:type="dxa"/>
          </w:tcPr>
          <w:p w14:paraId="4F185752"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03" w:author="Dylan Van Aswegen" w:date="2024-07-17T03:29:00Z" w16du:dateUtc="2024-07-17T01:29:00Z"/>
                <w:rFonts w:ascii="Arial" w:hAnsi="Arial" w:cs="Arial"/>
                <w:sz w:val="20"/>
                <w:szCs w:val="20"/>
                <w:lang w:val="en-GB"/>
              </w:rPr>
            </w:pPr>
            <w:ins w:id="3104" w:author="Dylan Van Aswegen" w:date="2024-07-17T03:29:00Z">
              <w:r>
                <w:rPr>
                  <w:rFonts w:ascii="Arial" w:hAnsi="Arial" w:cs="Arial"/>
                  <w:sz w:val="20"/>
                  <w:szCs w:val="20"/>
                  <w:lang w:val="en-GB"/>
                </w:rPr>
                <w:t>String</w:t>
              </w:r>
            </w:ins>
          </w:p>
        </w:tc>
        <w:tc>
          <w:tcPr>
            <w:tcW w:w="3828" w:type="dxa"/>
          </w:tcPr>
          <w:p w14:paraId="73DABDA7"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05" w:author="Dylan Van Aswegen" w:date="2024-07-17T03:29:00Z" w16du:dateUtc="2024-07-17T01:29:00Z"/>
                <w:rFonts w:ascii="Arial" w:hAnsi="Arial" w:cs="Arial"/>
                <w:sz w:val="20"/>
                <w:szCs w:val="20"/>
                <w:lang w:val="en-GB"/>
              </w:rPr>
            </w:pPr>
            <w:ins w:id="3106" w:author="Dylan Van Aswegen" w:date="2024-07-17T03:29:00Z" w16du:dateUtc="2024-07-17T01:29:00Z">
              <w:r>
                <w:rPr>
                  <w:rFonts w:ascii="Arial" w:hAnsi="Arial" w:cs="Arial"/>
                  <w:sz w:val="20"/>
                  <w:szCs w:val="20"/>
                  <w:lang w:val="en-GB"/>
                </w:rPr>
                <w:t xml:space="preserve">This column will be populated with the subscription option that has been configured for the subscription. This will be one of: </w:t>
              </w:r>
              <w:r w:rsidRPr="001D4CF4">
                <w:rPr>
                  <w:rFonts w:ascii="Arial" w:hAnsi="Arial" w:cs="Arial"/>
                  <w:sz w:val="20"/>
                  <w:szCs w:val="20"/>
                  <w:lang w:val="en-GB"/>
                </w:rPr>
                <w:t>Subscription anniversary</w:t>
              </w:r>
              <w:r>
                <w:rPr>
                  <w:rFonts w:ascii="Arial" w:hAnsi="Arial" w:cs="Arial"/>
                  <w:sz w:val="20"/>
                  <w:szCs w:val="20"/>
                  <w:lang w:val="en-GB"/>
                </w:rPr>
                <w:t xml:space="preserve">, </w:t>
              </w:r>
              <w:r w:rsidRPr="001D4CF4">
                <w:rPr>
                  <w:rFonts w:ascii="Arial" w:hAnsi="Arial" w:cs="Arial"/>
                  <w:sz w:val="20"/>
                  <w:szCs w:val="20"/>
                  <w:lang w:val="en-GB"/>
                </w:rPr>
                <w:t>day-month</w:t>
              </w:r>
              <w:r>
                <w:rPr>
                  <w:rFonts w:ascii="Arial" w:hAnsi="Arial" w:cs="Arial"/>
                  <w:sz w:val="20"/>
                  <w:szCs w:val="20"/>
                  <w:lang w:val="en-GB"/>
                </w:rPr>
                <w:t xml:space="preserve">, </w:t>
              </w:r>
              <w:r w:rsidRPr="001D4CF4">
                <w:rPr>
                  <w:rFonts w:ascii="Arial" w:hAnsi="Arial" w:cs="Arial"/>
                  <w:sz w:val="20"/>
                  <w:szCs w:val="20"/>
                  <w:lang w:val="en-GB"/>
                </w:rPr>
                <w:t>Last day of month</w:t>
              </w:r>
              <w:r>
                <w:rPr>
                  <w:rFonts w:ascii="Arial" w:hAnsi="Arial" w:cs="Arial"/>
                  <w:sz w:val="20"/>
                  <w:szCs w:val="20"/>
                  <w:lang w:val="en-GB"/>
                </w:rPr>
                <w:t xml:space="preserve">, </w:t>
              </w:r>
              <w:r w:rsidRPr="001D4CF4">
                <w:rPr>
                  <w:rFonts w:ascii="Arial" w:hAnsi="Arial" w:cs="Arial"/>
                  <w:sz w:val="20"/>
                  <w:szCs w:val="20"/>
                  <w:lang w:val="en-GB"/>
                </w:rPr>
                <w:t>Not renewable</w:t>
              </w:r>
              <w:r>
                <w:rPr>
                  <w:rFonts w:ascii="Arial" w:hAnsi="Arial" w:cs="Arial"/>
                  <w:sz w:val="20"/>
                  <w:szCs w:val="20"/>
                  <w:lang w:val="en-GB"/>
                </w:rPr>
                <w:t xml:space="preserve">. </w:t>
              </w:r>
            </w:ins>
          </w:p>
        </w:tc>
      </w:tr>
      <w:tr w:rsidR="003A37C5" w14:paraId="534D6B33" w14:textId="77777777" w:rsidTr="005C5491">
        <w:trPr>
          <w:ins w:id="3107"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10DCB5C9" w14:textId="77777777" w:rsidR="003A37C5" w:rsidRDefault="003A37C5">
            <w:pPr>
              <w:spacing w:line="360" w:lineRule="auto"/>
              <w:jc w:val="both"/>
              <w:rPr>
                <w:ins w:id="3108" w:author="Dylan Van Aswegen" w:date="2024-07-17T03:29:00Z" w16du:dateUtc="2024-07-17T01:29:00Z"/>
                <w:rFonts w:ascii="Arial" w:hAnsi="Arial" w:cs="Arial"/>
                <w:sz w:val="20"/>
                <w:szCs w:val="20"/>
                <w:lang w:val="en-GB"/>
              </w:rPr>
            </w:pPr>
            <w:ins w:id="3109" w:author="Dylan Van Aswegen" w:date="2024-07-17T03:29:00Z" w16du:dateUtc="2024-07-17T01:29:00Z">
              <w:r>
                <w:rPr>
                  <w:rFonts w:ascii="Arial" w:hAnsi="Arial" w:cs="Arial"/>
                  <w:sz w:val="20"/>
                  <w:szCs w:val="20"/>
                  <w:lang w:val="en-GB"/>
                </w:rPr>
                <w:t>Auto-Renew</w:t>
              </w:r>
            </w:ins>
          </w:p>
        </w:tc>
        <w:tc>
          <w:tcPr>
            <w:tcW w:w="1276" w:type="dxa"/>
          </w:tcPr>
          <w:p w14:paraId="7E3689FA"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110" w:author="Dylan Van Aswegen" w:date="2024-07-17T03:29:00Z" w16du:dateUtc="2024-07-17T01:29:00Z"/>
                <w:rFonts w:ascii="Arial" w:hAnsi="Arial" w:cs="Arial"/>
                <w:sz w:val="20"/>
                <w:szCs w:val="20"/>
                <w:lang w:val="en-GB"/>
              </w:rPr>
            </w:pPr>
            <w:ins w:id="3111" w:author="Dylan Van Aswegen" w:date="2024-07-17T03:29:00Z">
              <w:r>
                <w:rPr>
                  <w:rFonts w:ascii="Arial" w:hAnsi="Arial" w:cs="Arial"/>
                  <w:sz w:val="20"/>
                  <w:szCs w:val="20"/>
                  <w:lang w:val="en-GB"/>
                </w:rPr>
                <w:t>Text</w:t>
              </w:r>
            </w:ins>
          </w:p>
        </w:tc>
        <w:tc>
          <w:tcPr>
            <w:tcW w:w="1701" w:type="dxa"/>
          </w:tcPr>
          <w:p w14:paraId="0D58313D"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112" w:author="Dylan Van Aswegen" w:date="2024-07-17T03:29:00Z" w16du:dateUtc="2024-07-17T01:29:00Z"/>
                <w:rFonts w:ascii="Arial" w:hAnsi="Arial" w:cs="Arial"/>
                <w:sz w:val="20"/>
                <w:szCs w:val="20"/>
                <w:lang w:val="en-GB"/>
              </w:rPr>
            </w:pPr>
            <w:ins w:id="3113" w:author="Dylan Van Aswegen" w:date="2024-07-17T03:29:00Z">
              <w:r>
                <w:rPr>
                  <w:rFonts w:ascii="Arial" w:hAnsi="Arial" w:cs="Arial"/>
                  <w:sz w:val="20"/>
                  <w:szCs w:val="20"/>
                  <w:lang w:val="en-GB"/>
                </w:rPr>
                <w:t>String</w:t>
              </w:r>
            </w:ins>
          </w:p>
        </w:tc>
        <w:tc>
          <w:tcPr>
            <w:tcW w:w="3828" w:type="dxa"/>
          </w:tcPr>
          <w:p w14:paraId="0B65968E"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114" w:author="Dylan Van Aswegen" w:date="2024-07-17T03:29:00Z" w16du:dateUtc="2024-07-17T01:29:00Z"/>
                <w:rFonts w:ascii="Arial" w:hAnsi="Arial" w:cs="Arial"/>
                <w:sz w:val="20"/>
                <w:szCs w:val="20"/>
                <w:lang w:val="en-GB"/>
              </w:rPr>
            </w:pPr>
            <w:ins w:id="3115" w:author="Dylan Van Aswegen" w:date="2024-07-17T03:29:00Z" w16du:dateUtc="2024-07-17T01:29:00Z">
              <w:r>
                <w:rPr>
                  <w:rFonts w:ascii="Arial" w:hAnsi="Arial" w:cs="Arial"/>
                  <w:sz w:val="20"/>
                  <w:szCs w:val="20"/>
                  <w:lang w:val="en-GB"/>
                </w:rPr>
                <w:t xml:space="preserve">This should be populated with a “No” if the price option is not set to Auto-Renew and “Yes” if it has. If yes, the column should also contain the payment methods for which the Auto-Renew is possible. </w:t>
              </w:r>
            </w:ins>
          </w:p>
        </w:tc>
      </w:tr>
      <w:tr w:rsidR="003A37C5" w14:paraId="67F66F20" w14:textId="77777777" w:rsidTr="005C5491">
        <w:trPr>
          <w:cnfStyle w:val="000000100000" w:firstRow="0" w:lastRow="0" w:firstColumn="0" w:lastColumn="0" w:oddVBand="0" w:evenVBand="0" w:oddHBand="1" w:evenHBand="0" w:firstRowFirstColumn="0" w:firstRowLastColumn="0" w:lastRowFirstColumn="0" w:lastRowLastColumn="0"/>
          <w:ins w:id="3116"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5C166469" w14:textId="77777777" w:rsidR="003A37C5" w:rsidRDefault="003A37C5">
            <w:pPr>
              <w:spacing w:line="360" w:lineRule="auto"/>
              <w:jc w:val="both"/>
              <w:rPr>
                <w:ins w:id="3117" w:author="Dylan Van Aswegen" w:date="2024-07-17T03:29:00Z" w16du:dateUtc="2024-07-17T01:29:00Z"/>
                <w:rFonts w:ascii="Arial" w:hAnsi="Arial" w:cs="Arial"/>
                <w:sz w:val="20"/>
                <w:szCs w:val="20"/>
                <w:lang w:val="en-GB"/>
              </w:rPr>
            </w:pPr>
            <w:ins w:id="3118" w:author="Dylan Van Aswegen" w:date="2024-07-17T03:29:00Z" w16du:dateUtc="2024-07-17T01:29:00Z">
              <w:r>
                <w:rPr>
                  <w:rFonts w:ascii="Arial" w:hAnsi="Arial" w:cs="Arial"/>
                  <w:sz w:val="20"/>
                  <w:szCs w:val="20"/>
                  <w:lang w:val="en-GB"/>
                </w:rPr>
                <w:t>Form</w:t>
              </w:r>
            </w:ins>
          </w:p>
        </w:tc>
        <w:tc>
          <w:tcPr>
            <w:tcW w:w="1276" w:type="dxa"/>
          </w:tcPr>
          <w:p w14:paraId="6216E4A9"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19" w:author="Dylan Van Aswegen" w:date="2024-07-17T03:29:00Z" w16du:dateUtc="2024-07-17T01:29:00Z"/>
                <w:rFonts w:ascii="Arial" w:hAnsi="Arial" w:cs="Arial"/>
                <w:sz w:val="20"/>
                <w:szCs w:val="20"/>
                <w:lang w:val="en-GB"/>
              </w:rPr>
            </w:pPr>
            <w:ins w:id="3120" w:author="Dylan Van Aswegen" w:date="2024-07-17T03:29:00Z">
              <w:r>
                <w:rPr>
                  <w:rFonts w:ascii="Arial" w:hAnsi="Arial" w:cs="Arial"/>
                  <w:sz w:val="20"/>
                  <w:szCs w:val="20"/>
                  <w:lang w:val="en-GB"/>
                </w:rPr>
                <w:t>Text</w:t>
              </w:r>
            </w:ins>
          </w:p>
        </w:tc>
        <w:tc>
          <w:tcPr>
            <w:tcW w:w="1701" w:type="dxa"/>
          </w:tcPr>
          <w:p w14:paraId="234F2367"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21" w:author="Dylan Van Aswegen" w:date="2024-07-17T03:29:00Z" w16du:dateUtc="2024-07-17T01:29:00Z"/>
                <w:rFonts w:ascii="Arial" w:hAnsi="Arial" w:cs="Arial"/>
                <w:sz w:val="20"/>
                <w:szCs w:val="20"/>
                <w:lang w:val="en-GB"/>
              </w:rPr>
            </w:pPr>
            <w:ins w:id="3122" w:author="Dylan Van Aswegen" w:date="2024-07-17T03:29:00Z">
              <w:r>
                <w:rPr>
                  <w:rFonts w:ascii="Arial" w:hAnsi="Arial" w:cs="Arial"/>
                  <w:sz w:val="20"/>
                  <w:szCs w:val="20"/>
                  <w:lang w:val="en-GB"/>
                </w:rPr>
                <w:t>String</w:t>
              </w:r>
            </w:ins>
          </w:p>
        </w:tc>
        <w:tc>
          <w:tcPr>
            <w:tcW w:w="3828" w:type="dxa"/>
          </w:tcPr>
          <w:p w14:paraId="2E0DF17F"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23" w:author="Dylan Van Aswegen" w:date="2024-07-17T03:29:00Z" w16du:dateUtc="2024-07-17T01:29:00Z"/>
                <w:rFonts w:ascii="Arial" w:hAnsi="Arial" w:cs="Arial"/>
                <w:sz w:val="20"/>
                <w:szCs w:val="20"/>
                <w:lang w:val="en-GB"/>
              </w:rPr>
            </w:pPr>
            <w:ins w:id="3124" w:author="Dylan Van Aswegen" w:date="2024-07-17T03:29:00Z" w16du:dateUtc="2024-07-17T01:29:00Z">
              <w:r>
                <w:rPr>
                  <w:rFonts w:ascii="Arial" w:hAnsi="Arial" w:cs="Arial"/>
                  <w:sz w:val="20"/>
                  <w:szCs w:val="20"/>
                  <w:lang w:val="en-GB"/>
                </w:rPr>
                <w:t xml:space="preserve">This column will be populated with a “N/A” if there is no form linked to the subscription and a button to view / edit the form if a form has been linked to the subscription. If clicked, the organisation admin should be presented with a window that contains the form fields, allowing them to view it and edit it. </w:t>
              </w:r>
            </w:ins>
          </w:p>
        </w:tc>
      </w:tr>
      <w:tr w:rsidR="003A37C5" w14:paraId="7D021A05" w14:textId="77777777" w:rsidTr="005C5491">
        <w:trPr>
          <w:ins w:id="3125"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7411FE3B" w14:textId="77777777" w:rsidR="003A37C5" w:rsidRDefault="003A37C5">
            <w:pPr>
              <w:spacing w:line="360" w:lineRule="auto"/>
              <w:jc w:val="both"/>
              <w:rPr>
                <w:ins w:id="3126" w:author="Dylan Van Aswegen" w:date="2024-07-17T03:29:00Z" w16du:dateUtc="2024-07-17T01:29:00Z"/>
                <w:rFonts w:ascii="Arial" w:hAnsi="Arial" w:cs="Arial"/>
                <w:sz w:val="20"/>
                <w:szCs w:val="20"/>
                <w:lang w:val="en-GB"/>
              </w:rPr>
            </w:pPr>
            <w:ins w:id="3127" w:author="Dylan Van Aswegen" w:date="2024-07-17T03:29:00Z" w16du:dateUtc="2024-07-17T01:29:00Z">
              <w:r>
                <w:rPr>
                  <w:rFonts w:ascii="Arial" w:hAnsi="Arial" w:cs="Arial"/>
                  <w:sz w:val="20"/>
                  <w:szCs w:val="20"/>
                  <w:lang w:val="en-GB"/>
                </w:rPr>
                <w:t xml:space="preserve">Published </w:t>
              </w:r>
            </w:ins>
          </w:p>
        </w:tc>
        <w:tc>
          <w:tcPr>
            <w:tcW w:w="1276" w:type="dxa"/>
          </w:tcPr>
          <w:p w14:paraId="715314F1"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128" w:author="Dylan Van Aswegen" w:date="2024-07-17T03:29:00Z" w16du:dateUtc="2024-07-17T01:29:00Z"/>
                <w:rFonts w:ascii="Arial" w:hAnsi="Arial" w:cs="Arial"/>
                <w:sz w:val="20"/>
                <w:szCs w:val="20"/>
                <w:lang w:val="en-GB"/>
              </w:rPr>
            </w:pPr>
            <w:ins w:id="3129" w:author="Dylan Van Aswegen" w:date="2024-07-17T03:29:00Z">
              <w:r>
                <w:rPr>
                  <w:rFonts w:ascii="Arial" w:hAnsi="Arial" w:cs="Arial"/>
                  <w:sz w:val="20"/>
                  <w:szCs w:val="20"/>
                  <w:lang w:val="en-GB"/>
                </w:rPr>
                <w:t>Text</w:t>
              </w:r>
            </w:ins>
          </w:p>
        </w:tc>
        <w:tc>
          <w:tcPr>
            <w:tcW w:w="1701" w:type="dxa"/>
          </w:tcPr>
          <w:p w14:paraId="1B5756F7"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130" w:author="Dylan Van Aswegen" w:date="2024-07-17T03:29:00Z" w16du:dateUtc="2024-07-17T01:29:00Z"/>
                <w:rFonts w:ascii="Arial" w:hAnsi="Arial" w:cs="Arial"/>
                <w:sz w:val="20"/>
                <w:szCs w:val="20"/>
                <w:lang w:val="en-GB"/>
              </w:rPr>
            </w:pPr>
            <w:ins w:id="3131" w:author="Dylan Van Aswegen" w:date="2024-07-17T03:29:00Z">
              <w:r>
                <w:rPr>
                  <w:rFonts w:ascii="Arial" w:hAnsi="Arial" w:cs="Arial"/>
                  <w:sz w:val="20"/>
                  <w:szCs w:val="20"/>
                  <w:lang w:val="en-GB"/>
                </w:rPr>
                <w:t>String</w:t>
              </w:r>
            </w:ins>
          </w:p>
        </w:tc>
        <w:tc>
          <w:tcPr>
            <w:tcW w:w="3828" w:type="dxa"/>
          </w:tcPr>
          <w:p w14:paraId="00B00D7D" w14:textId="77777777" w:rsidR="003A37C5" w:rsidRDefault="003A37C5">
            <w:pPr>
              <w:spacing w:line="360" w:lineRule="auto"/>
              <w:jc w:val="both"/>
              <w:cnfStyle w:val="000000000000" w:firstRow="0" w:lastRow="0" w:firstColumn="0" w:lastColumn="0" w:oddVBand="0" w:evenVBand="0" w:oddHBand="0" w:evenHBand="0" w:firstRowFirstColumn="0" w:firstRowLastColumn="0" w:lastRowFirstColumn="0" w:lastRowLastColumn="0"/>
              <w:rPr>
                <w:ins w:id="3132" w:author="Dylan Van Aswegen" w:date="2024-07-17T03:29:00Z" w16du:dateUtc="2024-07-17T01:29:00Z"/>
                <w:rFonts w:ascii="Arial" w:hAnsi="Arial" w:cs="Arial"/>
                <w:sz w:val="20"/>
                <w:szCs w:val="20"/>
                <w:lang w:val="en-GB"/>
              </w:rPr>
            </w:pPr>
            <w:ins w:id="3133" w:author="Dylan Van Aswegen" w:date="2024-07-17T03:29:00Z" w16du:dateUtc="2024-07-17T01:29:00Z">
              <w:r>
                <w:rPr>
                  <w:rFonts w:ascii="Arial" w:hAnsi="Arial" w:cs="Arial"/>
                  <w:sz w:val="20"/>
                  <w:szCs w:val="20"/>
                  <w:lang w:val="en-GB"/>
                </w:rPr>
                <w:t xml:space="preserve">This column will be populated with an indicator of whether the subscription type is published to the organisation subscription page. </w:t>
              </w:r>
            </w:ins>
          </w:p>
        </w:tc>
      </w:tr>
      <w:tr w:rsidR="003A37C5" w14:paraId="2366A988" w14:textId="77777777" w:rsidTr="005C5491">
        <w:trPr>
          <w:cnfStyle w:val="000000100000" w:firstRow="0" w:lastRow="0" w:firstColumn="0" w:lastColumn="0" w:oddVBand="0" w:evenVBand="0" w:oddHBand="1" w:evenHBand="0" w:firstRowFirstColumn="0" w:firstRowLastColumn="0" w:lastRowFirstColumn="0" w:lastRowLastColumn="0"/>
          <w:ins w:id="3134"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417" w:type="dxa"/>
          </w:tcPr>
          <w:p w14:paraId="54AD3910" w14:textId="77777777" w:rsidR="003A37C5" w:rsidRDefault="003A37C5">
            <w:pPr>
              <w:spacing w:line="360" w:lineRule="auto"/>
              <w:jc w:val="both"/>
              <w:rPr>
                <w:ins w:id="3135" w:author="Dylan Van Aswegen" w:date="2024-07-17T03:29:00Z" w16du:dateUtc="2024-07-17T01:29:00Z"/>
                <w:rFonts w:ascii="Arial" w:hAnsi="Arial" w:cs="Arial"/>
                <w:sz w:val="20"/>
                <w:szCs w:val="20"/>
                <w:lang w:val="en-GB"/>
              </w:rPr>
            </w:pPr>
            <w:ins w:id="3136" w:author="Dylan Van Aswegen" w:date="2024-07-17T03:29:00Z" w16du:dateUtc="2024-07-17T01:29:00Z">
              <w:r>
                <w:rPr>
                  <w:rFonts w:ascii="Arial" w:hAnsi="Arial" w:cs="Arial"/>
                  <w:sz w:val="20"/>
                  <w:szCs w:val="20"/>
                  <w:lang w:val="en-GB"/>
                </w:rPr>
                <w:t>Action</w:t>
              </w:r>
            </w:ins>
          </w:p>
        </w:tc>
        <w:tc>
          <w:tcPr>
            <w:tcW w:w="1276" w:type="dxa"/>
          </w:tcPr>
          <w:p w14:paraId="1472FAF3"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37" w:author="Dylan Van Aswegen" w:date="2024-07-17T03:29:00Z" w16du:dateUtc="2024-07-17T01:29:00Z"/>
                <w:rFonts w:ascii="Arial" w:hAnsi="Arial" w:cs="Arial"/>
                <w:sz w:val="20"/>
                <w:szCs w:val="20"/>
                <w:lang w:val="en-GB"/>
              </w:rPr>
            </w:pPr>
          </w:p>
        </w:tc>
        <w:tc>
          <w:tcPr>
            <w:tcW w:w="1701" w:type="dxa"/>
          </w:tcPr>
          <w:p w14:paraId="1A11F17B"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38" w:author="Dylan Van Aswegen" w:date="2024-07-17T03:29:00Z" w16du:dateUtc="2024-07-17T01:29:00Z"/>
                <w:rFonts w:ascii="Arial" w:hAnsi="Arial" w:cs="Arial"/>
                <w:sz w:val="20"/>
                <w:szCs w:val="20"/>
                <w:lang w:val="en-GB"/>
              </w:rPr>
            </w:pPr>
          </w:p>
        </w:tc>
        <w:tc>
          <w:tcPr>
            <w:tcW w:w="3828" w:type="dxa"/>
          </w:tcPr>
          <w:p w14:paraId="3D69ADD0"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39" w:author="Dylan Van Aswegen" w:date="2024-07-17T03:29:00Z" w16du:dateUtc="2024-07-17T01:29:00Z"/>
                <w:rFonts w:ascii="Arial" w:hAnsi="Arial" w:cs="Arial"/>
                <w:sz w:val="20"/>
                <w:szCs w:val="20"/>
                <w:lang w:val="en-GB"/>
              </w:rPr>
            </w:pPr>
            <w:ins w:id="3140" w:author="Dylan Van Aswegen" w:date="2024-07-17T03:29:00Z" w16du:dateUtc="2024-07-17T01:29:00Z">
              <w:r>
                <w:rPr>
                  <w:rFonts w:ascii="Arial" w:hAnsi="Arial" w:cs="Arial"/>
                  <w:sz w:val="20"/>
                  <w:szCs w:val="20"/>
                  <w:lang w:val="en-GB"/>
                </w:rPr>
                <w:t xml:space="preserve">This column will contain buttons for the organisation admin to edit, archive, and see the audit trail for a subscription type. </w:t>
              </w:r>
            </w:ins>
          </w:p>
          <w:p w14:paraId="1A3DCBE6"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41" w:author="Dylan Van Aswegen" w:date="2024-07-17T03:29:00Z" w16du:dateUtc="2024-07-17T01:29:00Z"/>
                <w:rFonts w:ascii="Arial" w:hAnsi="Arial" w:cs="Arial"/>
                <w:sz w:val="20"/>
                <w:szCs w:val="20"/>
                <w:lang w:val="en-GB"/>
              </w:rPr>
            </w:pPr>
            <w:ins w:id="3142" w:author="Dylan Van Aswegen" w:date="2024-07-17T03:29:00Z" w16du:dateUtc="2024-07-17T01:29:00Z">
              <w:r>
                <w:rPr>
                  <w:rFonts w:ascii="Arial" w:hAnsi="Arial" w:cs="Arial"/>
                  <w:sz w:val="20"/>
                  <w:szCs w:val="20"/>
                  <w:lang w:val="en-GB"/>
                </w:rPr>
                <w:t xml:space="preserve">If edit is clicked, the application should navigate the user to a page where the subscription can be edited. </w:t>
              </w:r>
            </w:ins>
          </w:p>
          <w:p w14:paraId="4FC3E708"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43" w:author="Dylan Van Aswegen" w:date="2024-07-17T03:29:00Z" w16du:dateUtc="2024-07-17T01:29:00Z"/>
                <w:rFonts w:ascii="Arial" w:hAnsi="Arial" w:cs="Arial"/>
                <w:sz w:val="20"/>
                <w:szCs w:val="20"/>
                <w:lang w:val="en-GB"/>
              </w:rPr>
            </w:pPr>
            <w:ins w:id="3144" w:author="Dylan Van Aswegen" w:date="2024-07-17T03:29:00Z" w16du:dateUtc="2024-07-17T01:29:00Z">
              <w:r>
                <w:rPr>
                  <w:rFonts w:ascii="Arial" w:hAnsi="Arial" w:cs="Arial"/>
                  <w:sz w:val="20"/>
                  <w:szCs w:val="20"/>
                  <w:lang w:val="en-GB"/>
                </w:rPr>
                <w:t xml:space="preserve">If archive button is clicked, the application should archive the subscription if there is no current subscriptions for all the price options. If there are current subscriptions the button should be greyed out. </w:t>
              </w:r>
            </w:ins>
          </w:p>
          <w:p w14:paraId="29830BC1"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45" w:author="Dylan Van Aswegen" w:date="2024-07-17T03:29:00Z" w16du:dateUtc="2024-07-17T01:29:00Z"/>
                <w:rFonts w:ascii="Arial" w:hAnsi="Arial" w:cs="Arial"/>
                <w:sz w:val="20"/>
                <w:szCs w:val="20"/>
                <w:lang w:val="en-GB"/>
              </w:rPr>
            </w:pPr>
            <w:ins w:id="3146" w:author="Dylan Van Aswegen" w:date="2024-07-17T03:29:00Z" w16du:dateUtc="2024-07-17T01:29:00Z">
              <w:r>
                <w:rPr>
                  <w:rFonts w:ascii="Arial" w:hAnsi="Arial" w:cs="Arial"/>
                  <w:sz w:val="20"/>
                  <w:szCs w:val="20"/>
                  <w:lang w:val="en-GB"/>
                </w:rPr>
                <w:t xml:space="preserve">If the audit trail button is clicked, the organisation administrator will be navigated to the audit trail page. </w:t>
              </w:r>
            </w:ins>
          </w:p>
        </w:tc>
      </w:tr>
    </w:tbl>
    <w:p w14:paraId="348285A6" w14:textId="77777777" w:rsidR="003A37C5" w:rsidRDefault="003A37C5" w:rsidP="003A37C5">
      <w:pPr>
        <w:ind w:left="360"/>
        <w:rPr>
          <w:ins w:id="3147" w:author="Dylan Van Aswegen" w:date="2024-07-17T03:29:00Z" w16du:dateUtc="2024-07-17T01:29:00Z"/>
          <w:lang w:val="en-GB"/>
        </w:rPr>
      </w:pPr>
    </w:p>
    <w:p w14:paraId="0E4DF079" w14:textId="77777777" w:rsidR="003A37C5" w:rsidRDefault="003A37C5" w:rsidP="003A37C5">
      <w:pPr>
        <w:ind w:left="360"/>
        <w:rPr>
          <w:ins w:id="3148" w:author="Dylan Van Aswegen" w:date="2024-07-17T03:29:00Z" w16du:dateUtc="2024-07-17T01:29:00Z"/>
          <w:lang w:val="en-GB"/>
        </w:rPr>
      </w:pPr>
      <w:ins w:id="3149" w:author="Dylan Van Aswegen" w:date="2024-07-17T03:29:00Z" w16du:dateUtc="2024-07-17T01:29:00Z">
        <w:r>
          <w:rPr>
            <w:lang w:val="en-GB"/>
          </w:rPr>
          <w:t xml:space="preserve">The table will contain tabs that allows the user to switch between subscriptions that belong to a certain category or view all subscriptions.  </w:t>
        </w:r>
      </w:ins>
    </w:p>
    <w:p w14:paraId="5F0F0A27" w14:textId="77777777" w:rsidR="003A37C5" w:rsidRDefault="003A37C5" w:rsidP="003A37C5">
      <w:pPr>
        <w:ind w:left="360"/>
        <w:rPr>
          <w:ins w:id="3150" w:author="Dylan Van Aswegen" w:date="2024-07-17T03:29:00Z" w16du:dateUtc="2024-07-17T01:29:00Z"/>
          <w:lang w:val="en-GB"/>
        </w:rPr>
      </w:pPr>
      <w:ins w:id="3151" w:author="Dylan Van Aswegen" w:date="2024-07-17T03:29:00Z" w16du:dateUtc="2024-07-17T01:29:00Z">
        <w:r>
          <w:rPr>
            <w:lang w:val="en-GB"/>
          </w:rPr>
          <w:t xml:space="preserve">The window to edit the subscriptions will consist of the following fields: </w:t>
        </w:r>
      </w:ins>
    </w:p>
    <w:tbl>
      <w:tblPr>
        <w:tblStyle w:val="GridTable4-Accent1"/>
        <w:tblW w:w="10774" w:type="dxa"/>
        <w:tblInd w:w="-714" w:type="dxa"/>
        <w:tblLook w:val="04A0" w:firstRow="1" w:lastRow="0" w:firstColumn="1" w:lastColumn="0" w:noHBand="0" w:noVBand="1"/>
      </w:tblPr>
      <w:tblGrid>
        <w:gridCol w:w="1074"/>
        <w:gridCol w:w="2151"/>
        <w:gridCol w:w="1220"/>
        <w:gridCol w:w="2037"/>
        <w:gridCol w:w="1337"/>
        <w:gridCol w:w="2955"/>
      </w:tblGrid>
      <w:tr w:rsidR="003A37C5" w14:paraId="31C728C3" w14:textId="77777777" w:rsidTr="005C5491">
        <w:trPr>
          <w:cnfStyle w:val="100000000000" w:firstRow="1" w:lastRow="0" w:firstColumn="0" w:lastColumn="0" w:oddVBand="0" w:evenVBand="0" w:oddHBand="0" w:evenHBand="0" w:firstRowFirstColumn="0" w:firstRowLastColumn="0" w:lastRowFirstColumn="0" w:lastRowLastColumn="0"/>
          <w:tblHeader/>
          <w:ins w:id="3152"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074" w:type="dxa"/>
            <w:shd w:val="clear" w:color="auto" w:fill="002060"/>
          </w:tcPr>
          <w:p w14:paraId="5F055CD9" w14:textId="77777777" w:rsidR="003A37C5" w:rsidRDefault="003A37C5">
            <w:pPr>
              <w:spacing w:line="360" w:lineRule="auto"/>
              <w:jc w:val="both"/>
              <w:rPr>
                <w:ins w:id="3153" w:author="Dylan Van Aswegen" w:date="2024-07-17T03:29:00Z" w16du:dateUtc="2024-07-17T01:29:00Z"/>
                <w:rFonts w:ascii="Arial" w:hAnsi="Arial" w:cs="Arial"/>
                <w:sz w:val="20"/>
                <w:szCs w:val="20"/>
                <w:lang w:val="en-GB"/>
              </w:rPr>
            </w:pPr>
            <w:ins w:id="3154" w:author="Dylan Van Aswegen" w:date="2024-07-17T03:29:00Z" w16du:dateUtc="2024-07-17T01:29:00Z">
              <w:r>
                <w:rPr>
                  <w:rFonts w:ascii="Arial" w:hAnsi="Arial" w:cs="Arial"/>
                  <w:sz w:val="20"/>
                  <w:szCs w:val="20"/>
                  <w:lang w:val="en-GB"/>
                </w:rPr>
                <w:t xml:space="preserve">Field Number </w:t>
              </w:r>
            </w:ins>
          </w:p>
        </w:tc>
        <w:tc>
          <w:tcPr>
            <w:tcW w:w="2151" w:type="dxa"/>
            <w:shd w:val="clear" w:color="auto" w:fill="002060"/>
          </w:tcPr>
          <w:p w14:paraId="6BC7D323" w14:textId="77777777" w:rsidR="003A37C5" w:rsidRDefault="003A37C5">
            <w:pPr>
              <w:spacing w:line="360" w:lineRule="auto"/>
              <w:jc w:val="both"/>
              <w:cnfStyle w:val="100000000000" w:firstRow="1" w:lastRow="0" w:firstColumn="0" w:lastColumn="0" w:oddVBand="0" w:evenVBand="0" w:oddHBand="0" w:evenHBand="0" w:firstRowFirstColumn="0" w:firstRowLastColumn="0" w:lastRowFirstColumn="0" w:lastRowLastColumn="0"/>
              <w:rPr>
                <w:ins w:id="3155" w:author="Dylan Van Aswegen" w:date="2024-07-17T03:29:00Z" w16du:dateUtc="2024-07-17T01:29:00Z"/>
                <w:rFonts w:ascii="Arial" w:hAnsi="Arial" w:cs="Arial"/>
                <w:sz w:val="20"/>
                <w:szCs w:val="20"/>
                <w:lang w:val="en-GB"/>
              </w:rPr>
            </w:pPr>
            <w:ins w:id="3156" w:author="Dylan Van Aswegen" w:date="2024-07-17T03:29:00Z" w16du:dateUtc="2024-07-17T01:29:00Z">
              <w:r>
                <w:rPr>
                  <w:rFonts w:ascii="Arial" w:hAnsi="Arial" w:cs="Arial"/>
                  <w:sz w:val="20"/>
                  <w:szCs w:val="20"/>
                  <w:lang w:val="en-GB"/>
                </w:rPr>
                <w:t>Field Name</w:t>
              </w:r>
            </w:ins>
          </w:p>
        </w:tc>
        <w:tc>
          <w:tcPr>
            <w:tcW w:w="1220" w:type="dxa"/>
            <w:shd w:val="clear" w:color="auto" w:fill="002060"/>
          </w:tcPr>
          <w:p w14:paraId="6BFBCB8A" w14:textId="77777777" w:rsidR="003A37C5" w:rsidRDefault="003A37C5">
            <w:pPr>
              <w:spacing w:line="360" w:lineRule="auto"/>
              <w:jc w:val="both"/>
              <w:cnfStyle w:val="100000000000" w:firstRow="1" w:lastRow="0" w:firstColumn="0" w:lastColumn="0" w:oddVBand="0" w:evenVBand="0" w:oddHBand="0" w:evenHBand="0" w:firstRowFirstColumn="0" w:firstRowLastColumn="0" w:lastRowFirstColumn="0" w:lastRowLastColumn="0"/>
              <w:rPr>
                <w:ins w:id="3157" w:author="Dylan Van Aswegen" w:date="2024-07-17T03:29:00Z" w16du:dateUtc="2024-07-17T01:29:00Z"/>
                <w:rFonts w:ascii="Arial" w:hAnsi="Arial" w:cs="Arial"/>
                <w:sz w:val="20"/>
                <w:szCs w:val="20"/>
                <w:lang w:val="en-GB"/>
              </w:rPr>
            </w:pPr>
            <w:ins w:id="3158" w:author="Dylan Van Aswegen" w:date="2024-07-17T03:29:00Z" w16du:dateUtc="2024-07-17T01:29:00Z">
              <w:r>
                <w:rPr>
                  <w:rFonts w:ascii="Arial" w:hAnsi="Arial" w:cs="Arial"/>
                  <w:sz w:val="20"/>
                  <w:szCs w:val="20"/>
                  <w:lang w:val="en-GB"/>
                </w:rPr>
                <w:t>Field Type</w:t>
              </w:r>
            </w:ins>
          </w:p>
        </w:tc>
        <w:tc>
          <w:tcPr>
            <w:tcW w:w="2037" w:type="dxa"/>
            <w:shd w:val="clear" w:color="auto" w:fill="002060"/>
          </w:tcPr>
          <w:p w14:paraId="35BC67A4" w14:textId="77777777" w:rsidR="003A37C5" w:rsidRDefault="003A37C5">
            <w:pPr>
              <w:spacing w:line="360" w:lineRule="auto"/>
              <w:jc w:val="both"/>
              <w:cnfStyle w:val="100000000000" w:firstRow="1" w:lastRow="0" w:firstColumn="0" w:lastColumn="0" w:oddVBand="0" w:evenVBand="0" w:oddHBand="0" w:evenHBand="0" w:firstRowFirstColumn="0" w:firstRowLastColumn="0" w:lastRowFirstColumn="0" w:lastRowLastColumn="0"/>
              <w:rPr>
                <w:ins w:id="3159" w:author="Dylan Van Aswegen" w:date="2024-07-17T03:29:00Z" w16du:dateUtc="2024-07-17T01:29:00Z"/>
                <w:rFonts w:ascii="Arial" w:hAnsi="Arial" w:cs="Arial"/>
                <w:sz w:val="20"/>
                <w:szCs w:val="20"/>
                <w:lang w:val="en-GB"/>
              </w:rPr>
            </w:pPr>
            <w:ins w:id="3160" w:author="Dylan Van Aswegen" w:date="2024-07-17T03:29:00Z" w16du:dateUtc="2024-07-17T01:29:00Z">
              <w:r>
                <w:rPr>
                  <w:rFonts w:ascii="Arial" w:hAnsi="Arial" w:cs="Arial"/>
                  <w:sz w:val="20"/>
                  <w:szCs w:val="20"/>
                  <w:lang w:val="en-GB"/>
                </w:rPr>
                <w:t>Field Data Type</w:t>
              </w:r>
            </w:ins>
          </w:p>
        </w:tc>
        <w:tc>
          <w:tcPr>
            <w:tcW w:w="1337" w:type="dxa"/>
            <w:shd w:val="clear" w:color="auto" w:fill="002060"/>
          </w:tcPr>
          <w:p w14:paraId="17E0D7D2" w14:textId="77777777" w:rsidR="003A37C5" w:rsidRDefault="003A37C5">
            <w:pPr>
              <w:spacing w:line="360" w:lineRule="auto"/>
              <w:jc w:val="both"/>
              <w:cnfStyle w:val="100000000000" w:firstRow="1" w:lastRow="0" w:firstColumn="0" w:lastColumn="0" w:oddVBand="0" w:evenVBand="0" w:oddHBand="0" w:evenHBand="0" w:firstRowFirstColumn="0" w:firstRowLastColumn="0" w:lastRowFirstColumn="0" w:lastRowLastColumn="0"/>
              <w:rPr>
                <w:ins w:id="3161" w:author="Dylan Van Aswegen" w:date="2024-07-17T03:29:00Z" w16du:dateUtc="2024-07-17T01:29:00Z"/>
                <w:rFonts w:ascii="Arial" w:hAnsi="Arial" w:cs="Arial"/>
                <w:sz w:val="20"/>
                <w:szCs w:val="20"/>
                <w:lang w:val="en-GB"/>
              </w:rPr>
            </w:pPr>
            <w:ins w:id="3162" w:author="Dylan Van Aswegen" w:date="2024-07-17T03:29:00Z" w16du:dateUtc="2024-07-17T01:29:00Z">
              <w:r>
                <w:rPr>
                  <w:rFonts w:ascii="Arial" w:hAnsi="Arial" w:cs="Arial"/>
                  <w:sz w:val="20"/>
                  <w:szCs w:val="20"/>
                  <w:lang w:val="en-GB"/>
                </w:rPr>
                <w:t>Required?</w:t>
              </w:r>
            </w:ins>
          </w:p>
        </w:tc>
        <w:tc>
          <w:tcPr>
            <w:tcW w:w="2955" w:type="dxa"/>
            <w:shd w:val="clear" w:color="auto" w:fill="002060"/>
          </w:tcPr>
          <w:p w14:paraId="27C45394" w14:textId="77777777" w:rsidR="003A37C5" w:rsidRDefault="003A37C5">
            <w:pPr>
              <w:spacing w:line="360" w:lineRule="auto"/>
              <w:jc w:val="both"/>
              <w:cnfStyle w:val="100000000000" w:firstRow="1" w:lastRow="0" w:firstColumn="0" w:lastColumn="0" w:oddVBand="0" w:evenVBand="0" w:oddHBand="0" w:evenHBand="0" w:firstRowFirstColumn="0" w:firstRowLastColumn="0" w:lastRowFirstColumn="0" w:lastRowLastColumn="0"/>
              <w:rPr>
                <w:ins w:id="3163" w:author="Dylan Van Aswegen" w:date="2024-07-17T03:29:00Z" w16du:dateUtc="2024-07-17T01:29:00Z"/>
                <w:rFonts w:ascii="Arial" w:hAnsi="Arial" w:cs="Arial"/>
                <w:sz w:val="20"/>
                <w:szCs w:val="20"/>
                <w:lang w:val="en-GB"/>
              </w:rPr>
            </w:pPr>
            <w:ins w:id="3164" w:author="Dylan Van Aswegen" w:date="2024-07-17T03:29:00Z" w16du:dateUtc="2024-07-17T01:29:00Z">
              <w:r>
                <w:rPr>
                  <w:rFonts w:ascii="Arial" w:hAnsi="Arial" w:cs="Arial"/>
                  <w:sz w:val="20"/>
                  <w:szCs w:val="20"/>
                  <w:lang w:val="en-GB"/>
                </w:rPr>
                <w:t>Field Rules</w:t>
              </w:r>
            </w:ins>
          </w:p>
        </w:tc>
      </w:tr>
      <w:tr w:rsidR="003A37C5" w14:paraId="2862251F" w14:textId="77777777" w:rsidTr="005C5491">
        <w:trPr>
          <w:cnfStyle w:val="000000100000" w:firstRow="0" w:lastRow="0" w:firstColumn="0" w:lastColumn="0" w:oddVBand="0" w:evenVBand="0" w:oddHBand="1" w:evenHBand="0" w:firstRowFirstColumn="0" w:firstRowLastColumn="0" w:lastRowFirstColumn="0" w:lastRowLastColumn="0"/>
          <w:ins w:id="3165" w:author="Dylan Van Aswegen" w:date="2024-07-17T03:29:00Z" w16du:dateUtc="2024-07-17T01:29:00Z"/>
        </w:trPr>
        <w:tc>
          <w:tcPr>
            <w:cnfStyle w:val="001000000000" w:firstRow="0" w:lastRow="0" w:firstColumn="1" w:lastColumn="0" w:oddVBand="0" w:evenVBand="0" w:oddHBand="0" w:evenHBand="0" w:firstRowFirstColumn="0" w:firstRowLastColumn="0" w:lastRowFirstColumn="0" w:lastRowLastColumn="0"/>
            <w:tcW w:w="1074" w:type="dxa"/>
          </w:tcPr>
          <w:p w14:paraId="40738C11" w14:textId="77777777" w:rsidR="003A37C5" w:rsidRDefault="003A37C5">
            <w:pPr>
              <w:spacing w:line="360" w:lineRule="auto"/>
              <w:jc w:val="both"/>
              <w:rPr>
                <w:ins w:id="3166" w:author="Dylan Van Aswegen" w:date="2024-07-17T03:29:00Z" w16du:dateUtc="2024-07-17T01:29:00Z"/>
                <w:rFonts w:ascii="Arial" w:hAnsi="Arial" w:cs="Arial"/>
                <w:sz w:val="20"/>
                <w:szCs w:val="20"/>
                <w:lang w:val="en-GB"/>
              </w:rPr>
            </w:pPr>
          </w:p>
        </w:tc>
        <w:tc>
          <w:tcPr>
            <w:tcW w:w="2151" w:type="dxa"/>
          </w:tcPr>
          <w:p w14:paraId="2BD1501A"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67" w:author="Dylan Van Aswegen" w:date="2024-07-17T03:29:00Z" w16du:dateUtc="2024-07-17T01:29:00Z"/>
                <w:rFonts w:ascii="Arial" w:hAnsi="Arial" w:cs="Arial"/>
                <w:sz w:val="20"/>
                <w:szCs w:val="20"/>
                <w:lang w:val="en-GB"/>
              </w:rPr>
            </w:pPr>
            <w:ins w:id="3168" w:author="Dylan Van Aswegen" w:date="2024-07-17T03:29:00Z" w16du:dateUtc="2024-07-17T01:29:00Z">
              <w:r>
                <w:rPr>
                  <w:rFonts w:ascii="Arial" w:hAnsi="Arial" w:cs="Arial"/>
                  <w:sz w:val="20"/>
                  <w:szCs w:val="20"/>
                  <w:lang w:val="en-GB"/>
                </w:rPr>
                <w:t>Section Heading Text</w:t>
              </w:r>
            </w:ins>
          </w:p>
        </w:tc>
        <w:tc>
          <w:tcPr>
            <w:tcW w:w="1220" w:type="dxa"/>
          </w:tcPr>
          <w:p w14:paraId="17FACCD1"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69" w:author="Dylan Van Aswegen" w:date="2024-07-17T03:29:00Z" w16du:dateUtc="2024-07-17T01:29:00Z"/>
                <w:rFonts w:ascii="Arial" w:hAnsi="Arial" w:cs="Arial"/>
                <w:sz w:val="20"/>
                <w:szCs w:val="20"/>
                <w:lang w:val="en-GB"/>
              </w:rPr>
            </w:pPr>
            <w:ins w:id="3170" w:author="Dylan Van Aswegen" w:date="2024-07-17T03:29:00Z" w16du:dateUtc="2024-07-17T01:29:00Z">
              <w:r>
                <w:rPr>
                  <w:rFonts w:ascii="Arial" w:hAnsi="Arial" w:cs="Arial"/>
                  <w:sz w:val="20"/>
                  <w:szCs w:val="20"/>
                  <w:lang w:val="en-GB"/>
                </w:rPr>
                <w:t xml:space="preserve">Text Field </w:t>
              </w:r>
            </w:ins>
          </w:p>
        </w:tc>
        <w:tc>
          <w:tcPr>
            <w:tcW w:w="2037" w:type="dxa"/>
          </w:tcPr>
          <w:p w14:paraId="0B901976"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71" w:author="Dylan Van Aswegen" w:date="2024-07-17T03:29:00Z" w16du:dateUtc="2024-07-17T01:29:00Z"/>
                <w:rFonts w:ascii="Arial" w:hAnsi="Arial" w:cs="Arial"/>
                <w:sz w:val="20"/>
                <w:szCs w:val="20"/>
                <w:lang w:val="en-GB"/>
              </w:rPr>
            </w:pPr>
            <w:ins w:id="3172" w:author="Dylan Van Aswegen" w:date="2024-07-17T03:29:00Z" w16du:dateUtc="2024-07-17T01:29:00Z">
              <w:r>
                <w:rPr>
                  <w:rFonts w:ascii="Arial" w:hAnsi="Arial" w:cs="Arial"/>
                  <w:sz w:val="20"/>
                  <w:szCs w:val="20"/>
                  <w:lang w:val="en-GB"/>
                </w:rPr>
                <w:t>String</w:t>
              </w:r>
            </w:ins>
          </w:p>
        </w:tc>
        <w:tc>
          <w:tcPr>
            <w:tcW w:w="1337" w:type="dxa"/>
          </w:tcPr>
          <w:p w14:paraId="322D8BCD"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73" w:author="Dylan Van Aswegen" w:date="2024-07-17T03:29:00Z" w16du:dateUtc="2024-07-17T01:29:00Z"/>
                <w:rFonts w:ascii="Arial" w:hAnsi="Arial" w:cs="Arial"/>
                <w:sz w:val="20"/>
                <w:szCs w:val="20"/>
                <w:lang w:val="en-GB"/>
              </w:rPr>
            </w:pPr>
            <w:ins w:id="3174" w:author="Dylan Van Aswegen" w:date="2024-07-17T03:29:00Z" w16du:dateUtc="2024-07-17T01:29:00Z">
              <w:r>
                <w:rPr>
                  <w:rFonts w:ascii="Arial" w:hAnsi="Arial" w:cs="Arial"/>
                  <w:sz w:val="20"/>
                  <w:szCs w:val="20"/>
                  <w:lang w:val="en-GB"/>
                </w:rPr>
                <w:t>N/A</w:t>
              </w:r>
            </w:ins>
          </w:p>
        </w:tc>
        <w:tc>
          <w:tcPr>
            <w:tcW w:w="2955" w:type="dxa"/>
          </w:tcPr>
          <w:p w14:paraId="1858F956" w14:textId="77777777" w:rsidR="003A37C5" w:rsidRDefault="003A37C5">
            <w:pPr>
              <w:spacing w:line="360" w:lineRule="auto"/>
              <w:jc w:val="both"/>
              <w:cnfStyle w:val="000000100000" w:firstRow="0" w:lastRow="0" w:firstColumn="0" w:lastColumn="0" w:oddVBand="0" w:evenVBand="0" w:oddHBand="1" w:evenHBand="0" w:firstRowFirstColumn="0" w:firstRowLastColumn="0" w:lastRowFirstColumn="0" w:lastRowLastColumn="0"/>
              <w:rPr>
                <w:ins w:id="3175" w:author="Dylan Van Aswegen" w:date="2024-07-17T03:29:00Z" w16du:dateUtc="2024-07-17T01:29:00Z"/>
                <w:rFonts w:ascii="Arial" w:hAnsi="Arial" w:cs="Arial"/>
                <w:sz w:val="20"/>
                <w:szCs w:val="20"/>
                <w:lang w:val="en-GB"/>
              </w:rPr>
            </w:pPr>
            <w:ins w:id="3176" w:author="Dylan Van Aswegen" w:date="2024-07-17T03:29:00Z" w16du:dateUtc="2024-07-17T01:29:00Z">
              <w:r>
                <w:rPr>
                  <w:rFonts w:ascii="Arial" w:hAnsi="Arial" w:cs="Arial"/>
                  <w:sz w:val="20"/>
                  <w:szCs w:val="20"/>
                  <w:lang w:val="en-GB"/>
                </w:rPr>
                <w:t>This field will be populated by the application with the following text: “Members”</w:t>
              </w:r>
            </w:ins>
          </w:p>
        </w:tc>
      </w:tr>
    </w:tbl>
    <w:p w14:paraId="77573479" w14:textId="77777777" w:rsidR="00C318C6" w:rsidRDefault="00C318C6" w:rsidP="00AD168F">
      <w:pPr>
        <w:rPr>
          <w:lang w:val="en-GB"/>
        </w:rPr>
      </w:pPr>
    </w:p>
    <w:p w14:paraId="0B2781E7" w14:textId="77777777" w:rsidR="00C318C6" w:rsidRPr="003776C1" w:rsidRDefault="00C318C6" w:rsidP="00C318C6">
      <w:pPr>
        <w:pStyle w:val="Heading3"/>
        <w:spacing w:before="40" w:after="0" w:line="360" w:lineRule="auto"/>
        <w:rPr>
          <w:rFonts w:ascii="Arial" w:hAnsi="Arial"/>
          <w:color w:val="5B69AB"/>
          <w:kern w:val="0"/>
          <w:szCs w:val="24"/>
          <w:lang w:val="en-GB"/>
          <w14:ligatures w14:val="none"/>
        </w:rPr>
      </w:pPr>
      <w:bookmarkStart w:id="3177" w:name="_Toc168972698"/>
      <w:bookmarkStart w:id="3178" w:name="_Toc170780779"/>
      <w:r w:rsidRPr="003776C1">
        <w:rPr>
          <w:rFonts w:ascii="Arial" w:hAnsi="Arial"/>
          <w:color w:val="5B69AB"/>
          <w:kern w:val="0"/>
          <w:szCs w:val="24"/>
          <w:lang w:val="en-GB"/>
          <w14:ligatures w14:val="none"/>
        </w:rPr>
        <w:t>Orders Management</w:t>
      </w:r>
      <w:bookmarkEnd w:id="3177"/>
      <w:bookmarkEnd w:id="3178"/>
    </w:p>
    <w:p w14:paraId="6E8E811D" w14:textId="71459270" w:rsidR="00983E65" w:rsidRDefault="00C318C6" w:rsidP="00AD168F">
      <w:pPr>
        <w:rPr>
          <w:lang w:val="en-GB"/>
        </w:rPr>
      </w:pPr>
      <w:r>
        <w:rPr>
          <w:lang w:val="en-GB"/>
        </w:rPr>
        <w:t>The admins will be able to view orders that have been placed by members</w:t>
      </w:r>
      <w:r w:rsidR="00B04200">
        <w:rPr>
          <w:lang w:val="en-GB"/>
        </w:rPr>
        <w:t xml:space="preserve">. Admins will be able to manage the lifecycle of orders, download reports on orders and place orders on behalf of members.  </w:t>
      </w:r>
    </w:p>
    <w:p w14:paraId="6B4E0B7D" w14:textId="77777777" w:rsidR="00C318C6" w:rsidRDefault="00C318C6" w:rsidP="00AD168F">
      <w:pPr>
        <w:rPr>
          <w:lang w:val="en-GB"/>
        </w:rPr>
      </w:pPr>
    </w:p>
    <w:p w14:paraId="3CD341CD" w14:textId="76F30F23" w:rsidR="00C318C6" w:rsidRPr="00C318C6" w:rsidRDefault="00C318C6" w:rsidP="00C318C6">
      <w:pPr>
        <w:pStyle w:val="Heading3"/>
        <w:spacing w:before="40" w:after="0" w:line="360" w:lineRule="auto"/>
        <w:rPr>
          <w:rFonts w:ascii="Arial" w:hAnsi="Arial"/>
          <w:color w:val="5B69AB"/>
          <w:kern w:val="0"/>
          <w:szCs w:val="24"/>
          <w:lang w:val="en-GB"/>
          <w14:ligatures w14:val="none"/>
        </w:rPr>
      </w:pPr>
      <w:bookmarkStart w:id="3179" w:name="_Toc170780780"/>
      <w:r w:rsidRPr="00C318C6">
        <w:rPr>
          <w:rFonts w:ascii="Arial" w:hAnsi="Arial"/>
          <w:color w:val="5B69AB"/>
          <w:kern w:val="0"/>
          <w:szCs w:val="24"/>
          <w:lang w:val="en-GB"/>
          <w14:ligatures w14:val="none"/>
        </w:rPr>
        <w:t>Event Management</w:t>
      </w:r>
      <w:r>
        <w:rPr>
          <w:rFonts w:ascii="Arial" w:hAnsi="Arial"/>
          <w:color w:val="5B69AB"/>
          <w:kern w:val="0"/>
          <w:szCs w:val="24"/>
          <w:lang w:val="en-GB"/>
          <w14:ligatures w14:val="none"/>
        </w:rPr>
        <w:t xml:space="preserve"> (</w:t>
      </w:r>
      <w:r w:rsidR="00AC72AF">
        <w:rPr>
          <w:rFonts w:ascii="Arial" w:hAnsi="Arial"/>
          <w:color w:val="5B69AB"/>
          <w:kern w:val="0"/>
          <w:szCs w:val="24"/>
          <w:lang w:val="en-GB"/>
          <w14:ligatures w14:val="none"/>
        </w:rPr>
        <w:t>Out of Scope</w:t>
      </w:r>
      <w:r>
        <w:rPr>
          <w:rFonts w:ascii="Arial" w:hAnsi="Arial"/>
          <w:color w:val="5B69AB"/>
          <w:kern w:val="0"/>
          <w:szCs w:val="24"/>
          <w:lang w:val="en-GB"/>
          <w14:ligatures w14:val="none"/>
        </w:rPr>
        <w:t>)</w:t>
      </w:r>
      <w:bookmarkEnd w:id="3179"/>
      <w:r>
        <w:rPr>
          <w:rFonts w:ascii="Arial" w:hAnsi="Arial"/>
          <w:color w:val="5B69AB"/>
          <w:kern w:val="0"/>
          <w:szCs w:val="24"/>
          <w:lang w:val="en-GB"/>
          <w14:ligatures w14:val="none"/>
        </w:rPr>
        <w:t xml:space="preserve"> </w:t>
      </w:r>
    </w:p>
    <w:p w14:paraId="51B1ED3F" w14:textId="4DAFC363" w:rsidR="00A26EDB" w:rsidRDefault="00C318C6" w:rsidP="00E230A9">
      <w:pPr>
        <w:rPr>
          <w:lang w:val="en-GB"/>
        </w:rPr>
      </w:pPr>
      <w:r>
        <w:rPr>
          <w:lang w:val="en-GB"/>
        </w:rPr>
        <w:t>The organisation admins will be able to configure events. This will include setting up events, capturing event details (capacity, venue etc.) creating forms for events, creating ticket options, configure rules around ticketing, manage member requests for events</w:t>
      </w:r>
      <w:r w:rsidR="00C9544B">
        <w:rPr>
          <w:lang w:val="en-GB"/>
        </w:rPr>
        <w:t>, manage volunteers</w:t>
      </w:r>
      <w:r>
        <w:rPr>
          <w:lang w:val="en-GB"/>
        </w:rPr>
        <w:t xml:space="preserve"> and draw reports related to events. </w:t>
      </w:r>
    </w:p>
    <w:p w14:paraId="71A6EB3B" w14:textId="77777777" w:rsidR="0040364A" w:rsidRDefault="0040364A" w:rsidP="00E230A9">
      <w:pPr>
        <w:rPr>
          <w:lang w:val="en-GB"/>
        </w:rPr>
      </w:pPr>
    </w:p>
    <w:p w14:paraId="1A0EF2AE" w14:textId="010EA639" w:rsidR="00B04200" w:rsidRPr="00CA4935" w:rsidRDefault="00B04200" w:rsidP="00CA4935">
      <w:pPr>
        <w:pStyle w:val="Heading3"/>
        <w:spacing w:before="40" w:after="0" w:line="360" w:lineRule="auto"/>
        <w:rPr>
          <w:rFonts w:ascii="Arial" w:hAnsi="Arial"/>
          <w:color w:val="5B69AB"/>
          <w:kern w:val="0"/>
          <w:szCs w:val="24"/>
          <w:lang w:val="en-GB"/>
          <w14:ligatures w14:val="none"/>
        </w:rPr>
      </w:pPr>
      <w:bookmarkStart w:id="3180" w:name="_Toc170780781"/>
      <w:r w:rsidRPr="00CA4935">
        <w:rPr>
          <w:rFonts w:ascii="Arial" w:hAnsi="Arial"/>
          <w:color w:val="5B69AB"/>
          <w:kern w:val="0"/>
          <w:szCs w:val="24"/>
          <w:lang w:val="en-GB"/>
          <w14:ligatures w14:val="none"/>
        </w:rPr>
        <w:t>Finance Management</w:t>
      </w:r>
      <w:bookmarkEnd w:id="3180"/>
    </w:p>
    <w:p w14:paraId="1E2AEC4C" w14:textId="52942423" w:rsidR="00CA4935" w:rsidRDefault="00B04200" w:rsidP="00E230A9">
      <w:pPr>
        <w:rPr>
          <w:lang w:val="en-GB"/>
        </w:rPr>
      </w:pPr>
      <w:r>
        <w:rPr>
          <w:lang w:val="en-GB"/>
        </w:rPr>
        <w:t>The organisation admin will be allowed to configure finance settings of the organisation su</w:t>
      </w:r>
      <w:r w:rsidR="00CA4935">
        <w:rPr>
          <w:lang w:val="en-GB"/>
        </w:rPr>
        <w:t>ch as the currency, VAT rates, Financial year end, accounting codes as well as payment methods available to organisation members and organisation admins. Bank Transfer and Cheque / Cash will be the only two payment methods available to the organisation for Beta Launch. Later payment methods will include Direct Debit, Recurring Offline Payments, Standing Orders, Card Payments (</w:t>
      </w:r>
      <w:proofErr w:type="spellStart"/>
      <w:r w:rsidR="00CA4935">
        <w:rPr>
          <w:lang w:val="en-GB"/>
        </w:rPr>
        <w:t>Opayo</w:t>
      </w:r>
      <w:proofErr w:type="spellEnd"/>
      <w:r w:rsidR="00CA4935">
        <w:rPr>
          <w:lang w:val="en-GB"/>
        </w:rPr>
        <w:t xml:space="preserve">), Offline Card and </w:t>
      </w:r>
      <w:proofErr w:type="spellStart"/>
      <w:r w:rsidR="00CA4935">
        <w:rPr>
          <w:lang w:val="en-GB"/>
        </w:rPr>
        <w:t>Paypal</w:t>
      </w:r>
      <w:proofErr w:type="spellEnd"/>
      <w:r w:rsidR="00CA4935">
        <w:rPr>
          <w:lang w:val="en-GB"/>
        </w:rPr>
        <w:t xml:space="preserve"> / Stripe.  </w:t>
      </w:r>
    </w:p>
    <w:p w14:paraId="09F84991" w14:textId="77777777" w:rsidR="00CA4935" w:rsidRDefault="00CA4935" w:rsidP="00E230A9">
      <w:pPr>
        <w:rPr>
          <w:lang w:val="en-GB"/>
        </w:rPr>
      </w:pPr>
    </w:p>
    <w:p w14:paraId="7ABE1D41" w14:textId="54116016" w:rsidR="00746E2B" w:rsidRDefault="00746E2B" w:rsidP="00746E2B">
      <w:pPr>
        <w:pStyle w:val="Heading3"/>
        <w:spacing w:before="40" w:after="0" w:line="360" w:lineRule="auto"/>
        <w:rPr>
          <w:rFonts w:ascii="Arial" w:hAnsi="Arial"/>
          <w:color w:val="5B69AB"/>
          <w:kern w:val="0"/>
          <w:szCs w:val="24"/>
          <w:lang w:val="en-GB"/>
          <w14:ligatures w14:val="none"/>
        </w:rPr>
      </w:pPr>
      <w:bookmarkStart w:id="3181" w:name="_Toc170780782"/>
      <w:r w:rsidRPr="00746E2B">
        <w:rPr>
          <w:rFonts w:ascii="Arial" w:hAnsi="Arial"/>
          <w:color w:val="5B69AB"/>
          <w:kern w:val="0"/>
          <w:szCs w:val="24"/>
          <w:lang w:val="en-GB"/>
          <w14:ligatures w14:val="none"/>
        </w:rPr>
        <w:t>Content</w:t>
      </w:r>
      <w:r w:rsidR="001E1075">
        <w:rPr>
          <w:rFonts w:ascii="Arial" w:hAnsi="Arial"/>
          <w:color w:val="5B69AB"/>
          <w:kern w:val="0"/>
          <w:szCs w:val="24"/>
          <w:lang w:val="en-GB"/>
          <w14:ligatures w14:val="none"/>
        </w:rPr>
        <w:t xml:space="preserve"> Management</w:t>
      </w:r>
      <w:bookmarkEnd w:id="3181"/>
    </w:p>
    <w:p w14:paraId="316BFCFD" w14:textId="1067848C" w:rsidR="009A5C2C" w:rsidRDefault="009A5C2C" w:rsidP="009A5C2C">
      <w:r>
        <w:rPr>
          <w:lang w:val="en-GB"/>
        </w:rPr>
        <w:t xml:space="preserve">Organisation Admins will be allowed to configure contents of their organisation pages. </w:t>
      </w:r>
      <w:r>
        <w:t xml:space="preserve">This will include items like the labels that appear on buttons on their page, date and time formats used in the group, profile pictures, button colours, the content on the public and member pages of the organization. </w:t>
      </w:r>
    </w:p>
    <w:p w14:paraId="40CD6470" w14:textId="77777777" w:rsidR="009A5C2C" w:rsidRDefault="009A5C2C" w:rsidP="009A5C2C"/>
    <w:p w14:paraId="68B69D45" w14:textId="44E5B3EA" w:rsidR="009A5C2C" w:rsidRDefault="009A5C2C" w:rsidP="009A5C2C">
      <w:pPr>
        <w:pStyle w:val="Heading3"/>
        <w:spacing w:before="40" w:after="0" w:line="360" w:lineRule="auto"/>
        <w:rPr>
          <w:rFonts w:ascii="Arial" w:hAnsi="Arial"/>
          <w:color w:val="5B69AB"/>
          <w:kern w:val="0"/>
          <w:szCs w:val="24"/>
          <w:lang w:val="en-GB"/>
          <w14:ligatures w14:val="none"/>
        </w:rPr>
      </w:pPr>
      <w:bookmarkStart w:id="3182" w:name="_Toc168972702"/>
      <w:bookmarkStart w:id="3183" w:name="_Toc170780783"/>
      <w:r w:rsidRPr="003776C1">
        <w:rPr>
          <w:rFonts w:ascii="Arial" w:hAnsi="Arial"/>
          <w:color w:val="5B69AB"/>
          <w:kern w:val="0"/>
          <w:szCs w:val="24"/>
          <w:lang w:val="en-GB"/>
          <w14:ligatures w14:val="none"/>
        </w:rPr>
        <w:t>Communications</w:t>
      </w:r>
      <w:bookmarkEnd w:id="3182"/>
      <w:bookmarkEnd w:id="3183"/>
    </w:p>
    <w:p w14:paraId="2B071DA9" w14:textId="77777777" w:rsidR="00C5662F" w:rsidRDefault="009A5C2C" w:rsidP="009A5C2C">
      <w:pPr>
        <w:rPr>
          <w:lang w:val="en-GB"/>
        </w:rPr>
      </w:pPr>
      <w:r>
        <w:rPr>
          <w:lang w:val="en-GB"/>
        </w:rPr>
        <w:t>The organisation admins will be able to compose email messages with the use of tags that can be used in ad-hoc communication, saved as drafts for future communications</w:t>
      </w:r>
      <w:r w:rsidR="00C5662F">
        <w:rPr>
          <w:lang w:val="en-GB"/>
        </w:rPr>
        <w:t xml:space="preserve">, </w:t>
      </w:r>
      <w:r>
        <w:rPr>
          <w:lang w:val="en-GB"/>
        </w:rPr>
        <w:t>generate email recipient lists through the use of filters</w:t>
      </w:r>
      <w:r w:rsidR="00C5662F">
        <w:rPr>
          <w:lang w:val="en-GB"/>
        </w:rPr>
        <w:t xml:space="preserve"> and define reply to addresses.</w:t>
      </w:r>
    </w:p>
    <w:p w14:paraId="4D030017" w14:textId="77777777" w:rsidR="00C5662F" w:rsidRDefault="00C5662F" w:rsidP="009A5C2C">
      <w:pPr>
        <w:rPr>
          <w:lang w:val="en-GB"/>
        </w:rPr>
      </w:pPr>
    </w:p>
    <w:p w14:paraId="598D98A2" w14:textId="4915495D" w:rsidR="00C5662F" w:rsidRDefault="00C5662F" w:rsidP="00C5662F">
      <w:pPr>
        <w:pStyle w:val="Heading3"/>
        <w:spacing w:before="40" w:after="0" w:line="360" w:lineRule="auto"/>
        <w:rPr>
          <w:rFonts w:ascii="Arial" w:hAnsi="Arial"/>
          <w:color w:val="5B69AB"/>
          <w:kern w:val="0"/>
          <w:szCs w:val="24"/>
          <w:lang w:val="en-GB"/>
          <w14:ligatures w14:val="none"/>
        </w:rPr>
      </w:pPr>
      <w:bookmarkStart w:id="3184" w:name="_Toc168972703"/>
      <w:bookmarkStart w:id="3185" w:name="_Toc170780784"/>
      <w:r w:rsidRPr="003776C1">
        <w:rPr>
          <w:rFonts w:ascii="Arial" w:hAnsi="Arial"/>
          <w:color w:val="5B69AB"/>
          <w:kern w:val="0"/>
          <w:szCs w:val="24"/>
          <w:lang w:val="en-GB"/>
          <w14:ligatures w14:val="none"/>
        </w:rPr>
        <w:t>Lists Management</w:t>
      </w:r>
      <w:bookmarkEnd w:id="3184"/>
      <w:bookmarkEnd w:id="3185"/>
    </w:p>
    <w:p w14:paraId="28255938" w14:textId="609D79F8" w:rsidR="00C5662F" w:rsidRDefault="00C5662F" w:rsidP="00C5662F">
      <w:r>
        <w:rPr>
          <w:lang w:val="en-GB"/>
        </w:rPr>
        <w:t xml:space="preserve">The </w:t>
      </w:r>
      <w:r>
        <w:t xml:space="preserve">organization administrator will have the ability to create a list of members who can be communicated with and invited to events </w:t>
      </w:r>
      <w:r w:rsidR="00173FB2">
        <w:t>etc.</w:t>
      </w:r>
    </w:p>
    <w:p w14:paraId="3BDC6F11" w14:textId="77777777" w:rsidR="00C5662F" w:rsidRDefault="00C5662F" w:rsidP="00C5662F">
      <w:r>
        <w:t>There will be two types of lists:</w:t>
      </w:r>
    </w:p>
    <w:p w14:paraId="129DC216" w14:textId="77777777" w:rsidR="00C5662F" w:rsidRDefault="00C5662F" w:rsidP="00C5662F">
      <w:pPr>
        <w:pStyle w:val="ListParagraph"/>
        <w:numPr>
          <w:ilvl w:val="2"/>
          <w:numId w:val="2"/>
        </w:numPr>
        <w:ind w:left="709"/>
      </w:pPr>
      <w:r>
        <w:t>Dynamic lists</w:t>
      </w:r>
    </w:p>
    <w:p w14:paraId="492B707A" w14:textId="22D73C5F" w:rsidR="00C5662F" w:rsidRDefault="00C5662F" w:rsidP="00C5662F">
      <w:pPr>
        <w:pStyle w:val="ListParagraph"/>
      </w:pPr>
      <w:r>
        <w:t>Lists created from saved filters. When the admin selects a dynamic list, the application should present the members from the full set of members who match the filters</w:t>
      </w:r>
      <w:r w:rsidR="00173FB2">
        <w:t xml:space="preserve">. These lists should be updated when a new member meets the criteria or fails to meet the criteria. </w:t>
      </w:r>
    </w:p>
    <w:p w14:paraId="2286D1C9" w14:textId="77777777" w:rsidR="00C5662F" w:rsidRDefault="00C5662F" w:rsidP="00C5662F">
      <w:pPr>
        <w:pStyle w:val="ListParagraph"/>
        <w:numPr>
          <w:ilvl w:val="2"/>
          <w:numId w:val="2"/>
        </w:numPr>
        <w:ind w:left="709"/>
      </w:pPr>
      <w:r>
        <w:t>Static lists</w:t>
      </w:r>
    </w:p>
    <w:p w14:paraId="292AE137" w14:textId="77777777" w:rsidR="00C5662F" w:rsidRDefault="00C5662F" w:rsidP="00C5662F">
      <w:pPr>
        <w:pStyle w:val="ListParagraph"/>
      </w:pPr>
      <w:r>
        <w:t xml:space="preserve">Lists created by the admin of the users. These lists are managed by the organisation admin. </w:t>
      </w:r>
    </w:p>
    <w:p w14:paraId="6D0EC29C" w14:textId="77777777" w:rsidR="00C5662F" w:rsidRDefault="00C5662F" w:rsidP="00C5662F">
      <w:r>
        <w:t xml:space="preserve">The organisation admins should be able to filter members to see members who are not on a list and should further have the ability to export a list to csv or pdf. </w:t>
      </w:r>
    </w:p>
    <w:p w14:paraId="61C571F0" w14:textId="77777777" w:rsidR="003248A5" w:rsidRDefault="003248A5" w:rsidP="00C5662F"/>
    <w:p w14:paraId="48F230DD" w14:textId="77777777" w:rsidR="003248A5" w:rsidRPr="003776C1" w:rsidRDefault="003248A5" w:rsidP="003248A5">
      <w:pPr>
        <w:pStyle w:val="Heading3"/>
        <w:spacing w:before="40" w:after="0" w:line="360" w:lineRule="auto"/>
        <w:rPr>
          <w:rFonts w:ascii="Arial" w:hAnsi="Arial"/>
          <w:color w:val="5B69AB"/>
          <w:kern w:val="0"/>
          <w:szCs w:val="24"/>
          <w:lang w:val="en-GB"/>
          <w14:ligatures w14:val="none"/>
        </w:rPr>
      </w:pPr>
      <w:bookmarkStart w:id="3186" w:name="_Toc168972704"/>
      <w:bookmarkStart w:id="3187" w:name="_Toc170780785"/>
      <w:r w:rsidRPr="003776C1">
        <w:rPr>
          <w:rFonts w:ascii="Arial" w:hAnsi="Arial"/>
          <w:color w:val="5B69AB"/>
          <w:kern w:val="0"/>
          <w:szCs w:val="24"/>
          <w:lang w:val="en-GB"/>
          <w14:ligatures w14:val="none"/>
        </w:rPr>
        <w:t>Report Configuration</w:t>
      </w:r>
      <w:bookmarkEnd w:id="3186"/>
      <w:bookmarkEnd w:id="3187"/>
    </w:p>
    <w:p w14:paraId="0E496C66" w14:textId="77777777" w:rsidR="003248A5" w:rsidRDefault="003248A5" w:rsidP="003248A5">
      <w:r>
        <w:t xml:space="preserve">The organization administrator will be able to configure reports to set what appears in the reports, who can see the reports and the frequency that reports are sent with. </w:t>
      </w:r>
    </w:p>
    <w:p w14:paraId="31D03DED" w14:textId="77777777" w:rsidR="003248A5" w:rsidRDefault="003248A5" w:rsidP="003248A5">
      <w:r>
        <w:t xml:space="preserve">The reports that can be configured will be: </w:t>
      </w:r>
    </w:p>
    <w:p w14:paraId="1CE481C5" w14:textId="77777777" w:rsidR="003248A5" w:rsidRDefault="003248A5" w:rsidP="003248A5">
      <w:pPr>
        <w:pStyle w:val="ListParagraph"/>
        <w:numPr>
          <w:ilvl w:val="2"/>
          <w:numId w:val="2"/>
        </w:numPr>
        <w:ind w:left="709"/>
      </w:pPr>
      <w:r>
        <w:t>New Accounts</w:t>
      </w:r>
    </w:p>
    <w:p w14:paraId="05531FC9" w14:textId="77777777" w:rsidR="003248A5" w:rsidRDefault="003248A5" w:rsidP="003248A5">
      <w:pPr>
        <w:pStyle w:val="ListParagraph"/>
        <w:numPr>
          <w:ilvl w:val="3"/>
          <w:numId w:val="2"/>
        </w:numPr>
        <w:ind w:left="1560"/>
      </w:pPr>
      <w:r>
        <w:t xml:space="preserve">New people that have been linked to an organization.  </w:t>
      </w:r>
    </w:p>
    <w:p w14:paraId="60F724DB" w14:textId="77777777" w:rsidR="003248A5" w:rsidRDefault="003248A5" w:rsidP="003248A5">
      <w:pPr>
        <w:pStyle w:val="ListParagraph"/>
        <w:numPr>
          <w:ilvl w:val="2"/>
          <w:numId w:val="2"/>
        </w:numPr>
        <w:ind w:left="709"/>
      </w:pPr>
      <w:r>
        <w:t xml:space="preserve">New Applications (Out of Scope) </w:t>
      </w:r>
    </w:p>
    <w:p w14:paraId="044DC04D" w14:textId="77777777" w:rsidR="003248A5" w:rsidRDefault="003248A5" w:rsidP="003248A5">
      <w:pPr>
        <w:pStyle w:val="ListParagraph"/>
        <w:numPr>
          <w:ilvl w:val="3"/>
          <w:numId w:val="2"/>
        </w:numPr>
        <w:ind w:left="1560"/>
      </w:pPr>
      <w:r>
        <w:t xml:space="preserve">Members who have applied to join an organization. </w:t>
      </w:r>
    </w:p>
    <w:p w14:paraId="35D6FC2D" w14:textId="77777777" w:rsidR="003248A5" w:rsidRDefault="003248A5" w:rsidP="003248A5">
      <w:pPr>
        <w:pStyle w:val="ListParagraph"/>
        <w:numPr>
          <w:ilvl w:val="2"/>
          <w:numId w:val="2"/>
        </w:numPr>
        <w:ind w:left="709"/>
      </w:pPr>
      <w:r>
        <w:t xml:space="preserve">New Subscriptions </w:t>
      </w:r>
    </w:p>
    <w:p w14:paraId="139518A7" w14:textId="77777777" w:rsidR="003248A5" w:rsidRDefault="003248A5" w:rsidP="003248A5">
      <w:pPr>
        <w:pStyle w:val="ListParagraph"/>
        <w:numPr>
          <w:ilvl w:val="3"/>
          <w:numId w:val="2"/>
        </w:numPr>
        <w:ind w:left="1560"/>
      </w:pPr>
      <w:r>
        <w:t xml:space="preserve">New subscriptions that have been purchased. </w:t>
      </w:r>
    </w:p>
    <w:p w14:paraId="59DF6B06" w14:textId="77777777" w:rsidR="003248A5" w:rsidRDefault="003248A5" w:rsidP="003248A5">
      <w:pPr>
        <w:pStyle w:val="ListParagraph"/>
        <w:numPr>
          <w:ilvl w:val="2"/>
          <w:numId w:val="2"/>
        </w:numPr>
        <w:ind w:left="709"/>
      </w:pPr>
      <w:r>
        <w:t xml:space="preserve">Event Bookings </w:t>
      </w:r>
    </w:p>
    <w:p w14:paraId="6B19B366" w14:textId="77777777" w:rsidR="003248A5" w:rsidRDefault="003248A5" w:rsidP="003248A5">
      <w:pPr>
        <w:pStyle w:val="ListParagraph"/>
        <w:numPr>
          <w:ilvl w:val="3"/>
          <w:numId w:val="2"/>
        </w:numPr>
        <w:ind w:left="1560"/>
      </w:pPr>
      <w:r>
        <w:t xml:space="preserve">New bookings for events (can be configured to see all events or selected events) </w:t>
      </w:r>
    </w:p>
    <w:p w14:paraId="54043150" w14:textId="77777777" w:rsidR="003248A5" w:rsidRDefault="003248A5" w:rsidP="003248A5">
      <w:pPr>
        <w:pStyle w:val="ListParagraph"/>
        <w:numPr>
          <w:ilvl w:val="2"/>
          <w:numId w:val="2"/>
        </w:numPr>
        <w:ind w:left="709"/>
      </w:pPr>
      <w:r>
        <w:t xml:space="preserve">New Members </w:t>
      </w:r>
    </w:p>
    <w:p w14:paraId="3FE49B36" w14:textId="59F680BB" w:rsidR="003248A5" w:rsidRDefault="003248A5" w:rsidP="003248A5">
      <w:pPr>
        <w:pStyle w:val="ListParagraph"/>
        <w:numPr>
          <w:ilvl w:val="3"/>
          <w:numId w:val="2"/>
        </w:numPr>
        <w:ind w:left="1560"/>
      </w:pPr>
      <w:r>
        <w:t xml:space="preserve">New Members who have joined an organization in a specified period. </w:t>
      </w:r>
    </w:p>
    <w:p w14:paraId="12BE1EA8" w14:textId="77777777" w:rsidR="003248A5" w:rsidRDefault="003248A5" w:rsidP="00C5662F"/>
    <w:p w14:paraId="3BEC8BB6" w14:textId="77777777" w:rsidR="00F75EC7" w:rsidRDefault="00F75EC7" w:rsidP="00F75EC7">
      <w:pPr>
        <w:pStyle w:val="Heading3"/>
        <w:spacing w:before="40" w:after="0" w:line="360" w:lineRule="auto"/>
        <w:rPr>
          <w:rFonts w:ascii="Arial" w:hAnsi="Arial"/>
          <w:color w:val="5B69AB"/>
          <w:kern w:val="0"/>
          <w:szCs w:val="24"/>
          <w:lang w:val="en-GB"/>
          <w14:ligatures w14:val="none"/>
        </w:rPr>
      </w:pPr>
      <w:bookmarkStart w:id="3188" w:name="_Toc168972705"/>
      <w:bookmarkStart w:id="3189" w:name="_Toc170780786"/>
      <w:r w:rsidRPr="003776C1">
        <w:rPr>
          <w:rFonts w:ascii="Arial" w:hAnsi="Arial"/>
          <w:color w:val="5B69AB"/>
          <w:kern w:val="0"/>
          <w:szCs w:val="24"/>
          <w:lang w:val="en-GB"/>
          <w14:ligatures w14:val="none"/>
        </w:rPr>
        <w:t>Audit Trail</w:t>
      </w:r>
      <w:bookmarkEnd w:id="3188"/>
      <w:bookmarkEnd w:id="3189"/>
      <w:r w:rsidRPr="003776C1">
        <w:rPr>
          <w:rFonts w:ascii="Arial" w:hAnsi="Arial"/>
          <w:color w:val="5B69AB"/>
          <w:kern w:val="0"/>
          <w:szCs w:val="24"/>
          <w:lang w:val="en-GB"/>
          <w14:ligatures w14:val="none"/>
        </w:rPr>
        <w:t xml:space="preserve"> </w:t>
      </w:r>
    </w:p>
    <w:p w14:paraId="7CB890B7" w14:textId="661BE123" w:rsidR="00F75EC7" w:rsidRDefault="00F75EC7" w:rsidP="00F75EC7">
      <w:pPr>
        <w:rPr>
          <w:lang w:val="en-GB"/>
        </w:rPr>
      </w:pPr>
      <w:r>
        <w:rPr>
          <w:lang w:val="en-GB"/>
        </w:rPr>
        <w:t>The application will have an audit trail that is viewable by the organization administrators for actions performed by admin, members, users and actions performed by the application.</w:t>
      </w:r>
    </w:p>
    <w:p w14:paraId="58FE11CE" w14:textId="77777777" w:rsidR="00F75EC7" w:rsidRDefault="00F75EC7" w:rsidP="00F75EC7">
      <w:pPr>
        <w:rPr>
          <w:lang w:val="en-GB"/>
        </w:rPr>
      </w:pPr>
    </w:p>
    <w:p w14:paraId="57300800" w14:textId="77777777" w:rsidR="00F75EC7" w:rsidRDefault="00F75EC7" w:rsidP="00F75EC7">
      <w:pPr>
        <w:pStyle w:val="Heading3"/>
        <w:spacing w:before="40" w:after="0" w:line="360" w:lineRule="auto"/>
        <w:rPr>
          <w:rFonts w:ascii="Arial" w:hAnsi="Arial"/>
          <w:color w:val="5B69AB"/>
          <w:kern w:val="0"/>
          <w:szCs w:val="24"/>
          <w:lang w:val="en-GB"/>
          <w14:ligatures w14:val="none"/>
        </w:rPr>
      </w:pPr>
      <w:bookmarkStart w:id="3190" w:name="_Toc168972706"/>
      <w:bookmarkStart w:id="3191" w:name="_Toc170780787"/>
      <w:r w:rsidRPr="003776C1">
        <w:rPr>
          <w:rFonts w:ascii="Arial" w:hAnsi="Arial"/>
          <w:color w:val="5B69AB"/>
          <w:kern w:val="0"/>
          <w:szCs w:val="24"/>
          <w:lang w:val="en-GB"/>
          <w14:ligatures w14:val="none"/>
        </w:rPr>
        <w:t>Warnings</w:t>
      </w:r>
      <w:bookmarkEnd w:id="3190"/>
      <w:bookmarkEnd w:id="3191"/>
    </w:p>
    <w:p w14:paraId="68AFC7C2" w14:textId="77777777" w:rsidR="00F75EC7" w:rsidRDefault="00F75EC7" w:rsidP="00F75EC7">
      <w:pPr>
        <w:rPr>
          <w:lang w:val="en-GB"/>
        </w:rPr>
      </w:pPr>
      <w:r>
        <w:rPr>
          <w:lang w:val="en-GB"/>
        </w:rPr>
        <w:t xml:space="preserve">Warnings will be displayed to the administrators related to issues within the organization such as orders that are awaiting payment, orders for which payments have failed, subscriptions that are not auto-renewable that will be expired, junior members who will be converted to adult members and need their subscriptions upgraded to an adult subscription etc. </w:t>
      </w:r>
    </w:p>
    <w:p w14:paraId="7CB1D792" w14:textId="6A4CCD63" w:rsidR="009A5C2C" w:rsidRDefault="009A5C2C" w:rsidP="009A5C2C">
      <w:pPr>
        <w:rPr>
          <w:lang w:val="en-GB"/>
        </w:rPr>
      </w:pPr>
    </w:p>
    <w:p w14:paraId="645BA8FA" w14:textId="1DBB5FF6" w:rsidR="00F75EC7" w:rsidDel="009F6372" w:rsidRDefault="00F75EC7" w:rsidP="00F75EC7">
      <w:pPr>
        <w:pStyle w:val="Heading3"/>
        <w:spacing w:before="40" w:after="0" w:line="360" w:lineRule="auto"/>
        <w:rPr>
          <w:del w:id="3192" w:author="Dylan Van Aswegen" w:date="2024-07-17T02:49:00Z" w16du:dateUtc="2024-07-17T00:49:00Z"/>
          <w:rFonts w:ascii="Arial" w:hAnsi="Arial"/>
          <w:color w:val="5B69AB"/>
          <w:kern w:val="0"/>
          <w:szCs w:val="24"/>
          <w:lang w:val="en-GB"/>
          <w14:ligatures w14:val="none"/>
        </w:rPr>
      </w:pPr>
      <w:bookmarkStart w:id="3193" w:name="_Toc168972707"/>
      <w:bookmarkStart w:id="3194" w:name="_Toc170780788"/>
      <w:del w:id="3195" w:author="Dylan Van Aswegen" w:date="2024-07-17T02:49:00Z" w16du:dateUtc="2024-07-17T00:49:00Z">
        <w:r w:rsidRPr="003776C1" w:rsidDel="009F6372">
          <w:rPr>
            <w:rFonts w:ascii="Arial" w:hAnsi="Arial"/>
            <w:color w:val="5B69AB"/>
            <w:kern w:val="0"/>
            <w:szCs w:val="24"/>
            <w:lang w:val="en-GB"/>
            <w14:ligatures w14:val="none"/>
          </w:rPr>
          <w:delText>Shop Management (Out of Scope)</w:delText>
        </w:r>
        <w:bookmarkEnd w:id="3193"/>
        <w:bookmarkEnd w:id="3194"/>
      </w:del>
    </w:p>
    <w:p w14:paraId="1F515310" w14:textId="52735E15" w:rsidR="009879F8" w:rsidDel="009F6372" w:rsidRDefault="00963CCF" w:rsidP="00F75EC7">
      <w:pPr>
        <w:rPr>
          <w:del w:id="3196" w:author="Dylan Van Aswegen" w:date="2024-07-17T02:49:00Z" w16du:dateUtc="2024-07-17T00:49:00Z"/>
          <w:lang w:val="en-GB"/>
        </w:rPr>
      </w:pPr>
      <w:del w:id="3197" w:author="Dylan Van Aswegen" w:date="2024-07-17T02:49:00Z" w16du:dateUtc="2024-07-17T00:49:00Z">
        <w:r w:rsidDel="009F6372">
          <w:rPr>
            <w:lang w:val="en-GB"/>
          </w:rPr>
          <w:delText>The shop management component of the application will allow organisations admins to create listings of their organisation’s products</w:delText>
        </w:r>
        <w:r w:rsidR="009879F8" w:rsidDel="009F6372">
          <w:rPr>
            <w:lang w:val="en-GB"/>
          </w:rPr>
          <w:delText xml:space="preserve">, manage the stock levels for each listing and make them available for sale. </w:delText>
        </w:r>
      </w:del>
    </w:p>
    <w:p w14:paraId="603E01F6" w14:textId="2EED2F0F" w:rsidR="009879F8" w:rsidDel="009F6372" w:rsidRDefault="009879F8" w:rsidP="00F75EC7">
      <w:pPr>
        <w:rPr>
          <w:del w:id="3198" w:author="Dylan Van Aswegen" w:date="2024-07-17T02:49:00Z" w16du:dateUtc="2024-07-17T00:49:00Z"/>
          <w:lang w:val="en-GB"/>
        </w:rPr>
      </w:pPr>
    </w:p>
    <w:p w14:paraId="45DE1A80" w14:textId="10B22C7D" w:rsidR="009879F8" w:rsidDel="009F6372" w:rsidRDefault="009879F8" w:rsidP="009879F8">
      <w:pPr>
        <w:pStyle w:val="Heading3"/>
        <w:spacing w:before="40" w:after="0" w:line="360" w:lineRule="auto"/>
        <w:rPr>
          <w:del w:id="3199" w:author="Dylan Van Aswegen" w:date="2024-07-17T02:49:00Z" w16du:dateUtc="2024-07-17T00:49:00Z"/>
          <w:rFonts w:ascii="Arial" w:hAnsi="Arial"/>
          <w:color w:val="5B69AB"/>
          <w:kern w:val="0"/>
          <w:szCs w:val="24"/>
          <w:lang w:val="en-GB"/>
          <w14:ligatures w14:val="none"/>
        </w:rPr>
      </w:pPr>
      <w:bookmarkStart w:id="3200" w:name="_Toc168972709"/>
      <w:bookmarkStart w:id="3201" w:name="_Toc170780789"/>
      <w:del w:id="3202" w:author="Dylan Van Aswegen" w:date="2024-07-17T02:49:00Z" w16du:dateUtc="2024-07-17T00:49:00Z">
        <w:r w:rsidRPr="003776C1" w:rsidDel="009F6372">
          <w:rPr>
            <w:rFonts w:ascii="Arial" w:hAnsi="Arial"/>
            <w:color w:val="5B69AB"/>
            <w:kern w:val="0"/>
            <w:szCs w:val="24"/>
            <w:lang w:val="en-GB"/>
            <w14:ligatures w14:val="none"/>
          </w:rPr>
          <w:delText>Gallery</w:delText>
        </w:r>
        <w:bookmarkEnd w:id="3200"/>
        <w:bookmarkEnd w:id="3201"/>
        <w:r w:rsidRPr="003776C1" w:rsidDel="009F6372">
          <w:rPr>
            <w:rFonts w:ascii="Arial" w:hAnsi="Arial"/>
            <w:color w:val="5B69AB"/>
            <w:kern w:val="0"/>
            <w:szCs w:val="24"/>
            <w:lang w:val="en-GB"/>
            <w14:ligatures w14:val="none"/>
          </w:rPr>
          <w:delText xml:space="preserve"> </w:delText>
        </w:r>
        <w:r w:rsidR="00AC72AF" w:rsidDel="009F6372">
          <w:rPr>
            <w:rFonts w:ascii="Arial" w:hAnsi="Arial"/>
            <w:color w:val="5B69AB"/>
            <w:kern w:val="0"/>
            <w:szCs w:val="24"/>
            <w:lang w:val="en-GB"/>
            <w14:ligatures w14:val="none"/>
          </w:rPr>
          <w:delText xml:space="preserve">(Out of Scope) </w:delText>
        </w:r>
      </w:del>
    </w:p>
    <w:p w14:paraId="71C34A4D" w14:textId="679BE17D" w:rsidR="009879F8" w:rsidDel="009F6372" w:rsidRDefault="009879F8" w:rsidP="009879F8">
      <w:pPr>
        <w:rPr>
          <w:del w:id="3203" w:author="Dylan Van Aswegen" w:date="2024-07-17T02:49:00Z" w16du:dateUtc="2024-07-17T00:49:00Z"/>
          <w:lang w:val="en-GB"/>
        </w:rPr>
      </w:pPr>
      <w:del w:id="3204" w:author="Dylan Van Aswegen" w:date="2024-07-17T02:49:00Z" w16du:dateUtc="2024-07-17T00:49:00Z">
        <w:r w:rsidDel="009F6372">
          <w:rPr>
            <w:lang w:val="en-GB"/>
          </w:rPr>
          <w:delText xml:space="preserve">The gallery will contain images that have been uploaded by the organisation admins. They will be allowed to re-use these images when creating new events etc. </w:delText>
        </w:r>
      </w:del>
    </w:p>
    <w:p w14:paraId="715EFF48" w14:textId="75A97656" w:rsidR="003C1F7F" w:rsidDel="009F6372" w:rsidRDefault="00963CCF" w:rsidP="00E230A9">
      <w:pPr>
        <w:rPr>
          <w:del w:id="3205" w:author="Dylan Van Aswegen" w:date="2024-07-17T02:49:00Z" w16du:dateUtc="2024-07-17T00:49:00Z"/>
          <w:lang w:val="en-GB"/>
        </w:rPr>
      </w:pPr>
      <w:del w:id="3206" w:author="Dylan Van Aswegen" w:date="2024-07-17T02:49:00Z" w16du:dateUtc="2024-07-17T00:49:00Z">
        <w:r w:rsidDel="009F6372">
          <w:rPr>
            <w:lang w:val="en-GB"/>
          </w:rPr>
          <w:delText xml:space="preserve"> </w:delText>
        </w:r>
      </w:del>
    </w:p>
    <w:p w14:paraId="08535584" w14:textId="68CD81D9" w:rsidR="003C1F7F" w:rsidRPr="003776C1" w:rsidRDefault="003C1F7F" w:rsidP="003C1F7F">
      <w:pPr>
        <w:pStyle w:val="Heading2"/>
        <w:spacing w:before="40" w:after="0" w:line="360" w:lineRule="auto"/>
        <w:rPr>
          <w:rFonts w:ascii="Arial" w:hAnsi="Arial"/>
          <w:color w:val="83C3AA"/>
          <w:kern w:val="0"/>
          <w:sz w:val="36"/>
          <w:szCs w:val="26"/>
          <w:lang w:val="en-GB"/>
          <w14:ligatures w14:val="none"/>
        </w:rPr>
      </w:pPr>
      <w:bookmarkStart w:id="3207" w:name="_Toc168972710"/>
      <w:bookmarkStart w:id="3208" w:name="_Toc170780790"/>
      <w:del w:id="3209" w:author="Dylan Van Aswegen" w:date="2024-07-12T09:00:00Z" w16du:dateUtc="2024-07-12T07:00:00Z">
        <w:r w:rsidRPr="003776C1" w:rsidDel="00C9235F">
          <w:rPr>
            <w:rFonts w:ascii="Arial" w:hAnsi="Arial"/>
            <w:color w:val="83C3AA"/>
            <w:kern w:val="0"/>
            <w:sz w:val="36"/>
            <w:szCs w:val="26"/>
            <w:lang w:val="en-GB"/>
            <w14:ligatures w14:val="none"/>
          </w:rPr>
          <w:delText xml:space="preserve">Individual </w:delText>
        </w:r>
      </w:del>
      <w:r w:rsidRPr="003776C1">
        <w:rPr>
          <w:rFonts w:ascii="Arial" w:hAnsi="Arial"/>
          <w:color w:val="83C3AA"/>
          <w:kern w:val="0"/>
          <w:sz w:val="36"/>
          <w:szCs w:val="26"/>
          <w:lang w:val="en-GB"/>
          <w14:ligatures w14:val="none"/>
        </w:rPr>
        <w:t xml:space="preserve">Organisation Members / </w:t>
      </w:r>
      <w:r>
        <w:rPr>
          <w:rFonts w:ascii="Arial" w:hAnsi="Arial"/>
          <w:color w:val="83C3AA"/>
          <w:kern w:val="0"/>
          <w:sz w:val="36"/>
          <w:szCs w:val="26"/>
          <w:lang w:val="en-GB"/>
          <w14:ligatures w14:val="none"/>
        </w:rPr>
        <w:t>User</w:t>
      </w:r>
      <w:bookmarkEnd w:id="3207"/>
      <w:bookmarkEnd w:id="3208"/>
      <w:ins w:id="3210" w:author="Dylan Van Aswegen" w:date="2024-07-12T09:00:00Z" w16du:dateUtc="2024-07-12T07:00:00Z">
        <w:r w:rsidR="00C9235F">
          <w:rPr>
            <w:rFonts w:ascii="Arial" w:hAnsi="Arial"/>
            <w:color w:val="83C3AA"/>
            <w:kern w:val="0"/>
            <w:sz w:val="36"/>
            <w:szCs w:val="26"/>
            <w:lang w:val="en-GB"/>
            <w14:ligatures w14:val="none"/>
          </w:rPr>
          <w:t>s</w:t>
        </w:r>
      </w:ins>
    </w:p>
    <w:p w14:paraId="00046354" w14:textId="77777777" w:rsidR="003C1F7F" w:rsidRDefault="003C1F7F" w:rsidP="003C1F7F">
      <w:pPr>
        <w:pStyle w:val="Heading3"/>
        <w:spacing w:before="40" w:after="0" w:line="360" w:lineRule="auto"/>
        <w:rPr>
          <w:rFonts w:ascii="Arial" w:hAnsi="Arial"/>
          <w:color w:val="5B69AB"/>
          <w:kern w:val="0"/>
          <w:szCs w:val="24"/>
          <w:lang w:val="en-GB"/>
          <w14:ligatures w14:val="none"/>
        </w:rPr>
      </w:pPr>
      <w:bookmarkStart w:id="3211" w:name="_Toc168972711"/>
      <w:bookmarkStart w:id="3212" w:name="_Toc170780791"/>
      <w:r w:rsidRPr="009B6FC7">
        <w:rPr>
          <w:rFonts w:ascii="Arial" w:hAnsi="Arial"/>
          <w:color w:val="5B69AB"/>
          <w:kern w:val="0"/>
          <w:szCs w:val="24"/>
          <w:lang w:val="en-GB"/>
          <w14:ligatures w14:val="none"/>
        </w:rPr>
        <w:t>My Home</w:t>
      </w:r>
      <w:bookmarkEnd w:id="3211"/>
      <w:bookmarkEnd w:id="3212"/>
      <w:r w:rsidRPr="009B6FC7">
        <w:rPr>
          <w:rFonts w:ascii="Arial" w:hAnsi="Arial"/>
          <w:color w:val="5B69AB"/>
          <w:kern w:val="0"/>
          <w:szCs w:val="24"/>
          <w:lang w:val="en-GB"/>
          <w14:ligatures w14:val="none"/>
        </w:rPr>
        <w:t xml:space="preserve"> </w:t>
      </w:r>
    </w:p>
    <w:p w14:paraId="43632DBC" w14:textId="7392B736" w:rsidR="003C1F7F" w:rsidRDefault="003C1F7F" w:rsidP="003C1F7F">
      <w:pPr>
        <w:rPr>
          <w:ins w:id="3213" w:author="Dylan Van Aswegen" w:date="2024-07-10T10:34:00Z" w16du:dateUtc="2024-07-10T08:34:00Z"/>
          <w:lang w:val="en-GB"/>
        </w:rPr>
      </w:pPr>
      <w:del w:id="3214" w:author="Dylan Van Aswegen" w:date="2024-07-10T09:15:00Z" w16du:dateUtc="2024-07-10T07:15:00Z">
        <w:r w:rsidDel="0056713C">
          <w:rPr>
            <w:lang w:val="en-GB"/>
          </w:rPr>
          <w:delText>The user home page will consist of collapsible sections that can be expanded to see more information. The sections will consist of:</w:delText>
        </w:r>
      </w:del>
      <w:ins w:id="3215" w:author="Dylan Van Aswegen" w:date="2024-07-10T09:15:00Z" w16du:dateUtc="2024-07-10T07:15:00Z">
        <w:r w:rsidR="0056713C">
          <w:rPr>
            <w:lang w:val="en-GB"/>
          </w:rPr>
          <w:t xml:space="preserve">The </w:t>
        </w:r>
      </w:ins>
      <w:ins w:id="3216" w:author="Dylan Van Aswegen" w:date="2024-07-10T09:36:00Z" w16du:dateUtc="2024-07-10T07:36:00Z">
        <w:r w:rsidR="00E834D7">
          <w:rPr>
            <w:lang w:val="en-GB"/>
          </w:rPr>
          <w:t>“</w:t>
        </w:r>
      </w:ins>
      <w:ins w:id="3217" w:author="Dylan Van Aswegen" w:date="2024-07-10T09:15:00Z" w16du:dateUtc="2024-07-10T07:15:00Z">
        <w:r w:rsidR="0056713C">
          <w:rPr>
            <w:lang w:val="en-GB"/>
          </w:rPr>
          <w:t>My Home</w:t>
        </w:r>
      </w:ins>
      <w:ins w:id="3218" w:author="Dylan Van Aswegen" w:date="2024-07-10T09:36:00Z" w16du:dateUtc="2024-07-10T07:36:00Z">
        <w:r w:rsidR="00E834D7">
          <w:rPr>
            <w:lang w:val="en-GB"/>
          </w:rPr>
          <w:t>”</w:t>
        </w:r>
      </w:ins>
      <w:ins w:id="3219" w:author="Dylan Van Aswegen" w:date="2024-07-10T09:15:00Z" w16du:dateUtc="2024-07-10T07:15:00Z">
        <w:r w:rsidR="0056713C">
          <w:rPr>
            <w:lang w:val="en-GB"/>
          </w:rPr>
          <w:t xml:space="preserve"> page will be the page that the user is directed to </w:t>
        </w:r>
      </w:ins>
      <w:ins w:id="3220" w:author="Dylan Van Aswegen" w:date="2024-07-10T09:21:00Z" w16du:dateUtc="2024-07-10T07:21:00Z">
        <w:r w:rsidR="0056713C">
          <w:rPr>
            <w:lang w:val="en-GB"/>
          </w:rPr>
          <w:t xml:space="preserve">once they sign in to </w:t>
        </w:r>
        <w:proofErr w:type="spellStart"/>
        <w:r w:rsidR="0056713C">
          <w:rPr>
            <w:lang w:val="en-GB"/>
          </w:rPr>
          <w:t>Membi</w:t>
        </w:r>
        <w:proofErr w:type="spellEnd"/>
        <w:r w:rsidR="0056713C">
          <w:rPr>
            <w:lang w:val="en-GB"/>
          </w:rPr>
          <w:t xml:space="preserve">. On </w:t>
        </w:r>
      </w:ins>
      <w:ins w:id="3221" w:author="Dylan Van Aswegen" w:date="2024-07-10T09:36:00Z" w16du:dateUtc="2024-07-10T07:36:00Z">
        <w:r w:rsidR="00E834D7">
          <w:rPr>
            <w:lang w:val="en-GB"/>
          </w:rPr>
          <w:t>the “M</w:t>
        </w:r>
      </w:ins>
      <w:ins w:id="3222" w:author="Dylan Van Aswegen" w:date="2024-07-10T09:35:00Z" w16du:dateUtc="2024-07-10T07:35:00Z">
        <w:r w:rsidR="00E834D7">
          <w:rPr>
            <w:lang w:val="en-GB"/>
          </w:rPr>
          <w:t>y</w:t>
        </w:r>
      </w:ins>
      <w:ins w:id="3223" w:author="Dylan Van Aswegen" w:date="2024-07-10T09:21:00Z" w16du:dateUtc="2024-07-10T07:21:00Z">
        <w:r w:rsidR="0056713C">
          <w:rPr>
            <w:lang w:val="en-GB"/>
          </w:rPr>
          <w:t xml:space="preserve"> </w:t>
        </w:r>
      </w:ins>
      <w:ins w:id="3224" w:author="Dylan Van Aswegen" w:date="2024-07-10T09:36:00Z" w16du:dateUtc="2024-07-10T07:36:00Z">
        <w:r w:rsidR="00E834D7">
          <w:rPr>
            <w:lang w:val="en-GB"/>
          </w:rPr>
          <w:t>H</w:t>
        </w:r>
      </w:ins>
      <w:ins w:id="3225" w:author="Dylan Van Aswegen" w:date="2024-07-10T09:21:00Z" w16du:dateUtc="2024-07-10T07:21:00Z">
        <w:r w:rsidR="0056713C">
          <w:rPr>
            <w:lang w:val="en-GB"/>
          </w:rPr>
          <w:t>ome</w:t>
        </w:r>
      </w:ins>
      <w:ins w:id="3226" w:author="Dylan Van Aswegen" w:date="2024-07-10T09:36:00Z" w16du:dateUtc="2024-07-10T07:36:00Z">
        <w:r w:rsidR="00E834D7">
          <w:rPr>
            <w:lang w:val="en-GB"/>
          </w:rPr>
          <w:t>”</w:t>
        </w:r>
      </w:ins>
      <w:ins w:id="3227" w:author="Dylan Van Aswegen" w:date="2024-07-10T09:21:00Z" w16du:dateUtc="2024-07-10T07:21:00Z">
        <w:r w:rsidR="0056713C">
          <w:rPr>
            <w:lang w:val="en-GB"/>
          </w:rPr>
          <w:t xml:space="preserve"> page, they will see a view of their </w:t>
        </w:r>
      </w:ins>
      <w:ins w:id="3228" w:author="Dylan Van Aswegen" w:date="2024-07-12T14:03:00Z" w16du:dateUtc="2024-07-12T12:03:00Z">
        <w:r w:rsidR="00BB327C">
          <w:rPr>
            <w:lang w:val="en-GB"/>
          </w:rPr>
          <w:t>organisation</w:t>
        </w:r>
      </w:ins>
      <w:ins w:id="3229" w:author="Dylan Van Aswegen" w:date="2024-07-10T09:22:00Z" w16du:dateUtc="2024-07-10T07:22:00Z">
        <w:r w:rsidR="0056713C">
          <w:rPr>
            <w:lang w:val="en-GB"/>
          </w:rPr>
          <w:t xml:space="preserve">s, </w:t>
        </w:r>
      </w:ins>
      <w:ins w:id="3230" w:author="Dylan Van Aswegen" w:date="2024-07-10T09:35:00Z" w16du:dateUtc="2024-07-10T07:35:00Z">
        <w:r w:rsidR="004220D1">
          <w:rPr>
            <w:lang w:val="en-GB"/>
          </w:rPr>
          <w:t xml:space="preserve">events, orders, subscriptions etc. and be able to access their </w:t>
        </w:r>
      </w:ins>
      <w:ins w:id="3231" w:author="Dylan Van Aswegen" w:date="2024-07-12T14:03:00Z" w16du:dateUtc="2024-07-12T12:03:00Z">
        <w:r w:rsidR="00BB327C">
          <w:rPr>
            <w:lang w:val="en-GB"/>
          </w:rPr>
          <w:t>organisation</w:t>
        </w:r>
      </w:ins>
      <w:ins w:id="3232" w:author="Dylan Van Aswegen" w:date="2024-07-10T09:35:00Z" w16du:dateUtc="2024-07-10T07:35:00Z">
        <w:r w:rsidR="004220D1">
          <w:rPr>
            <w:lang w:val="en-GB"/>
          </w:rPr>
          <w:t>s</w:t>
        </w:r>
        <w:r w:rsidR="00E834D7">
          <w:rPr>
            <w:lang w:val="en-GB"/>
          </w:rPr>
          <w:t xml:space="preserve">. </w:t>
        </w:r>
      </w:ins>
    </w:p>
    <w:p w14:paraId="1977B243" w14:textId="77777777" w:rsidR="00B86854" w:rsidRDefault="00B86854" w:rsidP="00B86854">
      <w:pPr>
        <w:rPr>
          <w:ins w:id="3233" w:author="Dylan Van Aswegen" w:date="2024-07-10T10:35:00Z" w16du:dateUtc="2024-07-10T08:35:00Z"/>
          <w:lang w:val="en-GB"/>
        </w:rPr>
      </w:pPr>
      <w:ins w:id="3234" w:author="Dylan Van Aswegen" w:date="2024-07-10T10:35:00Z" w16du:dateUtc="2024-07-10T08:35:00Z">
        <w:r>
          <w:rPr>
            <w:lang w:val="en-GB"/>
          </w:rPr>
          <w:t xml:space="preserve">This page will consist of unexpanded sections that contain some information and allows the user to click into the section to see further information. </w:t>
        </w:r>
      </w:ins>
    </w:p>
    <w:p w14:paraId="1FFE8352" w14:textId="578AEC92" w:rsidR="00B86854" w:rsidRDefault="00B86854" w:rsidP="00B86854">
      <w:pPr>
        <w:rPr>
          <w:ins w:id="3235" w:author="Dylan Van Aswegen" w:date="2024-07-10T10:35:00Z" w16du:dateUtc="2024-07-10T08:35:00Z"/>
          <w:lang w:val="en-GB"/>
        </w:rPr>
      </w:pPr>
      <w:ins w:id="3236" w:author="Dylan Van Aswegen" w:date="2024-07-10T10:35:00Z" w16du:dateUtc="2024-07-10T08:35:00Z">
        <w:r>
          <w:rPr>
            <w:lang w:val="en-GB"/>
          </w:rPr>
          <w:t xml:space="preserve">The </w:t>
        </w:r>
      </w:ins>
      <w:ins w:id="3237" w:author="Dylan Van Aswegen" w:date="2024-07-10T10:42:00Z" w16du:dateUtc="2024-07-10T08:42:00Z">
        <w:r w:rsidR="00267889">
          <w:rPr>
            <w:lang w:val="en-GB"/>
          </w:rPr>
          <w:t xml:space="preserve">unexpanded </w:t>
        </w:r>
      </w:ins>
      <w:ins w:id="3238" w:author="Dylan Van Aswegen" w:date="2024-07-10T10:35:00Z" w16du:dateUtc="2024-07-10T08:35:00Z">
        <w:r>
          <w:rPr>
            <w:lang w:val="en-GB"/>
          </w:rPr>
          <w:t xml:space="preserve">sections will consist of: </w:t>
        </w:r>
      </w:ins>
    </w:p>
    <w:tbl>
      <w:tblPr>
        <w:tblStyle w:val="GridTable4-Accent1"/>
        <w:tblW w:w="9923" w:type="dxa"/>
        <w:tblInd w:w="-5" w:type="dxa"/>
        <w:tblLook w:val="04A0" w:firstRow="1" w:lastRow="0" w:firstColumn="1" w:lastColumn="0" w:noHBand="0" w:noVBand="1"/>
        <w:tblPrChange w:id="3239" w:author="Dylan Van Aswegen" w:date="2024-07-12T08:59:00Z" w16du:dateUtc="2024-07-12T06:59:00Z">
          <w:tblPr>
            <w:tblStyle w:val="GridTable4-Accent1"/>
            <w:tblW w:w="9781" w:type="dxa"/>
            <w:tblInd w:w="137" w:type="dxa"/>
            <w:tblLook w:val="04A0" w:firstRow="1" w:lastRow="0" w:firstColumn="1" w:lastColumn="0" w:noHBand="0" w:noVBand="1"/>
          </w:tblPr>
        </w:tblPrChange>
      </w:tblPr>
      <w:tblGrid>
        <w:gridCol w:w="2717"/>
        <w:gridCol w:w="3237"/>
        <w:gridCol w:w="3969"/>
        <w:tblGridChange w:id="3240">
          <w:tblGrid>
            <w:gridCol w:w="426"/>
            <w:gridCol w:w="142"/>
            <w:gridCol w:w="2126"/>
            <w:gridCol w:w="23"/>
            <w:gridCol w:w="3237"/>
            <w:gridCol w:w="284"/>
            <w:gridCol w:w="3685"/>
            <w:gridCol w:w="426"/>
          </w:tblGrid>
        </w:tblGridChange>
      </w:tblGrid>
      <w:tr w:rsidR="00267889" w14:paraId="1C4F26F8" w14:textId="77777777" w:rsidTr="74CF6477">
        <w:trPr>
          <w:cnfStyle w:val="100000000000" w:firstRow="1" w:lastRow="0" w:firstColumn="0" w:lastColumn="0" w:oddVBand="0" w:evenVBand="0" w:oddHBand="0" w:evenHBand="0" w:firstRowFirstColumn="0" w:firstRowLastColumn="0" w:lastRowFirstColumn="0" w:lastRowLastColumn="0"/>
          <w:tblHeader/>
          <w:ins w:id="3241" w:author="Dylan Van Aswegen" w:date="2024-07-10T10:35:00Z"/>
          <w:trPrChange w:id="3242" w:author="Dylan Van Aswegen" w:date="2024-07-12T08:59:00Z" w16du:dateUtc="2024-07-12T06:59:00Z">
            <w:trPr>
              <w:gridBefore w:val="2"/>
              <w:tblHeader/>
            </w:trPr>
          </w:trPrChange>
        </w:trPr>
        <w:tc>
          <w:tcPr>
            <w:cnfStyle w:val="001000000000" w:firstRow="0" w:lastRow="0" w:firstColumn="1" w:lastColumn="0" w:oddVBand="0" w:evenVBand="0" w:oddHBand="0" w:evenHBand="0" w:firstRowFirstColumn="0" w:firstRowLastColumn="0" w:lastRowFirstColumn="0" w:lastRowLastColumn="0"/>
            <w:tcW w:w="2717" w:type="dxa"/>
            <w:shd w:val="clear" w:color="auto" w:fill="002060"/>
            <w:tcPrChange w:id="3243" w:author="Dylan Van Aswegen" w:date="2024-07-12T08:59:00Z" w16du:dateUtc="2024-07-12T06:59:00Z">
              <w:tcPr>
                <w:tcW w:w="2126" w:type="dxa"/>
                <w:shd w:val="clear" w:color="auto" w:fill="002060"/>
              </w:tcPr>
            </w:tcPrChange>
          </w:tcPr>
          <w:p w14:paraId="3E5726BA" w14:textId="60784E78" w:rsidR="00B86854" w:rsidRDefault="00B86854" w:rsidP="00B85F07">
            <w:pPr>
              <w:spacing w:line="360" w:lineRule="auto"/>
              <w:jc w:val="both"/>
              <w:cnfStyle w:val="101000000000" w:firstRow="1" w:lastRow="0" w:firstColumn="1" w:lastColumn="0" w:oddVBand="0" w:evenVBand="0" w:oddHBand="0" w:evenHBand="0" w:firstRowFirstColumn="0" w:firstRowLastColumn="0" w:lastRowFirstColumn="0" w:lastRowLastColumn="0"/>
              <w:rPr>
                <w:ins w:id="3244" w:author="Dylan Van Aswegen" w:date="2024-07-10T10:35:00Z" w16du:dateUtc="2024-07-10T08:35:00Z"/>
                <w:rFonts w:ascii="Arial" w:hAnsi="Arial" w:cs="Arial"/>
                <w:sz w:val="20"/>
                <w:szCs w:val="20"/>
                <w:lang w:val="en-GB"/>
              </w:rPr>
            </w:pPr>
            <w:ins w:id="3245" w:author="Dylan Van Aswegen" w:date="2024-07-10T10:35:00Z" w16du:dateUtc="2024-07-10T08:35:00Z">
              <w:r>
                <w:rPr>
                  <w:rFonts w:ascii="Arial" w:hAnsi="Arial" w:cs="Arial"/>
                  <w:sz w:val="20"/>
                  <w:szCs w:val="20"/>
                  <w:lang w:val="en-GB"/>
                </w:rPr>
                <w:t>Section Name</w:t>
              </w:r>
            </w:ins>
          </w:p>
        </w:tc>
        <w:tc>
          <w:tcPr>
            <w:tcW w:w="3237" w:type="dxa"/>
            <w:shd w:val="clear" w:color="auto" w:fill="002060"/>
            <w:tcPrChange w:id="3246" w:author="Dylan Van Aswegen" w:date="2024-07-12T08:59:00Z" w16du:dateUtc="2024-07-12T06:59:00Z">
              <w:tcPr>
                <w:tcW w:w="3544" w:type="dxa"/>
                <w:gridSpan w:val="3"/>
                <w:shd w:val="clear" w:color="auto" w:fill="002060"/>
              </w:tcPr>
            </w:tcPrChange>
          </w:tcPr>
          <w:p w14:paraId="307591FA" w14:textId="734EE3BE" w:rsidR="00B86854" w:rsidRDefault="00B8685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247" w:author="Dylan Van Aswegen" w:date="2024-07-10T10:35:00Z" w16du:dateUtc="2024-07-10T08:35:00Z"/>
                <w:rFonts w:ascii="Arial" w:hAnsi="Arial" w:cs="Arial"/>
                <w:sz w:val="20"/>
                <w:szCs w:val="20"/>
                <w:lang w:val="en-GB"/>
              </w:rPr>
            </w:pPr>
            <w:ins w:id="3248" w:author="Dylan Van Aswegen" w:date="2024-07-10T10:35:00Z" w16du:dateUtc="2024-07-10T08:35:00Z">
              <w:r>
                <w:rPr>
                  <w:rFonts w:ascii="Arial" w:hAnsi="Arial" w:cs="Arial"/>
                  <w:sz w:val="20"/>
                  <w:szCs w:val="20"/>
                  <w:lang w:val="en-GB"/>
                </w:rPr>
                <w:t>Individuals</w:t>
              </w:r>
            </w:ins>
          </w:p>
        </w:tc>
        <w:tc>
          <w:tcPr>
            <w:tcW w:w="3969" w:type="dxa"/>
            <w:shd w:val="clear" w:color="auto" w:fill="002060"/>
            <w:tcPrChange w:id="3249" w:author="Dylan Van Aswegen" w:date="2024-07-12T08:59:00Z" w16du:dateUtc="2024-07-12T06:59:00Z">
              <w:tcPr>
                <w:tcW w:w="4111" w:type="dxa"/>
                <w:gridSpan w:val="2"/>
                <w:shd w:val="clear" w:color="auto" w:fill="002060"/>
              </w:tcPr>
            </w:tcPrChange>
          </w:tcPr>
          <w:p w14:paraId="296DE695" w14:textId="5EA49AFB" w:rsidR="00B86854" w:rsidRDefault="00B8685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250" w:author="Dylan Van Aswegen" w:date="2024-07-10T10:35:00Z" w16du:dateUtc="2024-07-10T08:35:00Z"/>
                <w:rFonts w:ascii="Arial" w:hAnsi="Arial" w:cs="Arial"/>
                <w:sz w:val="20"/>
                <w:szCs w:val="20"/>
                <w:lang w:val="en-GB"/>
              </w:rPr>
            </w:pPr>
            <w:ins w:id="3251" w:author="Dylan Van Aswegen" w:date="2024-07-10T10:36:00Z" w16du:dateUtc="2024-07-10T08:36:00Z">
              <w:r>
                <w:rPr>
                  <w:rFonts w:ascii="Arial" w:hAnsi="Arial" w:cs="Arial"/>
                  <w:sz w:val="20"/>
                  <w:szCs w:val="20"/>
                  <w:lang w:val="en-GB"/>
                </w:rPr>
                <w:t>Group Members</w:t>
              </w:r>
            </w:ins>
          </w:p>
        </w:tc>
      </w:tr>
      <w:tr w:rsidR="00267889" w14:paraId="49AF9111" w14:textId="77777777" w:rsidTr="74CF6477">
        <w:trPr>
          <w:cnfStyle w:val="000000100000" w:firstRow="0" w:lastRow="0" w:firstColumn="0" w:lastColumn="0" w:oddVBand="0" w:evenVBand="0" w:oddHBand="1" w:evenHBand="0" w:firstRowFirstColumn="0" w:firstRowLastColumn="0" w:lastRowFirstColumn="0" w:lastRowLastColumn="0"/>
          <w:ins w:id="3252" w:author="Dylan Van Aswegen" w:date="2024-07-10T10:36:00Z"/>
          <w:trPrChange w:id="3253" w:author="Dylan Van Aswegen" w:date="2024-07-12T08:59:00Z" w16du:dateUtc="2024-07-12T06:59:00Z">
            <w:trPr>
              <w:gridBefore w:val="2"/>
            </w:trPr>
          </w:trPrChange>
        </w:trPr>
        <w:tc>
          <w:tcPr>
            <w:cnfStyle w:val="001000000000" w:firstRow="0" w:lastRow="0" w:firstColumn="1" w:lastColumn="0" w:oddVBand="0" w:evenVBand="0" w:oddHBand="0" w:evenHBand="0" w:firstRowFirstColumn="0" w:firstRowLastColumn="0" w:lastRowFirstColumn="0" w:lastRowLastColumn="0"/>
            <w:tcW w:w="2717" w:type="dxa"/>
            <w:tcPrChange w:id="3254" w:author="Dylan Van Aswegen" w:date="2024-07-12T08:59:00Z" w16du:dateUtc="2024-07-12T06:59:00Z">
              <w:tcPr>
                <w:tcW w:w="2126" w:type="dxa"/>
              </w:tcPr>
            </w:tcPrChange>
          </w:tcPr>
          <w:p w14:paraId="1760D86C" w14:textId="5AE21B1A" w:rsidR="00267889" w:rsidRDefault="00267889" w:rsidP="00B85F07">
            <w:pPr>
              <w:spacing w:line="360" w:lineRule="auto"/>
              <w:jc w:val="both"/>
              <w:cnfStyle w:val="001000100000" w:firstRow="0" w:lastRow="0" w:firstColumn="1" w:lastColumn="0" w:oddVBand="0" w:evenVBand="0" w:oddHBand="1" w:evenHBand="0" w:firstRowFirstColumn="0" w:firstRowLastColumn="0" w:lastRowFirstColumn="0" w:lastRowLastColumn="0"/>
              <w:rPr>
                <w:ins w:id="3255" w:author="Dylan Van Aswegen" w:date="2024-07-10T10:36:00Z" w16du:dateUtc="2024-07-10T08:36:00Z"/>
                <w:rFonts w:ascii="Arial" w:hAnsi="Arial" w:cs="Arial"/>
                <w:sz w:val="20"/>
                <w:szCs w:val="20"/>
                <w:lang w:val="en-GB"/>
              </w:rPr>
            </w:pPr>
            <w:ins w:id="3256" w:author="Dylan Van Aswegen" w:date="2024-07-10T10:36:00Z" w16du:dateUtc="2024-07-10T08:36:00Z">
              <w:r>
                <w:rPr>
                  <w:rFonts w:ascii="Arial" w:hAnsi="Arial" w:cs="Arial"/>
                  <w:sz w:val="20"/>
                  <w:szCs w:val="20"/>
                  <w:lang w:val="en-GB"/>
                </w:rPr>
                <w:t xml:space="preserve">My Organisations </w:t>
              </w:r>
            </w:ins>
          </w:p>
        </w:tc>
        <w:tc>
          <w:tcPr>
            <w:tcW w:w="3237" w:type="dxa"/>
            <w:tcPrChange w:id="3257" w:author="Dylan Van Aswegen" w:date="2024-07-12T08:59:00Z" w16du:dateUtc="2024-07-12T06:59:00Z">
              <w:tcPr>
                <w:tcW w:w="3544" w:type="dxa"/>
                <w:gridSpan w:val="3"/>
              </w:tcPr>
            </w:tcPrChange>
          </w:tcPr>
          <w:p w14:paraId="795B753B" w14:textId="1258BE5E" w:rsidR="00327DC2" w:rsidRDefault="00327DC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258" w:author="Dylan Van Aswegen" w:date="2024-07-10T10:36:00Z" w16du:dateUtc="2024-07-10T08:36:00Z"/>
                <w:rFonts w:ascii="Arial" w:hAnsi="Arial" w:cs="Arial"/>
                <w:sz w:val="20"/>
                <w:szCs w:val="20"/>
                <w:lang w:val="en-GB"/>
              </w:rPr>
            </w:pPr>
            <w:ins w:id="3259" w:author="Dylan Van Aswegen" w:date="2024-07-10T10:53:00Z" w16du:dateUtc="2024-07-10T08:53:00Z">
              <w:r>
                <w:rPr>
                  <w:rFonts w:ascii="Arial" w:hAnsi="Arial" w:cs="Arial"/>
                  <w:sz w:val="20"/>
                  <w:szCs w:val="20"/>
                  <w:lang w:val="en-GB"/>
                </w:rPr>
                <w:t xml:space="preserve">This section will have </w:t>
              </w:r>
            </w:ins>
            <w:ins w:id="3260" w:author="Dylan Van Aswegen" w:date="2024-07-10T10:54:00Z" w16du:dateUtc="2024-07-10T08:54:00Z">
              <w:r>
                <w:rPr>
                  <w:rFonts w:ascii="Arial" w:hAnsi="Arial" w:cs="Arial"/>
                  <w:sz w:val="20"/>
                  <w:szCs w:val="20"/>
                  <w:lang w:val="en-GB"/>
                </w:rPr>
                <w:t>information on the organisations that they have joined or been added to by the admin of that o</w:t>
              </w:r>
            </w:ins>
            <w:ins w:id="3261" w:author="Dylan Van Aswegen" w:date="2024-07-10T10:55:00Z" w16du:dateUtc="2024-07-10T08:55:00Z">
              <w:r>
                <w:rPr>
                  <w:rFonts w:ascii="Arial" w:hAnsi="Arial" w:cs="Arial"/>
                  <w:sz w:val="20"/>
                  <w:szCs w:val="20"/>
                  <w:lang w:val="en-GB"/>
                </w:rPr>
                <w:t>rganisation.</w:t>
              </w:r>
            </w:ins>
            <w:ins w:id="3262" w:author="Dylan Van Aswegen" w:date="2024-07-10T10:58:00Z" w16du:dateUtc="2024-07-10T08:58:00Z">
              <w:r>
                <w:rPr>
                  <w:rFonts w:ascii="Arial" w:hAnsi="Arial" w:cs="Arial"/>
                  <w:sz w:val="20"/>
                  <w:szCs w:val="20"/>
                  <w:lang w:val="en-GB"/>
                </w:rPr>
                <w:t xml:space="preserve"> This will consist of the organisation name, the date they have been a member from and their role in the organisation.</w:t>
              </w:r>
            </w:ins>
            <w:ins w:id="3263" w:author="Dylan Van Aswegen" w:date="2024-07-10T10:55:00Z" w16du:dateUtc="2024-07-10T08:55:00Z">
              <w:r>
                <w:rPr>
                  <w:rFonts w:ascii="Arial" w:hAnsi="Arial" w:cs="Arial"/>
                  <w:sz w:val="20"/>
                  <w:szCs w:val="20"/>
                  <w:lang w:val="en-GB"/>
                </w:rPr>
                <w:t xml:space="preserve"> </w:t>
              </w:r>
            </w:ins>
            <w:ins w:id="3264" w:author="Dylan Van Aswegen" w:date="2024-07-10T10:53:00Z" w16du:dateUtc="2024-07-10T08:53:00Z">
              <w:r>
                <w:rPr>
                  <w:rFonts w:ascii="Arial" w:hAnsi="Arial" w:cs="Arial"/>
                  <w:sz w:val="20"/>
                  <w:szCs w:val="20"/>
                  <w:lang w:val="en-GB"/>
                </w:rPr>
                <w:t xml:space="preserve"> </w:t>
              </w:r>
            </w:ins>
          </w:p>
        </w:tc>
        <w:tc>
          <w:tcPr>
            <w:tcW w:w="3969" w:type="dxa"/>
            <w:tcPrChange w:id="3265" w:author="Dylan Van Aswegen" w:date="2024-07-12T08:59:00Z" w16du:dateUtc="2024-07-12T06:59:00Z">
              <w:tcPr>
                <w:tcW w:w="4111" w:type="dxa"/>
                <w:gridSpan w:val="2"/>
              </w:tcPr>
            </w:tcPrChange>
          </w:tcPr>
          <w:p w14:paraId="312F3487" w14:textId="46527908" w:rsidR="00327DC2" w:rsidRDefault="00327DC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266" w:author="Dylan Van Aswegen" w:date="2024-07-10T10:55:00Z" w16du:dateUtc="2024-07-10T08:55:00Z"/>
                <w:rFonts w:ascii="Arial" w:hAnsi="Arial" w:cs="Arial"/>
                <w:sz w:val="20"/>
                <w:szCs w:val="20"/>
                <w:lang w:val="en-GB"/>
              </w:rPr>
            </w:pPr>
            <w:ins w:id="3267" w:author="Dylan Van Aswegen" w:date="2024-07-10T10:55:00Z" w16du:dateUtc="2024-07-10T08:55:00Z">
              <w:r>
                <w:rPr>
                  <w:rFonts w:ascii="Arial" w:hAnsi="Arial" w:cs="Arial"/>
                  <w:sz w:val="20"/>
                  <w:szCs w:val="20"/>
                  <w:lang w:val="en-GB"/>
                </w:rPr>
                <w:t xml:space="preserve">Group members will be able to see the organisations that the group has joined or </w:t>
              </w:r>
            </w:ins>
            <w:ins w:id="3268" w:author="Dylan Van Aswegen" w:date="2024-07-10T10:56:00Z" w16du:dateUtc="2024-07-10T08:56:00Z">
              <w:r>
                <w:rPr>
                  <w:rFonts w:ascii="Arial" w:hAnsi="Arial" w:cs="Arial"/>
                  <w:sz w:val="20"/>
                  <w:szCs w:val="20"/>
                  <w:lang w:val="en-GB"/>
                </w:rPr>
                <w:t xml:space="preserve">been added to by the admin of that organisation. </w:t>
              </w:r>
            </w:ins>
          </w:p>
          <w:p w14:paraId="44AD5C02" w14:textId="3DAB25CB" w:rsidR="00835C79" w:rsidRDefault="00B7714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269" w:author="Dylan Van Aswegen" w:date="2024-07-10T10:36:00Z" w16du:dateUtc="2024-07-10T08:36:00Z"/>
                <w:rFonts w:ascii="Arial" w:hAnsi="Arial" w:cs="Arial"/>
                <w:sz w:val="20"/>
                <w:szCs w:val="20"/>
                <w:lang w:val="en-GB"/>
              </w:rPr>
            </w:pPr>
            <w:ins w:id="3270" w:author="Dylan Van Aswegen" w:date="2024-07-10T10:58:00Z" w16du:dateUtc="2024-07-10T08:58:00Z">
              <w:r>
                <w:rPr>
                  <w:rFonts w:ascii="Arial" w:hAnsi="Arial" w:cs="Arial"/>
                  <w:sz w:val="20"/>
                  <w:szCs w:val="20"/>
                  <w:lang w:val="en-GB"/>
                </w:rPr>
                <w:t xml:space="preserve">This will consist of the organisation name, the date they have been a member from and their role in the organisation.  </w:t>
              </w:r>
            </w:ins>
          </w:p>
        </w:tc>
      </w:tr>
      <w:tr w:rsidR="00267889" w14:paraId="7965D812" w14:textId="77777777" w:rsidTr="74CF6477">
        <w:trPr>
          <w:ins w:id="3271" w:author="Dylan Van Aswegen" w:date="2024-07-10T10:36:00Z"/>
          <w:trPrChange w:id="3272" w:author="Dylan Van Aswegen" w:date="2024-07-12T08:59:00Z" w16du:dateUtc="2024-07-12T06:59:00Z">
            <w:trPr>
              <w:gridBefore w:val="2"/>
            </w:trPr>
          </w:trPrChange>
        </w:trPr>
        <w:tc>
          <w:tcPr>
            <w:cnfStyle w:val="001000000000" w:firstRow="0" w:lastRow="0" w:firstColumn="1" w:lastColumn="0" w:oddVBand="0" w:evenVBand="0" w:oddHBand="0" w:evenHBand="0" w:firstRowFirstColumn="0" w:firstRowLastColumn="0" w:lastRowFirstColumn="0" w:lastRowLastColumn="0"/>
            <w:tcW w:w="2717" w:type="dxa"/>
            <w:tcPrChange w:id="3273" w:author="Dylan Van Aswegen" w:date="2024-07-12T08:59:00Z" w16du:dateUtc="2024-07-12T06:59:00Z">
              <w:tcPr>
                <w:tcW w:w="2126" w:type="dxa"/>
              </w:tcPr>
            </w:tcPrChange>
          </w:tcPr>
          <w:p w14:paraId="5026C4C9" w14:textId="7F3A5501" w:rsidR="00267889" w:rsidRDefault="00267889" w:rsidP="00B85F07">
            <w:pPr>
              <w:spacing w:line="360" w:lineRule="auto"/>
              <w:jc w:val="both"/>
              <w:rPr>
                <w:ins w:id="3274" w:author="Dylan Van Aswegen" w:date="2024-07-10T10:36:00Z" w16du:dateUtc="2024-07-10T08:36:00Z"/>
                <w:rFonts w:ascii="Arial" w:hAnsi="Arial" w:cs="Arial"/>
                <w:sz w:val="20"/>
                <w:szCs w:val="20"/>
                <w:lang w:val="en-GB"/>
              </w:rPr>
            </w:pPr>
            <w:ins w:id="3275" w:author="Dylan Van Aswegen" w:date="2024-07-10T10:37:00Z" w16du:dateUtc="2024-07-10T08:37:00Z">
              <w:r>
                <w:rPr>
                  <w:rFonts w:ascii="Arial" w:hAnsi="Arial" w:cs="Arial"/>
                  <w:sz w:val="20"/>
                  <w:szCs w:val="20"/>
                  <w:lang w:val="en-GB"/>
                </w:rPr>
                <w:t>Events</w:t>
              </w:r>
            </w:ins>
          </w:p>
        </w:tc>
        <w:tc>
          <w:tcPr>
            <w:tcW w:w="3237" w:type="dxa"/>
            <w:tcPrChange w:id="3276" w:author="Dylan Van Aswegen" w:date="2024-07-12T08:59:00Z" w16du:dateUtc="2024-07-12T06:59:00Z">
              <w:tcPr>
                <w:tcW w:w="3544" w:type="dxa"/>
                <w:gridSpan w:val="3"/>
              </w:tcPr>
            </w:tcPrChange>
          </w:tcPr>
          <w:p w14:paraId="7A582F54" w14:textId="17A0D5F1" w:rsidR="00267889" w:rsidRDefault="00EE435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277" w:author="Dylan Van Aswegen" w:date="2024-07-10T10:36:00Z" w16du:dateUtc="2024-07-10T08:36:00Z"/>
                <w:rFonts w:ascii="Arial" w:hAnsi="Arial" w:cs="Arial"/>
                <w:sz w:val="20"/>
                <w:szCs w:val="20"/>
                <w:lang w:val="en-GB"/>
              </w:rPr>
            </w:pPr>
            <w:ins w:id="3278" w:author="Dylan Van Aswegen" w:date="2024-07-10T10:48:00Z" w16du:dateUtc="2024-07-10T08:48:00Z">
              <w:r>
                <w:rPr>
                  <w:rFonts w:ascii="Arial" w:hAnsi="Arial" w:cs="Arial"/>
                  <w:sz w:val="20"/>
                  <w:szCs w:val="20"/>
                  <w:lang w:val="en-GB"/>
                </w:rPr>
                <w:t xml:space="preserve">This section will contain information on upcoming events from </w:t>
              </w:r>
            </w:ins>
            <w:ins w:id="3279" w:author="Dylan Van Aswegen" w:date="2024-07-10T10:50:00Z" w16du:dateUtc="2024-07-10T08:50:00Z">
              <w:r>
                <w:rPr>
                  <w:rFonts w:ascii="Arial" w:hAnsi="Arial" w:cs="Arial"/>
                  <w:sz w:val="20"/>
                  <w:szCs w:val="20"/>
                  <w:lang w:val="en-GB"/>
                </w:rPr>
                <w:t>that the user has made bookings for</w:t>
              </w:r>
            </w:ins>
            <w:ins w:id="3280" w:author="Dylan Van Aswegen" w:date="2024-07-10T10:49:00Z" w16du:dateUtc="2024-07-10T08:49:00Z">
              <w:r>
                <w:rPr>
                  <w:rFonts w:ascii="Arial" w:hAnsi="Arial" w:cs="Arial"/>
                  <w:sz w:val="20"/>
                  <w:szCs w:val="20"/>
                  <w:lang w:val="en-GB"/>
                </w:rPr>
                <w:t xml:space="preserve">. It will have the organisation, event date and time, event title. </w:t>
              </w:r>
            </w:ins>
          </w:p>
        </w:tc>
        <w:tc>
          <w:tcPr>
            <w:tcW w:w="3969" w:type="dxa"/>
            <w:tcPrChange w:id="3281" w:author="Dylan Van Aswegen" w:date="2024-07-12T08:59:00Z" w16du:dateUtc="2024-07-12T06:59:00Z">
              <w:tcPr>
                <w:tcW w:w="4111" w:type="dxa"/>
                <w:gridSpan w:val="2"/>
              </w:tcPr>
            </w:tcPrChange>
          </w:tcPr>
          <w:p w14:paraId="2FFF9DA4" w14:textId="2320A11E" w:rsidR="00267889" w:rsidRDefault="00EE435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282" w:author="Dylan Van Aswegen" w:date="2024-07-10T10:51:00Z" w16du:dateUtc="2024-07-10T08:51:00Z"/>
                <w:rFonts w:ascii="Arial" w:hAnsi="Arial" w:cs="Arial"/>
                <w:sz w:val="20"/>
                <w:szCs w:val="20"/>
                <w:lang w:val="en-GB"/>
              </w:rPr>
            </w:pPr>
            <w:ins w:id="3283" w:author="Dylan Van Aswegen" w:date="2024-07-10T10:50:00Z" w16du:dateUtc="2024-07-10T08:50:00Z">
              <w:r>
                <w:rPr>
                  <w:rFonts w:ascii="Arial" w:hAnsi="Arial" w:cs="Arial"/>
                  <w:sz w:val="20"/>
                  <w:szCs w:val="20"/>
                  <w:lang w:val="en-GB"/>
                </w:rPr>
                <w:t xml:space="preserve">Group admins will </w:t>
              </w:r>
            </w:ins>
            <w:ins w:id="3284" w:author="Dylan Van Aswegen" w:date="2024-07-10T10:51:00Z" w16du:dateUtc="2024-07-10T08:51:00Z">
              <w:r>
                <w:rPr>
                  <w:rFonts w:ascii="Arial" w:hAnsi="Arial" w:cs="Arial"/>
                  <w:sz w:val="20"/>
                  <w:szCs w:val="20"/>
                  <w:lang w:val="en-GB"/>
                </w:rPr>
                <w:t xml:space="preserve">be able to see event information for bookings that the group members have made in addition to their own. </w:t>
              </w:r>
            </w:ins>
          </w:p>
          <w:p w14:paraId="241CA154" w14:textId="5D9E5B22" w:rsidR="00EE435F" w:rsidRDefault="00EE435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285" w:author="Dylan Van Aswegen" w:date="2024-07-10T10:36:00Z" w16du:dateUtc="2024-07-10T08:36:00Z"/>
                <w:rFonts w:ascii="Arial" w:hAnsi="Arial" w:cs="Arial"/>
                <w:sz w:val="20"/>
                <w:szCs w:val="20"/>
                <w:lang w:val="en-GB"/>
              </w:rPr>
            </w:pPr>
            <w:ins w:id="3286" w:author="Dylan Van Aswegen" w:date="2024-07-10T10:51:00Z" w16du:dateUtc="2024-07-10T08:51:00Z">
              <w:r>
                <w:rPr>
                  <w:rFonts w:ascii="Arial" w:hAnsi="Arial" w:cs="Arial"/>
                  <w:sz w:val="20"/>
                  <w:szCs w:val="20"/>
                  <w:lang w:val="en-GB"/>
                </w:rPr>
                <w:t xml:space="preserve">Non-Admin members will be able to see information on bookings they have made or have been made for them by </w:t>
              </w:r>
            </w:ins>
            <w:ins w:id="3287" w:author="Dylan Van Aswegen" w:date="2024-07-10T10:52:00Z" w16du:dateUtc="2024-07-10T08:52:00Z">
              <w:r>
                <w:rPr>
                  <w:rFonts w:ascii="Arial" w:hAnsi="Arial" w:cs="Arial"/>
                  <w:sz w:val="20"/>
                  <w:szCs w:val="20"/>
                  <w:lang w:val="en-GB"/>
                </w:rPr>
                <w:t xml:space="preserve">the group admin. </w:t>
              </w:r>
            </w:ins>
          </w:p>
        </w:tc>
      </w:tr>
      <w:tr w:rsidR="00267889" w14:paraId="6168E458" w14:textId="77777777" w:rsidTr="74CF6477">
        <w:trPr>
          <w:cnfStyle w:val="000000100000" w:firstRow="0" w:lastRow="0" w:firstColumn="0" w:lastColumn="0" w:oddVBand="0" w:evenVBand="0" w:oddHBand="1" w:evenHBand="0" w:firstRowFirstColumn="0" w:firstRowLastColumn="0" w:lastRowFirstColumn="0" w:lastRowLastColumn="0"/>
          <w:ins w:id="3288" w:author="Dylan Van Aswegen" w:date="2024-07-10T10:36:00Z"/>
          <w:trPrChange w:id="3289" w:author="Dylan Van Aswegen" w:date="2024-07-12T08:59:00Z" w16du:dateUtc="2024-07-12T06:59:00Z">
            <w:trPr>
              <w:gridBefore w:val="2"/>
            </w:trPr>
          </w:trPrChange>
        </w:trPr>
        <w:tc>
          <w:tcPr>
            <w:cnfStyle w:val="001000000000" w:firstRow="0" w:lastRow="0" w:firstColumn="1" w:lastColumn="0" w:oddVBand="0" w:evenVBand="0" w:oddHBand="0" w:evenHBand="0" w:firstRowFirstColumn="0" w:firstRowLastColumn="0" w:lastRowFirstColumn="0" w:lastRowLastColumn="0"/>
            <w:tcW w:w="2717" w:type="dxa"/>
            <w:tcPrChange w:id="3290" w:author="Dylan Van Aswegen" w:date="2024-07-12T08:59:00Z" w16du:dateUtc="2024-07-12T06:59:00Z">
              <w:tcPr>
                <w:tcW w:w="2126" w:type="dxa"/>
              </w:tcPr>
            </w:tcPrChange>
          </w:tcPr>
          <w:p w14:paraId="2C9B1B2E" w14:textId="2DE0748C" w:rsidR="00267889" w:rsidRPr="00267889" w:rsidRDefault="00267889" w:rsidP="00B85F07">
            <w:pPr>
              <w:spacing w:line="360" w:lineRule="auto"/>
              <w:jc w:val="both"/>
              <w:cnfStyle w:val="001000100000" w:firstRow="0" w:lastRow="0" w:firstColumn="1" w:lastColumn="0" w:oddVBand="0" w:evenVBand="0" w:oddHBand="1" w:evenHBand="0" w:firstRowFirstColumn="0" w:firstRowLastColumn="0" w:lastRowFirstColumn="0" w:lastRowLastColumn="0"/>
              <w:rPr>
                <w:ins w:id="3291" w:author="Dylan Van Aswegen" w:date="2024-07-10T10:36:00Z" w16du:dateUtc="2024-07-10T08:36:00Z"/>
                <w:rFonts w:ascii="Arial" w:hAnsi="Arial" w:cs="Arial"/>
                <w:b w:val="0"/>
                <w:bCs w:val="0"/>
                <w:sz w:val="20"/>
                <w:szCs w:val="20"/>
                <w:lang w:val="en-GB"/>
                <w:rPrChange w:id="3292" w:author="Dylan Van Aswegen" w:date="2024-07-10T10:37:00Z" w16du:dateUtc="2024-07-10T08:37:00Z">
                  <w:rPr>
                    <w:ins w:id="3293" w:author="Dylan Van Aswegen" w:date="2024-07-10T10:36:00Z" w16du:dateUtc="2024-07-10T08:36:00Z"/>
                    <w:rFonts w:ascii="Arial" w:hAnsi="Arial" w:cs="Arial"/>
                    <w:sz w:val="20"/>
                    <w:szCs w:val="20"/>
                    <w:lang w:val="en-GB"/>
                  </w:rPr>
                </w:rPrChange>
              </w:rPr>
            </w:pPr>
            <w:ins w:id="3294" w:author="Dylan Van Aswegen" w:date="2024-07-10T10:37:00Z" w16du:dateUtc="2024-07-10T08:37:00Z">
              <w:r>
                <w:rPr>
                  <w:rFonts w:ascii="Arial" w:hAnsi="Arial" w:cs="Arial"/>
                  <w:sz w:val="20"/>
                  <w:szCs w:val="20"/>
                  <w:lang w:val="en-GB"/>
                </w:rPr>
                <w:t xml:space="preserve">Subscriptions </w:t>
              </w:r>
            </w:ins>
          </w:p>
        </w:tc>
        <w:tc>
          <w:tcPr>
            <w:tcW w:w="3237" w:type="dxa"/>
            <w:tcPrChange w:id="3295" w:author="Dylan Van Aswegen" w:date="2024-07-12T08:59:00Z" w16du:dateUtc="2024-07-12T06:59:00Z">
              <w:tcPr>
                <w:tcW w:w="3544" w:type="dxa"/>
                <w:gridSpan w:val="3"/>
              </w:tcPr>
            </w:tcPrChange>
          </w:tcPr>
          <w:p w14:paraId="2FC3D118" w14:textId="31F3534A" w:rsidR="00267889" w:rsidRDefault="00327DC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296" w:author="Dylan Van Aswegen" w:date="2024-07-10T10:59:00Z" w16du:dateUtc="2024-07-10T08:59:00Z"/>
                <w:rFonts w:ascii="Arial" w:hAnsi="Arial" w:cs="Arial"/>
                <w:sz w:val="20"/>
                <w:szCs w:val="20"/>
                <w:lang w:val="en-GB"/>
              </w:rPr>
            </w:pPr>
            <w:ins w:id="3297" w:author="Dylan Van Aswegen" w:date="2024-07-10T10:57:00Z" w16du:dateUtc="2024-07-10T08:57:00Z">
              <w:r>
                <w:rPr>
                  <w:rFonts w:ascii="Arial" w:hAnsi="Arial" w:cs="Arial"/>
                  <w:sz w:val="20"/>
                  <w:szCs w:val="20"/>
                  <w:lang w:val="en-GB"/>
                </w:rPr>
                <w:t>This section will contain information on the subscriptions that they have pu</w:t>
              </w:r>
            </w:ins>
            <w:ins w:id="3298" w:author="Dylan Van Aswegen" w:date="2024-07-10T10:58:00Z" w16du:dateUtc="2024-07-10T08:58:00Z">
              <w:r>
                <w:rPr>
                  <w:rFonts w:ascii="Arial" w:hAnsi="Arial" w:cs="Arial"/>
                  <w:sz w:val="20"/>
                  <w:szCs w:val="20"/>
                  <w:lang w:val="en-GB"/>
                </w:rPr>
                <w:t xml:space="preserve">rchased </w:t>
              </w:r>
            </w:ins>
            <w:ins w:id="3299" w:author="Dylan Van Aswegen" w:date="2024-07-10T10:59:00Z" w16du:dateUtc="2024-07-10T08:59:00Z">
              <w:r w:rsidR="00BF62F1">
                <w:rPr>
                  <w:rFonts w:ascii="Arial" w:hAnsi="Arial" w:cs="Arial"/>
                  <w:sz w:val="20"/>
                  <w:szCs w:val="20"/>
                  <w:lang w:val="en-GB"/>
                </w:rPr>
                <w:t xml:space="preserve">or have been purchased for them by the admin of an organisation. </w:t>
              </w:r>
            </w:ins>
            <w:ins w:id="3300" w:author="Dylan Van Aswegen" w:date="2024-07-10T11:00:00Z" w16du:dateUtc="2024-07-10T09:00:00Z">
              <w:r w:rsidR="00BF62F1">
                <w:rPr>
                  <w:rFonts w:ascii="Arial" w:hAnsi="Arial" w:cs="Arial"/>
                  <w:sz w:val="20"/>
                  <w:szCs w:val="20"/>
                  <w:lang w:val="en-GB"/>
                </w:rPr>
                <w:t xml:space="preserve">This will consist of </w:t>
              </w:r>
            </w:ins>
            <w:ins w:id="3301" w:author="Dylan Van Aswegen" w:date="2024-07-10T11:01:00Z" w16du:dateUtc="2024-07-10T09:01:00Z">
              <w:r w:rsidR="00BF62F1">
                <w:rPr>
                  <w:rFonts w:ascii="Arial" w:hAnsi="Arial" w:cs="Arial"/>
                  <w:sz w:val="20"/>
                  <w:szCs w:val="20"/>
                  <w:lang w:val="en-GB"/>
                </w:rPr>
                <w:t>the subscription type</w:t>
              </w:r>
            </w:ins>
            <w:ins w:id="3302" w:author="Dylan Van Aswegen" w:date="2024-07-10T11:02:00Z" w16du:dateUtc="2024-07-10T09:02:00Z">
              <w:r w:rsidR="002C6DA2">
                <w:rPr>
                  <w:rFonts w:ascii="Arial" w:hAnsi="Arial" w:cs="Arial"/>
                  <w:sz w:val="20"/>
                  <w:szCs w:val="20"/>
                  <w:lang w:val="en-GB"/>
                </w:rPr>
                <w:t>,</w:t>
              </w:r>
            </w:ins>
            <w:ins w:id="3303" w:author="Dylan Van Aswegen" w:date="2024-07-10T11:01:00Z" w16du:dateUtc="2024-07-10T09:01:00Z">
              <w:r w:rsidR="00BF62F1">
                <w:rPr>
                  <w:rFonts w:ascii="Arial" w:hAnsi="Arial" w:cs="Arial"/>
                  <w:sz w:val="20"/>
                  <w:szCs w:val="20"/>
                  <w:lang w:val="en-GB"/>
                </w:rPr>
                <w:t xml:space="preserve"> the price option and the expiry date. </w:t>
              </w:r>
            </w:ins>
          </w:p>
          <w:p w14:paraId="556E8D06" w14:textId="1A120993" w:rsidR="00BF62F1" w:rsidRDefault="00BF62F1"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304" w:author="Dylan Van Aswegen" w:date="2024-07-10T10:36:00Z" w16du:dateUtc="2024-07-10T08:36:00Z"/>
                <w:rFonts w:ascii="Arial" w:hAnsi="Arial" w:cs="Arial"/>
                <w:sz w:val="20"/>
                <w:szCs w:val="20"/>
                <w:lang w:val="en-GB"/>
              </w:rPr>
            </w:pPr>
          </w:p>
        </w:tc>
        <w:tc>
          <w:tcPr>
            <w:tcW w:w="3969" w:type="dxa"/>
            <w:tcPrChange w:id="3305" w:author="Dylan Van Aswegen" w:date="2024-07-12T08:59:00Z" w16du:dateUtc="2024-07-12T06:59:00Z">
              <w:tcPr>
                <w:tcW w:w="4111" w:type="dxa"/>
                <w:gridSpan w:val="2"/>
              </w:tcPr>
            </w:tcPrChange>
          </w:tcPr>
          <w:p w14:paraId="02DF8793" w14:textId="77777777" w:rsidR="00267889" w:rsidRDefault="002C6DA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306" w:author="Dylan Van Aswegen" w:date="2024-07-10T11:04:00Z" w16du:dateUtc="2024-07-10T09:04:00Z"/>
                <w:rFonts w:ascii="Arial" w:hAnsi="Arial" w:cs="Arial"/>
                <w:sz w:val="20"/>
                <w:szCs w:val="20"/>
                <w:lang w:val="en-GB"/>
              </w:rPr>
            </w:pPr>
            <w:ins w:id="3307" w:author="Dylan Van Aswegen" w:date="2024-07-10T11:02:00Z" w16du:dateUtc="2024-07-10T09:02:00Z">
              <w:r>
                <w:rPr>
                  <w:rFonts w:ascii="Arial" w:hAnsi="Arial" w:cs="Arial"/>
                  <w:sz w:val="20"/>
                  <w:szCs w:val="20"/>
                  <w:lang w:val="en-GB"/>
                </w:rPr>
                <w:t>Group admins will be able to see</w:t>
              </w:r>
            </w:ins>
            <w:ins w:id="3308" w:author="Dylan Van Aswegen" w:date="2024-07-10T11:03:00Z" w16du:dateUtc="2024-07-10T09:03:00Z">
              <w:r w:rsidR="00EC1665">
                <w:rPr>
                  <w:rFonts w:ascii="Arial" w:hAnsi="Arial" w:cs="Arial"/>
                  <w:sz w:val="20"/>
                  <w:szCs w:val="20"/>
                  <w:lang w:val="en-GB"/>
                </w:rPr>
                <w:t xml:space="preserve"> the subscriptions for their group members that they have purchased. </w:t>
              </w:r>
            </w:ins>
          </w:p>
          <w:p w14:paraId="62C84910" w14:textId="77777777" w:rsidR="00EC1665" w:rsidRDefault="00EC166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309" w:author="Dylan Van Aswegen" w:date="2024-07-10T11:04:00Z" w16du:dateUtc="2024-07-10T09:04:00Z"/>
                <w:rFonts w:ascii="Arial" w:hAnsi="Arial" w:cs="Arial"/>
                <w:sz w:val="20"/>
                <w:szCs w:val="20"/>
                <w:lang w:val="en-GB"/>
              </w:rPr>
            </w:pPr>
            <w:ins w:id="3310" w:author="Dylan Van Aswegen" w:date="2024-07-10T11:04:00Z" w16du:dateUtc="2024-07-10T09:04:00Z">
              <w:r>
                <w:rPr>
                  <w:rFonts w:ascii="Arial" w:hAnsi="Arial" w:cs="Arial"/>
                  <w:sz w:val="20"/>
                  <w:szCs w:val="20"/>
                  <w:lang w:val="en-GB"/>
                </w:rPr>
                <w:t xml:space="preserve">Non-admin members will be able to see the group subscriptions that have been purchased for them. </w:t>
              </w:r>
            </w:ins>
          </w:p>
          <w:p w14:paraId="0D250CCE" w14:textId="5A0DD956" w:rsidR="00EC1665" w:rsidRDefault="00EC166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311" w:author="Dylan Van Aswegen" w:date="2024-07-10T10:36:00Z" w16du:dateUtc="2024-07-10T08:36:00Z"/>
                <w:rFonts w:ascii="Arial" w:hAnsi="Arial" w:cs="Arial"/>
                <w:sz w:val="20"/>
                <w:szCs w:val="20"/>
                <w:lang w:val="en-GB"/>
              </w:rPr>
            </w:pPr>
            <w:ins w:id="3312" w:author="Dylan Van Aswegen" w:date="2024-07-10T11:04:00Z" w16du:dateUtc="2024-07-10T09:04:00Z">
              <w:r>
                <w:rPr>
                  <w:rFonts w:ascii="Arial" w:hAnsi="Arial" w:cs="Arial"/>
                  <w:sz w:val="20"/>
                  <w:szCs w:val="20"/>
                  <w:lang w:val="en-GB"/>
                </w:rPr>
                <w:t>This will consist of the subscription type, the price option and the expiry date.</w:t>
              </w:r>
            </w:ins>
          </w:p>
        </w:tc>
      </w:tr>
      <w:tr w:rsidR="00267889" w14:paraId="2FD1D4EB" w14:textId="77777777" w:rsidTr="74CF6477">
        <w:tblPrEx>
          <w:tblPrExChange w:id="3313" w:author="Dylan Van Aswegen" w:date="2024-07-12T08:59:00Z" w16du:dateUtc="2024-07-12T06:59:00Z">
            <w:tblPrEx>
              <w:tblW w:w="9923" w:type="dxa"/>
              <w:tblInd w:w="-5" w:type="dxa"/>
            </w:tblPrEx>
          </w:tblPrExChange>
        </w:tblPrEx>
        <w:trPr>
          <w:ins w:id="3314" w:author="Dylan Van Aswegen" w:date="2024-07-10T10:37:00Z"/>
          <w:trPrChange w:id="3315" w:author="Dylan Van Aswegen" w:date="2024-07-12T08:59:00Z" w16du:dateUtc="2024-07-12T06:59:00Z">
            <w:trPr>
              <w:gridBefore w:val="1"/>
            </w:trPr>
          </w:trPrChange>
        </w:trPr>
        <w:tc>
          <w:tcPr>
            <w:cnfStyle w:val="001000000000" w:firstRow="0" w:lastRow="0" w:firstColumn="1" w:lastColumn="0" w:oddVBand="0" w:evenVBand="0" w:oddHBand="0" w:evenHBand="0" w:firstRowFirstColumn="0" w:firstRowLastColumn="0" w:lastRowFirstColumn="0" w:lastRowLastColumn="0"/>
            <w:tcW w:w="2717" w:type="dxa"/>
            <w:tcPrChange w:id="3316" w:author="Dylan Van Aswegen" w:date="2024-07-12T08:59:00Z" w16du:dateUtc="2024-07-12T06:59:00Z">
              <w:tcPr>
                <w:tcW w:w="2268" w:type="dxa"/>
                <w:gridSpan w:val="2"/>
              </w:tcPr>
            </w:tcPrChange>
          </w:tcPr>
          <w:p w14:paraId="4944B00E" w14:textId="4661C576" w:rsidR="00267889" w:rsidRDefault="00267889" w:rsidP="00B85F07">
            <w:pPr>
              <w:spacing w:line="360" w:lineRule="auto"/>
              <w:jc w:val="both"/>
              <w:rPr>
                <w:ins w:id="3317" w:author="Dylan Van Aswegen" w:date="2024-07-10T10:37:00Z" w16du:dateUtc="2024-07-10T08:37:00Z"/>
                <w:rFonts w:ascii="Arial" w:hAnsi="Arial" w:cs="Arial"/>
                <w:sz w:val="20"/>
                <w:szCs w:val="20"/>
                <w:lang w:val="en-GB"/>
              </w:rPr>
            </w:pPr>
            <w:ins w:id="3318" w:author="Dylan Van Aswegen" w:date="2024-07-10T10:37:00Z" w16du:dateUtc="2024-07-10T08:37:00Z">
              <w:r>
                <w:rPr>
                  <w:rFonts w:ascii="Arial" w:hAnsi="Arial" w:cs="Arial"/>
                  <w:sz w:val="20"/>
                  <w:szCs w:val="20"/>
                  <w:lang w:val="en-GB"/>
                </w:rPr>
                <w:t>Orders</w:t>
              </w:r>
            </w:ins>
          </w:p>
        </w:tc>
        <w:tc>
          <w:tcPr>
            <w:tcW w:w="3237" w:type="dxa"/>
            <w:tcPrChange w:id="3319" w:author="Dylan Van Aswegen" w:date="2024-07-12T08:59:00Z" w16du:dateUtc="2024-07-12T06:59:00Z">
              <w:tcPr>
                <w:tcW w:w="3544" w:type="dxa"/>
                <w:gridSpan w:val="3"/>
              </w:tcPr>
            </w:tcPrChange>
          </w:tcPr>
          <w:p w14:paraId="6B22D330" w14:textId="0ABEDF86" w:rsidR="00267889" w:rsidRDefault="00843382"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320" w:author="Dylan Van Aswegen" w:date="2024-07-10T10:37:00Z" w16du:dateUtc="2024-07-10T08:37:00Z"/>
                <w:rFonts w:ascii="Arial" w:hAnsi="Arial" w:cs="Arial"/>
                <w:sz w:val="20"/>
                <w:szCs w:val="20"/>
                <w:lang w:val="en-GB"/>
              </w:rPr>
            </w:pPr>
            <w:ins w:id="3321" w:author="Dylan Van Aswegen" w:date="2024-07-10T11:05:00Z" w16du:dateUtc="2024-07-10T09:05:00Z">
              <w:r>
                <w:rPr>
                  <w:rFonts w:ascii="Arial" w:hAnsi="Arial" w:cs="Arial"/>
                  <w:sz w:val="20"/>
                  <w:szCs w:val="20"/>
                  <w:lang w:val="en-GB"/>
                </w:rPr>
                <w:t xml:space="preserve">This section will contain the three most recent orders the member has made. </w:t>
              </w:r>
              <w:r w:rsidR="00593D0F">
                <w:rPr>
                  <w:rFonts w:ascii="Arial" w:hAnsi="Arial" w:cs="Arial"/>
                  <w:sz w:val="20"/>
                  <w:szCs w:val="20"/>
                  <w:lang w:val="en-GB"/>
                </w:rPr>
                <w:t xml:space="preserve">This will consist of the order </w:t>
              </w:r>
            </w:ins>
            <w:ins w:id="3322" w:author="Dylan Van Aswegen" w:date="2024-07-10T11:06:00Z" w16du:dateUtc="2024-07-10T09:06:00Z">
              <w:r w:rsidR="00593D0F">
                <w:rPr>
                  <w:rFonts w:ascii="Arial" w:hAnsi="Arial" w:cs="Arial"/>
                  <w:sz w:val="20"/>
                  <w:szCs w:val="20"/>
                  <w:lang w:val="en-GB"/>
                </w:rPr>
                <w:t xml:space="preserve">number, date, number of events, number of subscriptions, order total, and current order status. </w:t>
              </w:r>
            </w:ins>
          </w:p>
        </w:tc>
        <w:tc>
          <w:tcPr>
            <w:tcW w:w="3969" w:type="dxa"/>
            <w:tcPrChange w:id="3323" w:author="Dylan Van Aswegen" w:date="2024-07-12T08:59:00Z" w16du:dateUtc="2024-07-12T06:59:00Z">
              <w:tcPr>
                <w:tcW w:w="4111" w:type="dxa"/>
                <w:gridSpan w:val="2"/>
              </w:tcPr>
            </w:tcPrChange>
          </w:tcPr>
          <w:p w14:paraId="2F045CD2" w14:textId="77777777" w:rsidR="00267889" w:rsidRDefault="00C2762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324" w:author="Dylan Van Aswegen" w:date="2024-07-10T11:11:00Z" w16du:dateUtc="2024-07-10T09:11:00Z"/>
                <w:rFonts w:ascii="Arial" w:hAnsi="Arial" w:cs="Arial"/>
                <w:sz w:val="20"/>
                <w:szCs w:val="20"/>
                <w:lang w:val="en-GB"/>
              </w:rPr>
            </w:pPr>
            <w:ins w:id="3325" w:author="Dylan Van Aswegen" w:date="2024-07-10T11:11:00Z" w16du:dateUtc="2024-07-10T09:11:00Z">
              <w:r>
                <w:rPr>
                  <w:rFonts w:ascii="Arial" w:hAnsi="Arial" w:cs="Arial"/>
                  <w:sz w:val="20"/>
                  <w:szCs w:val="20"/>
                  <w:lang w:val="en-GB"/>
                </w:rPr>
                <w:t xml:space="preserve">Group Admins will see the orders for the group. </w:t>
              </w:r>
            </w:ins>
          </w:p>
          <w:p w14:paraId="2150E08C" w14:textId="77777777" w:rsidR="00C27629" w:rsidRDefault="00C2762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326" w:author="Dylan Van Aswegen" w:date="2024-07-10T11:12:00Z" w16du:dateUtc="2024-07-10T09:12:00Z"/>
                <w:rFonts w:ascii="Arial" w:hAnsi="Arial" w:cs="Arial"/>
                <w:sz w:val="20"/>
                <w:szCs w:val="20"/>
                <w:lang w:val="en-GB"/>
              </w:rPr>
            </w:pPr>
            <w:ins w:id="3327" w:author="Dylan Van Aswegen" w:date="2024-07-10T11:11:00Z" w16du:dateUtc="2024-07-10T09:11:00Z">
              <w:r>
                <w:rPr>
                  <w:rFonts w:ascii="Arial" w:hAnsi="Arial" w:cs="Arial"/>
                  <w:sz w:val="20"/>
                  <w:szCs w:val="20"/>
                  <w:lang w:val="en-GB"/>
                </w:rPr>
                <w:t>Non-admin members will see their own orders and orders that have been placed for them by the group admin</w:t>
              </w:r>
            </w:ins>
            <w:ins w:id="3328" w:author="Dylan Van Aswegen" w:date="2024-07-10T11:12:00Z" w16du:dateUtc="2024-07-10T09:12:00Z">
              <w:r>
                <w:rPr>
                  <w:rFonts w:ascii="Arial" w:hAnsi="Arial" w:cs="Arial"/>
                  <w:sz w:val="20"/>
                  <w:szCs w:val="20"/>
                  <w:lang w:val="en-GB"/>
                </w:rPr>
                <w:t xml:space="preserve">. </w:t>
              </w:r>
            </w:ins>
          </w:p>
          <w:p w14:paraId="320CCAEE" w14:textId="79513783" w:rsidR="00C27629" w:rsidRDefault="00C2762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329" w:author="Dylan Van Aswegen" w:date="2024-07-10T10:37:00Z" w16du:dateUtc="2024-07-10T08:37:00Z"/>
                <w:rFonts w:ascii="Arial" w:hAnsi="Arial" w:cs="Arial"/>
                <w:sz w:val="20"/>
                <w:szCs w:val="20"/>
                <w:lang w:val="en-GB"/>
              </w:rPr>
            </w:pPr>
            <w:ins w:id="3330" w:author="Dylan Van Aswegen" w:date="2024-07-10T11:12:00Z" w16du:dateUtc="2024-07-10T09:12:00Z">
              <w:r>
                <w:rPr>
                  <w:rFonts w:ascii="Arial" w:hAnsi="Arial" w:cs="Arial"/>
                  <w:sz w:val="20"/>
                  <w:szCs w:val="20"/>
                  <w:lang w:val="en-GB"/>
                </w:rPr>
                <w:t>This will consist of the order number, date, number of events, number of subscriptions, order total, and current order status.</w:t>
              </w:r>
            </w:ins>
          </w:p>
        </w:tc>
      </w:tr>
      <w:tr w:rsidR="00267889" w14:paraId="34493E98" w14:textId="77777777" w:rsidTr="74CF6477">
        <w:tblPrEx>
          <w:tblPrExChange w:id="3331" w:author="Dylan Van Aswegen" w:date="2024-07-12T08:59:00Z" w16du:dateUtc="2024-07-12T06:59:00Z">
            <w:tblPrEx>
              <w:tblW w:w="9923" w:type="dxa"/>
              <w:tblInd w:w="-5" w:type="dxa"/>
            </w:tblPrEx>
          </w:tblPrExChange>
        </w:tblPrEx>
        <w:trPr>
          <w:cnfStyle w:val="000000100000" w:firstRow="0" w:lastRow="0" w:firstColumn="0" w:lastColumn="0" w:oddVBand="0" w:evenVBand="0" w:oddHBand="1" w:evenHBand="0" w:firstRowFirstColumn="0" w:firstRowLastColumn="0" w:lastRowFirstColumn="0" w:lastRowLastColumn="0"/>
          <w:ins w:id="3332" w:author="Dylan Van Aswegen" w:date="2024-07-10T10:37:00Z"/>
          <w:trPrChange w:id="3333" w:author="Dylan Van Aswegen" w:date="2024-07-12T08:59:00Z" w16du:dateUtc="2024-07-12T06:59:00Z">
            <w:trPr>
              <w:gridBefore w:val="1"/>
            </w:trPr>
          </w:trPrChange>
        </w:trPr>
        <w:tc>
          <w:tcPr>
            <w:cnfStyle w:val="001000000000" w:firstRow="0" w:lastRow="0" w:firstColumn="1" w:lastColumn="0" w:oddVBand="0" w:evenVBand="0" w:oddHBand="0" w:evenHBand="0" w:firstRowFirstColumn="0" w:firstRowLastColumn="0" w:lastRowFirstColumn="0" w:lastRowLastColumn="0"/>
            <w:tcW w:w="2717" w:type="dxa"/>
            <w:tcPrChange w:id="3334" w:author="Dylan Van Aswegen" w:date="2024-07-12T08:59:00Z" w16du:dateUtc="2024-07-12T06:59:00Z">
              <w:tcPr>
                <w:tcW w:w="2268" w:type="dxa"/>
                <w:gridSpan w:val="2"/>
              </w:tcPr>
            </w:tcPrChange>
          </w:tcPr>
          <w:p w14:paraId="7711AA36" w14:textId="522ACCF0" w:rsidR="00267889" w:rsidRDefault="00267889" w:rsidP="00B85F07">
            <w:pPr>
              <w:spacing w:line="360" w:lineRule="auto"/>
              <w:jc w:val="both"/>
              <w:cnfStyle w:val="001000100000" w:firstRow="0" w:lastRow="0" w:firstColumn="1" w:lastColumn="0" w:oddVBand="0" w:evenVBand="0" w:oddHBand="1" w:evenHBand="0" w:firstRowFirstColumn="0" w:firstRowLastColumn="0" w:lastRowFirstColumn="0" w:lastRowLastColumn="0"/>
              <w:rPr>
                <w:ins w:id="3335" w:author="Dylan Van Aswegen" w:date="2024-07-10T10:37:00Z" w16du:dateUtc="2024-07-10T08:37:00Z"/>
                <w:rFonts w:ascii="Arial" w:hAnsi="Arial" w:cs="Arial"/>
                <w:sz w:val="20"/>
                <w:szCs w:val="20"/>
                <w:lang w:val="en-GB"/>
              </w:rPr>
            </w:pPr>
            <w:ins w:id="3336" w:author="Dylan Van Aswegen" w:date="2024-07-10T10:37:00Z" w16du:dateUtc="2024-07-10T08:37:00Z">
              <w:r>
                <w:rPr>
                  <w:rFonts w:ascii="Arial" w:hAnsi="Arial" w:cs="Arial"/>
                  <w:sz w:val="20"/>
                  <w:szCs w:val="20"/>
                  <w:lang w:val="en-GB"/>
                </w:rPr>
                <w:t>My Groups</w:t>
              </w:r>
            </w:ins>
          </w:p>
        </w:tc>
        <w:tc>
          <w:tcPr>
            <w:tcW w:w="3237" w:type="dxa"/>
            <w:tcPrChange w:id="3337" w:author="Dylan Van Aswegen" w:date="2024-07-12T08:59:00Z" w16du:dateUtc="2024-07-12T06:59:00Z">
              <w:tcPr>
                <w:tcW w:w="3544" w:type="dxa"/>
                <w:gridSpan w:val="3"/>
              </w:tcPr>
            </w:tcPrChange>
          </w:tcPr>
          <w:p w14:paraId="7BBBD47F" w14:textId="745E9584" w:rsidR="00267889" w:rsidRDefault="00C142C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338" w:author="Dylan Van Aswegen" w:date="2024-07-10T10:37:00Z" w16du:dateUtc="2024-07-10T08:37:00Z"/>
                <w:rFonts w:ascii="Arial" w:hAnsi="Arial" w:cs="Arial"/>
                <w:sz w:val="20"/>
                <w:szCs w:val="20"/>
                <w:lang w:val="en-GB"/>
              </w:rPr>
            </w:pPr>
            <w:ins w:id="3339" w:author="Dylan Van Aswegen" w:date="2024-07-10T11:12:00Z" w16du:dateUtc="2024-07-10T09:12:00Z">
              <w:r>
                <w:rPr>
                  <w:rFonts w:ascii="Arial" w:hAnsi="Arial" w:cs="Arial"/>
                  <w:sz w:val="20"/>
                  <w:szCs w:val="20"/>
                  <w:lang w:val="en-GB"/>
                </w:rPr>
                <w:t>Individual Members will not see this section. Once they are added to a group or create a group this section will appear on their “My Home” page</w:t>
              </w:r>
            </w:ins>
            <w:ins w:id="3340" w:author="Dylan Van Aswegen" w:date="2024-07-10T11:15:00Z" w16du:dateUtc="2024-07-10T09:15:00Z">
              <w:r w:rsidR="00BD1F85">
                <w:rPr>
                  <w:rFonts w:ascii="Arial" w:hAnsi="Arial" w:cs="Arial"/>
                  <w:sz w:val="20"/>
                  <w:szCs w:val="20"/>
                  <w:lang w:val="en-GB"/>
                </w:rPr>
                <w:t xml:space="preserve"> and will contain information that</w:t>
              </w:r>
            </w:ins>
            <w:ins w:id="3341" w:author="Dylan Van Aswegen" w:date="2024-07-10T11:16:00Z" w16du:dateUtc="2024-07-10T09:16:00Z">
              <w:r w:rsidR="00BD1F85">
                <w:rPr>
                  <w:rFonts w:ascii="Arial" w:hAnsi="Arial" w:cs="Arial"/>
                  <w:sz w:val="20"/>
                  <w:szCs w:val="20"/>
                  <w:lang w:val="en-GB"/>
                </w:rPr>
                <w:t xml:space="preserve"> group members can see. </w:t>
              </w:r>
            </w:ins>
          </w:p>
        </w:tc>
        <w:tc>
          <w:tcPr>
            <w:tcW w:w="3969" w:type="dxa"/>
            <w:tcPrChange w:id="3342" w:author="Dylan Van Aswegen" w:date="2024-07-12T08:59:00Z" w16du:dateUtc="2024-07-12T06:59:00Z">
              <w:tcPr>
                <w:tcW w:w="4111" w:type="dxa"/>
                <w:gridSpan w:val="2"/>
              </w:tcPr>
            </w:tcPrChange>
          </w:tcPr>
          <w:p w14:paraId="6FD40824" w14:textId="39FA155D" w:rsidR="000C7F04" w:rsidRDefault="000C7F04" w:rsidP="000C7F04">
            <w:pPr>
              <w:spacing w:line="360" w:lineRule="auto"/>
              <w:jc w:val="both"/>
              <w:cnfStyle w:val="000000100000" w:firstRow="0" w:lastRow="0" w:firstColumn="0" w:lastColumn="0" w:oddVBand="0" w:evenVBand="0" w:oddHBand="1" w:evenHBand="0" w:firstRowFirstColumn="0" w:firstRowLastColumn="0" w:lastRowFirstColumn="0" w:lastRowLastColumn="0"/>
              <w:rPr>
                <w:ins w:id="3343" w:author="Dylan Van Aswegen" w:date="2024-07-10T10:37:00Z" w16du:dateUtc="2024-07-10T08:37:00Z"/>
                <w:rFonts w:ascii="Arial" w:hAnsi="Arial" w:cs="Arial"/>
                <w:sz w:val="20"/>
                <w:szCs w:val="20"/>
                <w:lang w:val="en-GB"/>
              </w:rPr>
            </w:pPr>
            <w:ins w:id="3344" w:author="Dylan Van Aswegen" w:date="2024-07-10T11:13:00Z" w16du:dateUtc="2024-07-10T09:13:00Z">
              <w:r>
                <w:rPr>
                  <w:rFonts w:ascii="Arial" w:hAnsi="Arial" w:cs="Arial"/>
                  <w:sz w:val="20"/>
                  <w:szCs w:val="20"/>
                  <w:lang w:val="en-GB"/>
                </w:rPr>
                <w:t xml:space="preserve">All group members will be able to view </w:t>
              </w:r>
            </w:ins>
            <w:ins w:id="3345" w:author="Dylan Van Aswegen" w:date="2024-07-10T11:14:00Z" w16du:dateUtc="2024-07-10T09:14:00Z">
              <w:r>
                <w:rPr>
                  <w:rFonts w:ascii="Arial" w:hAnsi="Arial" w:cs="Arial"/>
                  <w:sz w:val="20"/>
                  <w:szCs w:val="20"/>
                  <w:lang w:val="en-GB"/>
                </w:rPr>
                <w:t>a list of group members names</w:t>
              </w:r>
            </w:ins>
            <w:ins w:id="3346" w:author="Dylan Van Aswegen" w:date="2024-07-10T11:15:00Z" w16du:dateUtc="2024-07-10T09:15:00Z">
              <w:r>
                <w:rPr>
                  <w:rFonts w:ascii="Arial" w:hAnsi="Arial" w:cs="Arial"/>
                  <w:sz w:val="20"/>
                  <w:szCs w:val="20"/>
                  <w:lang w:val="en-GB"/>
                </w:rPr>
                <w:t xml:space="preserve">, email addresses. Group admin, and email contact for the group. </w:t>
              </w:r>
            </w:ins>
          </w:p>
        </w:tc>
      </w:tr>
      <w:tr w:rsidR="00267889" w14:paraId="083A79EF" w14:textId="77777777" w:rsidTr="74CF6477">
        <w:tblPrEx>
          <w:tblPrExChange w:id="3347" w:author="Dylan Van Aswegen" w:date="2024-07-12T08:59:00Z" w16du:dateUtc="2024-07-12T06:59:00Z">
            <w:tblPrEx>
              <w:tblW w:w="9923" w:type="dxa"/>
              <w:tblInd w:w="-5" w:type="dxa"/>
            </w:tblPrEx>
          </w:tblPrExChange>
        </w:tblPrEx>
        <w:trPr>
          <w:ins w:id="3348" w:author="Dylan Van Aswegen" w:date="2024-07-10T10:37:00Z"/>
          <w:trPrChange w:id="3349" w:author="Dylan Van Aswegen" w:date="2024-07-12T08:59:00Z" w16du:dateUtc="2024-07-12T06:59:00Z">
            <w:trPr>
              <w:gridBefore w:val="1"/>
            </w:trPr>
          </w:trPrChange>
        </w:trPr>
        <w:tc>
          <w:tcPr>
            <w:cnfStyle w:val="001000000000" w:firstRow="0" w:lastRow="0" w:firstColumn="1" w:lastColumn="0" w:oddVBand="0" w:evenVBand="0" w:oddHBand="0" w:evenHBand="0" w:firstRowFirstColumn="0" w:firstRowLastColumn="0" w:lastRowFirstColumn="0" w:lastRowLastColumn="0"/>
            <w:tcW w:w="2717" w:type="dxa"/>
            <w:tcPrChange w:id="3350" w:author="Dylan Van Aswegen" w:date="2024-07-12T08:59:00Z" w16du:dateUtc="2024-07-12T06:59:00Z">
              <w:tcPr>
                <w:tcW w:w="2268" w:type="dxa"/>
                <w:gridSpan w:val="2"/>
              </w:tcPr>
            </w:tcPrChange>
          </w:tcPr>
          <w:p w14:paraId="07AE0E50" w14:textId="72E2A6E7" w:rsidR="00267889" w:rsidRDefault="00267889" w:rsidP="00B85F07">
            <w:pPr>
              <w:spacing w:line="360" w:lineRule="auto"/>
              <w:jc w:val="both"/>
              <w:rPr>
                <w:ins w:id="3351" w:author="Dylan Van Aswegen" w:date="2024-07-10T10:37:00Z" w16du:dateUtc="2024-07-10T08:37:00Z"/>
                <w:rFonts w:ascii="Arial" w:hAnsi="Arial" w:cs="Arial"/>
                <w:sz w:val="20"/>
                <w:szCs w:val="20"/>
                <w:lang w:val="en-GB"/>
              </w:rPr>
            </w:pPr>
            <w:ins w:id="3352" w:author="Dylan Van Aswegen" w:date="2024-07-10T10:38:00Z" w16du:dateUtc="2024-07-10T08:38:00Z">
              <w:r>
                <w:rPr>
                  <w:rFonts w:ascii="Arial" w:hAnsi="Arial" w:cs="Arial"/>
                  <w:sz w:val="20"/>
                  <w:szCs w:val="20"/>
                  <w:lang w:val="en-GB"/>
                </w:rPr>
                <w:t>Account Balance</w:t>
              </w:r>
            </w:ins>
          </w:p>
        </w:tc>
        <w:tc>
          <w:tcPr>
            <w:tcW w:w="3237" w:type="dxa"/>
            <w:tcPrChange w:id="3353" w:author="Dylan Van Aswegen" w:date="2024-07-12T08:59:00Z" w16du:dateUtc="2024-07-12T06:59:00Z">
              <w:tcPr>
                <w:tcW w:w="3544" w:type="dxa"/>
                <w:gridSpan w:val="3"/>
              </w:tcPr>
            </w:tcPrChange>
          </w:tcPr>
          <w:p w14:paraId="3B67CCE8" w14:textId="598BFFD7" w:rsidR="00267889" w:rsidRDefault="00BB6AA1"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354" w:author="Dylan Van Aswegen" w:date="2024-07-10T10:37:00Z" w16du:dateUtc="2024-07-10T08:37:00Z"/>
                <w:rFonts w:ascii="Arial" w:hAnsi="Arial" w:cs="Arial"/>
                <w:sz w:val="20"/>
                <w:szCs w:val="20"/>
              </w:rPr>
            </w:pPr>
            <w:ins w:id="3355" w:author="Dylan Van Aswegen" w:date="2024-07-10T11:16:00Z" w16du:dateUtc="2024-07-10T09:16:00Z">
              <w:r w:rsidRPr="74CF6477">
                <w:rPr>
                  <w:rFonts w:ascii="Arial" w:hAnsi="Arial" w:cs="Arial"/>
                  <w:sz w:val="20"/>
                  <w:szCs w:val="20"/>
                </w:rPr>
                <w:t xml:space="preserve">Individual members will see their available account balance. </w:t>
              </w:r>
            </w:ins>
            <w:ins w:id="3356" w:author="Dylan Van Aswegen" w:date="2024-07-10T11:17:00Z" w16du:dateUtc="2024-07-10T09:17:00Z">
              <w:r w:rsidRPr="74CF6477">
                <w:rPr>
                  <w:rFonts w:ascii="Arial" w:hAnsi="Arial" w:cs="Arial"/>
                  <w:sz w:val="20"/>
                  <w:szCs w:val="20"/>
                </w:rPr>
                <w:t>If the balance is positive, this section will contain the message “</w:t>
              </w:r>
              <w:r w:rsidRPr="74CF6477">
                <w:rPr>
                  <w:rFonts w:ascii="Arial" w:hAnsi="Arial" w:cs="Arial"/>
                  <w:sz w:val="20"/>
                  <w:szCs w:val="20"/>
                  <w:rPrChange w:id="3357" w:author="Dylan Van Aswegen" w:date="2024-07-10T11:18:00Z" w16du:dateUtc="2024-07-10T09:18:00Z">
                    <w:rPr>
                      <w:color w:val="0070C0"/>
                    </w:rPr>
                  </w:rPrChange>
                </w:rPr>
                <w:t>This amount can be used towards any orders that you place</w:t>
              </w:r>
            </w:ins>
            <w:ins w:id="3358" w:author="Dylan Van Aswegen" w:date="2024-07-10T11:18:00Z" w16du:dateUtc="2024-07-10T09:18:00Z">
              <w:r w:rsidRPr="74CF6477">
                <w:rPr>
                  <w:rFonts w:ascii="Arial" w:hAnsi="Arial" w:cs="Arial"/>
                  <w:sz w:val="20"/>
                  <w:szCs w:val="20"/>
                </w:rPr>
                <w:t>”. If the balance is negative, this section will contain the message “</w:t>
              </w:r>
              <w:r w:rsidRPr="74CF6477">
                <w:rPr>
                  <w:rFonts w:ascii="Arial" w:hAnsi="Arial" w:cs="Arial"/>
                  <w:sz w:val="20"/>
                  <w:szCs w:val="20"/>
                  <w:rPrChange w:id="3359" w:author="Dylan Van Aswegen" w:date="2024-07-10T11:18:00Z" w16du:dateUtc="2024-07-10T09:18:00Z">
                    <w:rPr>
                      <w:color w:val="0070C0"/>
                    </w:rPr>
                  </w:rPrChange>
                </w:rPr>
                <w:t>This amount is owing by you to the organisation</w:t>
              </w:r>
              <w:r w:rsidRPr="74CF6477">
                <w:rPr>
                  <w:rFonts w:ascii="Arial" w:hAnsi="Arial" w:cs="Arial"/>
                  <w:sz w:val="20"/>
                  <w:szCs w:val="20"/>
                  <w:rPrChange w:id="3360" w:author="Dylan Van Aswegen" w:date="2024-07-10T11:18:00Z" w16du:dateUtc="2024-07-10T09:18:00Z">
                    <w:rPr/>
                  </w:rPrChange>
                </w:rPr>
                <w:t>.</w:t>
              </w:r>
              <w:r w:rsidRPr="74CF6477">
                <w:rPr>
                  <w:rFonts w:ascii="Arial" w:hAnsi="Arial" w:cs="Arial"/>
                  <w:sz w:val="20"/>
                  <w:szCs w:val="20"/>
                </w:rPr>
                <w:t xml:space="preserve">”. </w:t>
              </w:r>
            </w:ins>
          </w:p>
        </w:tc>
        <w:tc>
          <w:tcPr>
            <w:tcW w:w="3969" w:type="dxa"/>
            <w:tcPrChange w:id="3361" w:author="Dylan Van Aswegen" w:date="2024-07-12T08:59:00Z" w16du:dateUtc="2024-07-12T06:59:00Z">
              <w:tcPr>
                <w:tcW w:w="4111" w:type="dxa"/>
                <w:gridSpan w:val="2"/>
              </w:tcPr>
            </w:tcPrChange>
          </w:tcPr>
          <w:p w14:paraId="7C33A63F" w14:textId="77777777" w:rsidR="00BB6AA1" w:rsidRDefault="00BB6AA1"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362" w:author="Dylan Van Aswegen" w:date="2024-07-10T11:24:00Z" w16du:dateUtc="2024-07-10T09:24:00Z"/>
                <w:rFonts w:ascii="Arial" w:hAnsi="Arial" w:cs="Arial"/>
                <w:sz w:val="20"/>
                <w:szCs w:val="20"/>
                <w:lang w:val="en-GB"/>
              </w:rPr>
            </w:pPr>
            <w:ins w:id="3363" w:author="Dylan Van Aswegen" w:date="2024-07-10T11:23:00Z" w16du:dateUtc="2024-07-10T09:23:00Z">
              <w:r>
                <w:rPr>
                  <w:rFonts w:ascii="Arial" w:hAnsi="Arial" w:cs="Arial"/>
                  <w:sz w:val="20"/>
                  <w:szCs w:val="20"/>
                  <w:lang w:val="en-GB"/>
                </w:rPr>
                <w:t>The group admin will be able to see the balance for the whole group.</w:t>
              </w:r>
            </w:ins>
          </w:p>
          <w:p w14:paraId="732974FF" w14:textId="77777777" w:rsidR="00BB6AA1" w:rsidRDefault="00BB6AA1"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364" w:author="Dylan Van Aswegen" w:date="2024-07-10T11:24:00Z" w16du:dateUtc="2024-07-10T09:24:00Z"/>
                <w:rFonts w:ascii="Arial" w:hAnsi="Arial" w:cs="Arial"/>
                <w:sz w:val="20"/>
                <w:szCs w:val="20"/>
                <w:lang w:val="en-GB"/>
              </w:rPr>
            </w:pPr>
            <w:ins w:id="3365" w:author="Dylan Van Aswegen" w:date="2024-07-10T11:24:00Z" w16du:dateUtc="2024-07-10T09:24:00Z">
              <w:r>
                <w:rPr>
                  <w:rFonts w:ascii="Arial" w:hAnsi="Arial" w:cs="Arial"/>
                  <w:sz w:val="20"/>
                  <w:szCs w:val="20"/>
                  <w:lang w:val="en-GB"/>
                </w:rPr>
                <w:t xml:space="preserve">Non-admin members will be able to see their own balance. </w:t>
              </w:r>
            </w:ins>
          </w:p>
          <w:p w14:paraId="182CC2D1" w14:textId="47CB7511" w:rsidR="00267889" w:rsidRDefault="00BB6AA1"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366" w:author="Dylan Van Aswegen" w:date="2024-07-10T10:37:00Z" w16du:dateUtc="2024-07-10T08:37:00Z"/>
                <w:rFonts w:ascii="Arial" w:hAnsi="Arial" w:cs="Arial"/>
                <w:sz w:val="20"/>
                <w:szCs w:val="20"/>
                <w:lang w:val="en-GB"/>
              </w:rPr>
            </w:pPr>
            <w:ins w:id="3367" w:author="Dylan Van Aswegen" w:date="2024-07-10T11:24:00Z" w16du:dateUtc="2024-07-10T09:24:00Z">
              <w:r>
                <w:rPr>
                  <w:rFonts w:ascii="Arial" w:hAnsi="Arial" w:cs="Arial"/>
                  <w:sz w:val="20"/>
                  <w:szCs w:val="20"/>
                  <w:lang w:val="en-GB"/>
                </w:rPr>
                <w:t>T</w:t>
              </w:r>
            </w:ins>
            <w:ins w:id="3368" w:author="Dylan Van Aswegen" w:date="2024-07-10T11:23:00Z" w16du:dateUtc="2024-07-10T09:23:00Z">
              <w:r>
                <w:rPr>
                  <w:rFonts w:ascii="Arial" w:hAnsi="Arial" w:cs="Arial"/>
                  <w:sz w:val="20"/>
                  <w:szCs w:val="20"/>
                  <w:lang w:val="en-GB"/>
                </w:rPr>
                <w:t>he same messages</w:t>
              </w:r>
            </w:ins>
            <w:ins w:id="3369" w:author="Dylan Van Aswegen" w:date="2024-07-10T11:25:00Z" w16du:dateUtc="2024-07-10T09:25:00Z">
              <w:r>
                <w:rPr>
                  <w:rFonts w:ascii="Arial" w:hAnsi="Arial" w:cs="Arial"/>
                  <w:sz w:val="20"/>
                  <w:szCs w:val="20"/>
                  <w:lang w:val="en-GB"/>
                </w:rPr>
                <w:t xml:space="preserve"> as the individual view will be displayed here. </w:t>
              </w:r>
            </w:ins>
            <w:ins w:id="3370" w:author="Dylan Van Aswegen" w:date="2024-07-10T11:24:00Z" w16du:dateUtc="2024-07-10T09:24:00Z">
              <w:r>
                <w:rPr>
                  <w:rFonts w:ascii="Arial" w:hAnsi="Arial" w:cs="Arial"/>
                  <w:sz w:val="20"/>
                  <w:szCs w:val="20"/>
                  <w:lang w:val="en-GB"/>
                </w:rPr>
                <w:t xml:space="preserve"> </w:t>
              </w:r>
            </w:ins>
          </w:p>
        </w:tc>
      </w:tr>
      <w:tr w:rsidR="00267889" w14:paraId="2D3A7910" w14:textId="77777777" w:rsidTr="74CF6477">
        <w:tblPrEx>
          <w:tblPrExChange w:id="3371" w:author="Dylan Van Aswegen" w:date="2024-07-12T08:59:00Z" w16du:dateUtc="2024-07-12T06:59:00Z">
            <w:tblPrEx>
              <w:tblW w:w="9923" w:type="dxa"/>
              <w:tblInd w:w="-5" w:type="dxa"/>
            </w:tblPrEx>
          </w:tblPrExChange>
        </w:tblPrEx>
        <w:trPr>
          <w:cnfStyle w:val="000000100000" w:firstRow="0" w:lastRow="0" w:firstColumn="0" w:lastColumn="0" w:oddVBand="0" w:evenVBand="0" w:oddHBand="1" w:evenHBand="0" w:firstRowFirstColumn="0" w:firstRowLastColumn="0" w:lastRowFirstColumn="0" w:lastRowLastColumn="0"/>
          <w:ins w:id="3372" w:author="Dylan Van Aswegen" w:date="2024-07-10T10:38:00Z"/>
          <w:trPrChange w:id="3373" w:author="Dylan Van Aswegen" w:date="2024-07-12T08:59:00Z" w16du:dateUtc="2024-07-12T06:59:00Z">
            <w:trPr>
              <w:gridBefore w:val="1"/>
            </w:trPr>
          </w:trPrChange>
        </w:trPr>
        <w:tc>
          <w:tcPr>
            <w:cnfStyle w:val="001000000000" w:firstRow="0" w:lastRow="0" w:firstColumn="1" w:lastColumn="0" w:oddVBand="0" w:evenVBand="0" w:oddHBand="0" w:evenHBand="0" w:firstRowFirstColumn="0" w:firstRowLastColumn="0" w:lastRowFirstColumn="0" w:lastRowLastColumn="0"/>
            <w:tcW w:w="2717" w:type="dxa"/>
            <w:tcPrChange w:id="3374" w:author="Dylan Van Aswegen" w:date="2024-07-12T08:59:00Z" w16du:dateUtc="2024-07-12T06:59:00Z">
              <w:tcPr>
                <w:tcW w:w="2268" w:type="dxa"/>
                <w:gridSpan w:val="2"/>
              </w:tcPr>
            </w:tcPrChange>
          </w:tcPr>
          <w:p w14:paraId="703D7E93" w14:textId="777A0E32" w:rsidR="00267889" w:rsidRDefault="00267889" w:rsidP="00B85F07">
            <w:pPr>
              <w:spacing w:line="360" w:lineRule="auto"/>
              <w:jc w:val="both"/>
              <w:cnfStyle w:val="001000100000" w:firstRow="0" w:lastRow="0" w:firstColumn="1" w:lastColumn="0" w:oddVBand="0" w:evenVBand="0" w:oddHBand="1" w:evenHBand="0" w:firstRowFirstColumn="0" w:firstRowLastColumn="0" w:lastRowFirstColumn="0" w:lastRowLastColumn="0"/>
              <w:rPr>
                <w:ins w:id="3375" w:author="Dylan Van Aswegen" w:date="2024-07-10T10:38:00Z" w16du:dateUtc="2024-07-10T08:38:00Z"/>
                <w:rFonts w:ascii="Arial" w:hAnsi="Arial" w:cs="Arial"/>
                <w:sz w:val="20"/>
                <w:szCs w:val="20"/>
                <w:lang w:val="en-GB"/>
              </w:rPr>
            </w:pPr>
            <w:ins w:id="3376" w:author="Dylan Van Aswegen" w:date="2024-07-10T10:38:00Z" w16du:dateUtc="2024-07-10T08:38:00Z">
              <w:r>
                <w:rPr>
                  <w:rFonts w:ascii="Arial" w:hAnsi="Arial" w:cs="Arial"/>
                  <w:sz w:val="20"/>
                  <w:szCs w:val="20"/>
                  <w:lang w:val="en-GB"/>
                </w:rPr>
                <w:t>Saved Payment Methods</w:t>
              </w:r>
            </w:ins>
          </w:p>
        </w:tc>
        <w:tc>
          <w:tcPr>
            <w:tcW w:w="3237" w:type="dxa"/>
            <w:tcPrChange w:id="3377" w:author="Dylan Van Aswegen" w:date="2024-07-12T08:59:00Z" w16du:dateUtc="2024-07-12T06:59:00Z">
              <w:tcPr>
                <w:tcW w:w="3544" w:type="dxa"/>
                <w:gridSpan w:val="3"/>
              </w:tcPr>
            </w:tcPrChange>
          </w:tcPr>
          <w:p w14:paraId="022DB8A1" w14:textId="1EF00085" w:rsidR="00267889" w:rsidRDefault="006F3A1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378" w:author="Dylan Van Aswegen" w:date="2024-07-10T10:38:00Z" w16du:dateUtc="2024-07-10T08:38:00Z"/>
                <w:rFonts w:ascii="Arial" w:hAnsi="Arial" w:cs="Arial"/>
                <w:sz w:val="20"/>
                <w:szCs w:val="20"/>
                <w:lang w:val="en-GB"/>
              </w:rPr>
            </w:pPr>
            <w:ins w:id="3379" w:author="Dylan Van Aswegen" w:date="2024-07-10T11:25:00Z" w16du:dateUtc="2024-07-10T09:25:00Z">
              <w:r>
                <w:rPr>
                  <w:rFonts w:ascii="Arial" w:hAnsi="Arial" w:cs="Arial"/>
                  <w:sz w:val="20"/>
                  <w:szCs w:val="20"/>
                  <w:lang w:val="en-GB"/>
                </w:rPr>
                <w:t>Individual Members will be able to view their own payment methods</w:t>
              </w:r>
            </w:ins>
            <w:ins w:id="3380" w:author="Dylan Van Aswegen" w:date="2024-07-10T11:26:00Z" w16du:dateUtc="2024-07-10T09:26:00Z">
              <w:r>
                <w:rPr>
                  <w:rFonts w:ascii="Arial" w:hAnsi="Arial" w:cs="Arial"/>
                  <w:sz w:val="20"/>
                  <w:szCs w:val="20"/>
                  <w:lang w:val="en-GB"/>
                </w:rPr>
                <w:t xml:space="preserve"> that have been activated.   </w:t>
              </w:r>
            </w:ins>
          </w:p>
        </w:tc>
        <w:tc>
          <w:tcPr>
            <w:tcW w:w="3969" w:type="dxa"/>
            <w:tcPrChange w:id="3381" w:author="Dylan Van Aswegen" w:date="2024-07-12T08:59:00Z" w16du:dateUtc="2024-07-12T06:59:00Z">
              <w:tcPr>
                <w:tcW w:w="4111" w:type="dxa"/>
                <w:gridSpan w:val="2"/>
              </w:tcPr>
            </w:tcPrChange>
          </w:tcPr>
          <w:p w14:paraId="665BF978" w14:textId="630AD441" w:rsidR="00B72806" w:rsidRDefault="00B72806"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382" w:author="Dylan Van Aswegen" w:date="2024-07-10T11:27:00Z" w16du:dateUtc="2024-07-10T09:27:00Z"/>
                <w:rFonts w:ascii="Arial" w:hAnsi="Arial" w:cs="Arial"/>
                <w:sz w:val="20"/>
                <w:szCs w:val="20"/>
                <w:lang w:val="en-GB"/>
              </w:rPr>
            </w:pPr>
            <w:ins w:id="3383" w:author="Dylan Van Aswegen" w:date="2024-07-10T11:26:00Z" w16du:dateUtc="2024-07-10T09:26:00Z">
              <w:r>
                <w:rPr>
                  <w:rFonts w:ascii="Arial" w:hAnsi="Arial" w:cs="Arial"/>
                  <w:sz w:val="20"/>
                  <w:szCs w:val="20"/>
                  <w:lang w:val="en-GB"/>
                </w:rPr>
                <w:t xml:space="preserve">Group admins will see the </w:t>
              </w:r>
            </w:ins>
            <w:ins w:id="3384" w:author="Dylan Van Aswegen" w:date="2024-07-10T11:27:00Z" w16du:dateUtc="2024-07-10T09:27:00Z">
              <w:r>
                <w:rPr>
                  <w:rFonts w:ascii="Arial" w:hAnsi="Arial" w:cs="Arial"/>
                  <w:sz w:val="20"/>
                  <w:szCs w:val="20"/>
                  <w:lang w:val="en-GB"/>
                </w:rPr>
                <w:t xml:space="preserve">payment methods that have been activated for the group and each of their group members. </w:t>
              </w:r>
            </w:ins>
          </w:p>
          <w:p w14:paraId="2F10A945" w14:textId="292555B9" w:rsidR="00267889" w:rsidRDefault="00B72806"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385" w:author="Dylan Van Aswegen" w:date="2024-07-10T10:38:00Z" w16du:dateUtc="2024-07-10T08:38:00Z"/>
                <w:rFonts w:ascii="Arial" w:hAnsi="Arial" w:cs="Arial"/>
                <w:sz w:val="20"/>
                <w:szCs w:val="20"/>
                <w:lang w:val="en-GB"/>
              </w:rPr>
            </w:pPr>
            <w:ins w:id="3386" w:author="Dylan Van Aswegen" w:date="2024-07-10T11:27:00Z" w16du:dateUtc="2024-07-10T09:27:00Z">
              <w:r>
                <w:rPr>
                  <w:rFonts w:ascii="Arial" w:hAnsi="Arial" w:cs="Arial"/>
                  <w:sz w:val="20"/>
                  <w:szCs w:val="20"/>
                  <w:lang w:val="en-GB"/>
                </w:rPr>
                <w:t xml:space="preserve">Non-group admins will be able to view </w:t>
              </w:r>
            </w:ins>
            <w:ins w:id="3387" w:author="Dylan Van Aswegen" w:date="2024-07-10T11:28:00Z" w16du:dateUtc="2024-07-10T09:28:00Z">
              <w:r>
                <w:rPr>
                  <w:rFonts w:ascii="Arial" w:hAnsi="Arial" w:cs="Arial"/>
                  <w:sz w:val="20"/>
                  <w:szCs w:val="20"/>
                  <w:lang w:val="en-GB"/>
                </w:rPr>
                <w:t xml:space="preserve">the payment methods that </w:t>
              </w:r>
              <w:r w:rsidR="000E5ADC">
                <w:rPr>
                  <w:rFonts w:ascii="Arial" w:hAnsi="Arial" w:cs="Arial"/>
                  <w:sz w:val="20"/>
                  <w:szCs w:val="20"/>
                  <w:lang w:val="en-GB"/>
                </w:rPr>
                <w:t xml:space="preserve">they have activated or has been activated for them. </w:t>
              </w:r>
            </w:ins>
            <w:ins w:id="3388" w:author="Dylan Van Aswegen" w:date="2024-07-10T11:26:00Z" w16du:dateUtc="2024-07-10T09:26:00Z">
              <w:r>
                <w:rPr>
                  <w:rFonts w:ascii="Arial" w:hAnsi="Arial" w:cs="Arial"/>
                  <w:sz w:val="20"/>
                  <w:szCs w:val="20"/>
                  <w:lang w:val="en-GB"/>
                </w:rPr>
                <w:t xml:space="preserve">  </w:t>
              </w:r>
            </w:ins>
          </w:p>
        </w:tc>
      </w:tr>
      <w:tr w:rsidR="00267889" w14:paraId="4F43D2EB" w14:textId="77777777" w:rsidTr="74CF6477">
        <w:tblPrEx>
          <w:tblPrExChange w:id="3389" w:author="Dylan Van Aswegen" w:date="2024-07-12T08:59:00Z" w16du:dateUtc="2024-07-12T06:59:00Z">
            <w:tblPrEx>
              <w:tblW w:w="9923" w:type="dxa"/>
              <w:tblInd w:w="-5" w:type="dxa"/>
            </w:tblPrEx>
          </w:tblPrExChange>
        </w:tblPrEx>
        <w:trPr>
          <w:ins w:id="3390" w:author="Dylan Van Aswegen" w:date="2024-07-10T10:38:00Z"/>
          <w:trPrChange w:id="3391" w:author="Dylan Van Aswegen" w:date="2024-07-12T08:59:00Z" w16du:dateUtc="2024-07-12T06:59:00Z">
            <w:trPr>
              <w:gridBefore w:val="1"/>
            </w:trPr>
          </w:trPrChange>
        </w:trPr>
        <w:tc>
          <w:tcPr>
            <w:cnfStyle w:val="001000000000" w:firstRow="0" w:lastRow="0" w:firstColumn="1" w:lastColumn="0" w:oddVBand="0" w:evenVBand="0" w:oddHBand="0" w:evenHBand="0" w:firstRowFirstColumn="0" w:firstRowLastColumn="0" w:lastRowFirstColumn="0" w:lastRowLastColumn="0"/>
            <w:tcW w:w="2717" w:type="dxa"/>
            <w:tcPrChange w:id="3392" w:author="Dylan Van Aswegen" w:date="2024-07-12T08:59:00Z" w16du:dateUtc="2024-07-12T06:59:00Z">
              <w:tcPr>
                <w:tcW w:w="2268" w:type="dxa"/>
                <w:gridSpan w:val="2"/>
              </w:tcPr>
            </w:tcPrChange>
          </w:tcPr>
          <w:p w14:paraId="70DF8395" w14:textId="08BCB315" w:rsidR="00267889" w:rsidRDefault="00267889" w:rsidP="00B85F07">
            <w:pPr>
              <w:spacing w:line="360" w:lineRule="auto"/>
              <w:jc w:val="both"/>
              <w:rPr>
                <w:ins w:id="3393" w:author="Dylan Van Aswegen" w:date="2024-07-10T10:38:00Z" w16du:dateUtc="2024-07-10T08:38:00Z"/>
                <w:rFonts w:ascii="Arial" w:hAnsi="Arial" w:cs="Arial"/>
                <w:sz w:val="20"/>
                <w:szCs w:val="20"/>
                <w:lang w:val="en-GB"/>
              </w:rPr>
            </w:pPr>
            <w:ins w:id="3394" w:author="Dylan Van Aswegen" w:date="2024-07-10T10:38:00Z" w16du:dateUtc="2024-07-10T08:38:00Z">
              <w:r>
                <w:rPr>
                  <w:rFonts w:ascii="Arial" w:hAnsi="Arial" w:cs="Arial"/>
                  <w:sz w:val="20"/>
                  <w:szCs w:val="20"/>
                  <w:lang w:val="en-GB"/>
                </w:rPr>
                <w:t>My Profile</w:t>
              </w:r>
            </w:ins>
          </w:p>
        </w:tc>
        <w:tc>
          <w:tcPr>
            <w:tcW w:w="3237" w:type="dxa"/>
            <w:tcPrChange w:id="3395" w:author="Dylan Van Aswegen" w:date="2024-07-12T08:59:00Z" w16du:dateUtc="2024-07-12T06:59:00Z">
              <w:tcPr>
                <w:tcW w:w="3544" w:type="dxa"/>
                <w:gridSpan w:val="3"/>
              </w:tcPr>
            </w:tcPrChange>
          </w:tcPr>
          <w:p w14:paraId="49C7E63C" w14:textId="09B53E47" w:rsidR="00267889" w:rsidRDefault="00327DC2"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396" w:author="Dylan Van Aswegen" w:date="2024-07-10T10:38:00Z" w16du:dateUtc="2024-07-10T08:38:00Z"/>
                <w:rFonts w:ascii="Arial" w:hAnsi="Arial" w:cs="Arial"/>
                <w:sz w:val="20"/>
                <w:szCs w:val="20"/>
                <w:lang w:val="en-GB"/>
              </w:rPr>
            </w:pPr>
            <w:ins w:id="3397" w:author="Dylan Van Aswegen" w:date="2024-07-10T10:53:00Z" w16du:dateUtc="2024-07-10T08:53:00Z">
              <w:r>
                <w:rPr>
                  <w:rFonts w:ascii="Arial" w:hAnsi="Arial" w:cs="Arial"/>
                  <w:sz w:val="20"/>
                  <w:szCs w:val="20"/>
                  <w:lang w:val="en-GB"/>
                </w:rPr>
                <w:t>This section will contain information on Title, First Name, Last Name, Email Address</w:t>
              </w:r>
            </w:ins>
            <w:ins w:id="3398" w:author="Dylan Van Aswegen" w:date="2024-07-14T22:25:00Z" w16du:dateUtc="2024-07-14T20:25:00Z">
              <w:r w:rsidR="00E9074E">
                <w:rPr>
                  <w:rFonts w:ascii="Arial" w:hAnsi="Arial" w:cs="Arial"/>
                  <w:sz w:val="20"/>
                  <w:szCs w:val="20"/>
                  <w:lang w:val="en-GB"/>
                </w:rPr>
                <w:t xml:space="preserve">, and a profile picture, if the user has uploaded one. </w:t>
              </w:r>
            </w:ins>
          </w:p>
        </w:tc>
        <w:tc>
          <w:tcPr>
            <w:tcW w:w="3969" w:type="dxa"/>
            <w:tcPrChange w:id="3399" w:author="Dylan Van Aswegen" w:date="2024-07-12T08:59:00Z" w16du:dateUtc="2024-07-12T06:59:00Z">
              <w:tcPr>
                <w:tcW w:w="4111" w:type="dxa"/>
                <w:gridSpan w:val="2"/>
              </w:tcPr>
            </w:tcPrChange>
          </w:tcPr>
          <w:p w14:paraId="6D73A66E" w14:textId="77777777" w:rsidR="00327DC2" w:rsidRDefault="00327DC2" w:rsidP="00327DC2">
            <w:pPr>
              <w:spacing w:line="360" w:lineRule="auto"/>
              <w:jc w:val="both"/>
              <w:cnfStyle w:val="000000000000" w:firstRow="0" w:lastRow="0" w:firstColumn="0" w:lastColumn="0" w:oddVBand="0" w:evenVBand="0" w:oddHBand="0" w:evenHBand="0" w:firstRowFirstColumn="0" w:firstRowLastColumn="0" w:lastRowFirstColumn="0" w:lastRowLastColumn="0"/>
              <w:rPr>
                <w:ins w:id="3400" w:author="Dylan Van Aswegen" w:date="2024-07-10T10:53:00Z" w16du:dateUtc="2024-07-10T08:53:00Z"/>
                <w:rFonts w:ascii="Arial" w:hAnsi="Arial" w:cs="Arial"/>
                <w:sz w:val="20"/>
                <w:szCs w:val="20"/>
                <w:lang w:val="en-GB"/>
              </w:rPr>
            </w:pPr>
            <w:ins w:id="3401" w:author="Dylan Van Aswegen" w:date="2024-07-10T10:53:00Z" w16du:dateUtc="2024-07-10T08:53:00Z">
              <w:r>
                <w:rPr>
                  <w:rFonts w:ascii="Arial" w:hAnsi="Arial" w:cs="Arial"/>
                  <w:sz w:val="20"/>
                  <w:szCs w:val="20"/>
                  <w:lang w:val="en-GB"/>
                </w:rPr>
                <w:t xml:space="preserve">Group Admins will be able to see the information for each group member. </w:t>
              </w:r>
            </w:ins>
          </w:p>
          <w:p w14:paraId="14D8766C" w14:textId="08C4C020" w:rsidR="00267889" w:rsidRDefault="00327DC2" w:rsidP="00327DC2">
            <w:pPr>
              <w:spacing w:line="360" w:lineRule="auto"/>
              <w:jc w:val="both"/>
              <w:cnfStyle w:val="000000000000" w:firstRow="0" w:lastRow="0" w:firstColumn="0" w:lastColumn="0" w:oddVBand="0" w:evenVBand="0" w:oddHBand="0" w:evenHBand="0" w:firstRowFirstColumn="0" w:firstRowLastColumn="0" w:lastRowFirstColumn="0" w:lastRowLastColumn="0"/>
              <w:rPr>
                <w:ins w:id="3402" w:author="Dylan Van Aswegen" w:date="2024-07-10T10:38:00Z" w16du:dateUtc="2024-07-10T08:38:00Z"/>
                <w:rFonts w:ascii="Arial" w:hAnsi="Arial" w:cs="Arial"/>
                <w:sz w:val="20"/>
                <w:szCs w:val="20"/>
                <w:lang w:val="en-GB"/>
              </w:rPr>
            </w:pPr>
            <w:ins w:id="3403" w:author="Dylan Van Aswegen" w:date="2024-07-10T10:53:00Z" w16du:dateUtc="2024-07-10T08:53:00Z">
              <w:r>
                <w:rPr>
                  <w:rFonts w:ascii="Arial" w:hAnsi="Arial" w:cs="Arial"/>
                  <w:sz w:val="20"/>
                  <w:szCs w:val="20"/>
                  <w:lang w:val="en-GB"/>
                </w:rPr>
                <w:t>Non-admin group members will be able to see their information only.</w:t>
              </w:r>
            </w:ins>
          </w:p>
        </w:tc>
      </w:tr>
      <w:tr w:rsidR="00267889" w14:paraId="5A900319" w14:textId="77777777" w:rsidTr="74CF6477">
        <w:tblPrEx>
          <w:tblPrExChange w:id="3404" w:author="Dylan Van Aswegen" w:date="2024-07-12T08:59:00Z" w16du:dateUtc="2024-07-12T06:59:00Z">
            <w:tblPrEx>
              <w:tblW w:w="9923" w:type="dxa"/>
              <w:tblInd w:w="-5" w:type="dxa"/>
            </w:tblPrEx>
          </w:tblPrExChange>
        </w:tblPrEx>
        <w:trPr>
          <w:cnfStyle w:val="000000100000" w:firstRow="0" w:lastRow="0" w:firstColumn="0" w:lastColumn="0" w:oddVBand="0" w:evenVBand="0" w:oddHBand="1" w:evenHBand="0" w:firstRowFirstColumn="0" w:firstRowLastColumn="0" w:lastRowFirstColumn="0" w:lastRowLastColumn="0"/>
          <w:ins w:id="3405" w:author="Dylan Van Aswegen" w:date="2024-07-10T10:39:00Z"/>
          <w:trPrChange w:id="3406" w:author="Dylan Van Aswegen" w:date="2024-07-12T08:59:00Z" w16du:dateUtc="2024-07-12T06:59:00Z">
            <w:trPr>
              <w:gridBefore w:val="1"/>
            </w:trPr>
          </w:trPrChange>
        </w:trPr>
        <w:tc>
          <w:tcPr>
            <w:cnfStyle w:val="001000000000" w:firstRow="0" w:lastRow="0" w:firstColumn="1" w:lastColumn="0" w:oddVBand="0" w:evenVBand="0" w:oddHBand="0" w:evenHBand="0" w:firstRowFirstColumn="0" w:firstRowLastColumn="0" w:lastRowFirstColumn="0" w:lastRowLastColumn="0"/>
            <w:tcW w:w="2717" w:type="dxa"/>
            <w:tcPrChange w:id="3407" w:author="Dylan Van Aswegen" w:date="2024-07-12T08:59:00Z" w16du:dateUtc="2024-07-12T06:59:00Z">
              <w:tcPr>
                <w:tcW w:w="2268" w:type="dxa"/>
                <w:gridSpan w:val="2"/>
              </w:tcPr>
            </w:tcPrChange>
          </w:tcPr>
          <w:p w14:paraId="50CBA468" w14:textId="5C81F907" w:rsidR="00267889" w:rsidRDefault="00267889" w:rsidP="00B85F07">
            <w:pPr>
              <w:spacing w:line="360" w:lineRule="auto"/>
              <w:jc w:val="both"/>
              <w:cnfStyle w:val="001000100000" w:firstRow="0" w:lastRow="0" w:firstColumn="1" w:lastColumn="0" w:oddVBand="0" w:evenVBand="0" w:oddHBand="1" w:evenHBand="0" w:firstRowFirstColumn="0" w:firstRowLastColumn="0" w:lastRowFirstColumn="0" w:lastRowLastColumn="0"/>
              <w:rPr>
                <w:ins w:id="3408" w:author="Dylan Van Aswegen" w:date="2024-07-10T10:39:00Z" w16du:dateUtc="2024-07-10T08:39:00Z"/>
                <w:rFonts w:ascii="Arial" w:hAnsi="Arial" w:cs="Arial"/>
                <w:sz w:val="20"/>
                <w:szCs w:val="20"/>
                <w:lang w:val="en-GB"/>
              </w:rPr>
            </w:pPr>
            <w:ins w:id="3409" w:author="Dylan Van Aswegen" w:date="2024-07-10T10:39:00Z" w16du:dateUtc="2024-07-10T08:39:00Z">
              <w:r>
                <w:rPr>
                  <w:rFonts w:ascii="Arial" w:hAnsi="Arial" w:cs="Arial"/>
                  <w:sz w:val="20"/>
                  <w:szCs w:val="20"/>
                  <w:lang w:val="en-GB"/>
                </w:rPr>
                <w:t xml:space="preserve">My Membership Form </w:t>
              </w:r>
            </w:ins>
          </w:p>
        </w:tc>
        <w:tc>
          <w:tcPr>
            <w:tcW w:w="3237" w:type="dxa"/>
            <w:tcPrChange w:id="3410" w:author="Dylan Van Aswegen" w:date="2024-07-12T08:59:00Z" w16du:dateUtc="2024-07-12T06:59:00Z">
              <w:tcPr>
                <w:tcW w:w="3544" w:type="dxa"/>
                <w:gridSpan w:val="3"/>
              </w:tcPr>
            </w:tcPrChange>
          </w:tcPr>
          <w:p w14:paraId="2F6EF7B5" w14:textId="70FDBF90" w:rsidR="00267889" w:rsidRDefault="00E94E1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411" w:author="Dylan Van Aswegen" w:date="2024-07-10T10:39:00Z" w16du:dateUtc="2024-07-10T08:39:00Z"/>
                <w:rFonts w:ascii="Arial" w:hAnsi="Arial" w:cs="Arial"/>
                <w:sz w:val="20"/>
                <w:szCs w:val="20"/>
                <w:lang w:val="en-GB"/>
              </w:rPr>
            </w:pPr>
            <w:ins w:id="3412" w:author="Dylan Van Aswegen" w:date="2024-07-10T11:29:00Z" w16du:dateUtc="2024-07-10T09:29:00Z">
              <w:r>
                <w:rPr>
                  <w:rFonts w:ascii="Arial" w:hAnsi="Arial" w:cs="Arial"/>
                  <w:sz w:val="20"/>
                  <w:szCs w:val="20"/>
                  <w:lang w:val="en-GB"/>
                </w:rPr>
                <w:t>This section will contain a list of the forms that have been completed</w:t>
              </w:r>
            </w:ins>
            <w:ins w:id="3413" w:author="Dylan Van Aswegen" w:date="2024-07-10T11:31:00Z" w16du:dateUtc="2024-07-10T09:31:00Z">
              <w:r>
                <w:rPr>
                  <w:rFonts w:ascii="Arial" w:hAnsi="Arial" w:cs="Arial"/>
                  <w:sz w:val="20"/>
                  <w:szCs w:val="20"/>
                  <w:lang w:val="en-GB"/>
                </w:rPr>
                <w:t xml:space="preserve"> or has to be completed by the user. This will consist of the form name, and the last updated date where the form has been completed </w:t>
              </w:r>
            </w:ins>
            <w:ins w:id="3414" w:author="Dylan Van Aswegen" w:date="2024-07-10T11:32:00Z" w16du:dateUtc="2024-07-10T09:32:00Z">
              <w:r>
                <w:rPr>
                  <w:rFonts w:ascii="Arial" w:hAnsi="Arial" w:cs="Arial"/>
                  <w:sz w:val="20"/>
                  <w:szCs w:val="20"/>
                  <w:lang w:val="en-GB"/>
                </w:rPr>
                <w:t>and</w:t>
              </w:r>
            </w:ins>
            <w:ins w:id="3415" w:author="Dylan Van Aswegen" w:date="2024-07-10T11:31:00Z" w16du:dateUtc="2024-07-10T09:31:00Z">
              <w:r>
                <w:rPr>
                  <w:rFonts w:ascii="Arial" w:hAnsi="Arial" w:cs="Arial"/>
                  <w:sz w:val="20"/>
                  <w:szCs w:val="20"/>
                  <w:lang w:val="en-GB"/>
                </w:rPr>
                <w:t xml:space="preserve"> a message in red “</w:t>
              </w:r>
              <w:r w:rsidRPr="00E94E15">
                <w:rPr>
                  <w:rFonts w:ascii="Arial" w:hAnsi="Arial" w:cs="Arial"/>
                  <w:sz w:val="20"/>
                  <w:szCs w:val="20"/>
                  <w:lang w:val="en-GB"/>
                  <w:rPrChange w:id="3416" w:author="Dylan Van Aswegen" w:date="2024-07-10T11:32:00Z" w16du:dateUtc="2024-07-10T09:32:00Z">
                    <w:rPr>
                      <w:color w:val="C00000"/>
                    </w:rPr>
                  </w:rPrChange>
                </w:rPr>
                <w:t>This form requires completion/updating</w:t>
              </w:r>
              <w:r w:rsidRPr="00E94E15">
                <w:rPr>
                  <w:rFonts w:ascii="Arial" w:hAnsi="Arial" w:cs="Arial"/>
                  <w:sz w:val="20"/>
                  <w:szCs w:val="20"/>
                  <w:lang w:val="en-GB"/>
                  <w:rPrChange w:id="3417" w:author="Dylan Van Aswegen" w:date="2024-07-10T11:32:00Z" w16du:dateUtc="2024-07-10T09:32:00Z">
                    <w:rPr/>
                  </w:rPrChange>
                </w:rPr>
                <w:t>.”</w:t>
              </w:r>
            </w:ins>
            <w:ins w:id="3418" w:author="Dylan Van Aswegen" w:date="2024-07-10T11:32:00Z" w16du:dateUtc="2024-07-10T09:32:00Z">
              <w:r>
                <w:rPr>
                  <w:rFonts w:ascii="Arial" w:hAnsi="Arial" w:cs="Arial"/>
                  <w:sz w:val="20"/>
                  <w:szCs w:val="20"/>
                  <w:lang w:val="en-GB"/>
                </w:rPr>
                <w:t xml:space="preserve"> where the organisation admin has </w:t>
              </w:r>
            </w:ins>
            <w:ins w:id="3419" w:author="Dylan Van Aswegen" w:date="2024-07-10T11:33:00Z" w16du:dateUtc="2024-07-10T09:33:00Z">
              <w:r>
                <w:rPr>
                  <w:rFonts w:ascii="Arial" w:hAnsi="Arial" w:cs="Arial"/>
                  <w:sz w:val="20"/>
                  <w:szCs w:val="20"/>
                  <w:lang w:val="en-GB"/>
                </w:rPr>
                <w:t>requested a form be completed / updated</w:t>
              </w:r>
            </w:ins>
            <w:ins w:id="3420" w:author="Dylan Van Aswegen" w:date="2024-07-10T11:34:00Z" w16du:dateUtc="2024-07-10T09:34:00Z">
              <w:r>
                <w:rPr>
                  <w:rFonts w:ascii="Arial" w:hAnsi="Arial" w:cs="Arial"/>
                  <w:sz w:val="20"/>
                  <w:szCs w:val="20"/>
                  <w:lang w:val="en-GB"/>
                </w:rPr>
                <w:t xml:space="preserve">. </w:t>
              </w:r>
            </w:ins>
          </w:p>
        </w:tc>
        <w:tc>
          <w:tcPr>
            <w:tcW w:w="3969" w:type="dxa"/>
            <w:tcPrChange w:id="3421" w:author="Dylan Van Aswegen" w:date="2024-07-12T08:59:00Z" w16du:dateUtc="2024-07-12T06:59:00Z">
              <w:tcPr>
                <w:tcW w:w="4111" w:type="dxa"/>
                <w:gridSpan w:val="2"/>
              </w:tcPr>
            </w:tcPrChange>
          </w:tcPr>
          <w:p w14:paraId="692EE5BB" w14:textId="77777777" w:rsidR="00267889" w:rsidRDefault="00133EC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422" w:author="Dylan Van Aswegen" w:date="2024-07-10T11:35:00Z" w16du:dateUtc="2024-07-10T09:35:00Z"/>
                <w:rFonts w:ascii="Arial" w:hAnsi="Arial" w:cs="Arial"/>
                <w:sz w:val="20"/>
                <w:szCs w:val="20"/>
                <w:lang w:val="en-GB"/>
              </w:rPr>
            </w:pPr>
            <w:ins w:id="3423" w:author="Dylan Van Aswegen" w:date="2024-07-10T11:34:00Z" w16du:dateUtc="2024-07-10T09:34:00Z">
              <w:r>
                <w:rPr>
                  <w:rFonts w:ascii="Arial" w:hAnsi="Arial" w:cs="Arial"/>
                  <w:sz w:val="20"/>
                  <w:szCs w:val="20"/>
                  <w:lang w:val="en-GB"/>
                </w:rPr>
                <w:t>Group Admins will be able to see t</w:t>
              </w:r>
            </w:ins>
            <w:ins w:id="3424" w:author="Dylan Van Aswegen" w:date="2024-07-10T11:35:00Z" w16du:dateUtc="2024-07-10T09:35:00Z">
              <w:r>
                <w:rPr>
                  <w:rFonts w:ascii="Arial" w:hAnsi="Arial" w:cs="Arial"/>
                  <w:sz w:val="20"/>
                  <w:szCs w:val="20"/>
                  <w:lang w:val="en-GB"/>
                </w:rPr>
                <w:t xml:space="preserve">he forms for all group members. </w:t>
              </w:r>
            </w:ins>
          </w:p>
          <w:p w14:paraId="72CEDF95" w14:textId="77777777" w:rsidR="00133EC8" w:rsidRDefault="00133EC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425" w:author="Dylan Van Aswegen" w:date="2024-07-10T11:36:00Z" w16du:dateUtc="2024-07-10T09:36:00Z"/>
                <w:rFonts w:ascii="Arial" w:hAnsi="Arial" w:cs="Arial"/>
                <w:sz w:val="20"/>
                <w:szCs w:val="20"/>
                <w:lang w:val="en-GB"/>
              </w:rPr>
            </w:pPr>
            <w:ins w:id="3426" w:author="Dylan Van Aswegen" w:date="2024-07-10T11:36:00Z" w16du:dateUtc="2024-07-10T09:36:00Z">
              <w:r>
                <w:rPr>
                  <w:rFonts w:ascii="Arial" w:hAnsi="Arial" w:cs="Arial"/>
                  <w:sz w:val="20"/>
                  <w:szCs w:val="20"/>
                  <w:lang w:val="en-GB"/>
                </w:rPr>
                <w:t xml:space="preserve">Non-admin members will be able to see the forms for themselves. </w:t>
              </w:r>
            </w:ins>
          </w:p>
          <w:p w14:paraId="4F21B0FF" w14:textId="5B4491D0" w:rsidR="00133EC8" w:rsidRDefault="00133EC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427" w:author="Dylan Van Aswegen" w:date="2024-07-10T10:39:00Z" w16du:dateUtc="2024-07-10T08:39:00Z"/>
                <w:rFonts w:ascii="Arial" w:hAnsi="Arial" w:cs="Arial"/>
                <w:sz w:val="20"/>
                <w:szCs w:val="20"/>
                <w:lang w:val="en-GB"/>
              </w:rPr>
            </w:pPr>
            <w:ins w:id="3428" w:author="Dylan Van Aswegen" w:date="2024-07-10T11:36:00Z" w16du:dateUtc="2024-07-10T09:36:00Z">
              <w:r>
                <w:rPr>
                  <w:rFonts w:ascii="Arial" w:hAnsi="Arial" w:cs="Arial"/>
                  <w:sz w:val="20"/>
                  <w:szCs w:val="20"/>
                  <w:lang w:val="en-GB"/>
                </w:rPr>
                <w:t xml:space="preserve">The same information as is displayed </w:t>
              </w:r>
            </w:ins>
            <w:ins w:id="3429" w:author="Dylan Van Aswegen" w:date="2024-07-10T11:37:00Z" w16du:dateUtc="2024-07-10T09:37:00Z">
              <w:r w:rsidR="00A6163D">
                <w:rPr>
                  <w:rFonts w:ascii="Arial" w:hAnsi="Arial" w:cs="Arial"/>
                  <w:sz w:val="20"/>
                  <w:szCs w:val="20"/>
                  <w:lang w:val="en-GB"/>
                </w:rPr>
                <w:t xml:space="preserve">to the individuals. </w:t>
              </w:r>
            </w:ins>
          </w:p>
        </w:tc>
      </w:tr>
    </w:tbl>
    <w:p w14:paraId="0D3E72CA" w14:textId="77777777" w:rsidR="00B86854" w:rsidRDefault="00B86854" w:rsidP="003C1F7F">
      <w:pPr>
        <w:rPr>
          <w:ins w:id="3430" w:author="Dylan Van Aswegen" w:date="2024-07-10T11:37:00Z" w16du:dateUtc="2024-07-10T09:37:00Z"/>
          <w:lang w:val="en-GB"/>
        </w:rPr>
      </w:pPr>
    </w:p>
    <w:p w14:paraId="52AF150B" w14:textId="77777777" w:rsidR="00444800" w:rsidRDefault="00444800" w:rsidP="003C1F7F">
      <w:pPr>
        <w:rPr>
          <w:ins w:id="3431" w:author="Dylan Van Aswegen" w:date="2024-07-10T11:43:00Z" w16du:dateUtc="2024-07-10T09:43:00Z"/>
          <w:lang w:val="en-GB"/>
        </w:rPr>
      </w:pPr>
      <w:ins w:id="3432" w:author="Dylan Van Aswegen" w:date="2024-07-10T11:37:00Z" w16du:dateUtc="2024-07-10T09:37:00Z">
        <w:r>
          <w:rPr>
            <w:lang w:val="en-GB"/>
          </w:rPr>
          <w:t>The users will be able to exp</w:t>
        </w:r>
      </w:ins>
      <w:ins w:id="3433" w:author="Dylan Van Aswegen" w:date="2024-07-10T11:38:00Z" w16du:dateUtc="2024-07-10T09:38:00Z">
        <w:r>
          <w:rPr>
            <w:lang w:val="en-GB"/>
          </w:rPr>
          <w:t xml:space="preserve">and each of these sections by clicking on </w:t>
        </w:r>
      </w:ins>
      <w:ins w:id="3434" w:author="Dylan Van Aswegen" w:date="2024-07-10T11:39:00Z" w16du:dateUtc="2024-07-10T09:39:00Z">
        <w:r>
          <w:rPr>
            <w:lang w:val="en-GB"/>
          </w:rPr>
          <w:t>a view button. This will navigate them to the correspo</w:t>
        </w:r>
      </w:ins>
      <w:ins w:id="3435" w:author="Dylan Van Aswegen" w:date="2024-07-10T11:40:00Z" w16du:dateUtc="2024-07-10T09:40:00Z">
        <w:r>
          <w:rPr>
            <w:lang w:val="en-GB"/>
          </w:rPr>
          <w:t xml:space="preserve">nding page for the selected section. </w:t>
        </w:r>
      </w:ins>
      <w:ins w:id="3436" w:author="Dylan Van Aswegen" w:date="2024-07-10T11:42:00Z" w16du:dateUtc="2024-07-10T09:42:00Z">
        <w:r>
          <w:rPr>
            <w:lang w:val="en-GB"/>
          </w:rPr>
          <w:t xml:space="preserve">These pages will be described further </w:t>
        </w:r>
      </w:ins>
      <w:ins w:id="3437" w:author="Dylan Van Aswegen" w:date="2024-07-10T11:43:00Z" w16du:dateUtc="2024-07-10T09:43:00Z">
        <w:r>
          <w:rPr>
            <w:lang w:val="en-GB"/>
          </w:rPr>
          <w:t xml:space="preserve">below. </w:t>
        </w:r>
      </w:ins>
    </w:p>
    <w:p w14:paraId="7A34F0F4" w14:textId="77777777" w:rsidR="00606AE7" w:rsidRDefault="00606AE7" w:rsidP="003C1F7F">
      <w:pPr>
        <w:rPr>
          <w:ins w:id="3438" w:author="Dylan Van Aswegen" w:date="2024-07-10T11:44:00Z" w16du:dateUtc="2024-07-10T09:44:00Z"/>
          <w:lang w:val="en-GB"/>
        </w:rPr>
      </w:pPr>
    </w:p>
    <w:p w14:paraId="4957C141" w14:textId="77777777" w:rsidR="00606AE7" w:rsidRDefault="00606AE7" w:rsidP="003C1F7F">
      <w:pPr>
        <w:rPr>
          <w:ins w:id="3439" w:author="Dylan Van Aswegen" w:date="2024-07-10T11:46:00Z" w16du:dateUtc="2024-07-10T09:46:00Z"/>
          <w:rFonts w:ascii="Arial" w:hAnsi="Arial" w:cs="Arial"/>
          <w:sz w:val="36"/>
          <w:szCs w:val="36"/>
          <w:lang w:val="en-GB"/>
        </w:rPr>
      </w:pPr>
    </w:p>
    <w:p w14:paraId="2C4BF521" w14:textId="77777777" w:rsidR="00606AE7" w:rsidRDefault="00606AE7" w:rsidP="003C1F7F">
      <w:pPr>
        <w:rPr>
          <w:ins w:id="3440" w:author="Dylan Van Aswegen" w:date="2024-07-10T11:46:00Z" w16du:dateUtc="2024-07-10T09:46:00Z"/>
          <w:rFonts w:ascii="Arial" w:hAnsi="Arial" w:cs="Arial"/>
          <w:sz w:val="36"/>
          <w:szCs w:val="36"/>
          <w:lang w:val="en-GB"/>
        </w:rPr>
      </w:pPr>
    </w:p>
    <w:p w14:paraId="3B4F726E" w14:textId="77777777" w:rsidR="00606AE7" w:rsidRDefault="00606AE7" w:rsidP="003C1F7F">
      <w:pPr>
        <w:rPr>
          <w:ins w:id="3441" w:author="Dylan Van Aswegen" w:date="2024-07-10T11:46:00Z" w16du:dateUtc="2024-07-10T09:46:00Z"/>
          <w:rFonts w:ascii="Arial" w:hAnsi="Arial" w:cs="Arial"/>
          <w:sz w:val="36"/>
          <w:szCs w:val="36"/>
          <w:lang w:val="en-GB"/>
        </w:rPr>
      </w:pPr>
    </w:p>
    <w:p w14:paraId="14AE7C26" w14:textId="77777777" w:rsidR="00606AE7" w:rsidRDefault="00606AE7" w:rsidP="003C1F7F">
      <w:pPr>
        <w:rPr>
          <w:ins w:id="3442" w:author="Dylan Van Aswegen" w:date="2024-07-10T11:46:00Z" w16du:dateUtc="2024-07-10T09:46:00Z"/>
          <w:rFonts w:ascii="Arial" w:hAnsi="Arial" w:cs="Arial"/>
          <w:sz w:val="36"/>
          <w:szCs w:val="36"/>
          <w:lang w:val="en-GB"/>
        </w:rPr>
      </w:pPr>
    </w:p>
    <w:p w14:paraId="40EA8AD3" w14:textId="77777777" w:rsidR="00606AE7" w:rsidRDefault="00606AE7" w:rsidP="003C1F7F">
      <w:pPr>
        <w:rPr>
          <w:ins w:id="3443" w:author="Dylan Van Aswegen" w:date="2024-07-10T11:46:00Z" w16du:dateUtc="2024-07-10T09:46:00Z"/>
          <w:rFonts w:ascii="Arial" w:hAnsi="Arial" w:cs="Arial"/>
          <w:sz w:val="36"/>
          <w:szCs w:val="36"/>
          <w:lang w:val="en-GB"/>
        </w:rPr>
      </w:pPr>
    </w:p>
    <w:p w14:paraId="2A81610D" w14:textId="77777777" w:rsidR="00606AE7" w:rsidRDefault="00606AE7" w:rsidP="003C1F7F">
      <w:pPr>
        <w:rPr>
          <w:ins w:id="3444" w:author="Dylan Van Aswegen" w:date="2024-07-10T11:46:00Z" w16du:dateUtc="2024-07-10T09:46:00Z"/>
          <w:rFonts w:ascii="Arial" w:hAnsi="Arial" w:cs="Arial"/>
          <w:sz w:val="36"/>
          <w:szCs w:val="36"/>
          <w:lang w:val="en-GB"/>
        </w:rPr>
      </w:pPr>
    </w:p>
    <w:p w14:paraId="612B6274" w14:textId="77777777" w:rsidR="00606AE7" w:rsidRDefault="00606AE7" w:rsidP="003C1F7F">
      <w:pPr>
        <w:rPr>
          <w:ins w:id="3445" w:author="Dylan Van Aswegen" w:date="2024-07-10T11:46:00Z" w16du:dateUtc="2024-07-10T09:46:00Z"/>
          <w:rFonts w:ascii="Arial" w:hAnsi="Arial" w:cs="Arial"/>
          <w:sz w:val="36"/>
          <w:szCs w:val="36"/>
          <w:lang w:val="en-GB"/>
        </w:rPr>
      </w:pPr>
    </w:p>
    <w:p w14:paraId="677B74C0" w14:textId="77777777" w:rsidR="00606AE7" w:rsidRDefault="00606AE7" w:rsidP="003C1F7F">
      <w:pPr>
        <w:rPr>
          <w:ins w:id="3446" w:author="Dylan Van Aswegen" w:date="2024-07-10T11:46:00Z" w16du:dateUtc="2024-07-10T09:46:00Z"/>
          <w:rFonts w:ascii="Arial" w:hAnsi="Arial" w:cs="Arial"/>
          <w:sz w:val="36"/>
          <w:szCs w:val="36"/>
          <w:lang w:val="en-GB"/>
        </w:rPr>
      </w:pPr>
    </w:p>
    <w:p w14:paraId="1C95AE2B" w14:textId="77777777" w:rsidR="00606AE7" w:rsidRDefault="00606AE7" w:rsidP="003C1F7F">
      <w:pPr>
        <w:rPr>
          <w:ins w:id="3447" w:author="Dylan Van Aswegen" w:date="2024-07-10T11:46:00Z" w16du:dateUtc="2024-07-10T09:46:00Z"/>
          <w:rFonts w:ascii="Arial" w:hAnsi="Arial" w:cs="Arial"/>
          <w:sz w:val="36"/>
          <w:szCs w:val="36"/>
          <w:lang w:val="en-GB"/>
        </w:rPr>
      </w:pPr>
    </w:p>
    <w:p w14:paraId="1169D29F" w14:textId="77777777" w:rsidR="00606AE7" w:rsidRDefault="00606AE7" w:rsidP="003C1F7F">
      <w:pPr>
        <w:rPr>
          <w:ins w:id="3448" w:author="Dylan Van Aswegen" w:date="2024-07-10T11:46:00Z" w16du:dateUtc="2024-07-10T09:46:00Z"/>
          <w:rFonts w:ascii="Arial" w:hAnsi="Arial" w:cs="Arial"/>
          <w:sz w:val="36"/>
          <w:szCs w:val="36"/>
          <w:lang w:val="en-GB"/>
        </w:rPr>
      </w:pPr>
    </w:p>
    <w:p w14:paraId="1FC61B9F" w14:textId="77777777" w:rsidR="00606AE7" w:rsidRPr="00606AE7" w:rsidRDefault="00606AE7" w:rsidP="003C1F7F">
      <w:pPr>
        <w:rPr>
          <w:ins w:id="3449" w:author="Dylan Van Aswegen" w:date="2024-07-10T11:37:00Z" w16du:dateUtc="2024-07-10T09:37:00Z"/>
          <w:rFonts w:ascii="Arial" w:hAnsi="Arial" w:cs="Arial"/>
          <w:sz w:val="36"/>
          <w:szCs w:val="36"/>
          <w:lang w:val="en-GB"/>
          <w:rPrChange w:id="3450" w:author="Dylan Van Aswegen" w:date="2024-07-10T11:46:00Z" w16du:dateUtc="2024-07-10T09:46:00Z">
            <w:rPr>
              <w:ins w:id="3451" w:author="Dylan Van Aswegen" w:date="2024-07-10T11:37:00Z" w16du:dateUtc="2024-07-10T09:37:00Z"/>
              <w:lang w:val="en-GB"/>
            </w:rPr>
          </w:rPrChange>
        </w:rPr>
      </w:pPr>
    </w:p>
    <w:p w14:paraId="072F9939" w14:textId="77777777" w:rsidR="00444800" w:rsidRDefault="00444800" w:rsidP="003C1F7F">
      <w:pPr>
        <w:rPr>
          <w:ins w:id="3452" w:author="Dylan Van Aswegen" w:date="2024-07-10T11:37:00Z" w16du:dateUtc="2024-07-10T09:37:00Z"/>
          <w:lang w:val="en-GB"/>
        </w:rPr>
      </w:pPr>
    </w:p>
    <w:p w14:paraId="365B8C9F" w14:textId="77777777" w:rsidR="00444800" w:rsidRDefault="00444800" w:rsidP="003C1F7F">
      <w:pPr>
        <w:rPr>
          <w:ins w:id="3453" w:author="Dylan Van Aswegen" w:date="2024-07-10T11:37:00Z" w16du:dateUtc="2024-07-10T09:37:00Z"/>
          <w:lang w:val="en-GB"/>
        </w:rPr>
      </w:pPr>
    </w:p>
    <w:p w14:paraId="2CD82BC2" w14:textId="77777777" w:rsidR="00444800" w:rsidRDefault="00444800" w:rsidP="003C1F7F">
      <w:pPr>
        <w:rPr>
          <w:ins w:id="3454" w:author="Dylan Van Aswegen" w:date="2024-07-10T11:37:00Z" w16du:dateUtc="2024-07-10T09:37:00Z"/>
          <w:lang w:val="en-GB"/>
        </w:rPr>
      </w:pPr>
    </w:p>
    <w:p w14:paraId="4C1A456C" w14:textId="77777777" w:rsidR="00444800" w:rsidRDefault="00444800" w:rsidP="003C1F7F">
      <w:pPr>
        <w:rPr>
          <w:ins w:id="3455" w:author="Dylan Van Aswegen" w:date="2024-07-10T11:37:00Z" w16du:dateUtc="2024-07-10T09:37:00Z"/>
          <w:lang w:val="en-GB"/>
        </w:rPr>
      </w:pPr>
    </w:p>
    <w:p w14:paraId="1333A4AF" w14:textId="77777777" w:rsidR="00444800" w:rsidRDefault="00444800" w:rsidP="003C1F7F">
      <w:pPr>
        <w:rPr>
          <w:ins w:id="3456" w:author="Dylan Van Aswegen" w:date="2024-07-10T11:37:00Z" w16du:dateUtc="2024-07-10T09:37:00Z"/>
          <w:lang w:val="en-GB"/>
        </w:rPr>
      </w:pPr>
    </w:p>
    <w:p w14:paraId="101446C5" w14:textId="77777777" w:rsidR="00444800" w:rsidRDefault="00444800" w:rsidP="003C1F7F">
      <w:pPr>
        <w:rPr>
          <w:ins w:id="3457" w:author="Dylan Van Aswegen" w:date="2024-07-10T11:37:00Z" w16du:dateUtc="2024-07-10T09:37:00Z"/>
          <w:lang w:val="en-GB"/>
        </w:rPr>
      </w:pPr>
    </w:p>
    <w:p w14:paraId="6D946F74" w14:textId="77777777" w:rsidR="00444800" w:rsidRDefault="00444800" w:rsidP="003C1F7F">
      <w:pPr>
        <w:rPr>
          <w:ins w:id="3458" w:author="Dylan Van Aswegen" w:date="2024-07-10T09:37:00Z" w16du:dateUtc="2024-07-10T07:37:00Z"/>
          <w:lang w:val="en-GB"/>
        </w:rPr>
      </w:pPr>
    </w:p>
    <w:p w14:paraId="3AC4F2C5" w14:textId="77777777" w:rsidR="004E1F0C" w:rsidRDefault="004E1F0C" w:rsidP="003C1F7F">
      <w:pPr>
        <w:rPr>
          <w:lang w:val="en-GB"/>
        </w:rPr>
      </w:pPr>
    </w:p>
    <w:p w14:paraId="4EDE632F" w14:textId="165A17D3" w:rsidR="003C1F7F" w:rsidRPr="00671224" w:rsidDel="00482E76" w:rsidRDefault="003C1F7F" w:rsidP="003C1F7F">
      <w:pPr>
        <w:pStyle w:val="ListParagraph"/>
        <w:numPr>
          <w:ilvl w:val="2"/>
          <w:numId w:val="2"/>
        </w:numPr>
        <w:ind w:left="709"/>
        <w:rPr>
          <w:del w:id="3459" w:author="Dylan Van Aswegen" w:date="2024-07-12T09:20:00Z" w16du:dateUtc="2024-07-12T07:20:00Z"/>
        </w:rPr>
      </w:pPr>
      <w:del w:id="3460" w:author="Dylan Van Aswegen" w:date="2024-07-12T09:20:00Z" w16du:dateUtc="2024-07-12T07:20:00Z">
        <w:r w:rsidRPr="00671224" w:rsidDel="00482E76">
          <w:delText>Upcoming Events</w:delText>
        </w:r>
      </w:del>
    </w:p>
    <w:p w14:paraId="448FDA44" w14:textId="3BF6E911" w:rsidR="003C1F7F" w:rsidDel="00482E76" w:rsidRDefault="003C1F7F" w:rsidP="003C1F7F">
      <w:pPr>
        <w:pStyle w:val="ListParagraph"/>
        <w:rPr>
          <w:del w:id="3461" w:author="Dylan Van Aswegen" w:date="2024-07-12T09:20:00Z" w16du:dateUtc="2024-07-12T07:20:00Z"/>
          <w:lang w:val="en-GB"/>
        </w:rPr>
      </w:pPr>
      <w:del w:id="3462" w:author="Dylan Van Aswegen" w:date="2024-07-12T09:20:00Z" w16du:dateUtc="2024-07-12T07:20:00Z">
        <w:r w:rsidDel="00482E76">
          <w:rPr>
            <w:lang w:val="en-GB"/>
          </w:rPr>
          <w:delText>This will show the next three events that have been scheduled by the organization</w:delText>
        </w:r>
        <w:r w:rsidR="001E0426" w:rsidDel="00482E76">
          <w:rPr>
            <w:lang w:val="en-GB"/>
          </w:rPr>
          <w:delText>s a user is linked to</w:delText>
        </w:r>
        <w:r w:rsidDel="00482E76">
          <w:rPr>
            <w:lang w:val="en-GB"/>
          </w:rPr>
          <w:delText xml:space="preserve"> with a button to allow the user to view more information about the event. </w:delText>
        </w:r>
      </w:del>
    </w:p>
    <w:p w14:paraId="5DB53486" w14:textId="0A580C24" w:rsidR="003C1F7F" w:rsidDel="00482E76" w:rsidRDefault="003C1F7F" w:rsidP="003C1F7F">
      <w:pPr>
        <w:pStyle w:val="ListParagraph"/>
        <w:rPr>
          <w:del w:id="3463" w:author="Dylan Van Aswegen" w:date="2024-07-12T09:20:00Z" w16du:dateUtc="2024-07-12T07:20:00Z"/>
          <w:lang w:val="en-GB"/>
        </w:rPr>
      </w:pPr>
    </w:p>
    <w:p w14:paraId="0BACE002" w14:textId="6ED6882F" w:rsidR="003C1F7F" w:rsidRPr="00671224" w:rsidDel="00482E76" w:rsidRDefault="003C1F7F" w:rsidP="003C1F7F">
      <w:pPr>
        <w:pStyle w:val="ListParagraph"/>
        <w:numPr>
          <w:ilvl w:val="2"/>
          <w:numId w:val="2"/>
        </w:numPr>
        <w:ind w:left="709"/>
        <w:rPr>
          <w:del w:id="3464" w:author="Dylan Van Aswegen" w:date="2024-07-12T09:20:00Z" w16du:dateUtc="2024-07-12T07:20:00Z"/>
        </w:rPr>
      </w:pPr>
      <w:del w:id="3465" w:author="Dylan Van Aswegen" w:date="2024-07-12T09:20:00Z" w16du:dateUtc="2024-07-12T07:20:00Z">
        <w:r w:rsidRPr="00671224" w:rsidDel="00482E76">
          <w:delText>My Event Bookings</w:delText>
        </w:r>
      </w:del>
    </w:p>
    <w:p w14:paraId="021A72B7" w14:textId="24908780" w:rsidR="003C1F7F" w:rsidDel="00482E76" w:rsidRDefault="003C1F7F" w:rsidP="003C1F7F">
      <w:pPr>
        <w:pStyle w:val="ListParagraph"/>
        <w:rPr>
          <w:del w:id="3466" w:author="Dylan Van Aswegen" w:date="2024-07-12T09:20:00Z" w16du:dateUtc="2024-07-12T07:20:00Z"/>
          <w:lang w:val="en-GB"/>
        </w:rPr>
      </w:pPr>
      <w:del w:id="3467" w:author="Dylan Van Aswegen" w:date="2024-07-12T09:20:00Z" w16du:dateUtc="2024-07-12T07:20:00Z">
        <w:r w:rsidDel="00482E76">
          <w:rPr>
            <w:lang w:val="en-GB"/>
          </w:rPr>
          <w:delText>This section will show details of event bookings the user has made</w:delText>
        </w:r>
        <w:r w:rsidR="001E0426" w:rsidDel="00482E76">
          <w:rPr>
            <w:lang w:val="en-GB"/>
          </w:rPr>
          <w:delText xml:space="preserve">. </w:delText>
        </w:r>
      </w:del>
    </w:p>
    <w:p w14:paraId="4BAF7C9E" w14:textId="57AB034E" w:rsidR="003C1F7F" w:rsidDel="00482E76" w:rsidRDefault="003C1F7F" w:rsidP="003C1F7F">
      <w:pPr>
        <w:pStyle w:val="ListParagraph"/>
        <w:rPr>
          <w:del w:id="3468" w:author="Dylan Van Aswegen" w:date="2024-07-12T09:20:00Z" w16du:dateUtc="2024-07-12T07:20:00Z"/>
          <w:lang w:val="en-GB"/>
        </w:rPr>
      </w:pPr>
    </w:p>
    <w:p w14:paraId="264CA4B3" w14:textId="56AA9DF4" w:rsidR="003C1F7F" w:rsidRPr="00671224" w:rsidDel="00482E76" w:rsidRDefault="003C1F7F" w:rsidP="003C1F7F">
      <w:pPr>
        <w:pStyle w:val="ListParagraph"/>
        <w:numPr>
          <w:ilvl w:val="2"/>
          <w:numId w:val="2"/>
        </w:numPr>
        <w:ind w:left="709"/>
        <w:rPr>
          <w:del w:id="3469" w:author="Dylan Van Aswegen" w:date="2024-07-12T09:20:00Z" w16du:dateUtc="2024-07-12T07:20:00Z"/>
        </w:rPr>
      </w:pPr>
      <w:del w:id="3470" w:author="Dylan Van Aswegen" w:date="2024-07-12T09:20:00Z" w16du:dateUtc="2024-07-12T07:20:00Z">
        <w:r w:rsidRPr="00671224" w:rsidDel="00482E76">
          <w:delText xml:space="preserve">My Subscriptions </w:delText>
        </w:r>
      </w:del>
    </w:p>
    <w:p w14:paraId="655735B3" w14:textId="381BDA8F" w:rsidR="003C1F7F" w:rsidDel="00482E76" w:rsidRDefault="003C1F7F" w:rsidP="003C1F7F">
      <w:pPr>
        <w:pStyle w:val="ListParagraph"/>
        <w:rPr>
          <w:del w:id="3471" w:author="Dylan Van Aswegen" w:date="2024-07-12T09:20:00Z" w16du:dateUtc="2024-07-12T07:20:00Z"/>
          <w:lang w:val="en-GB"/>
        </w:rPr>
      </w:pPr>
      <w:del w:id="3472" w:author="Dylan Van Aswegen" w:date="2024-07-12T09:20:00Z" w16du:dateUtc="2024-07-12T07:20:00Z">
        <w:r w:rsidDel="00482E76">
          <w:rPr>
            <w:lang w:val="en-GB"/>
          </w:rPr>
          <w:delText xml:space="preserve">This section will display the details of the users subscription </w:delText>
        </w:r>
        <w:r w:rsidR="001E0426" w:rsidDel="00482E76">
          <w:rPr>
            <w:lang w:val="en-GB"/>
          </w:rPr>
          <w:delText>with any</w:delText>
        </w:r>
        <w:r w:rsidDel="00482E76">
          <w:rPr>
            <w:lang w:val="en-GB"/>
          </w:rPr>
          <w:delText xml:space="preserve"> organisation</w:delText>
        </w:r>
        <w:r w:rsidR="001E0426" w:rsidDel="00482E76">
          <w:rPr>
            <w:lang w:val="en-GB"/>
          </w:rPr>
          <w:delText xml:space="preserve">s that they are linked to. </w:delText>
        </w:r>
        <w:r w:rsidDel="00482E76">
          <w:rPr>
            <w:lang w:val="en-GB"/>
          </w:rPr>
          <w:delText xml:space="preserve"> </w:delText>
        </w:r>
      </w:del>
    </w:p>
    <w:p w14:paraId="5EE0BF78" w14:textId="50D68D9B" w:rsidR="003C1F7F" w:rsidRPr="001E0426" w:rsidDel="00482E76" w:rsidRDefault="003C1F7F" w:rsidP="001E0426">
      <w:pPr>
        <w:pStyle w:val="ListParagraph"/>
        <w:rPr>
          <w:del w:id="3473" w:author="Dylan Van Aswegen" w:date="2024-07-12T09:20:00Z" w16du:dateUtc="2024-07-12T07:20:00Z"/>
          <w:lang w:val="en-GB"/>
        </w:rPr>
      </w:pPr>
      <w:del w:id="3474" w:author="Dylan Van Aswegen" w:date="2024-07-12T09:20:00Z" w16du:dateUtc="2024-07-12T07:20:00Z">
        <w:r w:rsidDel="00482E76">
          <w:rPr>
            <w:lang w:val="en-GB"/>
          </w:rPr>
          <w:delText xml:space="preserve"> </w:delText>
        </w:r>
      </w:del>
    </w:p>
    <w:p w14:paraId="6F1E41B9" w14:textId="18BCDA58" w:rsidR="003C1F7F" w:rsidRPr="00671224" w:rsidDel="00482E76" w:rsidRDefault="003C1F7F" w:rsidP="003C1F7F">
      <w:pPr>
        <w:pStyle w:val="ListParagraph"/>
        <w:numPr>
          <w:ilvl w:val="2"/>
          <w:numId w:val="2"/>
        </w:numPr>
        <w:ind w:left="709"/>
        <w:rPr>
          <w:del w:id="3475" w:author="Dylan Van Aswegen" w:date="2024-07-12T09:20:00Z" w16du:dateUtc="2024-07-12T07:20:00Z"/>
        </w:rPr>
      </w:pPr>
      <w:del w:id="3476" w:author="Dylan Van Aswegen" w:date="2024-07-12T09:20:00Z" w16du:dateUtc="2024-07-12T07:20:00Z">
        <w:r w:rsidRPr="00671224" w:rsidDel="00482E76">
          <w:delText xml:space="preserve">My Orders  </w:delText>
        </w:r>
      </w:del>
    </w:p>
    <w:p w14:paraId="76CC3BF5" w14:textId="20111CCA" w:rsidR="003C1F7F" w:rsidDel="00482E76" w:rsidRDefault="003C1F7F" w:rsidP="003C1F7F">
      <w:pPr>
        <w:pStyle w:val="ListParagraph"/>
        <w:rPr>
          <w:del w:id="3477" w:author="Dylan Van Aswegen" w:date="2024-07-12T09:20:00Z" w16du:dateUtc="2024-07-12T07:20:00Z"/>
          <w:lang w:val="en-GB"/>
        </w:rPr>
      </w:pPr>
      <w:del w:id="3478" w:author="Dylan Van Aswegen" w:date="2024-07-12T09:20:00Z" w16du:dateUtc="2024-07-12T07:20:00Z">
        <w:r w:rsidDel="00482E76">
          <w:rPr>
            <w:lang w:val="en-GB"/>
          </w:rPr>
          <w:delText xml:space="preserve">This section will contain information about the current and older orders that the user has made or has been made on their behalf by an organisation admin. </w:delText>
        </w:r>
      </w:del>
    </w:p>
    <w:p w14:paraId="1425199F" w14:textId="4B8A3B69" w:rsidR="003C1F7F" w:rsidDel="00482E76" w:rsidRDefault="003C1F7F" w:rsidP="003C1F7F">
      <w:pPr>
        <w:pStyle w:val="ListParagraph"/>
        <w:rPr>
          <w:del w:id="3479" w:author="Dylan Van Aswegen" w:date="2024-07-12T09:20:00Z" w16du:dateUtc="2024-07-12T07:20:00Z"/>
          <w:lang w:val="en-GB"/>
        </w:rPr>
      </w:pPr>
    </w:p>
    <w:p w14:paraId="6E54A6BA" w14:textId="111616AB" w:rsidR="003C1F7F" w:rsidRPr="00671224" w:rsidDel="00482E76" w:rsidRDefault="003C1F7F" w:rsidP="003C1F7F">
      <w:pPr>
        <w:pStyle w:val="ListParagraph"/>
        <w:numPr>
          <w:ilvl w:val="2"/>
          <w:numId w:val="2"/>
        </w:numPr>
        <w:ind w:left="709"/>
        <w:rPr>
          <w:del w:id="3480" w:author="Dylan Van Aswegen" w:date="2024-07-12T09:20:00Z" w16du:dateUtc="2024-07-12T07:20:00Z"/>
        </w:rPr>
      </w:pPr>
      <w:del w:id="3481" w:author="Dylan Van Aswegen" w:date="2024-07-12T09:20:00Z" w16du:dateUtc="2024-07-12T07:20:00Z">
        <w:r w:rsidRPr="00671224" w:rsidDel="00482E76">
          <w:delText>My Account Balance</w:delText>
        </w:r>
      </w:del>
    </w:p>
    <w:p w14:paraId="408D0FBA" w14:textId="17706AB3" w:rsidR="003C1F7F" w:rsidDel="00482E76" w:rsidRDefault="003C1F7F" w:rsidP="003C1F7F">
      <w:pPr>
        <w:pStyle w:val="ListParagraph"/>
        <w:rPr>
          <w:del w:id="3482" w:author="Dylan Van Aswegen" w:date="2024-07-12T09:20:00Z" w16du:dateUtc="2024-07-12T07:20:00Z"/>
          <w:lang w:val="en-GB"/>
        </w:rPr>
      </w:pPr>
      <w:del w:id="3483" w:author="Dylan Van Aswegen" w:date="2024-07-12T09:20:00Z" w16du:dateUtc="2024-07-12T07:20:00Z">
        <w:r w:rsidDel="00482E76">
          <w:rPr>
            <w:lang w:val="en-GB"/>
          </w:rPr>
          <w:delText xml:space="preserve">This section will show the balance amount that has been credited to the user for this organisation. </w:delText>
        </w:r>
      </w:del>
    </w:p>
    <w:p w14:paraId="7EA12A9C" w14:textId="1F6268B5" w:rsidR="003C1F7F" w:rsidRPr="00482E76" w:rsidDel="00482E76" w:rsidRDefault="003C1F7F">
      <w:pPr>
        <w:rPr>
          <w:del w:id="3484" w:author="Dylan Van Aswegen" w:date="2024-07-12T09:20:00Z" w16du:dateUtc="2024-07-12T07:20:00Z"/>
          <w:lang w:val="en-GB"/>
        </w:rPr>
        <w:pPrChange w:id="3485" w:author="Dylan Van Aswegen" w:date="2024-07-12T09:20:00Z" w16du:dateUtc="2024-07-12T07:20:00Z">
          <w:pPr>
            <w:pStyle w:val="ListParagraph"/>
          </w:pPr>
        </w:pPrChange>
      </w:pPr>
    </w:p>
    <w:p w14:paraId="07EC8CED" w14:textId="72301B48" w:rsidR="003C1F7F" w:rsidRPr="00671224" w:rsidDel="00482E76" w:rsidRDefault="003C1F7F">
      <w:pPr>
        <w:rPr>
          <w:del w:id="3486" w:author="Dylan Van Aswegen" w:date="2024-07-12T09:20:00Z" w16du:dateUtc="2024-07-12T07:20:00Z"/>
        </w:rPr>
        <w:pPrChange w:id="3487" w:author="Dylan Van Aswegen" w:date="2024-07-12T09:20:00Z" w16du:dateUtc="2024-07-12T07:20:00Z">
          <w:pPr>
            <w:pStyle w:val="ListParagraph"/>
            <w:numPr>
              <w:ilvl w:val="2"/>
              <w:numId w:val="2"/>
            </w:numPr>
            <w:ind w:left="709" w:hanging="360"/>
          </w:pPr>
        </w:pPrChange>
      </w:pPr>
      <w:del w:id="3488" w:author="Dylan Van Aswegen" w:date="2024-07-12T09:20:00Z" w16du:dateUtc="2024-07-12T07:20:00Z">
        <w:r w:rsidRPr="00671224" w:rsidDel="00482E76">
          <w:delText xml:space="preserve">Saved Payment Methods </w:delText>
        </w:r>
      </w:del>
    </w:p>
    <w:p w14:paraId="18E70318" w14:textId="0803FB84" w:rsidR="003C1F7F" w:rsidDel="00482E76" w:rsidRDefault="003C1F7F">
      <w:pPr>
        <w:rPr>
          <w:del w:id="3489" w:author="Dylan Van Aswegen" w:date="2024-07-12T09:20:00Z" w16du:dateUtc="2024-07-12T07:20:00Z"/>
          <w:lang w:val="en-GB"/>
        </w:rPr>
        <w:pPrChange w:id="3490" w:author="Dylan Van Aswegen" w:date="2024-07-12T09:20:00Z" w16du:dateUtc="2024-07-12T07:20:00Z">
          <w:pPr>
            <w:pStyle w:val="ListParagraph"/>
          </w:pPr>
        </w:pPrChange>
      </w:pPr>
      <w:del w:id="3491" w:author="Dylan Van Aswegen" w:date="2024-07-12T09:20:00Z" w16du:dateUtc="2024-07-12T07:20:00Z">
        <w:r w:rsidDel="00482E76">
          <w:rPr>
            <w:lang w:val="en-GB"/>
          </w:rPr>
          <w:delText>This section will display payment methods that the user has saved for themselves</w:delText>
        </w:r>
        <w:r w:rsidR="00447C37" w:rsidDel="00482E76">
          <w:rPr>
            <w:lang w:val="en-GB"/>
          </w:rPr>
          <w:delText xml:space="preserve">. </w:delText>
        </w:r>
        <w:r w:rsidDel="00482E76">
          <w:rPr>
            <w:lang w:val="en-GB"/>
          </w:rPr>
          <w:delText xml:space="preserve"> </w:delText>
        </w:r>
      </w:del>
    </w:p>
    <w:p w14:paraId="716E5C86" w14:textId="1BD4AAE2" w:rsidR="003C1F7F" w:rsidDel="00482E76" w:rsidRDefault="003C1F7F">
      <w:pPr>
        <w:rPr>
          <w:del w:id="3492" w:author="Dylan Van Aswegen" w:date="2024-07-12T09:20:00Z" w16du:dateUtc="2024-07-12T07:20:00Z"/>
          <w:lang w:val="en-GB"/>
        </w:rPr>
        <w:pPrChange w:id="3493" w:author="Dylan Van Aswegen" w:date="2024-07-12T09:20:00Z" w16du:dateUtc="2024-07-12T07:20:00Z">
          <w:pPr>
            <w:pStyle w:val="ListParagraph"/>
          </w:pPr>
        </w:pPrChange>
      </w:pPr>
    </w:p>
    <w:p w14:paraId="31E07259" w14:textId="48AC4EDB" w:rsidR="003C1F7F" w:rsidRPr="00671224" w:rsidDel="00482E76" w:rsidRDefault="003C1F7F">
      <w:pPr>
        <w:rPr>
          <w:del w:id="3494" w:author="Dylan Van Aswegen" w:date="2024-07-12T09:20:00Z" w16du:dateUtc="2024-07-12T07:20:00Z"/>
        </w:rPr>
        <w:pPrChange w:id="3495" w:author="Dylan Van Aswegen" w:date="2024-07-12T09:20:00Z" w16du:dateUtc="2024-07-12T07:20:00Z">
          <w:pPr>
            <w:pStyle w:val="ListParagraph"/>
            <w:numPr>
              <w:ilvl w:val="2"/>
              <w:numId w:val="2"/>
            </w:numPr>
            <w:ind w:left="709" w:hanging="360"/>
          </w:pPr>
        </w:pPrChange>
      </w:pPr>
      <w:del w:id="3496" w:author="Dylan Van Aswegen" w:date="2024-07-12T09:20:00Z" w16du:dateUtc="2024-07-12T07:20:00Z">
        <w:r w:rsidRPr="00671224" w:rsidDel="00482E76">
          <w:delText xml:space="preserve">My Profile </w:delText>
        </w:r>
      </w:del>
    </w:p>
    <w:p w14:paraId="13EE42B0" w14:textId="1D57A473" w:rsidR="00327DC2" w:rsidRPr="00327DC2" w:rsidDel="00482E76" w:rsidRDefault="003C1F7F">
      <w:pPr>
        <w:rPr>
          <w:del w:id="3497" w:author="Dylan Van Aswegen" w:date="2024-07-12T09:20:00Z" w16du:dateUtc="2024-07-12T07:20:00Z"/>
          <w:lang w:val="en-GB"/>
        </w:rPr>
        <w:pPrChange w:id="3498" w:author="Dylan Van Aswegen" w:date="2024-07-12T09:20:00Z" w16du:dateUtc="2024-07-12T07:20:00Z">
          <w:pPr>
            <w:pStyle w:val="ListParagraph"/>
          </w:pPr>
        </w:pPrChange>
      </w:pPr>
      <w:del w:id="3499" w:author="Dylan Van Aswegen" w:date="2024-07-12T09:20:00Z" w16du:dateUtc="2024-07-12T07:20:00Z">
        <w:r w:rsidDel="00482E76">
          <w:rPr>
            <w:lang w:val="en-GB"/>
          </w:rPr>
          <w:delText xml:space="preserve">This section will display profile information to the user and allow them to edit the information that they are allowed to enter. The user will also be able to trigger the reset password flow from this section. </w:delText>
        </w:r>
      </w:del>
    </w:p>
    <w:p w14:paraId="3F853967" w14:textId="33D47624" w:rsidR="003C1F7F" w:rsidDel="00482E76" w:rsidRDefault="003C1F7F">
      <w:pPr>
        <w:rPr>
          <w:del w:id="3500" w:author="Dylan Van Aswegen" w:date="2024-07-12T09:20:00Z" w16du:dateUtc="2024-07-12T07:20:00Z"/>
          <w:lang w:val="en-GB"/>
        </w:rPr>
        <w:pPrChange w:id="3501" w:author="Dylan Van Aswegen" w:date="2024-07-12T09:20:00Z" w16du:dateUtc="2024-07-12T07:20:00Z">
          <w:pPr>
            <w:pStyle w:val="ListParagraph"/>
          </w:pPr>
        </w:pPrChange>
      </w:pPr>
    </w:p>
    <w:p w14:paraId="74F7F291" w14:textId="78C50A8E" w:rsidR="003C1F7F" w:rsidRPr="00671224" w:rsidDel="00482E76" w:rsidRDefault="003C1F7F">
      <w:pPr>
        <w:rPr>
          <w:del w:id="3502" w:author="Dylan Van Aswegen" w:date="2024-07-12T09:20:00Z" w16du:dateUtc="2024-07-12T07:20:00Z"/>
        </w:rPr>
        <w:pPrChange w:id="3503" w:author="Dylan Van Aswegen" w:date="2024-07-12T09:20:00Z" w16du:dateUtc="2024-07-12T07:20:00Z">
          <w:pPr>
            <w:pStyle w:val="ListParagraph"/>
            <w:numPr>
              <w:ilvl w:val="2"/>
              <w:numId w:val="2"/>
            </w:numPr>
            <w:ind w:left="709" w:hanging="360"/>
          </w:pPr>
        </w:pPrChange>
      </w:pPr>
      <w:del w:id="3504" w:author="Dylan Van Aswegen" w:date="2024-07-12T09:20:00Z" w16du:dateUtc="2024-07-12T07:20:00Z">
        <w:r w:rsidRPr="00671224" w:rsidDel="00482E76">
          <w:delText>My Membership Form</w:delText>
        </w:r>
      </w:del>
    </w:p>
    <w:p w14:paraId="67218FD2" w14:textId="3A32F4BA" w:rsidR="003C1F7F" w:rsidDel="00482E76" w:rsidRDefault="003C1F7F">
      <w:pPr>
        <w:rPr>
          <w:del w:id="3505" w:author="Dylan Van Aswegen" w:date="2024-07-12T09:20:00Z" w16du:dateUtc="2024-07-12T07:20:00Z"/>
          <w:lang w:val="en-GB"/>
        </w:rPr>
        <w:pPrChange w:id="3506" w:author="Dylan Van Aswegen" w:date="2024-07-12T09:20:00Z" w16du:dateUtc="2024-07-12T07:20:00Z">
          <w:pPr>
            <w:pStyle w:val="ListParagraph"/>
          </w:pPr>
        </w:pPrChange>
      </w:pPr>
      <w:del w:id="3507" w:author="Dylan Van Aswegen" w:date="2024-07-12T09:20:00Z" w16du:dateUtc="2024-07-12T07:20:00Z">
        <w:r w:rsidDel="00482E76">
          <w:rPr>
            <w:lang w:val="en-GB"/>
          </w:rPr>
          <w:delText xml:space="preserve">This section will contain the membership form information that a user had to complete for their membership of the organization where one was configured by the organization administrator. They will also be allowed to edit membership form information in this section. </w:delText>
        </w:r>
      </w:del>
    </w:p>
    <w:p w14:paraId="0D9761E7" w14:textId="4FE3693F" w:rsidR="003C1F7F" w:rsidDel="00482E76" w:rsidRDefault="003C1F7F">
      <w:pPr>
        <w:rPr>
          <w:del w:id="3508" w:author="Dylan Van Aswegen" w:date="2024-07-12T09:20:00Z" w16du:dateUtc="2024-07-12T07:20:00Z"/>
          <w:lang w:val="en-GB"/>
        </w:rPr>
        <w:pPrChange w:id="3509" w:author="Dylan Van Aswegen" w:date="2024-07-12T09:20:00Z" w16du:dateUtc="2024-07-12T07:20:00Z">
          <w:pPr>
            <w:pStyle w:val="ListParagraph"/>
          </w:pPr>
        </w:pPrChange>
      </w:pPr>
    </w:p>
    <w:p w14:paraId="0393A301" w14:textId="62498262" w:rsidR="003C1F7F" w:rsidRPr="00671224" w:rsidDel="00482E76" w:rsidRDefault="003C1F7F">
      <w:pPr>
        <w:rPr>
          <w:del w:id="3510" w:author="Dylan Van Aswegen" w:date="2024-07-12T09:20:00Z" w16du:dateUtc="2024-07-12T07:20:00Z"/>
        </w:rPr>
        <w:pPrChange w:id="3511" w:author="Dylan Van Aswegen" w:date="2024-07-12T09:20:00Z" w16du:dateUtc="2024-07-12T07:20:00Z">
          <w:pPr>
            <w:pStyle w:val="ListParagraph"/>
            <w:numPr>
              <w:ilvl w:val="2"/>
              <w:numId w:val="2"/>
            </w:numPr>
            <w:ind w:left="709" w:hanging="360"/>
          </w:pPr>
        </w:pPrChange>
      </w:pPr>
      <w:del w:id="3512" w:author="Dylan Van Aswegen" w:date="2024-07-12T09:20:00Z" w16du:dateUtc="2024-07-12T07:20:00Z">
        <w:r w:rsidRPr="00671224" w:rsidDel="00482E76">
          <w:delText>Future Sections</w:delText>
        </w:r>
      </w:del>
    </w:p>
    <w:p w14:paraId="51E106CC" w14:textId="464C8833" w:rsidR="003C1F7F" w:rsidDel="00482E76" w:rsidRDefault="003C1F7F">
      <w:pPr>
        <w:rPr>
          <w:del w:id="3513" w:author="Dylan Van Aswegen" w:date="2024-07-12T09:20:00Z" w16du:dateUtc="2024-07-12T07:20:00Z"/>
          <w:lang w:val="en-GB"/>
        </w:rPr>
        <w:pPrChange w:id="3514" w:author="Dylan Van Aswegen" w:date="2024-07-12T09:20:00Z" w16du:dateUtc="2024-07-12T07:20:00Z">
          <w:pPr>
            <w:pStyle w:val="ListParagraph"/>
          </w:pPr>
        </w:pPrChange>
      </w:pPr>
      <w:del w:id="3515" w:author="Dylan Van Aswegen" w:date="2024-07-12T09:20:00Z" w16du:dateUtc="2024-07-12T07:20:00Z">
        <w:r w:rsidDel="00482E76">
          <w:rPr>
            <w:lang w:val="en-GB"/>
          </w:rPr>
          <w:delText xml:space="preserve">These sections are related to the out of scope items such as ecommerce shops and will be specified at a later date. </w:delText>
        </w:r>
      </w:del>
    </w:p>
    <w:p w14:paraId="40CEAB1B" w14:textId="77777777" w:rsidR="003C1F7F" w:rsidRPr="009B6FC7" w:rsidDel="000223AF" w:rsidRDefault="003C1F7F">
      <w:pPr>
        <w:rPr>
          <w:del w:id="3516" w:author="Dylan Van Aswegen" w:date="2024-07-12T11:12:00Z" w16du:dateUtc="2024-07-12T09:12:00Z"/>
          <w:lang w:val="en-GB"/>
        </w:rPr>
        <w:pPrChange w:id="3517" w:author="Dylan Van Aswegen" w:date="2024-07-12T09:20:00Z" w16du:dateUtc="2024-07-12T07:20:00Z">
          <w:pPr>
            <w:pStyle w:val="ListParagraph"/>
          </w:pPr>
        </w:pPrChange>
      </w:pPr>
    </w:p>
    <w:p w14:paraId="615E925A" w14:textId="37EDDE40" w:rsidR="000F5865" w:rsidRDefault="000F5865" w:rsidP="000F5865">
      <w:pPr>
        <w:rPr>
          <w:ins w:id="3518" w:author="Dylan Van Aswegen" w:date="2024-07-10T11:47:00Z" w16du:dateUtc="2024-07-10T09:47:00Z"/>
          <w:rFonts w:ascii="Arial" w:hAnsi="Arial" w:cs="Arial"/>
          <w:sz w:val="36"/>
          <w:szCs w:val="36"/>
          <w:lang w:val="en-GB"/>
        </w:rPr>
      </w:pPr>
      <w:bookmarkStart w:id="3519" w:name="_Toc168972712"/>
      <w:bookmarkStart w:id="3520" w:name="_Toc170780792"/>
    </w:p>
    <w:p w14:paraId="507F4395" w14:textId="55FBA5CF" w:rsidR="000F5865" w:rsidRDefault="00CF1453" w:rsidP="000F5865">
      <w:pPr>
        <w:pStyle w:val="Heading4"/>
        <w:rPr>
          <w:ins w:id="3521" w:author="Dylan Van Aswegen" w:date="2024-07-10T11:48:00Z" w16du:dateUtc="2024-07-10T09:48:00Z"/>
          <w:i w:val="0"/>
          <w:iCs w:val="0"/>
          <w:sz w:val="32"/>
          <w:szCs w:val="32"/>
        </w:rPr>
      </w:pPr>
      <w:ins w:id="3522" w:author="Dylan Van Aswegen" w:date="2024-07-12T09:06:00Z" w16du:dateUtc="2024-07-12T07:06:00Z">
        <w:r>
          <w:rPr>
            <w:i w:val="0"/>
            <w:iCs w:val="0"/>
            <w:sz w:val="32"/>
            <w:szCs w:val="32"/>
          </w:rPr>
          <w:t>My Organisations</w:t>
        </w:r>
      </w:ins>
    </w:p>
    <w:p w14:paraId="7961C6C5" w14:textId="3AF00611" w:rsidR="000F5865" w:rsidRDefault="00720291" w:rsidP="000F5865">
      <w:pPr>
        <w:rPr>
          <w:ins w:id="3523" w:author="Dylan Van Aswegen" w:date="2024-07-10T11:51:00Z" w16du:dateUtc="2024-07-10T09:51:00Z"/>
        </w:rPr>
      </w:pPr>
      <w:ins w:id="3524" w:author="Dylan Van Aswegen" w:date="2024-07-10T11:49:00Z" w16du:dateUtc="2024-07-10T09:49:00Z">
        <w:r>
          <w:t xml:space="preserve">The user will be navigated to this page once they click on the view button in the </w:t>
        </w:r>
      </w:ins>
      <w:ins w:id="3525" w:author="Dylan Van Aswegen" w:date="2024-07-10T11:51:00Z" w16du:dateUtc="2024-07-10T09:51:00Z">
        <w:r>
          <w:t xml:space="preserve">My organisation section on the home page. </w:t>
        </w:r>
      </w:ins>
    </w:p>
    <w:p w14:paraId="5F4B36F0" w14:textId="1DC65292" w:rsidR="00720291" w:rsidRDefault="00720291" w:rsidP="000F5865">
      <w:pPr>
        <w:rPr>
          <w:ins w:id="3526" w:author="Dylan Van Aswegen" w:date="2024-07-10T11:51:00Z" w16du:dateUtc="2024-07-10T09:51:00Z"/>
        </w:rPr>
      </w:pPr>
      <w:ins w:id="3527" w:author="Dylan Van Aswegen" w:date="2024-07-10T11:51:00Z" w16du:dateUtc="2024-07-10T09:51:00Z">
        <w:r>
          <w:t xml:space="preserve">The unexpanded page will consist of the following: </w:t>
        </w:r>
      </w:ins>
    </w:p>
    <w:tbl>
      <w:tblPr>
        <w:tblStyle w:val="GridTable4-Accent1"/>
        <w:tblW w:w="10774" w:type="dxa"/>
        <w:tblInd w:w="-714" w:type="dxa"/>
        <w:tblLook w:val="04A0" w:firstRow="1" w:lastRow="0" w:firstColumn="1" w:lastColumn="0" w:noHBand="0" w:noVBand="1"/>
      </w:tblPr>
      <w:tblGrid>
        <w:gridCol w:w="1134"/>
        <w:gridCol w:w="1450"/>
        <w:gridCol w:w="1273"/>
        <w:gridCol w:w="1693"/>
        <w:gridCol w:w="1415"/>
        <w:gridCol w:w="3809"/>
        <w:tblGridChange w:id="3528">
          <w:tblGrid>
            <w:gridCol w:w="1134"/>
            <w:gridCol w:w="294"/>
            <w:gridCol w:w="1135"/>
            <w:gridCol w:w="21"/>
            <w:gridCol w:w="1273"/>
            <w:gridCol w:w="123"/>
            <w:gridCol w:w="1276"/>
            <w:gridCol w:w="294"/>
            <w:gridCol w:w="1407"/>
            <w:gridCol w:w="8"/>
            <w:gridCol w:w="1409"/>
            <w:gridCol w:w="2400"/>
            <w:gridCol w:w="1428"/>
          </w:tblGrid>
        </w:tblGridChange>
      </w:tblGrid>
      <w:tr w:rsidR="00720291" w14:paraId="5C178C8C" w14:textId="77777777" w:rsidTr="00B85F07">
        <w:trPr>
          <w:cnfStyle w:val="100000000000" w:firstRow="1" w:lastRow="0" w:firstColumn="0" w:lastColumn="0" w:oddVBand="0" w:evenVBand="0" w:oddHBand="0" w:evenHBand="0" w:firstRowFirstColumn="0" w:firstRowLastColumn="0" w:lastRowFirstColumn="0" w:lastRowLastColumn="0"/>
          <w:tblHeader/>
          <w:ins w:id="3529" w:author="Dylan Van Aswegen" w:date="2024-07-10T11:51: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3DEACA93" w14:textId="77777777" w:rsidR="00720291" w:rsidRDefault="00720291" w:rsidP="00B85F07">
            <w:pPr>
              <w:spacing w:line="360" w:lineRule="auto"/>
              <w:jc w:val="both"/>
              <w:rPr>
                <w:ins w:id="3530" w:author="Dylan Van Aswegen" w:date="2024-07-10T11:51:00Z" w16du:dateUtc="2024-07-10T09:51:00Z"/>
                <w:rFonts w:ascii="Arial" w:hAnsi="Arial" w:cs="Arial"/>
                <w:sz w:val="20"/>
                <w:szCs w:val="20"/>
                <w:lang w:val="en-GB"/>
              </w:rPr>
            </w:pPr>
            <w:ins w:id="3531" w:author="Dylan Van Aswegen" w:date="2024-07-10T11:51:00Z" w16du:dateUtc="2024-07-10T09:51:00Z">
              <w:r>
                <w:rPr>
                  <w:rFonts w:ascii="Arial" w:hAnsi="Arial" w:cs="Arial"/>
                  <w:sz w:val="20"/>
                  <w:szCs w:val="20"/>
                  <w:lang w:val="en-GB"/>
                </w:rPr>
                <w:t xml:space="preserve">Field Number </w:t>
              </w:r>
            </w:ins>
          </w:p>
        </w:tc>
        <w:tc>
          <w:tcPr>
            <w:tcW w:w="1417" w:type="dxa"/>
            <w:shd w:val="clear" w:color="auto" w:fill="002060"/>
          </w:tcPr>
          <w:p w14:paraId="736A3DD8" w14:textId="77777777" w:rsidR="00720291" w:rsidRDefault="0072029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532" w:author="Dylan Van Aswegen" w:date="2024-07-10T11:51:00Z" w16du:dateUtc="2024-07-10T09:51:00Z"/>
                <w:rFonts w:ascii="Arial" w:hAnsi="Arial" w:cs="Arial"/>
                <w:sz w:val="20"/>
                <w:szCs w:val="20"/>
                <w:lang w:val="en-GB"/>
              </w:rPr>
            </w:pPr>
            <w:ins w:id="3533" w:author="Dylan Van Aswegen" w:date="2024-07-10T11:51:00Z" w16du:dateUtc="2024-07-10T09:51:00Z">
              <w:r>
                <w:rPr>
                  <w:rFonts w:ascii="Arial" w:hAnsi="Arial" w:cs="Arial"/>
                  <w:sz w:val="20"/>
                  <w:szCs w:val="20"/>
                  <w:lang w:val="en-GB"/>
                </w:rPr>
                <w:t>Field Name</w:t>
              </w:r>
            </w:ins>
          </w:p>
        </w:tc>
        <w:tc>
          <w:tcPr>
            <w:tcW w:w="1276" w:type="dxa"/>
            <w:shd w:val="clear" w:color="auto" w:fill="002060"/>
          </w:tcPr>
          <w:p w14:paraId="4DD37C82" w14:textId="77777777" w:rsidR="00720291" w:rsidRDefault="0072029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534" w:author="Dylan Van Aswegen" w:date="2024-07-10T11:51:00Z" w16du:dateUtc="2024-07-10T09:51:00Z"/>
                <w:rFonts w:ascii="Arial" w:hAnsi="Arial" w:cs="Arial"/>
                <w:sz w:val="20"/>
                <w:szCs w:val="20"/>
                <w:lang w:val="en-GB"/>
              </w:rPr>
            </w:pPr>
            <w:ins w:id="3535" w:author="Dylan Van Aswegen" w:date="2024-07-10T11:51:00Z" w16du:dateUtc="2024-07-10T09:51:00Z">
              <w:r>
                <w:rPr>
                  <w:rFonts w:ascii="Arial" w:hAnsi="Arial" w:cs="Arial"/>
                  <w:sz w:val="20"/>
                  <w:szCs w:val="20"/>
                  <w:lang w:val="en-GB"/>
                </w:rPr>
                <w:t>Field Type</w:t>
              </w:r>
            </w:ins>
          </w:p>
        </w:tc>
        <w:tc>
          <w:tcPr>
            <w:tcW w:w="1701" w:type="dxa"/>
            <w:shd w:val="clear" w:color="auto" w:fill="002060"/>
          </w:tcPr>
          <w:p w14:paraId="455C5693" w14:textId="77777777" w:rsidR="00720291" w:rsidRDefault="0072029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536" w:author="Dylan Van Aswegen" w:date="2024-07-10T11:51:00Z" w16du:dateUtc="2024-07-10T09:51:00Z"/>
                <w:rFonts w:ascii="Arial" w:hAnsi="Arial" w:cs="Arial"/>
                <w:sz w:val="20"/>
                <w:szCs w:val="20"/>
                <w:lang w:val="en-GB"/>
              </w:rPr>
            </w:pPr>
            <w:ins w:id="3537" w:author="Dylan Van Aswegen" w:date="2024-07-10T11:51:00Z" w16du:dateUtc="2024-07-10T09:51:00Z">
              <w:r>
                <w:rPr>
                  <w:rFonts w:ascii="Arial" w:hAnsi="Arial" w:cs="Arial"/>
                  <w:sz w:val="20"/>
                  <w:szCs w:val="20"/>
                  <w:lang w:val="en-GB"/>
                </w:rPr>
                <w:t>Field Data Type</w:t>
              </w:r>
            </w:ins>
          </w:p>
        </w:tc>
        <w:tc>
          <w:tcPr>
            <w:tcW w:w="1417" w:type="dxa"/>
            <w:shd w:val="clear" w:color="auto" w:fill="002060"/>
          </w:tcPr>
          <w:p w14:paraId="02722CF5" w14:textId="77777777" w:rsidR="00720291" w:rsidRDefault="0072029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538" w:author="Dylan Van Aswegen" w:date="2024-07-10T11:51:00Z" w16du:dateUtc="2024-07-10T09:51:00Z"/>
                <w:rFonts w:ascii="Arial" w:hAnsi="Arial" w:cs="Arial"/>
                <w:sz w:val="20"/>
                <w:szCs w:val="20"/>
                <w:lang w:val="en-GB"/>
              </w:rPr>
            </w:pPr>
            <w:ins w:id="3539" w:author="Dylan Van Aswegen" w:date="2024-07-10T11:51:00Z" w16du:dateUtc="2024-07-10T09:51:00Z">
              <w:r>
                <w:rPr>
                  <w:rFonts w:ascii="Arial" w:hAnsi="Arial" w:cs="Arial"/>
                  <w:sz w:val="20"/>
                  <w:szCs w:val="20"/>
                  <w:lang w:val="en-GB"/>
                </w:rPr>
                <w:t>Required?</w:t>
              </w:r>
            </w:ins>
          </w:p>
        </w:tc>
        <w:tc>
          <w:tcPr>
            <w:tcW w:w="3828" w:type="dxa"/>
            <w:shd w:val="clear" w:color="auto" w:fill="002060"/>
          </w:tcPr>
          <w:p w14:paraId="71336787" w14:textId="77777777" w:rsidR="00720291" w:rsidRDefault="0072029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540" w:author="Dylan Van Aswegen" w:date="2024-07-10T11:51:00Z" w16du:dateUtc="2024-07-10T09:51:00Z"/>
                <w:rFonts w:ascii="Arial" w:hAnsi="Arial" w:cs="Arial"/>
                <w:sz w:val="20"/>
                <w:szCs w:val="20"/>
                <w:lang w:val="en-GB"/>
              </w:rPr>
            </w:pPr>
            <w:ins w:id="3541" w:author="Dylan Van Aswegen" w:date="2024-07-10T11:51:00Z" w16du:dateUtc="2024-07-10T09:51:00Z">
              <w:r>
                <w:rPr>
                  <w:rFonts w:ascii="Arial" w:hAnsi="Arial" w:cs="Arial"/>
                  <w:sz w:val="20"/>
                  <w:szCs w:val="20"/>
                  <w:lang w:val="en-GB"/>
                </w:rPr>
                <w:t>Field Rules</w:t>
              </w:r>
            </w:ins>
          </w:p>
        </w:tc>
      </w:tr>
      <w:tr w:rsidR="00CF1453" w14:paraId="6DA4C0AB" w14:textId="77777777" w:rsidTr="00E6711E">
        <w:tblPrEx>
          <w:tblW w:w="10774" w:type="dxa"/>
          <w:tblInd w:w="-714" w:type="dxa"/>
          <w:tblPrExChange w:id="3542" w:author="Dylan Van Aswegen" w:date="2024-07-12T08:59:00Z" w16du:dateUtc="2024-07-12T06:59:00Z">
            <w:tblPrEx>
              <w:tblW w:w="10774" w:type="dxa"/>
              <w:tblInd w:w="-714" w:type="dxa"/>
            </w:tblPrEx>
          </w:tblPrExChange>
        </w:tblPrEx>
        <w:trPr>
          <w:cnfStyle w:val="000000100000" w:firstRow="0" w:lastRow="0" w:firstColumn="0" w:lastColumn="0" w:oddVBand="0" w:evenVBand="0" w:oddHBand="1" w:evenHBand="0" w:firstRowFirstColumn="0" w:firstRowLastColumn="0" w:lastRowFirstColumn="0" w:lastRowLastColumn="0"/>
          <w:trHeight w:val="192"/>
          <w:ins w:id="3543" w:author="Dylan Van Aswegen" w:date="2024-07-10T11:51:00Z"/>
          <w:trPrChange w:id="3544" w:author="Dylan Van Aswegen" w:date="2024-07-12T08:59:00Z" w16du:dateUtc="2024-07-12T06:59:00Z">
            <w:trPr>
              <w:gridBefore w:val="2"/>
            </w:trPr>
          </w:trPrChange>
        </w:trPr>
        <w:tc>
          <w:tcPr>
            <w:cnfStyle w:val="001000000000" w:firstRow="0" w:lastRow="0" w:firstColumn="1" w:lastColumn="0" w:oddVBand="0" w:evenVBand="0" w:oddHBand="0" w:evenHBand="0" w:firstRowFirstColumn="0" w:firstRowLastColumn="0" w:lastRowFirstColumn="0" w:lastRowLastColumn="0"/>
            <w:tcW w:w="0" w:type="dxa"/>
            <w:tcPrChange w:id="3545" w:author="Dylan Van Aswegen" w:date="2024-07-12T08:59:00Z" w16du:dateUtc="2024-07-12T06:59:00Z">
              <w:tcPr>
                <w:tcW w:w="1135" w:type="dxa"/>
              </w:tcPr>
            </w:tcPrChange>
          </w:tcPr>
          <w:p w14:paraId="0E77B400" w14:textId="77777777" w:rsidR="00CF1453" w:rsidRDefault="00CF1453" w:rsidP="00CF1453">
            <w:pPr>
              <w:spacing w:line="360" w:lineRule="auto"/>
              <w:jc w:val="both"/>
              <w:cnfStyle w:val="001000100000" w:firstRow="0" w:lastRow="0" w:firstColumn="1" w:lastColumn="0" w:oddVBand="0" w:evenVBand="0" w:oddHBand="1" w:evenHBand="0" w:firstRowFirstColumn="0" w:firstRowLastColumn="0" w:lastRowFirstColumn="0" w:lastRowLastColumn="0"/>
              <w:rPr>
                <w:ins w:id="3546" w:author="Dylan Van Aswegen" w:date="2024-07-10T11:51:00Z" w16du:dateUtc="2024-07-10T09:51:00Z"/>
                <w:rFonts w:ascii="Arial" w:hAnsi="Arial" w:cs="Arial"/>
                <w:sz w:val="20"/>
                <w:szCs w:val="20"/>
                <w:lang w:val="en-GB"/>
              </w:rPr>
            </w:pPr>
          </w:p>
        </w:tc>
        <w:tc>
          <w:tcPr>
            <w:tcW w:w="0" w:type="dxa"/>
            <w:tcPrChange w:id="3547" w:author="Dylan Van Aswegen" w:date="2024-07-12T08:59:00Z" w16du:dateUtc="2024-07-12T06:59:00Z">
              <w:tcPr>
                <w:tcW w:w="1417" w:type="dxa"/>
                <w:gridSpan w:val="3"/>
              </w:tcPr>
            </w:tcPrChange>
          </w:tcPr>
          <w:p w14:paraId="21410F03" w14:textId="2F30740B" w:rsidR="00CF1453" w:rsidRDefault="00CF1453" w:rsidP="00CF1453">
            <w:pPr>
              <w:spacing w:line="360" w:lineRule="auto"/>
              <w:jc w:val="both"/>
              <w:cnfStyle w:val="000000100000" w:firstRow="0" w:lastRow="0" w:firstColumn="0" w:lastColumn="0" w:oddVBand="0" w:evenVBand="0" w:oddHBand="1" w:evenHBand="0" w:firstRowFirstColumn="0" w:firstRowLastColumn="0" w:lastRowFirstColumn="0" w:lastRowLastColumn="0"/>
              <w:rPr>
                <w:ins w:id="3548" w:author="Dylan Van Aswegen" w:date="2024-07-10T11:51:00Z" w16du:dateUtc="2024-07-10T09:51:00Z"/>
                <w:rFonts w:ascii="Arial" w:hAnsi="Arial" w:cs="Arial"/>
                <w:sz w:val="20"/>
                <w:szCs w:val="20"/>
                <w:lang w:val="en-GB"/>
              </w:rPr>
            </w:pPr>
            <w:ins w:id="3549" w:author="Dylan Van Aswegen" w:date="2024-07-12T09:06:00Z" w16du:dateUtc="2024-07-12T07:06:00Z">
              <w:r>
                <w:rPr>
                  <w:rFonts w:ascii="Arial" w:hAnsi="Arial" w:cs="Arial"/>
                  <w:sz w:val="20"/>
                  <w:szCs w:val="20"/>
                  <w:lang w:val="en-GB"/>
                </w:rPr>
                <w:t>My Organisations Page Heading</w:t>
              </w:r>
            </w:ins>
          </w:p>
        </w:tc>
        <w:tc>
          <w:tcPr>
            <w:tcW w:w="0" w:type="dxa"/>
            <w:tcPrChange w:id="3550" w:author="Dylan Van Aswegen" w:date="2024-07-12T08:59:00Z" w16du:dateUtc="2024-07-12T06:59:00Z">
              <w:tcPr>
                <w:tcW w:w="1276" w:type="dxa"/>
              </w:tcPr>
            </w:tcPrChange>
          </w:tcPr>
          <w:p w14:paraId="57E9A39B" w14:textId="64855541" w:rsidR="00CF1453" w:rsidRDefault="00CF1453" w:rsidP="00CF1453">
            <w:pPr>
              <w:spacing w:line="360" w:lineRule="auto"/>
              <w:jc w:val="both"/>
              <w:cnfStyle w:val="000000100000" w:firstRow="0" w:lastRow="0" w:firstColumn="0" w:lastColumn="0" w:oddVBand="0" w:evenVBand="0" w:oddHBand="1" w:evenHBand="0" w:firstRowFirstColumn="0" w:firstRowLastColumn="0" w:lastRowFirstColumn="0" w:lastRowLastColumn="0"/>
              <w:rPr>
                <w:ins w:id="3551" w:author="Dylan Van Aswegen" w:date="2024-07-10T11:51:00Z" w16du:dateUtc="2024-07-10T09:51:00Z"/>
                <w:rFonts w:ascii="Arial" w:hAnsi="Arial" w:cs="Arial"/>
                <w:sz w:val="20"/>
                <w:szCs w:val="20"/>
                <w:lang w:val="en-GB"/>
              </w:rPr>
            </w:pPr>
            <w:ins w:id="3552" w:author="Dylan Van Aswegen" w:date="2024-07-12T09:06:00Z" w16du:dateUtc="2024-07-12T07:06:00Z">
              <w:r>
                <w:rPr>
                  <w:rFonts w:ascii="Arial" w:hAnsi="Arial" w:cs="Arial"/>
                  <w:sz w:val="20"/>
                  <w:szCs w:val="20"/>
                  <w:lang w:val="en-GB"/>
                </w:rPr>
                <w:t xml:space="preserve">Text Field </w:t>
              </w:r>
            </w:ins>
          </w:p>
        </w:tc>
        <w:tc>
          <w:tcPr>
            <w:tcW w:w="0" w:type="dxa"/>
            <w:tcPrChange w:id="3553" w:author="Dylan Van Aswegen" w:date="2024-07-12T08:59:00Z" w16du:dateUtc="2024-07-12T06:59:00Z">
              <w:tcPr>
                <w:tcW w:w="1701" w:type="dxa"/>
                <w:gridSpan w:val="2"/>
              </w:tcPr>
            </w:tcPrChange>
          </w:tcPr>
          <w:p w14:paraId="39365005" w14:textId="6A248E08" w:rsidR="00CF1453" w:rsidRDefault="00CF1453" w:rsidP="00CF1453">
            <w:pPr>
              <w:spacing w:line="360" w:lineRule="auto"/>
              <w:jc w:val="both"/>
              <w:cnfStyle w:val="000000100000" w:firstRow="0" w:lastRow="0" w:firstColumn="0" w:lastColumn="0" w:oddVBand="0" w:evenVBand="0" w:oddHBand="1" w:evenHBand="0" w:firstRowFirstColumn="0" w:firstRowLastColumn="0" w:lastRowFirstColumn="0" w:lastRowLastColumn="0"/>
              <w:rPr>
                <w:ins w:id="3554" w:author="Dylan Van Aswegen" w:date="2024-07-10T11:51:00Z" w16du:dateUtc="2024-07-10T09:51:00Z"/>
                <w:rFonts w:ascii="Arial" w:hAnsi="Arial" w:cs="Arial"/>
                <w:sz w:val="20"/>
                <w:szCs w:val="20"/>
                <w:lang w:val="en-GB"/>
              </w:rPr>
            </w:pPr>
            <w:ins w:id="3555" w:author="Dylan Van Aswegen" w:date="2024-07-12T09:06:00Z" w16du:dateUtc="2024-07-12T07:06:00Z">
              <w:r>
                <w:rPr>
                  <w:rFonts w:ascii="Arial" w:hAnsi="Arial" w:cs="Arial"/>
                  <w:sz w:val="20"/>
                  <w:szCs w:val="20"/>
                  <w:lang w:val="en-GB"/>
                </w:rPr>
                <w:t xml:space="preserve">String </w:t>
              </w:r>
            </w:ins>
          </w:p>
        </w:tc>
        <w:tc>
          <w:tcPr>
            <w:tcW w:w="0" w:type="dxa"/>
            <w:tcPrChange w:id="3556" w:author="Dylan Van Aswegen" w:date="2024-07-12T08:59:00Z" w16du:dateUtc="2024-07-12T06:59:00Z">
              <w:tcPr>
                <w:tcW w:w="1417" w:type="dxa"/>
                <w:gridSpan w:val="2"/>
              </w:tcPr>
            </w:tcPrChange>
          </w:tcPr>
          <w:p w14:paraId="73A89A11" w14:textId="1769A692" w:rsidR="00CF1453" w:rsidRDefault="00CF1453" w:rsidP="00CF1453">
            <w:pPr>
              <w:spacing w:line="360" w:lineRule="auto"/>
              <w:jc w:val="both"/>
              <w:cnfStyle w:val="000000100000" w:firstRow="0" w:lastRow="0" w:firstColumn="0" w:lastColumn="0" w:oddVBand="0" w:evenVBand="0" w:oddHBand="1" w:evenHBand="0" w:firstRowFirstColumn="0" w:firstRowLastColumn="0" w:lastRowFirstColumn="0" w:lastRowLastColumn="0"/>
              <w:rPr>
                <w:ins w:id="3557" w:author="Dylan Van Aswegen" w:date="2024-07-10T11:51:00Z" w16du:dateUtc="2024-07-10T09:51:00Z"/>
                <w:rFonts w:ascii="Arial" w:hAnsi="Arial" w:cs="Arial"/>
                <w:sz w:val="20"/>
                <w:szCs w:val="20"/>
                <w:lang w:val="en-GB"/>
              </w:rPr>
            </w:pPr>
            <w:ins w:id="3558" w:author="Dylan Van Aswegen" w:date="2024-07-12T09:06:00Z" w16du:dateUtc="2024-07-12T07:06:00Z">
              <w:r>
                <w:rPr>
                  <w:rFonts w:ascii="Arial" w:hAnsi="Arial" w:cs="Arial"/>
                  <w:sz w:val="20"/>
                  <w:szCs w:val="20"/>
                  <w:lang w:val="en-GB"/>
                </w:rPr>
                <w:t>N/A</w:t>
              </w:r>
            </w:ins>
          </w:p>
        </w:tc>
        <w:tc>
          <w:tcPr>
            <w:tcW w:w="0" w:type="dxa"/>
            <w:tcPrChange w:id="3559" w:author="Dylan Van Aswegen" w:date="2024-07-12T08:59:00Z" w16du:dateUtc="2024-07-12T06:59:00Z">
              <w:tcPr>
                <w:tcW w:w="3828" w:type="dxa"/>
                <w:gridSpan w:val="2"/>
              </w:tcPr>
            </w:tcPrChange>
          </w:tcPr>
          <w:p w14:paraId="262B7E9B" w14:textId="37383D40" w:rsidR="00CF1453" w:rsidRDefault="00CF1453" w:rsidP="00CF1453">
            <w:pPr>
              <w:spacing w:line="360" w:lineRule="auto"/>
              <w:jc w:val="both"/>
              <w:cnfStyle w:val="000000100000" w:firstRow="0" w:lastRow="0" w:firstColumn="0" w:lastColumn="0" w:oddVBand="0" w:evenVBand="0" w:oddHBand="1" w:evenHBand="0" w:firstRowFirstColumn="0" w:firstRowLastColumn="0" w:lastRowFirstColumn="0" w:lastRowLastColumn="0"/>
              <w:rPr>
                <w:ins w:id="3560" w:author="Dylan Van Aswegen" w:date="2024-07-10T11:51:00Z" w16du:dateUtc="2024-07-10T09:51:00Z"/>
                <w:rFonts w:ascii="Arial" w:hAnsi="Arial" w:cs="Arial"/>
                <w:sz w:val="20"/>
                <w:szCs w:val="20"/>
                <w:lang w:val="en-GB"/>
              </w:rPr>
            </w:pPr>
            <w:ins w:id="3561" w:author="Dylan Van Aswegen" w:date="2024-07-12T09:06:00Z" w16du:dateUtc="2024-07-12T07:06:00Z">
              <w:r>
                <w:rPr>
                  <w:rFonts w:ascii="Arial" w:hAnsi="Arial" w:cs="Arial"/>
                  <w:sz w:val="20"/>
                  <w:szCs w:val="20"/>
                  <w:lang w:val="en-GB"/>
                </w:rPr>
                <w:t xml:space="preserve">This field will be populated by the application with the text “My Organisations”. </w:t>
              </w:r>
            </w:ins>
          </w:p>
        </w:tc>
      </w:tr>
      <w:tr w:rsidR="00DB47EA" w14:paraId="0401CAA5" w14:textId="77777777" w:rsidTr="00E6711E">
        <w:trPr>
          <w:trHeight w:val="192"/>
          <w:ins w:id="3562" w:author="Dylan Van Aswegen" w:date="2024-07-12T09:35:00Z"/>
        </w:trPr>
        <w:tc>
          <w:tcPr>
            <w:cnfStyle w:val="001000000000" w:firstRow="0" w:lastRow="0" w:firstColumn="1" w:lastColumn="0" w:oddVBand="0" w:evenVBand="0" w:oddHBand="0" w:evenHBand="0" w:firstRowFirstColumn="0" w:firstRowLastColumn="0" w:lastRowFirstColumn="0" w:lastRowLastColumn="0"/>
            <w:tcW w:w="1135" w:type="dxa"/>
          </w:tcPr>
          <w:p w14:paraId="784413FF" w14:textId="77777777" w:rsidR="00DB47EA" w:rsidRDefault="00DB47EA" w:rsidP="00CF1453">
            <w:pPr>
              <w:spacing w:line="360" w:lineRule="auto"/>
              <w:jc w:val="both"/>
              <w:rPr>
                <w:ins w:id="3563" w:author="Dylan Van Aswegen" w:date="2024-07-12T09:35:00Z" w16du:dateUtc="2024-07-12T07:35:00Z"/>
                <w:rFonts w:ascii="Arial" w:hAnsi="Arial" w:cs="Arial"/>
                <w:sz w:val="20"/>
                <w:szCs w:val="20"/>
                <w:lang w:val="en-GB"/>
              </w:rPr>
            </w:pPr>
          </w:p>
        </w:tc>
        <w:tc>
          <w:tcPr>
            <w:tcW w:w="1417" w:type="dxa"/>
          </w:tcPr>
          <w:p w14:paraId="66C0088F" w14:textId="1E011AAE" w:rsidR="00DB47EA" w:rsidRDefault="00DB47EA" w:rsidP="00CF1453">
            <w:pPr>
              <w:spacing w:line="360" w:lineRule="auto"/>
              <w:jc w:val="both"/>
              <w:cnfStyle w:val="000000000000" w:firstRow="0" w:lastRow="0" w:firstColumn="0" w:lastColumn="0" w:oddVBand="0" w:evenVBand="0" w:oddHBand="0" w:evenHBand="0" w:firstRowFirstColumn="0" w:firstRowLastColumn="0" w:lastRowFirstColumn="0" w:lastRowLastColumn="0"/>
              <w:rPr>
                <w:ins w:id="3564" w:author="Dylan Van Aswegen" w:date="2024-07-12T09:35:00Z" w16du:dateUtc="2024-07-12T07:35:00Z"/>
                <w:rFonts w:ascii="Arial" w:hAnsi="Arial" w:cs="Arial"/>
                <w:sz w:val="20"/>
                <w:szCs w:val="20"/>
                <w:lang w:val="en-GB"/>
              </w:rPr>
            </w:pPr>
            <w:ins w:id="3565" w:author="Dylan Van Aswegen" w:date="2024-07-12T09:35:00Z" w16du:dateUtc="2024-07-12T07:35:00Z">
              <w:r>
                <w:rPr>
                  <w:rFonts w:ascii="Arial" w:hAnsi="Arial" w:cs="Arial"/>
                  <w:sz w:val="20"/>
                  <w:szCs w:val="20"/>
                  <w:lang w:val="en-GB"/>
                </w:rPr>
                <w:t xml:space="preserve">Information </w:t>
              </w:r>
            </w:ins>
          </w:p>
        </w:tc>
        <w:tc>
          <w:tcPr>
            <w:tcW w:w="1276" w:type="dxa"/>
          </w:tcPr>
          <w:p w14:paraId="70153794" w14:textId="2C9E2BCB" w:rsidR="00DB47EA" w:rsidRDefault="00DB47EA" w:rsidP="00CF1453">
            <w:pPr>
              <w:spacing w:line="360" w:lineRule="auto"/>
              <w:jc w:val="both"/>
              <w:cnfStyle w:val="000000000000" w:firstRow="0" w:lastRow="0" w:firstColumn="0" w:lastColumn="0" w:oddVBand="0" w:evenVBand="0" w:oddHBand="0" w:evenHBand="0" w:firstRowFirstColumn="0" w:firstRowLastColumn="0" w:lastRowFirstColumn="0" w:lastRowLastColumn="0"/>
              <w:rPr>
                <w:ins w:id="3566" w:author="Dylan Van Aswegen" w:date="2024-07-12T09:35:00Z" w16du:dateUtc="2024-07-12T07:35:00Z"/>
                <w:rFonts w:ascii="Arial" w:hAnsi="Arial" w:cs="Arial"/>
                <w:sz w:val="20"/>
                <w:szCs w:val="20"/>
                <w:lang w:val="en-GB"/>
              </w:rPr>
            </w:pPr>
            <w:ins w:id="3567" w:author="Dylan Van Aswegen" w:date="2024-07-12T09:35:00Z" w16du:dateUtc="2024-07-12T07:35:00Z">
              <w:r>
                <w:rPr>
                  <w:rFonts w:ascii="Arial" w:hAnsi="Arial" w:cs="Arial"/>
                  <w:sz w:val="20"/>
                  <w:szCs w:val="20"/>
                  <w:lang w:val="en-GB"/>
                </w:rPr>
                <w:t>Text Field</w:t>
              </w:r>
            </w:ins>
          </w:p>
        </w:tc>
        <w:tc>
          <w:tcPr>
            <w:tcW w:w="1701" w:type="dxa"/>
          </w:tcPr>
          <w:p w14:paraId="79021C9A" w14:textId="7498DB41" w:rsidR="00DB47EA" w:rsidRDefault="00DB47EA" w:rsidP="00CF1453">
            <w:pPr>
              <w:spacing w:line="360" w:lineRule="auto"/>
              <w:jc w:val="both"/>
              <w:cnfStyle w:val="000000000000" w:firstRow="0" w:lastRow="0" w:firstColumn="0" w:lastColumn="0" w:oddVBand="0" w:evenVBand="0" w:oddHBand="0" w:evenHBand="0" w:firstRowFirstColumn="0" w:firstRowLastColumn="0" w:lastRowFirstColumn="0" w:lastRowLastColumn="0"/>
              <w:rPr>
                <w:ins w:id="3568" w:author="Dylan Van Aswegen" w:date="2024-07-12T09:35:00Z" w16du:dateUtc="2024-07-12T07:35:00Z"/>
                <w:rFonts w:ascii="Arial" w:hAnsi="Arial" w:cs="Arial"/>
                <w:sz w:val="20"/>
                <w:szCs w:val="20"/>
                <w:lang w:val="en-GB"/>
              </w:rPr>
            </w:pPr>
            <w:ins w:id="3569" w:author="Dylan Van Aswegen" w:date="2024-07-12T09:35:00Z" w16du:dateUtc="2024-07-12T07:35:00Z">
              <w:r>
                <w:rPr>
                  <w:rFonts w:ascii="Arial" w:hAnsi="Arial" w:cs="Arial"/>
                  <w:sz w:val="20"/>
                  <w:szCs w:val="20"/>
                  <w:lang w:val="en-GB"/>
                </w:rPr>
                <w:t>String</w:t>
              </w:r>
            </w:ins>
          </w:p>
        </w:tc>
        <w:tc>
          <w:tcPr>
            <w:tcW w:w="1417" w:type="dxa"/>
          </w:tcPr>
          <w:p w14:paraId="61103941" w14:textId="7F892B2A" w:rsidR="00DB47EA" w:rsidRDefault="00DB47EA" w:rsidP="00CF1453">
            <w:pPr>
              <w:spacing w:line="360" w:lineRule="auto"/>
              <w:jc w:val="both"/>
              <w:cnfStyle w:val="000000000000" w:firstRow="0" w:lastRow="0" w:firstColumn="0" w:lastColumn="0" w:oddVBand="0" w:evenVBand="0" w:oddHBand="0" w:evenHBand="0" w:firstRowFirstColumn="0" w:firstRowLastColumn="0" w:lastRowFirstColumn="0" w:lastRowLastColumn="0"/>
              <w:rPr>
                <w:ins w:id="3570" w:author="Dylan Van Aswegen" w:date="2024-07-12T09:35:00Z" w16du:dateUtc="2024-07-12T07:35:00Z"/>
                <w:rFonts w:ascii="Arial" w:hAnsi="Arial" w:cs="Arial"/>
                <w:sz w:val="20"/>
                <w:szCs w:val="20"/>
                <w:lang w:val="en-GB"/>
              </w:rPr>
            </w:pPr>
            <w:ins w:id="3571" w:author="Dylan Van Aswegen" w:date="2024-07-12T09:35:00Z" w16du:dateUtc="2024-07-12T07:35:00Z">
              <w:r>
                <w:rPr>
                  <w:rFonts w:ascii="Arial" w:hAnsi="Arial" w:cs="Arial"/>
                  <w:sz w:val="20"/>
                  <w:szCs w:val="20"/>
                  <w:lang w:val="en-GB"/>
                </w:rPr>
                <w:t>N/A</w:t>
              </w:r>
            </w:ins>
          </w:p>
        </w:tc>
        <w:tc>
          <w:tcPr>
            <w:tcW w:w="3828" w:type="dxa"/>
          </w:tcPr>
          <w:p w14:paraId="46714F73" w14:textId="704941E1" w:rsidR="00DB47EA" w:rsidRDefault="00DB47EA" w:rsidP="00CF1453">
            <w:pPr>
              <w:spacing w:line="360" w:lineRule="auto"/>
              <w:jc w:val="both"/>
              <w:cnfStyle w:val="000000000000" w:firstRow="0" w:lastRow="0" w:firstColumn="0" w:lastColumn="0" w:oddVBand="0" w:evenVBand="0" w:oddHBand="0" w:evenHBand="0" w:firstRowFirstColumn="0" w:firstRowLastColumn="0" w:lastRowFirstColumn="0" w:lastRowLastColumn="0"/>
              <w:rPr>
                <w:ins w:id="3572" w:author="Dylan Van Aswegen" w:date="2024-07-12T09:35:00Z" w16du:dateUtc="2024-07-12T07:35:00Z"/>
                <w:rFonts w:ascii="Arial" w:hAnsi="Arial" w:cs="Arial"/>
                <w:sz w:val="20"/>
                <w:szCs w:val="20"/>
                <w:lang w:val="en-GB"/>
              </w:rPr>
            </w:pPr>
            <w:ins w:id="3573" w:author="Dylan Van Aswegen" w:date="2024-07-12T09:35:00Z" w16du:dateUtc="2024-07-12T07:35:00Z">
              <w:r>
                <w:rPr>
                  <w:rFonts w:ascii="Arial" w:hAnsi="Arial" w:cs="Arial"/>
                  <w:sz w:val="20"/>
                  <w:szCs w:val="20"/>
                  <w:lang w:val="en-GB"/>
                </w:rPr>
                <w:t xml:space="preserve">This field will be populated by the application with information such as when a user has been added to a group by an admin user. </w:t>
              </w:r>
            </w:ins>
          </w:p>
        </w:tc>
      </w:tr>
      <w:tr w:rsidR="00FC403E" w14:paraId="6E08F9A0" w14:textId="77777777" w:rsidTr="00E6711E">
        <w:trPr>
          <w:cnfStyle w:val="000000100000" w:firstRow="0" w:lastRow="0" w:firstColumn="0" w:lastColumn="0" w:oddVBand="0" w:evenVBand="0" w:oddHBand="1" w:evenHBand="0" w:firstRowFirstColumn="0" w:firstRowLastColumn="0" w:lastRowFirstColumn="0" w:lastRowLastColumn="0"/>
          <w:trHeight w:val="192"/>
          <w:ins w:id="3574" w:author="Dylan Van Aswegen" w:date="2024-07-12T09:39:00Z"/>
        </w:trPr>
        <w:tc>
          <w:tcPr>
            <w:cnfStyle w:val="001000000000" w:firstRow="0" w:lastRow="0" w:firstColumn="1" w:lastColumn="0" w:oddVBand="0" w:evenVBand="0" w:oddHBand="0" w:evenHBand="0" w:firstRowFirstColumn="0" w:firstRowLastColumn="0" w:lastRowFirstColumn="0" w:lastRowLastColumn="0"/>
            <w:tcW w:w="1135" w:type="dxa"/>
          </w:tcPr>
          <w:p w14:paraId="302D11B7" w14:textId="77777777" w:rsidR="00FC403E" w:rsidRDefault="00FC403E" w:rsidP="00CF1453">
            <w:pPr>
              <w:spacing w:line="360" w:lineRule="auto"/>
              <w:jc w:val="both"/>
              <w:rPr>
                <w:ins w:id="3575" w:author="Dylan Van Aswegen" w:date="2024-07-12T09:39:00Z" w16du:dateUtc="2024-07-12T07:39:00Z"/>
                <w:rFonts w:ascii="Arial" w:hAnsi="Arial" w:cs="Arial"/>
                <w:sz w:val="20"/>
                <w:szCs w:val="20"/>
                <w:lang w:val="en-GB"/>
              </w:rPr>
            </w:pPr>
          </w:p>
        </w:tc>
        <w:tc>
          <w:tcPr>
            <w:tcW w:w="1417" w:type="dxa"/>
          </w:tcPr>
          <w:p w14:paraId="4C0D5785" w14:textId="1B61C737" w:rsidR="00FC403E" w:rsidRDefault="00FC403E" w:rsidP="00CF1453">
            <w:pPr>
              <w:spacing w:line="360" w:lineRule="auto"/>
              <w:jc w:val="both"/>
              <w:cnfStyle w:val="000000100000" w:firstRow="0" w:lastRow="0" w:firstColumn="0" w:lastColumn="0" w:oddVBand="0" w:evenVBand="0" w:oddHBand="1" w:evenHBand="0" w:firstRowFirstColumn="0" w:firstRowLastColumn="0" w:lastRowFirstColumn="0" w:lastRowLastColumn="0"/>
              <w:rPr>
                <w:ins w:id="3576" w:author="Dylan Van Aswegen" w:date="2024-07-12T09:39:00Z" w16du:dateUtc="2024-07-12T07:39:00Z"/>
                <w:rFonts w:ascii="Arial" w:hAnsi="Arial" w:cs="Arial"/>
                <w:sz w:val="20"/>
                <w:szCs w:val="20"/>
                <w:lang w:val="en-GB"/>
              </w:rPr>
            </w:pPr>
            <w:ins w:id="3577" w:author="Dylan Van Aswegen" w:date="2024-07-12T09:39:00Z" w16du:dateUtc="2024-07-12T07:39:00Z">
              <w:r>
                <w:rPr>
                  <w:rFonts w:ascii="Arial" w:hAnsi="Arial" w:cs="Arial"/>
                  <w:sz w:val="20"/>
                  <w:szCs w:val="20"/>
                  <w:lang w:val="en-GB"/>
                </w:rPr>
                <w:t>Search</w:t>
              </w:r>
            </w:ins>
          </w:p>
        </w:tc>
        <w:tc>
          <w:tcPr>
            <w:tcW w:w="1276" w:type="dxa"/>
          </w:tcPr>
          <w:p w14:paraId="36E37271" w14:textId="7DCACEA2" w:rsidR="00FC403E" w:rsidRDefault="00FC403E" w:rsidP="00CF1453">
            <w:pPr>
              <w:spacing w:line="360" w:lineRule="auto"/>
              <w:jc w:val="both"/>
              <w:cnfStyle w:val="000000100000" w:firstRow="0" w:lastRow="0" w:firstColumn="0" w:lastColumn="0" w:oddVBand="0" w:evenVBand="0" w:oddHBand="1" w:evenHBand="0" w:firstRowFirstColumn="0" w:firstRowLastColumn="0" w:lastRowFirstColumn="0" w:lastRowLastColumn="0"/>
              <w:rPr>
                <w:ins w:id="3578" w:author="Dylan Van Aswegen" w:date="2024-07-12T09:39:00Z" w16du:dateUtc="2024-07-12T07:39:00Z"/>
                <w:rFonts w:ascii="Arial" w:hAnsi="Arial" w:cs="Arial"/>
                <w:sz w:val="20"/>
                <w:szCs w:val="20"/>
                <w:lang w:val="en-GB"/>
              </w:rPr>
            </w:pPr>
            <w:ins w:id="3579" w:author="Dylan Van Aswegen" w:date="2024-07-12T09:39:00Z" w16du:dateUtc="2024-07-12T07:39:00Z">
              <w:r>
                <w:rPr>
                  <w:rFonts w:ascii="Arial" w:hAnsi="Arial" w:cs="Arial"/>
                  <w:sz w:val="20"/>
                  <w:szCs w:val="20"/>
                  <w:lang w:val="en-GB"/>
                </w:rPr>
                <w:t>Search Bar</w:t>
              </w:r>
            </w:ins>
          </w:p>
        </w:tc>
        <w:tc>
          <w:tcPr>
            <w:tcW w:w="1701" w:type="dxa"/>
          </w:tcPr>
          <w:p w14:paraId="4EAA2CD2" w14:textId="77777777" w:rsidR="00FC403E" w:rsidRDefault="00FC403E" w:rsidP="00CF1453">
            <w:pPr>
              <w:spacing w:line="360" w:lineRule="auto"/>
              <w:jc w:val="both"/>
              <w:cnfStyle w:val="000000100000" w:firstRow="0" w:lastRow="0" w:firstColumn="0" w:lastColumn="0" w:oddVBand="0" w:evenVBand="0" w:oddHBand="1" w:evenHBand="0" w:firstRowFirstColumn="0" w:firstRowLastColumn="0" w:lastRowFirstColumn="0" w:lastRowLastColumn="0"/>
              <w:rPr>
                <w:ins w:id="3580" w:author="Dylan Van Aswegen" w:date="2024-07-12T09:39:00Z" w16du:dateUtc="2024-07-12T07:39:00Z"/>
                <w:rFonts w:ascii="Arial" w:hAnsi="Arial" w:cs="Arial"/>
                <w:sz w:val="20"/>
                <w:szCs w:val="20"/>
                <w:lang w:val="en-GB"/>
              </w:rPr>
            </w:pPr>
          </w:p>
        </w:tc>
        <w:tc>
          <w:tcPr>
            <w:tcW w:w="1417" w:type="dxa"/>
          </w:tcPr>
          <w:p w14:paraId="718650F9" w14:textId="2EEDC3DA" w:rsidR="00FC403E" w:rsidRDefault="00FC403E" w:rsidP="00CF1453">
            <w:pPr>
              <w:spacing w:line="360" w:lineRule="auto"/>
              <w:jc w:val="both"/>
              <w:cnfStyle w:val="000000100000" w:firstRow="0" w:lastRow="0" w:firstColumn="0" w:lastColumn="0" w:oddVBand="0" w:evenVBand="0" w:oddHBand="1" w:evenHBand="0" w:firstRowFirstColumn="0" w:firstRowLastColumn="0" w:lastRowFirstColumn="0" w:lastRowLastColumn="0"/>
              <w:rPr>
                <w:ins w:id="3581" w:author="Dylan Van Aswegen" w:date="2024-07-12T09:39:00Z" w16du:dateUtc="2024-07-12T07:39:00Z"/>
                <w:rFonts w:ascii="Arial" w:hAnsi="Arial" w:cs="Arial"/>
                <w:sz w:val="20"/>
                <w:szCs w:val="20"/>
                <w:lang w:val="en-GB"/>
              </w:rPr>
            </w:pPr>
            <w:ins w:id="3582" w:author="Dylan Van Aswegen" w:date="2024-07-12T09:39:00Z" w16du:dateUtc="2024-07-12T07:39:00Z">
              <w:r>
                <w:rPr>
                  <w:rFonts w:ascii="Arial" w:hAnsi="Arial" w:cs="Arial"/>
                  <w:sz w:val="20"/>
                  <w:szCs w:val="20"/>
                  <w:lang w:val="en-GB"/>
                </w:rPr>
                <w:t>N/A</w:t>
              </w:r>
            </w:ins>
          </w:p>
        </w:tc>
        <w:tc>
          <w:tcPr>
            <w:tcW w:w="3828" w:type="dxa"/>
          </w:tcPr>
          <w:p w14:paraId="48DD54BF" w14:textId="6403C3C6" w:rsidR="00FC403E" w:rsidRDefault="00FC403E" w:rsidP="00CF1453">
            <w:pPr>
              <w:spacing w:line="360" w:lineRule="auto"/>
              <w:jc w:val="both"/>
              <w:cnfStyle w:val="000000100000" w:firstRow="0" w:lastRow="0" w:firstColumn="0" w:lastColumn="0" w:oddVBand="0" w:evenVBand="0" w:oddHBand="1" w:evenHBand="0" w:firstRowFirstColumn="0" w:firstRowLastColumn="0" w:lastRowFirstColumn="0" w:lastRowLastColumn="0"/>
              <w:rPr>
                <w:ins w:id="3583" w:author="Dylan Van Aswegen" w:date="2024-07-12T09:39:00Z" w16du:dateUtc="2024-07-12T07:39:00Z"/>
                <w:rFonts w:ascii="Arial" w:hAnsi="Arial" w:cs="Arial"/>
                <w:sz w:val="20"/>
                <w:szCs w:val="20"/>
                <w:lang w:val="en-GB"/>
              </w:rPr>
            </w:pPr>
            <w:ins w:id="3584" w:author="Dylan Van Aswegen" w:date="2024-07-12T09:39:00Z" w16du:dateUtc="2024-07-12T07:39:00Z">
              <w:r>
                <w:rPr>
                  <w:rFonts w:ascii="Arial" w:hAnsi="Arial" w:cs="Arial"/>
                  <w:sz w:val="20"/>
                  <w:szCs w:val="20"/>
                  <w:lang w:val="en-GB"/>
                </w:rPr>
                <w:t xml:space="preserve">This field will allow the user to search for </w:t>
              </w:r>
            </w:ins>
            <w:ins w:id="3585" w:author="Dylan Van Aswegen" w:date="2024-07-12T09:55:00Z" w16du:dateUtc="2024-07-12T07:55:00Z">
              <w:r w:rsidR="00F63D8A">
                <w:rPr>
                  <w:rFonts w:ascii="Arial" w:hAnsi="Arial" w:cs="Arial"/>
                  <w:sz w:val="20"/>
                  <w:szCs w:val="20"/>
                  <w:lang w:val="en-GB"/>
                </w:rPr>
                <w:t xml:space="preserve">an organisation. </w:t>
              </w:r>
            </w:ins>
            <w:ins w:id="3586" w:author="Dylan Van Aswegen" w:date="2024-07-12T09:56:00Z" w16du:dateUtc="2024-07-12T07:56:00Z">
              <w:r w:rsidR="00F63D8A">
                <w:rPr>
                  <w:rFonts w:ascii="Arial" w:hAnsi="Arial" w:cs="Arial"/>
                  <w:sz w:val="20"/>
                  <w:szCs w:val="20"/>
                  <w:lang w:val="en-GB"/>
                </w:rPr>
                <w:t xml:space="preserve">The application will return search results that are clickable, once the user clicks on a search result, they should be navigated to the organisation public page. </w:t>
              </w:r>
            </w:ins>
          </w:p>
        </w:tc>
      </w:tr>
      <w:tr w:rsidR="00CF1453" w14:paraId="47448BBA" w14:textId="77777777" w:rsidTr="00E6711E">
        <w:trPr>
          <w:trHeight w:val="192"/>
          <w:ins w:id="3587" w:author="Dylan Van Aswegen" w:date="2024-07-12T09:06:00Z"/>
        </w:trPr>
        <w:tc>
          <w:tcPr>
            <w:cnfStyle w:val="001000000000" w:firstRow="0" w:lastRow="0" w:firstColumn="1" w:lastColumn="0" w:oddVBand="0" w:evenVBand="0" w:oddHBand="0" w:evenHBand="0" w:firstRowFirstColumn="0" w:firstRowLastColumn="0" w:lastRowFirstColumn="0" w:lastRowLastColumn="0"/>
            <w:tcW w:w="1135" w:type="dxa"/>
          </w:tcPr>
          <w:p w14:paraId="58B40E3C" w14:textId="77777777" w:rsidR="00CF1453" w:rsidRDefault="00CF1453" w:rsidP="00CF1453">
            <w:pPr>
              <w:spacing w:line="360" w:lineRule="auto"/>
              <w:jc w:val="both"/>
              <w:rPr>
                <w:ins w:id="3588" w:author="Dylan Van Aswegen" w:date="2024-07-12T09:06:00Z" w16du:dateUtc="2024-07-12T07:06:00Z"/>
                <w:rFonts w:ascii="Arial" w:hAnsi="Arial" w:cs="Arial"/>
                <w:sz w:val="20"/>
                <w:szCs w:val="20"/>
                <w:lang w:val="en-GB"/>
              </w:rPr>
            </w:pPr>
          </w:p>
        </w:tc>
        <w:tc>
          <w:tcPr>
            <w:tcW w:w="1417" w:type="dxa"/>
          </w:tcPr>
          <w:p w14:paraId="0E92F030" w14:textId="2BB1326B" w:rsidR="00CF1453" w:rsidRDefault="00CF1453" w:rsidP="00CF1453">
            <w:pPr>
              <w:spacing w:line="360" w:lineRule="auto"/>
              <w:jc w:val="both"/>
              <w:cnfStyle w:val="000000000000" w:firstRow="0" w:lastRow="0" w:firstColumn="0" w:lastColumn="0" w:oddVBand="0" w:evenVBand="0" w:oddHBand="0" w:evenHBand="0" w:firstRowFirstColumn="0" w:firstRowLastColumn="0" w:lastRowFirstColumn="0" w:lastRowLastColumn="0"/>
              <w:rPr>
                <w:ins w:id="3589" w:author="Dylan Van Aswegen" w:date="2024-07-12T09:06:00Z" w16du:dateUtc="2024-07-12T07:06:00Z"/>
                <w:rFonts w:ascii="Arial" w:hAnsi="Arial" w:cs="Arial"/>
                <w:sz w:val="20"/>
                <w:szCs w:val="20"/>
                <w:lang w:val="en-GB"/>
              </w:rPr>
            </w:pPr>
            <w:ins w:id="3590" w:author="Dylan Van Aswegen" w:date="2024-07-12T09:06:00Z" w16du:dateUtc="2024-07-12T07:06:00Z">
              <w:r>
                <w:rPr>
                  <w:rFonts w:ascii="Arial" w:hAnsi="Arial" w:cs="Arial"/>
                  <w:sz w:val="20"/>
                  <w:szCs w:val="20"/>
                  <w:lang w:val="en-GB"/>
                </w:rPr>
                <w:t xml:space="preserve">Back </w:t>
              </w:r>
            </w:ins>
          </w:p>
        </w:tc>
        <w:tc>
          <w:tcPr>
            <w:tcW w:w="1276" w:type="dxa"/>
          </w:tcPr>
          <w:p w14:paraId="3615137E" w14:textId="47E7F02A" w:rsidR="00CF1453" w:rsidRDefault="00CF1453" w:rsidP="00CF1453">
            <w:pPr>
              <w:spacing w:line="360" w:lineRule="auto"/>
              <w:jc w:val="both"/>
              <w:cnfStyle w:val="000000000000" w:firstRow="0" w:lastRow="0" w:firstColumn="0" w:lastColumn="0" w:oddVBand="0" w:evenVBand="0" w:oddHBand="0" w:evenHBand="0" w:firstRowFirstColumn="0" w:firstRowLastColumn="0" w:lastRowFirstColumn="0" w:lastRowLastColumn="0"/>
              <w:rPr>
                <w:ins w:id="3591" w:author="Dylan Van Aswegen" w:date="2024-07-12T09:06:00Z" w16du:dateUtc="2024-07-12T07:06:00Z"/>
                <w:rFonts w:ascii="Arial" w:hAnsi="Arial" w:cs="Arial"/>
                <w:sz w:val="20"/>
                <w:szCs w:val="20"/>
                <w:lang w:val="en-GB"/>
              </w:rPr>
            </w:pPr>
            <w:ins w:id="3592" w:author="Dylan Van Aswegen" w:date="2024-07-12T09:06:00Z" w16du:dateUtc="2024-07-12T07:06:00Z">
              <w:r>
                <w:rPr>
                  <w:rFonts w:ascii="Arial" w:hAnsi="Arial" w:cs="Arial"/>
                  <w:sz w:val="20"/>
                  <w:szCs w:val="20"/>
                  <w:lang w:val="en-GB"/>
                </w:rPr>
                <w:t>Button</w:t>
              </w:r>
            </w:ins>
          </w:p>
        </w:tc>
        <w:tc>
          <w:tcPr>
            <w:tcW w:w="1701" w:type="dxa"/>
          </w:tcPr>
          <w:p w14:paraId="61998923" w14:textId="77777777" w:rsidR="00CF1453" w:rsidRDefault="00CF1453" w:rsidP="00CF1453">
            <w:pPr>
              <w:spacing w:line="360" w:lineRule="auto"/>
              <w:jc w:val="both"/>
              <w:cnfStyle w:val="000000000000" w:firstRow="0" w:lastRow="0" w:firstColumn="0" w:lastColumn="0" w:oddVBand="0" w:evenVBand="0" w:oddHBand="0" w:evenHBand="0" w:firstRowFirstColumn="0" w:firstRowLastColumn="0" w:lastRowFirstColumn="0" w:lastRowLastColumn="0"/>
              <w:rPr>
                <w:ins w:id="3593" w:author="Dylan Van Aswegen" w:date="2024-07-12T09:06:00Z" w16du:dateUtc="2024-07-12T07:06:00Z"/>
                <w:rFonts w:ascii="Arial" w:hAnsi="Arial" w:cs="Arial"/>
                <w:sz w:val="20"/>
                <w:szCs w:val="20"/>
                <w:lang w:val="en-GB"/>
              </w:rPr>
            </w:pPr>
          </w:p>
        </w:tc>
        <w:tc>
          <w:tcPr>
            <w:tcW w:w="1417" w:type="dxa"/>
          </w:tcPr>
          <w:p w14:paraId="5A2EDEAD" w14:textId="27F54510" w:rsidR="00CF1453" w:rsidRDefault="00CF1453" w:rsidP="00CF1453">
            <w:pPr>
              <w:spacing w:line="360" w:lineRule="auto"/>
              <w:jc w:val="both"/>
              <w:cnfStyle w:val="000000000000" w:firstRow="0" w:lastRow="0" w:firstColumn="0" w:lastColumn="0" w:oddVBand="0" w:evenVBand="0" w:oddHBand="0" w:evenHBand="0" w:firstRowFirstColumn="0" w:firstRowLastColumn="0" w:lastRowFirstColumn="0" w:lastRowLastColumn="0"/>
              <w:rPr>
                <w:ins w:id="3594" w:author="Dylan Van Aswegen" w:date="2024-07-12T09:06:00Z" w16du:dateUtc="2024-07-12T07:06:00Z"/>
                <w:rFonts w:ascii="Arial" w:hAnsi="Arial" w:cs="Arial"/>
                <w:sz w:val="20"/>
                <w:szCs w:val="20"/>
                <w:lang w:val="en-GB"/>
              </w:rPr>
            </w:pPr>
            <w:ins w:id="3595" w:author="Dylan Van Aswegen" w:date="2024-07-12T09:06:00Z" w16du:dateUtc="2024-07-12T07:06:00Z">
              <w:r>
                <w:rPr>
                  <w:rFonts w:ascii="Arial" w:hAnsi="Arial" w:cs="Arial"/>
                  <w:sz w:val="20"/>
                  <w:szCs w:val="20"/>
                  <w:lang w:val="en-GB"/>
                </w:rPr>
                <w:t>N/A</w:t>
              </w:r>
            </w:ins>
          </w:p>
        </w:tc>
        <w:tc>
          <w:tcPr>
            <w:tcW w:w="3828" w:type="dxa"/>
          </w:tcPr>
          <w:p w14:paraId="53218051" w14:textId="07674D6F" w:rsidR="00CF1453" w:rsidRDefault="00CF1453" w:rsidP="00CF1453">
            <w:pPr>
              <w:spacing w:line="360" w:lineRule="auto"/>
              <w:jc w:val="both"/>
              <w:cnfStyle w:val="000000000000" w:firstRow="0" w:lastRow="0" w:firstColumn="0" w:lastColumn="0" w:oddVBand="0" w:evenVBand="0" w:oddHBand="0" w:evenHBand="0" w:firstRowFirstColumn="0" w:firstRowLastColumn="0" w:lastRowFirstColumn="0" w:lastRowLastColumn="0"/>
              <w:rPr>
                <w:ins w:id="3596" w:author="Dylan Van Aswegen" w:date="2024-07-12T09:06:00Z" w16du:dateUtc="2024-07-12T07:06:00Z"/>
                <w:rFonts w:ascii="Arial" w:hAnsi="Arial" w:cs="Arial"/>
                <w:sz w:val="20"/>
                <w:szCs w:val="20"/>
                <w:lang w:val="en-GB"/>
              </w:rPr>
            </w:pPr>
            <w:ins w:id="3597" w:author="Dylan Van Aswegen" w:date="2024-07-12T09:06:00Z" w16du:dateUtc="2024-07-12T07:06:00Z">
              <w:r>
                <w:rPr>
                  <w:rFonts w:ascii="Arial" w:hAnsi="Arial" w:cs="Arial"/>
                  <w:sz w:val="20"/>
                  <w:szCs w:val="20"/>
                  <w:lang w:val="en-GB"/>
                </w:rPr>
                <w:t xml:space="preserve">This button will be used to navigate back to the “My Home” page. Once clicked, the user will be navigated back to the “My Home” page. </w:t>
              </w:r>
            </w:ins>
          </w:p>
        </w:tc>
      </w:tr>
    </w:tbl>
    <w:p w14:paraId="2766CEA7" w14:textId="77777777" w:rsidR="00720291" w:rsidRPr="00720291" w:rsidRDefault="00720291" w:rsidP="000F5865">
      <w:pPr>
        <w:rPr>
          <w:ins w:id="3598" w:author="Dylan Van Aswegen" w:date="2024-07-10T11:51:00Z" w16du:dateUtc="2024-07-10T09:51:00Z"/>
          <w:lang w:val="en-GB"/>
          <w:rPrChange w:id="3599" w:author="Dylan Van Aswegen" w:date="2024-07-10T11:51:00Z" w16du:dateUtc="2024-07-10T09:51:00Z">
            <w:rPr>
              <w:ins w:id="3600" w:author="Dylan Van Aswegen" w:date="2024-07-10T11:51:00Z" w16du:dateUtc="2024-07-10T09:51:00Z"/>
            </w:rPr>
          </w:rPrChange>
        </w:rPr>
      </w:pPr>
    </w:p>
    <w:p w14:paraId="3CC297C6" w14:textId="3DEDA15D" w:rsidR="00FC403E" w:rsidRDefault="00FC403E" w:rsidP="00FC403E">
      <w:pPr>
        <w:rPr>
          <w:ins w:id="3601" w:author="Dylan Van Aswegen" w:date="2024-07-12T09:59:00Z" w16du:dateUtc="2024-07-12T07:59:00Z"/>
        </w:rPr>
      </w:pPr>
      <w:ins w:id="3602" w:author="Dylan Van Aswegen" w:date="2024-07-12T09:38:00Z" w16du:dateUtc="2024-07-12T07:38:00Z">
        <w:r>
          <w:t xml:space="preserve">Below this will be a table of organisations that </w:t>
        </w:r>
      </w:ins>
      <w:ins w:id="3603" w:author="Dylan Van Aswegen" w:date="2024-07-12T09:58:00Z" w16du:dateUtc="2024-07-12T07:58:00Z">
        <w:r w:rsidR="00A75A94">
          <w:t>the user has been added to by the admins of teat or</w:t>
        </w:r>
      </w:ins>
      <w:ins w:id="3604" w:author="Dylan Van Aswegen" w:date="2024-07-12T09:59:00Z" w16du:dateUtc="2024-07-12T07:59:00Z">
        <w:r w:rsidR="00A75A94">
          <w:t xml:space="preserve">ganisation, either as part of a group or as an individual. The table will consist of the following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583A60" w14:paraId="768F5FBE" w14:textId="77777777" w:rsidTr="005C5491">
        <w:trPr>
          <w:cnfStyle w:val="100000000000" w:firstRow="1" w:lastRow="0" w:firstColumn="0" w:lastColumn="0" w:oddVBand="0" w:evenVBand="0" w:oddHBand="0" w:evenHBand="0" w:firstRowFirstColumn="0" w:firstRowLastColumn="0" w:lastRowFirstColumn="0" w:lastRowLastColumn="0"/>
          <w:tblHeader/>
          <w:ins w:id="3605" w:author="Dylan Van Aswegen" w:date="2024-07-12T09:59: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0B019A9F" w14:textId="77777777" w:rsidR="00583A60" w:rsidRDefault="00583A60">
            <w:pPr>
              <w:spacing w:line="360" w:lineRule="auto"/>
              <w:jc w:val="both"/>
              <w:rPr>
                <w:ins w:id="3606" w:author="Dylan Van Aswegen" w:date="2024-07-12T09:59:00Z" w16du:dateUtc="2024-07-12T07:59:00Z"/>
                <w:rFonts w:ascii="Arial" w:hAnsi="Arial" w:cs="Arial"/>
                <w:sz w:val="20"/>
                <w:szCs w:val="20"/>
                <w:lang w:val="en-GB"/>
              </w:rPr>
            </w:pPr>
            <w:ins w:id="3607" w:author="Dylan Van Aswegen" w:date="2024-07-12T09:59:00Z" w16du:dateUtc="2024-07-12T07:59:00Z">
              <w:r>
                <w:rPr>
                  <w:rFonts w:ascii="Arial" w:hAnsi="Arial" w:cs="Arial"/>
                  <w:sz w:val="20"/>
                  <w:szCs w:val="20"/>
                  <w:lang w:val="en-GB"/>
                </w:rPr>
                <w:t>Column Name</w:t>
              </w:r>
            </w:ins>
          </w:p>
        </w:tc>
        <w:tc>
          <w:tcPr>
            <w:tcW w:w="1273" w:type="dxa"/>
            <w:shd w:val="clear" w:color="auto" w:fill="002060"/>
          </w:tcPr>
          <w:p w14:paraId="57957291" w14:textId="77777777" w:rsidR="00583A60" w:rsidRDefault="00583A60">
            <w:pPr>
              <w:spacing w:line="360" w:lineRule="auto"/>
              <w:jc w:val="both"/>
              <w:cnfStyle w:val="100000000000" w:firstRow="1" w:lastRow="0" w:firstColumn="0" w:lastColumn="0" w:oddVBand="0" w:evenVBand="0" w:oddHBand="0" w:evenHBand="0" w:firstRowFirstColumn="0" w:firstRowLastColumn="0" w:lastRowFirstColumn="0" w:lastRowLastColumn="0"/>
              <w:rPr>
                <w:ins w:id="3608" w:author="Dylan Van Aswegen" w:date="2024-07-12T09:59:00Z" w16du:dateUtc="2024-07-12T07:59:00Z"/>
                <w:rFonts w:ascii="Arial" w:hAnsi="Arial" w:cs="Arial"/>
                <w:sz w:val="20"/>
                <w:szCs w:val="20"/>
                <w:lang w:val="en-GB"/>
              </w:rPr>
            </w:pPr>
            <w:ins w:id="3609" w:author="Dylan Van Aswegen" w:date="2024-07-12T09:59:00Z" w16du:dateUtc="2024-07-12T07:59:00Z">
              <w:r>
                <w:rPr>
                  <w:rFonts w:ascii="Arial" w:hAnsi="Arial" w:cs="Arial"/>
                  <w:sz w:val="20"/>
                  <w:szCs w:val="20"/>
                  <w:lang w:val="en-GB"/>
                </w:rPr>
                <w:t>Column Type</w:t>
              </w:r>
            </w:ins>
          </w:p>
        </w:tc>
        <w:tc>
          <w:tcPr>
            <w:tcW w:w="1694" w:type="dxa"/>
            <w:shd w:val="clear" w:color="auto" w:fill="002060"/>
          </w:tcPr>
          <w:p w14:paraId="1B591658" w14:textId="77777777" w:rsidR="00583A60" w:rsidRDefault="00583A60">
            <w:pPr>
              <w:spacing w:line="360" w:lineRule="auto"/>
              <w:jc w:val="both"/>
              <w:cnfStyle w:val="100000000000" w:firstRow="1" w:lastRow="0" w:firstColumn="0" w:lastColumn="0" w:oddVBand="0" w:evenVBand="0" w:oddHBand="0" w:evenHBand="0" w:firstRowFirstColumn="0" w:firstRowLastColumn="0" w:lastRowFirstColumn="0" w:lastRowLastColumn="0"/>
              <w:rPr>
                <w:ins w:id="3610" w:author="Dylan Van Aswegen" w:date="2024-07-12T09:59:00Z" w16du:dateUtc="2024-07-12T07:59:00Z"/>
                <w:rFonts w:ascii="Arial" w:hAnsi="Arial" w:cs="Arial"/>
                <w:sz w:val="20"/>
                <w:szCs w:val="20"/>
                <w:lang w:val="en-GB"/>
              </w:rPr>
            </w:pPr>
            <w:ins w:id="3611" w:author="Dylan Van Aswegen" w:date="2024-07-12T09:59:00Z" w16du:dateUtc="2024-07-12T07:59:00Z">
              <w:r>
                <w:rPr>
                  <w:rFonts w:ascii="Arial" w:hAnsi="Arial" w:cs="Arial"/>
                  <w:sz w:val="20"/>
                  <w:szCs w:val="20"/>
                  <w:lang w:val="en-GB"/>
                </w:rPr>
                <w:t>Column Data Type</w:t>
              </w:r>
            </w:ins>
          </w:p>
        </w:tc>
        <w:tc>
          <w:tcPr>
            <w:tcW w:w="3804" w:type="dxa"/>
            <w:shd w:val="clear" w:color="auto" w:fill="002060"/>
          </w:tcPr>
          <w:p w14:paraId="43BAF680" w14:textId="77777777" w:rsidR="00583A60" w:rsidRDefault="00583A60">
            <w:pPr>
              <w:spacing w:line="360" w:lineRule="auto"/>
              <w:jc w:val="both"/>
              <w:cnfStyle w:val="100000000000" w:firstRow="1" w:lastRow="0" w:firstColumn="0" w:lastColumn="0" w:oddVBand="0" w:evenVBand="0" w:oddHBand="0" w:evenHBand="0" w:firstRowFirstColumn="0" w:firstRowLastColumn="0" w:lastRowFirstColumn="0" w:lastRowLastColumn="0"/>
              <w:rPr>
                <w:ins w:id="3612" w:author="Dylan Van Aswegen" w:date="2024-07-12T09:59:00Z" w16du:dateUtc="2024-07-12T07:59:00Z"/>
                <w:rFonts w:ascii="Arial" w:hAnsi="Arial" w:cs="Arial"/>
                <w:sz w:val="20"/>
                <w:szCs w:val="20"/>
                <w:lang w:val="en-GB"/>
              </w:rPr>
            </w:pPr>
            <w:ins w:id="3613" w:author="Dylan Van Aswegen" w:date="2024-07-12T09:59:00Z" w16du:dateUtc="2024-07-12T07:59:00Z">
              <w:r>
                <w:rPr>
                  <w:rFonts w:ascii="Arial" w:hAnsi="Arial" w:cs="Arial"/>
                  <w:sz w:val="20"/>
                  <w:szCs w:val="20"/>
                  <w:lang w:val="en-GB"/>
                </w:rPr>
                <w:t>Column Rules</w:t>
              </w:r>
            </w:ins>
          </w:p>
        </w:tc>
      </w:tr>
      <w:tr w:rsidR="00583A60" w14:paraId="27228206" w14:textId="77777777" w:rsidTr="005C5491">
        <w:trPr>
          <w:cnfStyle w:val="000000100000" w:firstRow="0" w:lastRow="0" w:firstColumn="0" w:lastColumn="0" w:oddVBand="0" w:evenVBand="0" w:oddHBand="1" w:evenHBand="0" w:firstRowFirstColumn="0" w:firstRowLastColumn="0" w:lastRowFirstColumn="0" w:lastRowLastColumn="0"/>
          <w:ins w:id="3614" w:author="Dylan Van Aswegen" w:date="2024-07-12T09:59:00Z"/>
        </w:trPr>
        <w:tc>
          <w:tcPr>
            <w:cnfStyle w:val="001000000000" w:firstRow="0" w:lastRow="0" w:firstColumn="1" w:lastColumn="0" w:oddVBand="0" w:evenVBand="0" w:oddHBand="0" w:evenHBand="0" w:firstRowFirstColumn="0" w:firstRowLastColumn="0" w:lastRowFirstColumn="0" w:lastRowLastColumn="0"/>
            <w:tcW w:w="1451" w:type="dxa"/>
          </w:tcPr>
          <w:p w14:paraId="7558F4A8" w14:textId="77777777" w:rsidR="00583A60" w:rsidRDefault="00583A60">
            <w:pPr>
              <w:spacing w:line="360" w:lineRule="auto"/>
              <w:jc w:val="both"/>
              <w:rPr>
                <w:ins w:id="3615" w:author="Dylan Van Aswegen" w:date="2024-07-12T09:59:00Z" w16du:dateUtc="2024-07-12T07:59:00Z"/>
                <w:rFonts w:ascii="Arial" w:hAnsi="Arial" w:cs="Arial"/>
                <w:sz w:val="20"/>
                <w:szCs w:val="20"/>
                <w:lang w:val="en-GB"/>
              </w:rPr>
            </w:pPr>
            <w:ins w:id="3616" w:author="Dylan Van Aswegen" w:date="2024-07-12T09:59:00Z" w16du:dateUtc="2024-07-12T07:59:00Z">
              <w:r>
                <w:rPr>
                  <w:rFonts w:ascii="Arial" w:hAnsi="Arial" w:cs="Arial"/>
                  <w:sz w:val="20"/>
                  <w:szCs w:val="20"/>
                  <w:lang w:val="en-GB"/>
                </w:rPr>
                <w:t xml:space="preserve">Organisation </w:t>
              </w:r>
            </w:ins>
          </w:p>
        </w:tc>
        <w:tc>
          <w:tcPr>
            <w:tcW w:w="1273" w:type="dxa"/>
          </w:tcPr>
          <w:p w14:paraId="70AEBBF4" w14:textId="77777777" w:rsidR="00583A60" w:rsidRDefault="00583A60">
            <w:pPr>
              <w:spacing w:line="360" w:lineRule="auto"/>
              <w:jc w:val="both"/>
              <w:cnfStyle w:val="000000100000" w:firstRow="0" w:lastRow="0" w:firstColumn="0" w:lastColumn="0" w:oddVBand="0" w:evenVBand="0" w:oddHBand="1" w:evenHBand="0" w:firstRowFirstColumn="0" w:firstRowLastColumn="0" w:lastRowFirstColumn="0" w:lastRowLastColumn="0"/>
              <w:rPr>
                <w:ins w:id="3617" w:author="Dylan Van Aswegen" w:date="2024-07-12T09:59:00Z" w16du:dateUtc="2024-07-12T07:59:00Z"/>
                <w:rFonts w:ascii="Arial" w:hAnsi="Arial" w:cs="Arial"/>
                <w:sz w:val="20"/>
                <w:szCs w:val="20"/>
                <w:lang w:val="en-GB"/>
              </w:rPr>
            </w:pPr>
            <w:ins w:id="3618" w:author="Dylan Van Aswegen" w:date="2024-07-12T09:59:00Z" w16du:dateUtc="2024-07-12T07:59:00Z">
              <w:r>
                <w:rPr>
                  <w:rFonts w:ascii="Arial" w:hAnsi="Arial" w:cs="Arial"/>
                  <w:sz w:val="20"/>
                  <w:szCs w:val="20"/>
                  <w:lang w:val="en-GB"/>
                </w:rPr>
                <w:t xml:space="preserve">Text Field </w:t>
              </w:r>
            </w:ins>
          </w:p>
        </w:tc>
        <w:tc>
          <w:tcPr>
            <w:tcW w:w="1694" w:type="dxa"/>
          </w:tcPr>
          <w:p w14:paraId="7A6D6145" w14:textId="77777777" w:rsidR="00583A60" w:rsidRDefault="00583A60">
            <w:pPr>
              <w:spacing w:line="360" w:lineRule="auto"/>
              <w:jc w:val="both"/>
              <w:cnfStyle w:val="000000100000" w:firstRow="0" w:lastRow="0" w:firstColumn="0" w:lastColumn="0" w:oddVBand="0" w:evenVBand="0" w:oddHBand="1" w:evenHBand="0" w:firstRowFirstColumn="0" w:firstRowLastColumn="0" w:lastRowFirstColumn="0" w:lastRowLastColumn="0"/>
              <w:rPr>
                <w:ins w:id="3619" w:author="Dylan Van Aswegen" w:date="2024-07-12T09:59:00Z" w16du:dateUtc="2024-07-12T07:59:00Z"/>
                <w:rFonts w:ascii="Arial" w:hAnsi="Arial" w:cs="Arial"/>
                <w:sz w:val="20"/>
                <w:szCs w:val="20"/>
                <w:lang w:val="en-GB"/>
              </w:rPr>
            </w:pPr>
            <w:ins w:id="3620" w:author="Dylan Van Aswegen" w:date="2024-07-12T09:59:00Z" w16du:dateUtc="2024-07-12T07:59:00Z">
              <w:r>
                <w:rPr>
                  <w:rFonts w:ascii="Arial" w:hAnsi="Arial" w:cs="Arial"/>
                  <w:sz w:val="20"/>
                  <w:szCs w:val="20"/>
                  <w:lang w:val="en-GB"/>
                </w:rPr>
                <w:t xml:space="preserve">String </w:t>
              </w:r>
            </w:ins>
          </w:p>
        </w:tc>
        <w:tc>
          <w:tcPr>
            <w:tcW w:w="3804" w:type="dxa"/>
          </w:tcPr>
          <w:p w14:paraId="513987FB" w14:textId="77777777" w:rsidR="00583A60" w:rsidRDefault="00583A60">
            <w:pPr>
              <w:spacing w:line="360" w:lineRule="auto"/>
              <w:jc w:val="both"/>
              <w:cnfStyle w:val="000000100000" w:firstRow="0" w:lastRow="0" w:firstColumn="0" w:lastColumn="0" w:oddVBand="0" w:evenVBand="0" w:oddHBand="1" w:evenHBand="0" w:firstRowFirstColumn="0" w:firstRowLastColumn="0" w:lastRowFirstColumn="0" w:lastRowLastColumn="0"/>
              <w:rPr>
                <w:ins w:id="3621" w:author="Dylan Van Aswegen" w:date="2024-07-12T09:59:00Z" w16du:dateUtc="2024-07-12T07:59:00Z"/>
                <w:rFonts w:ascii="Arial" w:hAnsi="Arial" w:cs="Arial"/>
                <w:sz w:val="20"/>
                <w:szCs w:val="20"/>
                <w:lang w:val="en-GB"/>
              </w:rPr>
            </w:pPr>
            <w:ins w:id="3622" w:author="Dylan Van Aswegen" w:date="2024-07-12T09:59:00Z" w16du:dateUtc="2024-07-12T07:59:00Z">
              <w:r>
                <w:rPr>
                  <w:rFonts w:ascii="Arial" w:hAnsi="Arial" w:cs="Arial"/>
                  <w:sz w:val="20"/>
                  <w:szCs w:val="20"/>
                  <w:lang w:val="en-GB"/>
                </w:rPr>
                <w:t xml:space="preserve">This column will contain the name of the organisation.   </w:t>
              </w:r>
            </w:ins>
          </w:p>
        </w:tc>
      </w:tr>
      <w:tr w:rsidR="001048A2" w14:paraId="124515A2" w14:textId="77777777" w:rsidTr="005C5491">
        <w:trPr>
          <w:ins w:id="3623" w:author="Dylan Van Aswegen" w:date="2024-07-12T10:00:00Z"/>
        </w:trPr>
        <w:tc>
          <w:tcPr>
            <w:cnfStyle w:val="001000000000" w:firstRow="0" w:lastRow="0" w:firstColumn="1" w:lastColumn="0" w:oddVBand="0" w:evenVBand="0" w:oddHBand="0" w:evenHBand="0" w:firstRowFirstColumn="0" w:firstRowLastColumn="0" w:lastRowFirstColumn="0" w:lastRowLastColumn="0"/>
            <w:tcW w:w="1451" w:type="dxa"/>
          </w:tcPr>
          <w:p w14:paraId="45AB071F" w14:textId="13C0FF34" w:rsidR="001048A2" w:rsidRDefault="001048A2">
            <w:pPr>
              <w:spacing w:line="360" w:lineRule="auto"/>
              <w:jc w:val="both"/>
              <w:rPr>
                <w:ins w:id="3624" w:author="Dylan Van Aswegen" w:date="2024-07-12T10:00:00Z" w16du:dateUtc="2024-07-12T08:00:00Z"/>
                <w:rFonts w:ascii="Arial" w:hAnsi="Arial" w:cs="Arial"/>
                <w:sz w:val="20"/>
                <w:szCs w:val="20"/>
                <w:lang w:val="en-GB"/>
              </w:rPr>
            </w:pPr>
            <w:ins w:id="3625" w:author="Dylan Van Aswegen" w:date="2024-07-12T10:00:00Z" w16du:dateUtc="2024-07-12T08:00:00Z">
              <w:r>
                <w:rPr>
                  <w:rFonts w:ascii="Arial" w:hAnsi="Arial" w:cs="Arial"/>
                  <w:sz w:val="20"/>
                  <w:szCs w:val="20"/>
                  <w:lang w:val="en-GB"/>
                </w:rPr>
                <w:t>Date Added</w:t>
              </w:r>
            </w:ins>
          </w:p>
        </w:tc>
        <w:tc>
          <w:tcPr>
            <w:tcW w:w="1273" w:type="dxa"/>
          </w:tcPr>
          <w:p w14:paraId="4D3D12CB" w14:textId="5907B599" w:rsidR="001048A2" w:rsidRDefault="001A54BD">
            <w:pPr>
              <w:spacing w:line="360" w:lineRule="auto"/>
              <w:jc w:val="both"/>
              <w:cnfStyle w:val="000000000000" w:firstRow="0" w:lastRow="0" w:firstColumn="0" w:lastColumn="0" w:oddVBand="0" w:evenVBand="0" w:oddHBand="0" w:evenHBand="0" w:firstRowFirstColumn="0" w:firstRowLastColumn="0" w:lastRowFirstColumn="0" w:lastRowLastColumn="0"/>
              <w:rPr>
                <w:ins w:id="3626" w:author="Dylan Van Aswegen" w:date="2024-07-12T10:00:00Z" w16du:dateUtc="2024-07-12T08:00:00Z"/>
                <w:rFonts w:ascii="Arial" w:hAnsi="Arial" w:cs="Arial"/>
                <w:sz w:val="20"/>
                <w:szCs w:val="20"/>
                <w:lang w:val="en-GB"/>
              </w:rPr>
            </w:pPr>
            <w:ins w:id="3627" w:author="Dylan Van Aswegen" w:date="2024-07-12T11:00:00Z" w16du:dateUtc="2024-07-12T09:00:00Z">
              <w:r>
                <w:rPr>
                  <w:rFonts w:ascii="Arial" w:hAnsi="Arial" w:cs="Arial"/>
                  <w:sz w:val="20"/>
                  <w:szCs w:val="20"/>
                  <w:lang w:val="en-GB"/>
                </w:rPr>
                <w:t>Text Field</w:t>
              </w:r>
            </w:ins>
          </w:p>
        </w:tc>
        <w:tc>
          <w:tcPr>
            <w:tcW w:w="1694" w:type="dxa"/>
          </w:tcPr>
          <w:p w14:paraId="3B06CA1E" w14:textId="2848CC55" w:rsidR="001048A2" w:rsidRDefault="001A54BD">
            <w:pPr>
              <w:spacing w:line="360" w:lineRule="auto"/>
              <w:jc w:val="both"/>
              <w:cnfStyle w:val="000000000000" w:firstRow="0" w:lastRow="0" w:firstColumn="0" w:lastColumn="0" w:oddVBand="0" w:evenVBand="0" w:oddHBand="0" w:evenHBand="0" w:firstRowFirstColumn="0" w:firstRowLastColumn="0" w:lastRowFirstColumn="0" w:lastRowLastColumn="0"/>
              <w:rPr>
                <w:ins w:id="3628" w:author="Dylan Van Aswegen" w:date="2024-07-12T10:00:00Z" w16du:dateUtc="2024-07-12T08:00:00Z"/>
                <w:rFonts w:ascii="Arial" w:hAnsi="Arial" w:cs="Arial"/>
                <w:sz w:val="20"/>
                <w:szCs w:val="20"/>
                <w:lang w:val="en-GB"/>
              </w:rPr>
            </w:pPr>
            <w:ins w:id="3629" w:author="Dylan Van Aswegen" w:date="2024-07-12T11:00:00Z" w16du:dateUtc="2024-07-12T09:00:00Z">
              <w:r>
                <w:rPr>
                  <w:rFonts w:ascii="Arial" w:hAnsi="Arial" w:cs="Arial"/>
                  <w:sz w:val="20"/>
                  <w:szCs w:val="20"/>
                  <w:lang w:val="en-GB"/>
                </w:rPr>
                <w:t>String</w:t>
              </w:r>
            </w:ins>
          </w:p>
        </w:tc>
        <w:tc>
          <w:tcPr>
            <w:tcW w:w="3804" w:type="dxa"/>
          </w:tcPr>
          <w:p w14:paraId="0E84A89C" w14:textId="4B67CF0D" w:rsidR="001048A2" w:rsidRDefault="001A54BD">
            <w:pPr>
              <w:spacing w:line="360" w:lineRule="auto"/>
              <w:jc w:val="both"/>
              <w:cnfStyle w:val="000000000000" w:firstRow="0" w:lastRow="0" w:firstColumn="0" w:lastColumn="0" w:oddVBand="0" w:evenVBand="0" w:oddHBand="0" w:evenHBand="0" w:firstRowFirstColumn="0" w:firstRowLastColumn="0" w:lastRowFirstColumn="0" w:lastRowLastColumn="0"/>
              <w:rPr>
                <w:ins w:id="3630" w:author="Dylan Van Aswegen" w:date="2024-07-12T10:00:00Z" w16du:dateUtc="2024-07-12T08:00:00Z"/>
                <w:rFonts w:ascii="Arial" w:hAnsi="Arial" w:cs="Arial"/>
                <w:sz w:val="20"/>
                <w:szCs w:val="20"/>
                <w:lang w:val="en-GB"/>
              </w:rPr>
            </w:pPr>
            <w:ins w:id="3631" w:author="Dylan Van Aswegen" w:date="2024-07-12T11:00:00Z" w16du:dateUtc="2024-07-12T09:00:00Z">
              <w:r>
                <w:rPr>
                  <w:rFonts w:ascii="Arial" w:hAnsi="Arial" w:cs="Arial"/>
                  <w:sz w:val="20"/>
                  <w:szCs w:val="20"/>
                  <w:lang w:val="en-GB"/>
                </w:rPr>
                <w:t>This column will contain the date th</w:t>
              </w:r>
            </w:ins>
            <w:ins w:id="3632" w:author="Dylan Van Aswegen" w:date="2024-07-12T11:01:00Z" w16du:dateUtc="2024-07-12T09:01:00Z">
              <w:r>
                <w:rPr>
                  <w:rFonts w:ascii="Arial" w:hAnsi="Arial" w:cs="Arial"/>
                  <w:sz w:val="20"/>
                  <w:szCs w:val="20"/>
                  <w:lang w:val="en-GB"/>
                </w:rPr>
                <w:t xml:space="preserve">at the user was added to an organisation. </w:t>
              </w:r>
            </w:ins>
          </w:p>
        </w:tc>
      </w:tr>
      <w:tr w:rsidR="001048A2" w14:paraId="696F7828" w14:textId="77777777" w:rsidTr="005C5491">
        <w:trPr>
          <w:cnfStyle w:val="000000100000" w:firstRow="0" w:lastRow="0" w:firstColumn="0" w:lastColumn="0" w:oddVBand="0" w:evenVBand="0" w:oddHBand="1" w:evenHBand="0" w:firstRowFirstColumn="0" w:firstRowLastColumn="0" w:lastRowFirstColumn="0" w:lastRowLastColumn="0"/>
          <w:ins w:id="3633" w:author="Dylan Van Aswegen" w:date="2024-07-12T10:00:00Z"/>
        </w:trPr>
        <w:tc>
          <w:tcPr>
            <w:cnfStyle w:val="001000000000" w:firstRow="0" w:lastRow="0" w:firstColumn="1" w:lastColumn="0" w:oddVBand="0" w:evenVBand="0" w:oddHBand="0" w:evenHBand="0" w:firstRowFirstColumn="0" w:firstRowLastColumn="0" w:lastRowFirstColumn="0" w:lastRowLastColumn="0"/>
            <w:tcW w:w="1451" w:type="dxa"/>
          </w:tcPr>
          <w:p w14:paraId="2C0F7373" w14:textId="4CC0D7FA" w:rsidR="001048A2" w:rsidRDefault="001048A2">
            <w:pPr>
              <w:spacing w:line="360" w:lineRule="auto"/>
              <w:jc w:val="both"/>
              <w:rPr>
                <w:ins w:id="3634" w:author="Dylan Van Aswegen" w:date="2024-07-12T10:00:00Z" w16du:dateUtc="2024-07-12T08:00:00Z"/>
                <w:rFonts w:ascii="Arial" w:hAnsi="Arial" w:cs="Arial"/>
                <w:sz w:val="20"/>
                <w:szCs w:val="20"/>
                <w:lang w:val="en-GB"/>
              </w:rPr>
            </w:pPr>
            <w:ins w:id="3635" w:author="Dylan Van Aswegen" w:date="2024-07-12T10:00:00Z" w16du:dateUtc="2024-07-12T08:00:00Z">
              <w:r>
                <w:rPr>
                  <w:rFonts w:ascii="Arial" w:hAnsi="Arial" w:cs="Arial"/>
                  <w:sz w:val="20"/>
                  <w:szCs w:val="20"/>
                  <w:lang w:val="en-GB"/>
                </w:rPr>
                <w:t>Added As</w:t>
              </w:r>
            </w:ins>
          </w:p>
        </w:tc>
        <w:tc>
          <w:tcPr>
            <w:tcW w:w="1273" w:type="dxa"/>
          </w:tcPr>
          <w:p w14:paraId="67CCBE1E" w14:textId="11D0A900" w:rsidR="001048A2" w:rsidRDefault="001A54BD">
            <w:pPr>
              <w:spacing w:line="360" w:lineRule="auto"/>
              <w:jc w:val="both"/>
              <w:cnfStyle w:val="000000100000" w:firstRow="0" w:lastRow="0" w:firstColumn="0" w:lastColumn="0" w:oddVBand="0" w:evenVBand="0" w:oddHBand="1" w:evenHBand="0" w:firstRowFirstColumn="0" w:firstRowLastColumn="0" w:lastRowFirstColumn="0" w:lastRowLastColumn="0"/>
              <w:rPr>
                <w:ins w:id="3636" w:author="Dylan Van Aswegen" w:date="2024-07-12T10:00:00Z" w16du:dateUtc="2024-07-12T08:00:00Z"/>
                <w:rFonts w:ascii="Arial" w:hAnsi="Arial" w:cs="Arial"/>
                <w:sz w:val="20"/>
                <w:szCs w:val="20"/>
                <w:lang w:val="en-GB"/>
              </w:rPr>
            </w:pPr>
            <w:ins w:id="3637" w:author="Dylan Van Aswegen" w:date="2024-07-12T11:01:00Z" w16du:dateUtc="2024-07-12T09:01:00Z">
              <w:r>
                <w:rPr>
                  <w:rFonts w:ascii="Arial" w:hAnsi="Arial" w:cs="Arial"/>
                  <w:sz w:val="20"/>
                  <w:szCs w:val="20"/>
                  <w:lang w:val="en-GB"/>
                </w:rPr>
                <w:t>Text Field</w:t>
              </w:r>
            </w:ins>
          </w:p>
        </w:tc>
        <w:tc>
          <w:tcPr>
            <w:tcW w:w="1694" w:type="dxa"/>
          </w:tcPr>
          <w:p w14:paraId="34A67FB5" w14:textId="71CE9039" w:rsidR="001048A2" w:rsidRDefault="001A54BD">
            <w:pPr>
              <w:spacing w:line="360" w:lineRule="auto"/>
              <w:jc w:val="both"/>
              <w:cnfStyle w:val="000000100000" w:firstRow="0" w:lastRow="0" w:firstColumn="0" w:lastColumn="0" w:oddVBand="0" w:evenVBand="0" w:oddHBand="1" w:evenHBand="0" w:firstRowFirstColumn="0" w:firstRowLastColumn="0" w:lastRowFirstColumn="0" w:lastRowLastColumn="0"/>
              <w:rPr>
                <w:ins w:id="3638" w:author="Dylan Van Aswegen" w:date="2024-07-12T10:00:00Z" w16du:dateUtc="2024-07-12T08:00:00Z"/>
                <w:rFonts w:ascii="Arial" w:hAnsi="Arial" w:cs="Arial"/>
                <w:sz w:val="20"/>
                <w:szCs w:val="20"/>
                <w:lang w:val="en-GB"/>
              </w:rPr>
            </w:pPr>
            <w:ins w:id="3639" w:author="Dylan Van Aswegen" w:date="2024-07-12T11:01:00Z" w16du:dateUtc="2024-07-12T09:01:00Z">
              <w:r>
                <w:rPr>
                  <w:rFonts w:ascii="Arial" w:hAnsi="Arial" w:cs="Arial"/>
                  <w:sz w:val="20"/>
                  <w:szCs w:val="20"/>
                  <w:lang w:val="en-GB"/>
                </w:rPr>
                <w:t>String</w:t>
              </w:r>
            </w:ins>
          </w:p>
        </w:tc>
        <w:tc>
          <w:tcPr>
            <w:tcW w:w="3804" w:type="dxa"/>
          </w:tcPr>
          <w:p w14:paraId="727E116D" w14:textId="2C30CAAE" w:rsidR="001048A2" w:rsidRDefault="001A54BD">
            <w:pPr>
              <w:spacing w:line="360" w:lineRule="auto"/>
              <w:jc w:val="both"/>
              <w:cnfStyle w:val="000000100000" w:firstRow="0" w:lastRow="0" w:firstColumn="0" w:lastColumn="0" w:oddVBand="0" w:evenVBand="0" w:oddHBand="1" w:evenHBand="0" w:firstRowFirstColumn="0" w:firstRowLastColumn="0" w:lastRowFirstColumn="0" w:lastRowLastColumn="0"/>
              <w:rPr>
                <w:ins w:id="3640" w:author="Dylan Van Aswegen" w:date="2024-07-12T10:00:00Z" w16du:dateUtc="2024-07-12T08:00:00Z"/>
                <w:rFonts w:ascii="Arial" w:hAnsi="Arial" w:cs="Arial"/>
                <w:sz w:val="20"/>
                <w:szCs w:val="20"/>
                <w:lang w:val="en-GB"/>
              </w:rPr>
            </w:pPr>
            <w:ins w:id="3641" w:author="Dylan Van Aswegen" w:date="2024-07-12T11:01:00Z" w16du:dateUtc="2024-07-12T09:01:00Z">
              <w:r>
                <w:rPr>
                  <w:rFonts w:ascii="Arial" w:hAnsi="Arial" w:cs="Arial"/>
                  <w:sz w:val="20"/>
                  <w:szCs w:val="20"/>
                  <w:lang w:val="en-GB"/>
                </w:rPr>
                <w:t xml:space="preserve">This column will contain the </w:t>
              </w:r>
              <w:r w:rsidR="00EE4F74">
                <w:rPr>
                  <w:rFonts w:ascii="Arial" w:hAnsi="Arial" w:cs="Arial"/>
                  <w:sz w:val="20"/>
                  <w:szCs w:val="20"/>
                  <w:lang w:val="en-GB"/>
                </w:rPr>
                <w:t xml:space="preserve">role that the user was added with. </w:t>
              </w:r>
            </w:ins>
          </w:p>
        </w:tc>
      </w:tr>
      <w:tr w:rsidR="001048A2" w14:paraId="718E924B" w14:textId="77777777" w:rsidTr="005C5491">
        <w:trPr>
          <w:ins w:id="3642" w:author="Dylan Van Aswegen" w:date="2024-07-12T10:00:00Z"/>
        </w:trPr>
        <w:tc>
          <w:tcPr>
            <w:cnfStyle w:val="001000000000" w:firstRow="0" w:lastRow="0" w:firstColumn="1" w:lastColumn="0" w:oddVBand="0" w:evenVBand="0" w:oddHBand="0" w:evenHBand="0" w:firstRowFirstColumn="0" w:firstRowLastColumn="0" w:lastRowFirstColumn="0" w:lastRowLastColumn="0"/>
            <w:tcW w:w="1451" w:type="dxa"/>
          </w:tcPr>
          <w:p w14:paraId="1FC9B324" w14:textId="49BC0F1C" w:rsidR="001048A2" w:rsidRDefault="001048A2">
            <w:pPr>
              <w:spacing w:line="360" w:lineRule="auto"/>
              <w:jc w:val="both"/>
              <w:rPr>
                <w:ins w:id="3643" w:author="Dylan Van Aswegen" w:date="2024-07-12T10:00:00Z" w16du:dateUtc="2024-07-12T08:00:00Z"/>
                <w:rFonts w:ascii="Arial" w:hAnsi="Arial" w:cs="Arial"/>
                <w:sz w:val="20"/>
                <w:szCs w:val="20"/>
                <w:lang w:val="en-GB"/>
              </w:rPr>
            </w:pPr>
            <w:ins w:id="3644" w:author="Dylan Van Aswegen" w:date="2024-07-12T10:00:00Z" w16du:dateUtc="2024-07-12T08:00:00Z">
              <w:r>
                <w:rPr>
                  <w:rFonts w:ascii="Arial" w:hAnsi="Arial" w:cs="Arial"/>
                  <w:sz w:val="20"/>
                  <w:szCs w:val="20"/>
                  <w:lang w:val="en-GB"/>
                </w:rPr>
                <w:t xml:space="preserve">Actions </w:t>
              </w:r>
            </w:ins>
          </w:p>
        </w:tc>
        <w:tc>
          <w:tcPr>
            <w:tcW w:w="1273" w:type="dxa"/>
          </w:tcPr>
          <w:p w14:paraId="17EA22DA" w14:textId="54098FC8" w:rsidR="001048A2" w:rsidRDefault="00EE4F74">
            <w:pPr>
              <w:spacing w:line="360" w:lineRule="auto"/>
              <w:jc w:val="both"/>
              <w:cnfStyle w:val="000000000000" w:firstRow="0" w:lastRow="0" w:firstColumn="0" w:lastColumn="0" w:oddVBand="0" w:evenVBand="0" w:oddHBand="0" w:evenHBand="0" w:firstRowFirstColumn="0" w:firstRowLastColumn="0" w:lastRowFirstColumn="0" w:lastRowLastColumn="0"/>
              <w:rPr>
                <w:ins w:id="3645" w:author="Dylan Van Aswegen" w:date="2024-07-12T10:00:00Z" w16du:dateUtc="2024-07-12T08:00:00Z"/>
                <w:rFonts w:ascii="Arial" w:hAnsi="Arial" w:cs="Arial"/>
                <w:sz w:val="20"/>
                <w:szCs w:val="20"/>
                <w:lang w:val="en-GB"/>
              </w:rPr>
            </w:pPr>
            <w:ins w:id="3646" w:author="Dylan Van Aswegen" w:date="2024-07-12T11:02:00Z" w16du:dateUtc="2024-07-12T09:02:00Z">
              <w:r>
                <w:rPr>
                  <w:rFonts w:ascii="Arial" w:hAnsi="Arial" w:cs="Arial"/>
                  <w:sz w:val="20"/>
                  <w:szCs w:val="20"/>
                  <w:lang w:val="en-GB"/>
                </w:rPr>
                <w:t>Buttons</w:t>
              </w:r>
            </w:ins>
          </w:p>
        </w:tc>
        <w:tc>
          <w:tcPr>
            <w:tcW w:w="1694" w:type="dxa"/>
          </w:tcPr>
          <w:p w14:paraId="0C47D692" w14:textId="77777777" w:rsidR="001048A2" w:rsidRDefault="001048A2">
            <w:pPr>
              <w:spacing w:line="360" w:lineRule="auto"/>
              <w:jc w:val="both"/>
              <w:cnfStyle w:val="000000000000" w:firstRow="0" w:lastRow="0" w:firstColumn="0" w:lastColumn="0" w:oddVBand="0" w:evenVBand="0" w:oddHBand="0" w:evenHBand="0" w:firstRowFirstColumn="0" w:firstRowLastColumn="0" w:lastRowFirstColumn="0" w:lastRowLastColumn="0"/>
              <w:rPr>
                <w:ins w:id="3647" w:author="Dylan Van Aswegen" w:date="2024-07-12T10:00:00Z" w16du:dateUtc="2024-07-12T08:00:00Z"/>
                <w:rFonts w:ascii="Arial" w:hAnsi="Arial" w:cs="Arial"/>
                <w:sz w:val="20"/>
                <w:szCs w:val="20"/>
                <w:lang w:val="en-GB"/>
              </w:rPr>
            </w:pPr>
          </w:p>
        </w:tc>
        <w:tc>
          <w:tcPr>
            <w:tcW w:w="3804" w:type="dxa"/>
          </w:tcPr>
          <w:p w14:paraId="7F9F90EF" w14:textId="77777777" w:rsidR="00DA7DEA" w:rsidRDefault="00405D34">
            <w:pPr>
              <w:spacing w:line="360" w:lineRule="auto"/>
              <w:jc w:val="both"/>
              <w:cnfStyle w:val="000000000000" w:firstRow="0" w:lastRow="0" w:firstColumn="0" w:lastColumn="0" w:oddVBand="0" w:evenVBand="0" w:oddHBand="0" w:evenHBand="0" w:firstRowFirstColumn="0" w:firstRowLastColumn="0" w:lastRowFirstColumn="0" w:lastRowLastColumn="0"/>
              <w:rPr>
                <w:ins w:id="3648" w:author="Dylan Van Aswegen" w:date="2024-07-12T11:11:00Z" w16du:dateUtc="2024-07-12T09:11:00Z"/>
                <w:rFonts w:ascii="Arial" w:hAnsi="Arial" w:cs="Arial"/>
                <w:sz w:val="20"/>
                <w:szCs w:val="20"/>
                <w:lang w:val="en-GB"/>
              </w:rPr>
            </w:pPr>
            <w:ins w:id="3649" w:author="Dylan Van Aswegen" w:date="2024-07-12T11:02:00Z" w16du:dateUtc="2024-07-12T09:02:00Z">
              <w:r>
                <w:rPr>
                  <w:rFonts w:ascii="Arial" w:hAnsi="Arial" w:cs="Arial"/>
                  <w:sz w:val="20"/>
                  <w:szCs w:val="20"/>
                  <w:lang w:val="en-GB"/>
                </w:rPr>
                <w:t>This column will contain buttons allowing the user to view the organisation</w:t>
              </w:r>
            </w:ins>
            <w:ins w:id="3650" w:author="Dylan Van Aswegen" w:date="2024-07-12T11:11:00Z" w16du:dateUtc="2024-07-12T09:11:00Z">
              <w:r w:rsidR="00DA7DEA">
                <w:rPr>
                  <w:rFonts w:ascii="Arial" w:hAnsi="Arial" w:cs="Arial"/>
                  <w:sz w:val="20"/>
                  <w:szCs w:val="20"/>
                  <w:lang w:val="en-GB"/>
                </w:rPr>
                <w:t>, accept the organisation,</w:t>
              </w:r>
            </w:ins>
            <w:ins w:id="3651" w:author="Dylan Van Aswegen" w:date="2024-07-12T11:04:00Z" w16du:dateUtc="2024-07-12T09:04:00Z">
              <w:r w:rsidR="000E77FB">
                <w:rPr>
                  <w:rFonts w:ascii="Arial" w:hAnsi="Arial" w:cs="Arial"/>
                  <w:sz w:val="20"/>
                  <w:szCs w:val="20"/>
                  <w:lang w:val="en-GB"/>
                </w:rPr>
                <w:t xml:space="preserve"> and remove themselves. </w:t>
              </w:r>
            </w:ins>
          </w:p>
          <w:p w14:paraId="3BB65E09" w14:textId="2E1756B1" w:rsidR="00DA7DEA" w:rsidRDefault="000E77FB">
            <w:pPr>
              <w:spacing w:line="360" w:lineRule="auto"/>
              <w:jc w:val="both"/>
              <w:cnfStyle w:val="000000000000" w:firstRow="0" w:lastRow="0" w:firstColumn="0" w:lastColumn="0" w:oddVBand="0" w:evenVBand="0" w:oddHBand="0" w:evenHBand="0" w:firstRowFirstColumn="0" w:firstRowLastColumn="0" w:lastRowFirstColumn="0" w:lastRowLastColumn="0"/>
              <w:rPr>
                <w:ins w:id="3652" w:author="Dylan Van Aswegen" w:date="2024-07-12T11:11:00Z" w16du:dateUtc="2024-07-12T09:11:00Z"/>
                <w:rFonts w:ascii="Arial" w:hAnsi="Arial" w:cs="Arial"/>
                <w:sz w:val="20"/>
                <w:szCs w:val="20"/>
                <w:lang w:val="en-GB"/>
              </w:rPr>
            </w:pPr>
            <w:ins w:id="3653" w:author="Dylan Van Aswegen" w:date="2024-07-12T11:04:00Z" w16du:dateUtc="2024-07-12T09:04:00Z">
              <w:r>
                <w:rPr>
                  <w:rFonts w:ascii="Arial" w:hAnsi="Arial" w:cs="Arial"/>
                  <w:sz w:val="20"/>
                  <w:szCs w:val="20"/>
                  <w:lang w:val="en-GB"/>
                </w:rPr>
                <w:t xml:space="preserve">If </w:t>
              </w:r>
            </w:ins>
            <w:ins w:id="3654" w:author="Dylan Van Aswegen" w:date="2024-07-12T11:05:00Z" w16du:dateUtc="2024-07-12T09:05:00Z">
              <w:r>
                <w:rPr>
                  <w:rFonts w:ascii="Arial" w:hAnsi="Arial" w:cs="Arial"/>
                  <w:sz w:val="20"/>
                  <w:szCs w:val="20"/>
                  <w:lang w:val="en-GB"/>
                </w:rPr>
                <w:t>they choose to view the organisation,</w:t>
              </w:r>
            </w:ins>
            <w:ins w:id="3655" w:author="Dylan Van Aswegen" w:date="2024-07-15T10:23:00Z" w16du:dateUtc="2024-07-15T08:23:00Z">
              <w:r w:rsidR="00045040">
                <w:rPr>
                  <w:rFonts w:ascii="Arial" w:hAnsi="Arial" w:cs="Arial"/>
                  <w:sz w:val="20"/>
                  <w:szCs w:val="20"/>
                  <w:lang w:val="en-GB"/>
                </w:rPr>
                <w:t xml:space="preserve"> if the organisation has set up two-factor authentication or they are an admin of the organ</w:t>
              </w:r>
            </w:ins>
            <w:ins w:id="3656" w:author="Dylan Van Aswegen" w:date="2024-07-15T10:24:00Z" w16du:dateUtc="2024-07-15T08:24:00Z">
              <w:r w:rsidR="00045040">
                <w:rPr>
                  <w:rFonts w:ascii="Arial" w:hAnsi="Arial" w:cs="Arial"/>
                  <w:sz w:val="20"/>
                  <w:szCs w:val="20"/>
                  <w:lang w:val="en-GB"/>
                </w:rPr>
                <w:t xml:space="preserve">isation, they will be directed to a page where they can capture their pin from the Google Authenticator app. </w:t>
              </w:r>
            </w:ins>
          </w:p>
          <w:p w14:paraId="2E253A48" w14:textId="4FBDD800" w:rsidR="00DA7DEA" w:rsidRDefault="00DA7DEA">
            <w:pPr>
              <w:spacing w:line="360" w:lineRule="auto"/>
              <w:jc w:val="both"/>
              <w:cnfStyle w:val="000000000000" w:firstRow="0" w:lastRow="0" w:firstColumn="0" w:lastColumn="0" w:oddVBand="0" w:evenVBand="0" w:oddHBand="0" w:evenHBand="0" w:firstRowFirstColumn="0" w:firstRowLastColumn="0" w:lastRowFirstColumn="0" w:lastRowLastColumn="0"/>
              <w:rPr>
                <w:ins w:id="3657" w:author="Dylan Van Aswegen" w:date="2024-07-12T11:11:00Z" w16du:dateUtc="2024-07-12T09:11:00Z"/>
                <w:rFonts w:ascii="Arial" w:hAnsi="Arial" w:cs="Arial"/>
                <w:sz w:val="20"/>
                <w:szCs w:val="20"/>
                <w:lang w:val="en-GB"/>
              </w:rPr>
            </w:pPr>
            <w:ins w:id="3658" w:author="Dylan Van Aswegen" w:date="2024-07-12T11:11:00Z" w16du:dateUtc="2024-07-12T09:11:00Z">
              <w:r>
                <w:rPr>
                  <w:rFonts w:ascii="Arial" w:hAnsi="Arial" w:cs="Arial"/>
                  <w:sz w:val="20"/>
                  <w:szCs w:val="20"/>
                  <w:lang w:val="en-GB"/>
                </w:rPr>
                <w:t xml:space="preserve">If they choose to accept the organisation, the </w:t>
              </w:r>
            </w:ins>
            <w:ins w:id="3659" w:author="Dylan Van Aswegen" w:date="2024-07-12T14:03:00Z" w16du:dateUtc="2024-07-12T12:03:00Z">
              <w:r w:rsidR="00BB327C">
                <w:rPr>
                  <w:rFonts w:ascii="Arial" w:hAnsi="Arial" w:cs="Arial"/>
                  <w:sz w:val="20"/>
                  <w:szCs w:val="20"/>
                  <w:lang w:val="en-GB"/>
                </w:rPr>
                <w:t>organisation</w:t>
              </w:r>
            </w:ins>
            <w:ins w:id="3660" w:author="Dylan Van Aswegen" w:date="2024-07-12T11:11:00Z" w16du:dateUtc="2024-07-12T09:11:00Z">
              <w:r>
                <w:rPr>
                  <w:rFonts w:ascii="Arial" w:hAnsi="Arial" w:cs="Arial"/>
                  <w:sz w:val="20"/>
                  <w:szCs w:val="20"/>
                  <w:lang w:val="en-GB"/>
                </w:rPr>
                <w:t xml:space="preserve"> will be </w:t>
              </w:r>
            </w:ins>
            <w:ins w:id="3661" w:author="Dylan Van Aswegen" w:date="2024-07-12T11:12:00Z" w16du:dateUtc="2024-07-12T09:12:00Z">
              <w:r>
                <w:rPr>
                  <w:rFonts w:ascii="Arial" w:hAnsi="Arial" w:cs="Arial"/>
                  <w:sz w:val="20"/>
                  <w:szCs w:val="20"/>
                  <w:lang w:val="en-GB"/>
                </w:rPr>
                <w:t xml:space="preserve">added to their current list. </w:t>
              </w:r>
            </w:ins>
          </w:p>
          <w:p w14:paraId="3AFF5C8E" w14:textId="211B9F2E" w:rsidR="001048A2" w:rsidRDefault="000E77FB">
            <w:pPr>
              <w:spacing w:line="360" w:lineRule="auto"/>
              <w:jc w:val="both"/>
              <w:cnfStyle w:val="000000000000" w:firstRow="0" w:lastRow="0" w:firstColumn="0" w:lastColumn="0" w:oddVBand="0" w:evenVBand="0" w:oddHBand="0" w:evenHBand="0" w:firstRowFirstColumn="0" w:firstRowLastColumn="0" w:lastRowFirstColumn="0" w:lastRowLastColumn="0"/>
              <w:rPr>
                <w:ins w:id="3662" w:author="Dylan Van Aswegen" w:date="2024-07-12T10:00:00Z" w16du:dateUtc="2024-07-12T08:00:00Z"/>
                <w:rFonts w:ascii="Arial" w:hAnsi="Arial" w:cs="Arial"/>
                <w:sz w:val="20"/>
                <w:szCs w:val="20"/>
                <w:lang w:val="en-GB"/>
              </w:rPr>
            </w:pPr>
            <w:ins w:id="3663" w:author="Dylan Van Aswegen" w:date="2024-07-12T11:05:00Z" w16du:dateUtc="2024-07-12T09:05:00Z">
              <w:r>
                <w:rPr>
                  <w:rFonts w:ascii="Arial" w:hAnsi="Arial" w:cs="Arial"/>
                  <w:sz w:val="20"/>
                  <w:szCs w:val="20"/>
                  <w:lang w:val="en-GB"/>
                </w:rPr>
                <w:t xml:space="preserve">If they choose to remove themselves, </w:t>
              </w:r>
              <w:r w:rsidR="00F62BA3">
                <w:rPr>
                  <w:rFonts w:ascii="Arial" w:hAnsi="Arial" w:cs="Arial"/>
                  <w:sz w:val="20"/>
                  <w:szCs w:val="20"/>
                  <w:lang w:val="en-GB"/>
                </w:rPr>
                <w:t xml:space="preserve">the user </w:t>
              </w:r>
            </w:ins>
            <w:ins w:id="3664" w:author="Dylan Van Aswegen" w:date="2024-07-12T11:07:00Z" w16du:dateUtc="2024-07-12T09:07:00Z">
              <w:r w:rsidR="00160336">
                <w:rPr>
                  <w:rFonts w:ascii="Arial" w:hAnsi="Arial" w:cs="Arial"/>
                  <w:sz w:val="20"/>
                  <w:szCs w:val="20"/>
                  <w:lang w:val="en-GB"/>
                </w:rPr>
                <w:t xml:space="preserve">information will be removed from the organisation and the organisation will be moved to their previously joined organisations. </w:t>
              </w:r>
            </w:ins>
          </w:p>
        </w:tc>
      </w:tr>
    </w:tbl>
    <w:p w14:paraId="46068F98" w14:textId="77777777" w:rsidR="00473F24" w:rsidRDefault="00473F24" w:rsidP="000F5865">
      <w:pPr>
        <w:rPr>
          <w:ins w:id="3665" w:author="Dylan Van Aswegen" w:date="2024-07-15T10:22:00Z" w16du:dateUtc="2024-07-15T08:22:00Z"/>
          <w:lang w:val="en-GB"/>
        </w:rPr>
      </w:pPr>
    </w:p>
    <w:p w14:paraId="571149C4" w14:textId="346C9E6D" w:rsidR="00DB47EA" w:rsidRDefault="00CF1453" w:rsidP="000F5865">
      <w:pPr>
        <w:rPr>
          <w:ins w:id="3666" w:author="Dylan Van Aswegen" w:date="2024-07-12T09:28:00Z" w16du:dateUtc="2024-07-12T07:28:00Z"/>
        </w:rPr>
      </w:pPr>
      <w:ins w:id="3667" w:author="Dylan Van Aswegen" w:date="2024-07-12T09:07:00Z" w16du:dateUtc="2024-07-12T07:07:00Z">
        <w:r>
          <w:t>Below this, there will be a table detailing the organisations that the user has</w:t>
        </w:r>
      </w:ins>
      <w:ins w:id="3668" w:author="Dylan Van Aswegen" w:date="2024-07-12T09:26:00Z" w16du:dateUtc="2024-07-12T07:26:00Z">
        <w:r w:rsidR="00DB47EA">
          <w:t xml:space="preserve"> been linked to</w:t>
        </w:r>
      </w:ins>
      <w:ins w:id="3669" w:author="Dylan Van Aswegen" w:date="2024-07-12T09:28:00Z" w16du:dateUtc="2024-07-12T07:28:00Z">
        <w:r w:rsidR="00DB47EA">
          <w:t xml:space="preserve">. This will consist of the following: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DB47EA" w14:paraId="635D376D" w14:textId="77777777" w:rsidTr="005C5491">
        <w:trPr>
          <w:cnfStyle w:val="100000000000" w:firstRow="1" w:lastRow="0" w:firstColumn="0" w:lastColumn="0" w:oddVBand="0" w:evenVBand="0" w:oddHBand="0" w:evenHBand="0" w:firstRowFirstColumn="0" w:firstRowLastColumn="0" w:lastRowFirstColumn="0" w:lastRowLastColumn="0"/>
          <w:tblHeader/>
          <w:ins w:id="3670" w:author="Dylan Van Aswegen" w:date="2024-07-12T09:28: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186BA588" w14:textId="77777777" w:rsidR="00DB47EA" w:rsidRDefault="00DB47EA">
            <w:pPr>
              <w:spacing w:line="360" w:lineRule="auto"/>
              <w:jc w:val="both"/>
              <w:rPr>
                <w:ins w:id="3671" w:author="Dylan Van Aswegen" w:date="2024-07-12T09:28:00Z" w16du:dateUtc="2024-07-12T07:28:00Z"/>
                <w:rFonts w:ascii="Arial" w:hAnsi="Arial" w:cs="Arial"/>
                <w:sz w:val="20"/>
                <w:szCs w:val="20"/>
                <w:lang w:val="en-GB"/>
              </w:rPr>
            </w:pPr>
            <w:ins w:id="3672" w:author="Dylan Van Aswegen" w:date="2024-07-12T09:28:00Z" w16du:dateUtc="2024-07-12T07:28:00Z">
              <w:r>
                <w:rPr>
                  <w:rFonts w:ascii="Arial" w:hAnsi="Arial" w:cs="Arial"/>
                  <w:sz w:val="20"/>
                  <w:szCs w:val="20"/>
                  <w:lang w:val="en-GB"/>
                </w:rPr>
                <w:t>Column Name</w:t>
              </w:r>
            </w:ins>
          </w:p>
        </w:tc>
        <w:tc>
          <w:tcPr>
            <w:tcW w:w="1273" w:type="dxa"/>
            <w:shd w:val="clear" w:color="auto" w:fill="002060"/>
          </w:tcPr>
          <w:p w14:paraId="74BA22F4" w14:textId="77777777" w:rsidR="00DB47EA" w:rsidRDefault="00DB47EA">
            <w:pPr>
              <w:spacing w:line="360" w:lineRule="auto"/>
              <w:jc w:val="both"/>
              <w:cnfStyle w:val="100000000000" w:firstRow="1" w:lastRow="0" w:firstColumn="0" w:lastColumn="0" w:oddVBand="0" w:evenVBand="0" w:oddHBand="0" w:evenHBand="0" w:firstRowFirstColumn="0" w:firstRowLastColumn="0" w:lastRowFirstColumn="0" w:lastRowLastColumn="0"/>
              <w:rPr>
                <w:ins w:id="3673" w:author="Dylan Van Aswegen" w:date="2024-07-12T09:28:00Z" w16du:dateUtc="2024-07-12T07:28:00Z"/>
                <w:rFonts w:ascii="Arial" w:hAnsi="Arial" w:cs="Arial"/>
                <w:sz w:val="20"/>
                <w:szCs w:val="20"/>
                <w:lang w:val="en-GB"/>
              </w:rPr>
            </w:pPr>
            <w:ins w:id="3674" w:author="Dylan Van Aswegen" w:date="2024-07-12T09:28:00Z" w16du:dateUtc="2024-07-12T07:28:00Z">
              <w:r>
                <w:rPr>
                  <w:rFonts w:ascii="Arial" w:hAnsi="Arial" w:cs="Arial"/>
                  <w:sz w:val="20"/>
                  <w:szCs w:val="20"/>
                  <w:lang w:val="en-GB"/>
                </w:rPr>
                <w:t>Column Type</w:t>
              </w:r>
            </w:ins>
          </w:p>
        </w:tc>
        <w:tc>
          <w:tcPr>
            <w:tcW w:w="1694" w:type="dxa"/>
            <w:shd w:val="clear" w:color="auto" w:fill="002060"/>
          </w:tcPr>
          <w:p w14:paraId="23DBCE99" w14:textId="77777777" w:rsidR="00DB47EA" w:rsidRDefault="00DB47EA">
            <w:pPr>
              <w:spacing w:line="360" w:lineRule="auto"/>
              <w:jc w:val="both"/>
              <w:cnfStyle w:val="100000000000" w:firstRow="1" w:lastRow="0" w:firstColumn="0" w:lastColumn="0" w:oddVBand="0" w:evenVBand="0" w:oddHBand="0" w:evenHBand="0" w:firstRowFirstColumn="0" w:firstRowLastColumn="0" w:lastRowFirstColumn="0" w:lastRowLastColumn="0"/>
              <w:rPr>
                <w:ins w:id="3675" w:author="Dylan Van Aswegen" w:date="2024-07-12T09:28:00Z" w16du:dateUtc="2024-07-12T07:28:00Z"/>
                <w:rFonts w:ascii="Arial" w:hAnsi="Arial" w:cs="Arial"/>
                <w:sz w:val="20"/>
                <w:szCs w:val="20"/>
                <w:lang w:val="en-GB"/>
              </w:rPr>
            </w:pPr>
            <w:ins w:id="3676" w:author="Dylan Van Aswegen" w:date="2024-07-12T09:28:00Z" w16du:dateUtc="2024-07-12T07:28:00Z">
              <w:r>
                <w:rPr>
                  <w:rFonts w:ascii="Arial" w:hAnsi="Arial" w:cs="Arial"/>
                  <w:sz w:val="20"/>
                  <w:szCs w:val="20"/>
                  <w:lang w:val="en-GB"/>
                </w:rPr>
                <w:t>Column Data Type</w:t>
              </w:r>
            </w:ins>
          </w:p>
        </w:tc>
        <w:tc>
          <w:tcPr>
            <w:tcW w:w="3804" w:type="dxa"/>
            <w:shd w:val="clear" w:color="auto" w:fill="002060"/>
          </w:tcPr>
          <w:p w14:paraId="4291830C" w14:textId="77777777" w:rsidR="00DB47EA" w:rsidRDefault="00DB47EA">
            <w:pPr>
              <w:spacing w:line="360" w:lineRule="auto"/>
              <w:jc w:val="both"/>
              <w:cnfStyle w:val="100000000000" w:firstRow="1" w:lastRow="0" w:firstColumn="0" w:lastColumn="0" w:oddVBand="0" w:evenVBand="0" w:oddHBand="0" w:evenHBand="0" w:firstRowFirstColumn="0" w:firstRowLastColumn="0" w:lastRowFirstColumn="0" w:lastRowLastColumn="0"/>
              <w:rPr>
                <w:ins w:id="3677" w:author="Dylan Van Aswegen" w:date="2024-07-12T09:28:00Z" w16du:dateUtc="2024-07-12T07:28:00Z"/>
                <w:rFonts w:ascii="Arial" w:hAnsi="Arial" w:cs="Arial"/>
                <w:sz w:val="20"/>
                <w:szCs w:val="20"/>
                <w:lang w:val="en-GB"/>
              </w:rPr>
            </w:pPr>
            <w:ins w:id="3678" w:author="Dylan Van Aswegen" w:date="2024-07-12T09:28:00Z" w16du:dateUtc="2024-07-12T07:28:00Z">
              <w:r>
                <w:rPr>
                  <w:rFonts w:ascii="Arial" w:hAnsi="Arial" w:cs="Arial"/>
                  <w:sz w:val="20"/>
                  <w:szCs w:val="20"/>
                  <w:lang w:val="en-GB"/>
                </w:rPr>
                <w:t>Column Rules</w:t>
              </w:r>
            </w:ins>
          </w:p>
        </w:tc>
      </w:tr>
      <w:tr w:rsidR="00DB47EA" w14:paraId="1886F193" w14:textId="77777777" w:rsidTr="005C5491">
        <w:trPr>
          <w:cnfStyle w:val="000000100000" w:firstRow="0" w:lastRow="0" w:firstColumn="0" w:lastColumn="0" w:oddVBand="0" w:evenVBand="0" w:oddHBand="1" w:evenHBand="0" w:firstRowFirstColumn="0" w:firstRowLastColumn="0" w:lastRowFirstColumn="0" w:lastRowLastColumn="0"/>
          <w:ins w:id="3679" w:author="Dylan Van Aswegen" w:date="2024-07-12T09:28:00Z"/>
        </w:trPr>
        <w:tc>
          <w:tcPr>
            <w:cnfStyle w:val="001000000000" w:firstRow="0" w:lastRow="0" w:firstColumn="1" w:lastColumn="0" w:oddVBand="0" w:evenVBand="0" w:oddHBand="0" w:evenHBand="0" w:firstRowFirstColumn="0" w:firstRowLastColumn="0" w:lastRowFirstColumn="0" w:lastRowLastColumn="0"/>
            <w:tcW w:w="1451" w:type="dxa"/>
          </w:tcPr>
          <w:p w14:paraId="0A244929" w14:textId="77777777" w:rsidR="00DB47EA" w:rsidRDefault="00DB47EA">
            <w:pPr>
              <w:spacing w:line="360" w:lineRule="auto"/>
              <w:jc w:val="both"/>
              <w:rPr>
                <w:ins w:id="3680" w:author="Dylan Van Aswegen" w:date="2024-07-12T09:28:00Z" w16du:dateUtc="2024-07-12T07:28:00Z"/>
                <w:rFonts w:ascii="Arial" w:hAnsi="Arial" w:cs="Arial"/>
                <w:sz w:val="20"/>
                <w:szCs w:val="20"/>
                <w:lang w:val="en-GB"/>
              </w:rPr>
            </w:pPr>
            <w:ins w:id="3681" w:author="Dylan Van Aswegen" w:date="2024-07-12T09:28:00Z" w16du:dateUtc="2024-07-12T07:28:00Z">
              <w:r>
                <w:rPr>
                  <w:rFonts w:ascii="Arial" w:hAnsi="Arial" w:cs="Arial"/>
                  <w:sz w:val="20"/>
                  <w:szCs w:val="20"/>
                  <w:lang w:val="en-GB"/>
                </w:rPr>
                <w:t xml:space="preserve">Organisation </w:t>
              </w:r>
            </w:ins>
          </w:p>
        </w:tc>
        <w:tc>
          <w:tcPr>
            <w:tcW w:w="1273" w:type="dxa"/>
          </w:tcPr>
          <w:p w14:paraId="2D176756" w14:textId="77777777" w:rsidR="00DB47EA" w:rsidRDefault="00DB47EA">
            <w:pPr>
              <w:spacing w:line="360" w:lineRule="auto"/>
              <w:jc w:val="both"/>
              <w:cnfStyle w:val="000000100000" w:firstRow="0" w:lastRow="0" w:firstColumn="0" w:lastColumn="0" w:oddVBand="0" w:evenVBand="0" w:oddHBand="1" w:evenHBand="0" w:firstRowFirstColumn="0" w:firstRowLastColumn="0" w:lastRowFirstColumn="0" w:lastRowLastColumn="0"/>
              <w:rPr>
                <w:ins w:id="3682" w:author="Dylan Van Aswegen" w:date="2024-07-12T09:28:00Z" w16du:dateUtc="2024-07-12T07:28:00Z"/>
                <w:rFonts w:ascii="Arial" w:hAnsi="Arial" w:cs="Arial"/>
                <w:sz w:val="20"/>
                <w:szCs w:val="20"/>
                <w:lang w:val="en-GB"/>
              </w:rPr>
            </w:pPr>
            <w:ins w:id="3683" w:author="Dylan Van Aswegen" w:date="2024-07-12T09:28:00Z" w16du:dateUtc="2024-07-12T07:28:00Z">
              <w:r>
                <w:rPr>
                  <w:rFonts w:ascii="Arial" w:hAnsi="Arial" w:cs="Arial"/>
                  <w:sz w:val="20"/>
                  <w:szCs w:val="20"/>
                  <w:lang w:val="en-GB"/>
                </w:rPr>
                <w:t xml:space="preserve">Text Field </w:t>
              </w:r>
            </w:ins>
          </w:p>
        </w:tc>
        <w:tc>
          <w:tcPr>
            <w:tcW w:w="1694" w:type="dxa"/>
          </w:tcPr>
          <w:p w14:paraId="75E425FB" w14:textId="77777777" w:rsidR="00DB47EA" w:rsidRDefault="00DB47EA">
            <w:pPr>
              <w:spacing w:line="360" w:lineRule="auto"/>
              <w:jc w:val="both"/>
              <w:cnfStyle w:val="000000100000" w:firstRow="0" w:lastRow="0" w:firstColumn="0" w:lastColumn="0" w:oddVBand="0" w:evenVBand="0" w:oddHBand="1" w:evenHBand="0" w:firstRowFirstColumn="0" w:firstRowLastColumn="0" w:lastRowFirstColumn="0" w:lastRowLastColumn="0"/>
              <w:rPr>
                <w:ins w:id="3684" w:author="Dylan Van Aswegen" w:date="2024-07-12T09:28:00Z" w16du:dateUtc="2024-07-12T07:28:00Z"/>
                <w:rFonts w:ascii="Arial" w:hAnsi="Arial" w:cs="Arial"/>
                <w:sz w:val="20"/>
                <w:szCs w:val="20"/>
                <w:lang w:val="en-GB"/>
              </w:rPr>
            </w:pPr>
            <w:ins w:id="3685" w:author="Dylan Van Aswegen" w:date="2024-07-12T09:28:00Z" w16du:dateUtc="2024-07-12T07:28:00Z">
              <w:r>
                <w:rPr>
                  <w:rFonts w:ascii="Arial" w:hAnsi="Arial" w:cs="Arial"/>
                  <w:sz w:val="20"/>
                  <w:szCs w:val="20"/>
                  <w:lang w:val="en-GB"/>
                </w:rPr>
                <w:t xml:space="preserve">String </w:t>
              </w:r>
            </w:ins>
          </w:p>
        </w:tc>
        <w:tc>
          <w:tcPr>
            <w:tcW w:w="3804" w:type="dxa"/>
          </w:tcPr>
          <w:p w14:paraId="4C9202EC" w14:textId="17E52422" w:rsidR="00DB47EA" w:rsidRDefault="00DB47EA">
            <w:pPr>
              <w:spacing w:line="360" w:lineRule="auto"/>
              <w:jc w:val="both"/>
              <w:cnfStyle w:val="000000100000" w:firstRow="0" w:lastRow="0" w:firstColumn="0" w:lastColumn="0" w:oddVBand="0" w:evenVBand="0" w:oddHBand="1" w:evenHBand="0" w:firstRowFirstColumn="0" w:firstRowLastColumn="0" w:lastRowFirstColumn="0" w:lastRowLastColumn="0"/>
              <w:rPr>
                <w:ins w:id="3686" w:author="Dylan Van Aswegen" w:date="2024-07-12T09:28:00Z" w16du:dateUtc="2024-07-12T07:28:00Z"/>
                <w:rFonts w:ascii="Arial" w:hAnsi="Arial" w:cs="Arial"/>
                <w:sz w:val="20"/>
                <w:szCs w:val="20"/>
              </w:rPr>
            </w:pPr>
            <w:ins w:id="3687" w:author="Dylan Van Aswegen" w:date="2024-07-12T09:28:00Z" w16du:dateUtc="2024-07-12T07:28:00Z">
              <w:r>
                <w:rPr>
                  <w:rFonts w:ascii="Arial" w:hAnsi="Arial" w:cs="Arial"/>
                  <w:sz w:val="20"/>
                  <w:szCs w:val="20"/>
                  <w:lang w:val="en-GB"/>
                </w:rPr>
                <w:t>This column will contain the name of the organisatio</w:t>
              </w:r>
            </w:ins>
            <w:ins w:id="3688" w:author="Dylan Van Aswegen" w:date="2024-07-12T09:36:00Z" w16du:dateUtc="2024-07-12T07:36:00Z">
              <w:r w:rsidR="002716F4">
                <w:rPr>
                  <w:rFonts w:ascii="Arial" w:hAnsi="Arial" w:cs="Arial"/>
                  <w:sz w:val="20"/>
                  <w:szCs w:val="20"/>
                  <w:lang w:val="en-GB"/>
                </w:rPr>
                <w:t>n</w:t>
              </w:r>
            </w:ins>
            <w:ins w:id="3689" w:author="Dylan Van Aswegen" w:date="2024-07-12T09:28:00Z" w16du:dateUtc="2024-07-12T07:28:00Z">
              <w:r>
                <w:rPr>
                  <w:rFonts w:ascii="Arial" w:hAnsi="Arial" w:cs="Arial"/>
                  <w:sz w:val="20"/>
                  <w:szCs w:val="20"/>
                  <w:lang w:val="en-GB"/>
                </w:rPr>
                <w:t xml:space="preserve">.   </w:t>
              </w:r>
            </w:ins>
          </w:p>
        </w:tc>
      </w:tr>
      <w:tr w:rsidR="00DB47EA" w14:paraId="330337C6" w14:textId="77777777" w:rsidTr="005C5491">
        <w:trPr>
          <w:ins w:id="3690" w:author="Dylan Van Aswegen" w:date="2024-07-12T09:30:00Z"/>
        </w:trPr>
        <w:tc>
          <w:tcPr>
            <w:cnfStyle w:val="001000000000" w:firstRow="0" w:lastRow="0" w:firstColumn="1" w:lastColumn="0" w:oddVBand="0" w:evenVBand="0" w:oddHBand="0" w:evenHBand="0" w:firstRowFirstColumn="0" w:firstRowLastColumn="0" w:lastRowFirstColumn="0" w:lastRowLastColumn="0"/>
            <w:tcW w:w="1451" w:type="dxa"/>
          </w:tcPr>
          <w:p w14:paraId="691569F3" w14:textId="6ED99B36" w:rsidR="00DB47EA" w:rsidRDefault="00DB47EA">
            <w:pPr>
              <w:spacing w:line="360" w:lineRule="auto"/>
              <w:jc w:val="both"/>
              <w:rPr>
                <w:ins w:id="3691" w:author="Dylan Van Aswegen" w:date="2024-07-12T09:30:00Z" w16du:dateUtc="2024-07-12T07:30:00Z"/>
                <w:rFonts w:ascii="Arial" w:hAnsi="Arial" w:cs="Arial"/>
                <w:sz w:val="20"/>
                <w:szCs w:val="20"/>
                <w:lang w:val="en-GB"/>
              </w:rPr>
            </w:pPr>
            <w:ins w:id="3692" w:author="Dylan Van Aswegen" w:date="2024-07-12T09:30:00Z" w16du:dateUtc="2024-07-12T07:30:00Z">
              <w:r>
                <w:rPr>
                  <w:rFonts w:ascii="Arial" w:hAnsi="Arial" w:cs="Arial"/>
                  <w:sz w:val="20"/>
                  <w:szCs w:val="20"/>
                  <w:lang w:val="en-GB"/>
                </w:rPr>
                <w:t>Date Joined</w:t>
              </w:r>
            </w:ins>
          </w:p>
        </w:tc>
        <w:tc>
          <w:tcPr>
            <w:tcW w:w="1273" w:type="dxa"/>
          </w:tcPr>
          <w:p w14:paraId="758E6D59" w14:textId="77777777" w:rsidR="00DB47EA" w:rsidRDefault="00DB47EA">
            <w:pPr>
              <w:spacing w:line="360" w:lineRule="auto"/>
              <w:jc w:val="both"/>
              <w:cnfStyle w:val="000000000000" w:firstRow="0" w:lastRow="0" w:firstColumn="0" w:lastColumn="0" w:oddVBand="0" w:evenVBand="0" w:oddHBand="0" w:evenHBand="0" w:firstRowFirstColumn="0" w:firstRowLastColumn="0" w:lastRowFirstColumn="0" w:lastRowLastColumn="0"/>
              <w:rPr>
                <w:ins w:id="3693" w:author="Dylan Van Aswegen" w:date="2024-07-12T09:30:00Z" w16du:dateUtc="2024-07-12T07:30:00Z"/>
                <w:rFonts w:ascii="Arial" w:hAnsi="Arial" w:cs="Arial"/>
                <w:sz w:val="20"/>
                <w:szCs w:val="20"/>
                <w:lang w:val="en-GB"/>
              </w:rPr>
            </w:pPr>
          </w:p>
        </w:tc>
        <w:tc>
          <w:tcPr>
            <w:tcW w:w="1694" w:type="dxa"/>
          </w:tcPr>
          <w:p w14:paraId="7405DE39" w14:textId="77777777" w:rsidR="00DB47EA" w:rsidRDefault="00DB47EA">
            <w:pPr>
              <w:spacing w:line="360" w:lineRule="auto"/>
              <w:jc w:val="both"/>
              <w:cnfStyle w:val="000000000000" w:firstRow="0" w:lastRow="0" w:firstColumn="0" w:lastColumn="0" w:oddVBand="0" w:evenVBand="0" w:oddHBand="0" w:evenHBand="0" w:firstRowFirstColumn="0" w:firstRowLastColumn="0" w:lastRowFirstColumn="0" w:lastRowLastColumn="0"/>
              <w:rPr>
                <w:ins w:id="3694" w:author="Dylan Van Aswegen" w:date="2024-07-12T09:30:00Z" w16du:dateUtc="2024-07-12T07:30:00Z"/>
                <w:rFonts w:ascii="Arial" w:hAnsi="Arial" w:cs="Arial"/>
                <w:sz w:val="20"/>
                <w:szCs w:val="20"/>
                <w:lang w:val="en-GB"/>
              </w:rPr>
            </w:pPr>
          </w:p>
        </w:tc>
        <w:tc>
          <w:tcPr>
            <w:tcW w:w="3804" w:type="dxa"/>
          </w:tcPr>
          <w:p w14:paraId="202B2A51" w14:textId="2551F107" w:rsidR="00DB47EA" w:rsidRDefault="002716F4">
            <w:pPr>
              <w:spacing w:line="360" w:lineRule="auto"/>
              <w:jc w:val="both"/>
              <w:cnfStyle w:val="000000000000" w:firstRow="0" w:lastRow="0" w:firstColumn="0" w:lastColumn="0" w:oddVBand="0" w:evenVBand="0" w:oddHBand="0" w:evenHBand="0" w:firstRowFirstColumn="0" w:firstRowLastColumn="0" w:lastRowFirstColumn="0" w:lastRowLastColumn="0"/>
              <w:rPr>
                <w:ins w:id="3695" w:author="Dylan Van Aswegen" w:date="2024-07-12T09:30:00Z" w16du:dateUtc="2024-07-12T07:30:00Z"/>
                <w:rFonts w:ascii="Arial" w:hAnsi="Arial" w:cs="Arial"/>
                <w:sz w:val="20"/>
                <w:szCs w:val="20"/>
                <w:lang w:val="en-GB"/>
              </w:rPr>
            </w:pPr>
            <w:ins w:id="3696" w:author="Dylan Van Aswegen" w:date="2024-07-12T09:36:00Z" w16du:dateUtc="2024-07-12T07:36:00Z">
              <w:r>
                <w:rPr>
                  <w:rFonts w:ascii="Arial" w:hAnsi="Arial" w:cs="Arial"/>
                  <w:sz w:val="20"/>
                  <w:szCs w:val="20"/>
                  <w:lang w:val="en-GB"/>
                </w:rPr>
                <w:t xml:space="preserve">This column will be populated with the date that the user joined the organisation. </w:t>
              </w:r>
            </w:ins>
          </w:p>
        </w:tc>
      </w:tr>
      <w:tr w:rsidR="00DB47EA" w14:paraId="3B9F7765" w14:textId="77777777" w:rsidTr="005C5491">
        <w:trPr>
          <w:cnfStyle w:val="000000100000" w:firstRow="0" w:lastRow="0" w:firstColumn="0" w:lastColumn="0" w:oddVBand="0" w:evenVBand="0" w:oddHBand="1" w:evenHBand="0" w:firstRowFirstColumn="0" w:firstRowLastColumn="0" w:lastRowFirstColumn="0" w:lastRowLastColumn="0"/>
          <w:ins w:id="3697" w:author="Dylan Van Aswegen" w:date="2024-07-12T09:30:00Z"/>
        </w:trPr>
        <w:tc>
          <w:tcPr>
            <w:cnfStyle w:val="001000000000" w:firstRow="0" w:lastRow="0" w:firstColumn="1" w:lastColumn="0" w:oddVBand="0" w:evenVBand="0" w:oddHBand="0" w:evenHBand="0" w:firstRowFirstColumn="0" w:firstRowLastColumn="0" w:lastRowFirstColumn="0" w:lastRowLastColumn="0"/>
            <w:tcW w:w="1451" w:type="dxa"/>
          </w:tcPr>
          <w:p w14:paraId="7198181E" w14:textId="66D46076" w:rsidR="00DB47EA" w:rsidRDefault="00DB47EA">
            <w:pPr>
              <w:spacing w:line="360" w:lineRule="auto"/>
              <w:jc w:val="both"/>
              <w:rPr>
                <w:ins w:id="3698" w:author="Dylan Van Aswegen" w:date="2024-07-12T09:30:00Z" w16du:dateUtc="2024-07-12T07:30:00Z"/>
                <w:rFonts w:ascii="Arial" w:hAnsi="Arial" w:cs="Arial"/>
                <w:sz w:val="20"/>
                <w:szCs w:val="20"/>
                <w:lang w:val="en-GB"/>
              </w:rPr>
            </w:pPr>
            <w:ins w:id="3699" w:author="Dylan Van Aswegen" w:date="2024-07-12T09:30:00Z" w16du:dateUtc="2024-07-12T07:30:00Z">
              <w:r>
                <w:rPr>
                  <w:rFonts w:ascii="Arial" w:hAnsi="Arial" w:cs="Arial"/>
                  <w:sz w:val="20"/>
                  <w:szCs w:val="20"/>
                  <w:lang w:val="en-GB"/>
                </w:rPr>
                <w:t>Role</w:t>
              </w:r>
            </w:ins>
          </w:p>
        </w:tc>
        <w:tc>
          <w:tcPr>
            <w:tcW w:w="1273" w:type="dxa"/>
          </w:tcPr>
          <w:p w14:paraId="72E224D1" w14:textId="77777777" w:rsidR="00DB47EA" w:rsidRDefault="00DB47EA">
            <w:pPr>
              <w:spacing w:line="360" w:lineRule="auto"/>
              <w:jc w:val="both"/>
              <w:cnfStyle w:val="000000100000" w:firstRow="0" w:lastRow="0" w:firstColumn="0" w:lastColumn="0" w:oddVBand="0" w:evenVBand="0" w:oddHBand="1" w:evenHBand="0" w:firstRowFirstColumn="0" w:firstRowLastColumn="0" w:lastRowFirstColumn="0" w:lastRowLastColumn="0"/>
              <w:rPr>
                <w:ins w:id="3700" w:author="Dylan Van Aswegen" w:date="2024-07-12T09:30:00Z" w16du:dateUtc="2024-07-12T07:30:00Z"/>
                <w:rFonts w:ascii="Arial" w:hAnsi="Arial" w:cs="Arial"/>
                <w:sz w:val="20"/>
                <w:szCs w:val="20"/>
                <w:lang w:val="en-GB"/>
              </w:rPr>
            </w:pPr>
          </w:p>
        </w:tc>
        <w:tc>
          <w:tcPr>
            <w:tcW w:w="1694" w:type="dxa"/>
          </w:tcPr>
          <w:p w14:paraId="68AB51BF" w14:textId="77777777" w:rsidR="00DB47EA" w:rsidRDefault="00DB47EA">
            <w:pPr>
              <w:spacing w:line="360" w:lineRule="auto"/>
              <w:jc w:val="both"/>
              <w:cnfStyle w:val="000000100000" w:firstRow="0" w:lastRow="0" w:firstColumn="0" w:lastColumn="0" w:oddVBand="0" w:evenVBand="0" w:oddHBand="1" w:evenHBand="0" w:firstRowFirstColumn="0" w:firstRowLastColumn="0" w:lastRowFirstColumn="0" w:lastRowLastColumn="0"/>
              <w:rPr>
                <w:ins w:id="3701" w:author="Dylan Van Aswegen" w:date="2024-07-12T09:30:00Z" w16du:dateUtc="2024-07-12T07:30:00Z"/>
                <w:rFonts w:ascii="Arial" w:hAnsi="Arial" w:cs="Arial"/>
                <w:sz w:val="20"/>
                <w:szCs w:val="20"/>
                <w:lang w:val="en-GB"/>
              </w:rPr>
            </w:pPr>
          </w:p>
        </w:tc>
        <w:tc>
          <w:tcPr>
            <w:tcW w:w="3804" w:type="dxa"/>
          </w:tcPr>
          <w:p w14:paraId="0F6BF4EA" w14:textId="5836EFB8" w:rsidR="00DB47EA" w:rsidRDefault="002716F4">
            <w:pPr>
              <w:spacing w:line="360" w:lineRule="auto"/>
              <w:jc w:val="both"/>
              <w:cnfStyle w:val="000000100000" w:firstRow="0" w:lastRow="0" w:firstColumn="0" w:lastColumn="0" w:oddVBand="0" w:evenVBand="0" w:oddHBand="1" w:evenHBand="0" w:firstRowFirstColumn="0" w:firstRowLastColumn="0" w:lastRowFirstColumn="0" w:lastRowLastColumn="0"/>
              <w:rPr>
                <w:ins w:id="3702" w:author="Dylan Van Aswegen" w:date="2024-07-12T09:30:00Z" w16du:dateUtc="2024-07-12T07:30:00Z"/>
                <w:rFonts w:ascii="Arial" w:hAnsi="Arial" w:cs="Arial"/>
                <w:sz w:val="20"/>
                <w:szCs w:val="20"/>
                <w:lang w:val="en-GB"/>
              </w:rPr>
            </w:pPr>
            <w:ins w:id="3703" w:author="Dylan Van Aswegen" w:date="2024-07-12T09:36:00Z" w16du:dateUtc="2024-07-12T07:36:00Z">
              <w:r>
                <w:rPr>
                  <w:rFonts w:ascii="Arial" w:hAnsi="Arial" w:cs="Arial"/>
                  <w:sz w:val="20"/>
                  <w:szCs w:val="20"/>
                  <w:lang w:val="en-GB"/>
                </w:rPr>
                <w:t xml:space="preserve">This column will be populated with the </w:t>
              </w:r>
            </w:ins>
            <w:ins w:id="3704" w:author="Dylan Van Aswegen" w:date="2024-07-12T09:37:00Z" w16du:dateUtc="2024-07-12T07:37:00Z">
              <w:r w:rsidR="00B02D70">
                <w:rPr>
                  <w:rFonts w:ascii="Arial" w:hAnsi="Arial" w:cs="Arial"/>
                  <w:sz w:val="20"/>
                  <w:szCs w:val="20"/>
                  <w:lang w:val="en-GB"/>
                </w:rPr>
                <w:t>role that the user has in the group. (Super Admin, Admin, Member, Family</w:t>
              </w:r>
            </w:ins>
            <w:ins w:id="3705" w:author="Dylan Van Aswegen" w:date="2024-07-12T09:38:00Z" w16du:dateUtc="2024-07-12T07:38:00Z">
              <w:r w:rsidR="00B02D70">
                <w:rPr>
                  <w:rFonts w:ascii="Arial" w:hAnsi="Arial" w:cs="Arial"/>
                  <w:sz w:val="20"/>
                  <w:szCs w:val="20"/>
                  <w:lang w:val="en-GB"/>
                </w:rPr>
                <w:t xml:space="preserve"> Group</w:t>
              </w:r>
            </w:ins>
            <w:ins w:id="3706" w:author="Dylan Van Aswegen" w:date="2024-07-12T09:37:00Z" w16du:dateUtc="2024-07-12T07:37:00Z">
              <w:r w:rsidR="00B02D70">
                <w:rPr>
                  <w:rFonts w:ascii="Arial" w:hAnsi="Arial" w:cs="Arial"/>
                  <w:sz w:val="20"/>
                  <w:szCs w:val="20"/>
                  <w:lang w:val="en-GB"/>
                </w:rPr>
                <w:t xml:space="preserve"> Admin, Corporate</w:t>
              </w:r>
            </w:ins>
            <w:ins w:id="3707" w:author="Dylan Van Aswegen" w:date="2024-07-12T09:38:00Z" w16du:dateUtc="2024-07-12T07:38:00Z">
              <w:r w:rsidR="00B02D70">
                <w:rPr>
                  <w:rFonts w:ascii="Arial" w:hAnsi="Arial" w:cs="Arial"/>
                  <w:sz w:val="20"/>
                  <w:szCs w:val="20"/>
                  <w:lang w:val="en-GB"/>
                </w:rPr>
                <w:t xml:space="preserve"> Group Admin, Group Member, User) </w:t>
              </w:r>
            </w:ins>
          </w:p>
        </w:tc>
      </w:tr>
      <w:tr w:rsidR="00DB47EA" w14:paraId="34F59082" w14:textId="77777777" w:rsidTr="005C5491">
        <w:trPr>
          <w:ins w:id="3708" w:author="Dylan Van Aswegen" w:date="2024-07-12T09:30:00Z"/>
        </w:trPr>
        <w:tc>
          <w:tcPr>
            <w:cnfStyle w:val="001000000000" w:firstRow="0" w:lastRow="0" w:firstColumn="1" w:lastColumn="0" w:oddVBand="0" w:evenVBand="0" w:oddHBand="0" w:evenHBand="0" w:firstRowFirstColumn="0" w:firstRowLastColumn="0" w:lastRowFirstColumn="0" w:lastRowLastColumn="0"/>
            <w:tcW w:w="1451" w:type="dxa"/>
          </w:tcPr>
          <w:p w14:paraId="1FE767D0" w14:textId="38D9CDBE" w:rsidR="00DB47EA" w:rsidRDefault="00DB47EA">
            <w:pPr>
              <w:spacing w:line="360" w:lineRule="auto"/>
              <w:jc w:val="both"/>
              <w:rPr>
                <w:ins w:id="3709" w:author="Dylan Van Aswegen" w:date="2024-07-12T09:30:00Z" w16du:dateUtc="2024-07-12T07:30:00Z"/>
                <w:rFonts w:ascii="Arial" w:hAnsi="Arial" w:cs="Arial"/>
                <w:sz w:val="20"/>
                <w:szCs w:val="20"/>
                <w:lang w:val="en-GB"/>
              </w:rPr>
            </w:pPr>
            <w:ins w:id="3710" w:author="Dylan Van Aswegen" w:date="2024-07-12T09:30:00Z" w16du:dateUtc="2024-07-12T07:30:00Z">
              <w:r>
                <w:rPr>
                  <w:rFonts w:ascii="Arial" w:hAnsi="Arial" w:cs="Arial"/>
                  <w:sz w:val="20"/>
                  <w:szCs w:val="20"/>
                  <w:lang w:val="en-GB"/>
                </w:rPr>
                <w:t>Actions</w:t>
              </w:r>
            </w:ins>
          </w:p>
        </w:tc>
        <w:tc>
          <w:tcPr>
            <w:tcW w:w="1273" w:type="dxa"/>
          </w:tcPr>
          <w:p w14:paraId="0B8662B1" w14:textId="77777777" w:rsidR="00DB47EA" w:rsidRDefault="00DB47EA">
            <w:pPr>
              <w:spacing w:line="360" w:lineRule="auto"/>
              <w:jc w:val="both"/>
              <w:cnfStyle w:val="000000000000" w:firstRow="0" w:lastRow="0" w:firstColumn="0" w:lastColumn="0" w:oddVBand="0" w:evenVBand="0" w:oddHBand="0" w:evenHBand="0" w:firstRowFirstColumn="0" w:firstRowLastColumn="0" w:lastRowFirstColumn="0" w:lastRowLastColumn="0"/>
              <w:rPr>
                <w:ins w:id="3711" w:author="Dylan Van Aswegen" w:date="2024-07-12T09:30:00Z" w16du:dateUtc="2024-07-12T07:30:00Z"/>
                <w:rFonts w:ascii="Arial" w:hAnsi="Arial" w:cs="Arial"/>
                <w:sz w:val="20"/>
                <w:szCs w:val="20"/>
                <w:lang w:val="en-GB"/>
              </w:rPr>
            </w:pPr>
          </w:p>
        </w:tc>
        <w:tc>
          <w:tcPr>
            <w:tcW w:w="1694" w:type="dxa"/>
          </w:tcPr>
          <w:p w14:paraId="3D84E8C2" w14:textId="77777777" w:rsidR="00DB47EA" w:rsidRDefault="00DB47EA">
            <w:pPr>
              <w:spacing w:line="360" w:lineRule="auto"/>
              <w:jc w:val="both"/>
              <w:cnfStyle w:val="000000000000" w:firstRow="0" w:lastRow="0" w:firstColumn="0" w:lastColumn="0" w:oddVBand="0" w:evenVBand="0" w:oddHBand="0" w:evenHBand="0" w:firstRowFirstColumn="0" w:firstRowLastColumn="0" w:lastRowFirstColumn="0" w:lastRowLastColumn="0"/>
              <w:rPr>
                <w:ins w:id="3712" w:author="Dylan Van Aswegen" w:date="2024-07-12T09:30:00Z" w16du:dateUtc="2024-07-12T07:30:00Z"/>
                <w:rFonts w:ascii="Arial" w:hAnsi="Arial" w:cs="Arial"/>
                <w:sz w:val="20"/>
                <w:szCs w:val="20"/>
                <w:lang w:val="en-GB"/>
              </w:rPr>
            </w:pPr>
          </w:p>
        </w:tc>
        <w:tc>
          <w:tcPr>
            <w:tcW w:w="3804" w:type="dxa"/>
          </w:tcPr>
          <w:p w14:paraId="094F427B" w14:textId="2F756E56" w:rsidR="004E4345" w:rsidRDefault="00DB47EA">
            <w:pPr>
              <w:spacing w:line="360" w:lineRule="auto"/>
              <w:jc w:val="both"/>
              <w:cnfStyle w:val="000000000000" w:firstRow="0" w:lastRow="0" w:firstColumn="0" w:lastColumn="0" w:oddVBand="0" w:evenVBand="0" w:oddHBand="0" w:evenHBand="0" w:firstRowFirstColumn="0" w:firstRowLastColumn="0" w:lastRowFirstColumn="0" w:lastRowLastColumn="0"/>
              <w:rPr>
                <w:ins w:id="3713" w:author="Dylan Van Aswegen" w:date="2024-07-12T13:41:00Z" w16du:dateUtc="2024-07-12T11:41:00Z"/>
                <w:rFonts w:ascii="Arial" w:hAnsi="Arial" w:cs="Arial"/>
                <w:sz w:val="20"/>
                <w:szCs w:val="20"/>
                <w:lang w:val="en-GB"/>
              </w:rPr>
            </w:pPr>
            <w:ins w:id="3714" w:author="Dylan Van Aswegen" w:date="2024-07-12T09:32:00Z" w16du:dateUtc="2024-07-12T07:32:00Z">
              <w:r>
                <w:rPr>
                  <w:rFonts w:ascii="Arial" w:hAnsi="Arial" w:cs="Arial"/>
                  <w:sz w:val="20"/>
                  <w:szCs w:val="20"/>
                  <w:lang w:val="en-GB"/>
                </w:rPr>
                <w:t>This row will contain action buttons for the user to view the organis</w:t>
              </w:r>
            </w:ins>
            <w:ins w:id="3715" w:author="Dylan Van Aswegen" w:date="2024-07-12T09:33:00Z" w16du:dateUtc="2024-07-12T07:33:00Z">
              <w:r>
                <w:rPr>
                  <w:rFonts w:ascii="Arial" w:hAnsi="Arial" w:cs="Arial"/>
                  <w:sz w:val="20"/>
                  <w:szCs w:val="20"/>
                  <w:lang w:val="en-GB"/>
                </w:rPr>
                <w:t>ation pag</w:t>
              </w:r>
            </w:ins>
            <w:ins w:id="3716" w:author="Dylan Van Aswegen" w:date="2024-07-12T13:40:00Z" w16du:dateUtc="2024-07-12T11:40:00Z">
              <w:r w:rsidR="002D0387">
                <w:rPr>
                  <w:rFonts w:ascii="Arial" w:hAnsi="Arial" w:cs="Arial"/>
                  <w:sz w:val="20"/>
                  <w:szCs w:val="20"/>
                  <w:lang w:val="en-GB"/>
                </w:rPr>
                <w:t xml:space="preserve">e, </w:t>
              </w:r>
            </w:ins>
            <w:ins w:id="3717" w:author="Dylan Van Aswegen" w:date="2024-07-12T13:48:00Z" w16du:dateUtc="2024-07-12T11:48:00Z">
              <w:r w:rsidR="00E45B68">
                <w:rPr>
                  <w:rFonts w:ascii="Arial" w:hAnsi="Arial" w:cs="Arial"/>
                  <w:sz w:val="20"/>
                  <w:szCs w:val="20"/>
                  <w:lang w:val="en-GB"/>
                </w:rPr>
                <w:t xml:space="preserve">request to be </w:t>
              </w:r>
            </w:ins>
            <w:ins w:id="3718" w:author="Dylan Van Aswegen" w:date="2024-07-12T09:34:00Z" w16du:dateUtc="2024-07-12T07:34:00Z">
              <w:r>
                <w:rPr>
                  <w:rFonts w:ascii="Arial" w:hAnsi="Arial" w:cs="Arial"/>
                  <w:sz w:val="20"/>
                  <w:szCs w:val="20"/>
                  <w:lang w:val="en-GB"/>
                </w:rPr>
                <w:t>remove</w:t>
              </w:r>
            </w:ins>
            <w:ins w:id="3719" w:author="Dylan Van Aswegen" w:date="2024-07-12T13:48:00Z" w16du:dateUtc="2024-07-12T11:48:00Z">
              <w:r w:rsidR="00E45B68">
                <w:rPr>
                  <w:rFonts w:ascii="Arial" w:hAnsi="Arial" w:cs="Arial"/>
                  <w:sz w:val="20"/>
                  <w:szCs w:val="20"/>
                  <w:lang w:val="en-GB"/>
                </w:rPr>
                <w:t xml:space="preserve">d </w:t>
              </w:r>
            </w:ins>
            <w:ins w:id="3720" w:author="Dylan Van Aswegen" w:date="2024-07-12T09:34:00Z" w16du:dateUtc="2024-07-12T07:34:00Z">
              <w:r>
                <w:rPr>
                  <w:rFonts w:ascii="Arial" w:hAnsi="Arial" w:cs="Arial"/>
                  <w:sz w:val="20"/>
                  <w:szCs w:val="20"/>
                  <w:lang w:val="en-GB"/>
                </w:rPr>
                <w:t>from the group</w:t>
              </w:r>
            </w:ins>
            <w:ins w:id="3721" w:author="Dylan Van Aswegen" w:date="2024-07-12T13:40:00Z" w16du:dateUtc="2024-07-12T11:40:00Z">
              <w:r w:rsidR="002D0387">
                <w:rPr>
                  <w:rFonts w:ascii="Arial" w:hAnsi="Arial" w:cs="Arial"/>
                  <w:sz w:val="20"/>
                  <w:szCs w:val="20"/>
                  <w:lang w:val="en-GB"/>
                </w:rPr>
                <w:t>, and go to the admin page for that group if they are an admin user</w:t>
              </w:r>
            </w:ins>
            <w:ins w:id="3722" w:author="Dylan Van Aswegen" w:date="2024-07-12T09:34:00Z" w16du:dateUtc="2024-07-12T07:34:00Z">
              <w:r>
                <w:rPr>
                  <w:rFonts w:ascii="Arial" w:hAnsi="Arial" w:cs="Arial"/>
                  <w:sz w:val="20"/>
                  <w:szCs w:val="20"/>
                  <w:lang w:val="en-GB"/>
                </w:rPr>
                <w:t>.</w:t>
              </w:r>
            </w:ins>
            <w:ins w:id="3723" w:author="Dylan Van Aswegen" w:date="2024-07-12T13:41:00Z" w16du:dateUtc="2024-07-12T11:41:00Z">
              <w:r w:rsidR="004E4345">
                <w:rPr>
                  <w:rFonts w:ascii="Arial" w:hAnsi="Arial" w:cs="Arial"/>
                  <w:sz w:val="20"/>
                  <w:szCs w:val="20"/>
                  <w:lang w:val="en-GB"/>
                </w:rPr>
                <w:t xml:space="preserve"> </w:t>
              </w:r>
            </w:ins>
          </w:p>
          <w:p w14:paraId="5E974FD0" w14:textId="77777777" w:rsidR="004E4345" w:rsidRDefault="004E4345">
            <w:pPr>
              <w:spacing w:line="360" w:lineRule="auto"/>
              <w:jc w:val="both"/>
              <w:cnfStyle w:val="000000000000" w:firstRow="0" w:lastRow="0" w:firstColumn="0" w:lastColumn="0" w:oddVBand="0" w:evenVBand="0" w:oddHBand="0" w:evenHBand="0" w:firstRowFirstColumn="0" w:firstRowLastColumn="0" w:lastRowFirstColumn="0" w:lastRowLastColumn="0"/>
              <w:rPr>
                <w:ins w:id="3724" w:author="Dylan Van Aswegen" w:date="2024-07-12T13:43:00Z" w16du:dateUtc="2024-07-12T11:43:00Z"/>
                <w:rFonts w:ascii="Arial" w:hAnsi="Arial" w:cs="Arial"/>
                <w:sz w:val="20"/>
                <w:szCs w:val="20"/>
                <w:lang w:val="en-GB"/>
              </w:rPr>
            </w:pPr>
            <w:ins w:id="3725" w:author="Dylan Van Aswegen" w:date="2024-07-12T13:41:00Z" w16du:dateUtc="2024-07-12T11:41:00Z">
              <w:r>
                <w:rPr>
                  <w:rFonts w:ascii="Arial" w:hAnsi="Arial" w:cs="Arial"/>
                  <w:sz w:val="20"/>
                  <w:szCs w:val="20"/>
                  <w:lang w:val="en-GB"/>
                </w:rPr>
                <w:t xml:space="preserve">If the </w:t>
              </w:r>
            </w:ins>
            <w:ins w:id="3726" w:author="Dylan Van Aswegen" w:date="2024-07-12T13:42:00Z" w16du:dateUtc="2024-07-12T11:42:00Z">
              <w:r>
                <w:rPr>
                  <w:rFonts w:ascii="Arial" w:hAnsi="Arial" w:cs="Arial"/>
                  <w:sz w:val="20"/>
                  <w:szCs w:val="20"/>
                  <w:lang w:val="en-GB"/>
                </w:rPr>
                <w:t xml:space="preserve">user chooses to view the organisation page, the user will be </w:t>
              </w:r>
            </w:ins>
            <w:ins w:id="3727" w:author="Dylan Van Aswegen" w:date="2024-07-12T13:43:00Z" w16du:dateUtc="2024-07-12T11:43:00Z">
              <w:r>
                <w:rPr>
                  <w:rFonts w:ascii="Arial" w:hAnsi="Arial" w:cs="Arial"/>
                  <w:sz w:val="20"/>
                  <w:szCs w:val="20"/>
                  <w:lang w:val="en-GB"/>
                </w:rPr>
                <w:t xml:space="preserve">navigated to the public page for that organisation. </w:t>
              </w:r>
            </w:ins>
          </w:p>
          <w:p w14:paraId="740DAB61" w14:textId="77777777" w:rsidR="00E45B68" w:rsidRDefault="004E4345">
            <w:pPr>
              <w:spacing w:line="360" w:lineRule="auto"/>
              <w:jc w:val="both"/>
              <w:cnfStyle w:val="000000000000" w:firstRow="0" w:lastRow="0" w:firstColumn="0" w:lastColumn="0" w:oddVBand="0" w:evenVBand="0" w:oddHBand="0" w:evenHBand="0" w:firstRowFirstColumn="0" w:firstRowLastColumn="0" w:lastRowFirstColumn="0" w:lastRowLastColumn="0"/>
              <w:rPr>
                <w:ins w:id="3728" w:author="Dylan Van Aswegen" w:date="2024-07-12T13:49:00Z" w16du:dateUtc="2024-07-12T11:49:00Z"/>
                <w:rFonts w:ascii="Arial" w:hAnsi="Arial" w:cs="Arial"/>
                <w:sz w:val="20"/>
                <w:szCs w:val="20"/>
                <w:lang w:val="en-GB"/>
              </w:rPr>
            </w:pPr>
            <w:ins w:id="3729" w:author="Dylan Van Aswegen" w:date="2024-07-12T13:43:00Z" w16du:dateUtc="2024-07-12T11:43:00Z">
              <w:r>
                <w:rPr>
                  <w:rFonts w:ascii="Arial" w:hAnsi="Arial" w:cs="Arial"/>
                  <w:sz w:val="20"/>
                  <w:szCs w:val="20"/>
                  <w:lang w:val="en-GB"/>
                </w:rPr>
                <w:t xml:space="preserve">If the user chooses to remove themselves from the </w:t>
              </w:r>
            </w:ins>
            <w:ins w:id="3730" w:author="Dylan Van Aswegen" w:date="2024-07-12T13:44:00Z" w16du:dateUtc="2024-07-12T11:44:00Z">
              <w:r>
                <w:rPr>
                  <w:rFonts w:ascii="Arial" w:hAnsi="Arial" w:cs="Arial"/>
                  <w:sz w:val="20"/>
                  <w:szCs w:val="20"/>
                  <w:lang w:val="en-GB"/>
                </w:rPr>
                <w:t xml:space="preserve">organisation, </w:t>
              </w:r>
            </w:ins>
            <w:ins w:id="3731" w:author="Dylan Van Aswegen" w:date="2024-07-12T13:46:00Z" w16du:dateUtc="2024-07-12T11:46:00Z">
              <w:r w:rsidR="00E45B68">
                <w:rPr>
                  <w:rFonts w:ascii="Arial" w:hAnsi="Arial" w:cs="Arial"/>
                  <w:sz w:val="20"/>
                  <w:szCs w:val="20"/>
                  <w:lang w:val="en-GB"/>
                </w:rPr>
                <w:t>the user will be presented with</w:t>
              </w:r>
            </w:ins>
            <w:ins w:id="3732" w:author="Dylan Van Aswegen" w:date="2024-07-12T13:48:00Z" w16du:dateUtc="2024-07-12T11:48:00Z">
              <w:r w:rsidR="00E45B68">
                <w:rPr>
                  <w:rFonts w:ascii="Arial" w:hAnsi="Arial" w:cs="Arial"/>
                  <w:sz w:val="20"/>
                  <w:szCs w:val="20"/>
                  <w:lang w:val="en-GB"/>
                </w:rPr>
                <w:t xml:space="preserve"> a message asking them to confirm. If they confirm, the</w:t>
              </w:r>
            </w:ins>
            <w:ins w:id="3733" w:author="Dylan Van Aswegen" w:date="2024-07-12T13:49:00Z" w16du:dateUtc="2024-07-12T11:49:00Z">
              <w:r w:rsidR="00E45B68">
                <w:rPr>
                  <w:rFonts w:ascii="Arial" w:hAnsi="Arial" w:cs="Arial"/>
                  <w:sz w:val="20"/>
                  <w:szCs w:val="20"/>
                  <w:lang w:val="en-GB"/>
                </w:rPr>
                <w:t xml:space="preserve"> application will notify the administrator of that organisation. </w:t>
              </w:r>
            </w:ins>
          </w:p>
          <w:p w14:paraId="2EE226C1" w14:textId="303F8C5A" w:rsidR="00DB47EA" w:rsidRDefault="00E45B68">
            <w:pPr>
              <w:spacing w:line="360" w:lineRule="auto"/>
              <w:jc w:val="both"/>
              <w:cnfStyle w:val="000000000000" w:firstRow="0" w:lastRow="0" w:firstColumn="0" w:lastColumn="0" w:oddVBand="0" w:evenVBand="0" w:oddHBand="0" w:evenHBand="0" w:firstRowFirstColumn="0" w:firstRowLastColumn="0" w:lastRowFirstColumn="0" w:lastRowLastColumn="0"/>
              <w:rPr>
                <w:ins w:id="3734" w:author="Dylan Van Aswegen" w:date="2024-07-12T09:30:00Z" w16du:dateUtc="2024-07-12T07:30:00Z"/>
                <w:rFonts w:ascii="Arial" w:hAnsi="Arial" w:cs="Arial"/>
                <w:sz w:val="20"/>
                <w:szCs w:val="20"/>
                <w:lang w:val="en-GB"/>
              </w:rPr>
            </w:pPr>
            <w:ins w:id="3735" w:author="Dylan Van Aswegen" w:date="2024-07-12T13:49:00Z" w16du:dateUtc="2024-07-12T11:49:00Z">
              <w:r>
                <w:rPr>
                  <w:rFonts w:ascii="Arial" w:hAnsi="Arial" w:cs="Arial"/>
                  <w:sz w:val="20"/>
                  <w:szCs w:val="20"/>
                  <w:lang w:val="en-GB"/>
                </w:rPr>
                <w:t>If the user chooses to view their admin page</w:t>
              </w:r>
            </w:ins>
            <w:ins w:id="3736" w:author="Dylan Van Aswegen" w:date="2024-07-12T13:50:00Z" w16du:dateUtc="2024-07-12T11:50:00Z">
              <w:r>
                <w:rPr>
                  <w:rFonts w:ascii="Arial" w:hAnsi="Arial" w:cs="Arial"/>
                  <w:sz w:val="20"/>
                  <w:szCs w:val="20"/>
                  <w:lang w:val="en-GB"/>
                </w:rPr>
                <w:t xml:space="preserve"> they will be navigated to the admin home for that organisation. </w:t>
              </w:r>
            </w:ins>
          </w:p>
        </w:tc>
      </w:tr>
    </w:tbl>
    <w:p w14:paraId="72C0E44A" w14:textId="77777777" w:rsidR="00DB47EA" w:rsidRPr="00DB47EA" w:rsidRDefault="00DB47EA" w:rsidP="000F5865">
      <w:pPr>
        <w:rPr>
          <w:ins w:id="3737" w:author="Dylan Van Aswegen" w:date="2024-07-12T09:28:00Z" w16du:dateUtc="2024-07-12T07:28:00Z"/>
          <w:lang w:val="en-GB"/>
          <w:rPrChange w:id="3738" w:author="Dylan Van Aswegen" w:date="2024-07-12T09:28:00Z" w16du:dateUtc="2024-07-12T07:28:00Z">
            <w:rPr>
              <w:ins w:id="3739" w:author="Dylan Van Aswegen" w:date="2024-07-12T09:28:00Z" w16du:dateUtc="2024-07-12T07:28:00Z"/>
            </w:rPr>
          </w:rPrChange>
        </w:rPr>
      </w:pPr>
    </w:p>
    <w:p w14:paraId="2F524E86" w14:textId="4CB45A3C" w:rsidR="00DB47EA" w:rsidRDefault="007076F8" w:rsidP="000F5865">
      <w:pPr>
        <w:rPr>
          <w:ins w:id="3740" w:author="Dylan Van Aswegen" w:date="2024-07-12T09:26:00Z" w16du:dateUtc="2024-07-12T07:26:00Z"/>
        </w:rPr>
      </w:pPr>
      <w:ins w:id="3741" w:author="Dylan Van Aswegen" w:date="2024-07-12T11:07:00Z" w16du:dateUtc="2024-07-12T09:07:00Z">
        <w:r>
          <w:t>Below this there will be a table</w:t>
        </w:r>
      </w:ins>
      <w:ins w:id="3742" w:author="Dylan Van Aswegen" w:date="2024-07-12T11:08:00Z" w16du:dateUtc="2024-07-12T09:08:00Z">
        <w:r>
          <w:t xml:space="preserve"> of the organisations that the user was previously linked to. This table will contain the following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D06D37" w14:paraId="50D07C2C" w14:textId="77777777" w:rsidTr="005C5491">
        <w:trPr>
          <w:cnfStyle w:val="100000000000" w:firstRow="1" w:lastRow="0" w:firstColumn="0" w:lastColumn="0" w:oddVBand="0" w:evenVBand="0" w:oddHBand="0" w:evenHBand="0" w:firstRowFirstColumn="0" w:firstRowLastColumn="0" w:lastRowFirstColumn="0" w:lastRowLastColumn="0"/>
          <w:tblHeader/>
          <w:ins w:id="3743" w:author="Dylan Van Aswegen" w:date="2024-07-12T11:08: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62FB52D3" w14:textId="77777777" w:rsidR="00D06D37" w:rsidRDefault="00D06D37">
            <w:pPr>
              <w:spacing w:line="360" w:lineRule="auto"/>
              <w:jc w:val="both"/>
              <w:rPr>
                <w:ins w:id="3744" w:author="Dylan Van Aswegen" w:date="2024-07-12T11:08:00Z" w16du:dateUtc="2024-07-12T09:08:00Z"/>
                <w:rFonts w:ascii="Arial" w:hAnsi="Arial" w:cs="Arial"/>
                <w:sz w:val="20"/>
                <w:szCs w:val="20"/>
                <w:lang w:val="en-GB"/>
              </w:rPr>
            </w:pPr>
            <w:ins w:id="3745" w:author="Dylan Van Aswegen" w:date="2024-07-12T11:08:00Z" w16du:dateUtc="2024-07-12T09:08:00Z">
              <w:r>
                <w:rPr>
                  <w:rFonts w:ascii="Arial" w:hAnsi="Arial" w:cs="Arial"/>
                  <w:sz w:val="20"/>
                  <w:szCs w:val="20"/>
                  <w:lang w:val="en-GB"/>
                </w:rPr>
                <w:t>Column Name</w:t>
              </w:r>
            </w:ins>
          </w:p>
        </w:tc>
        <w:tc>
          <w:tcPr>
            <w:tcW w:w="1273" w:type="dxa"/>
            <w:shd w:val="clear" w:color="auto" w:fill="002060"/>
          </w:tcPr>
          <w:p w14:paraId="5EA555BF" w14:textId="77777777" w:rsidR="00D06D37" w:rsidRDefault="00D06D37">
            <w:pPr>
              <w:spacing w:line="360" w:lineRule="auto"/>
              <w:jc w:val="both"/>
              <w:cnfStyle w:val="100000000000" w:firstRow="1" w:lastRow="0" w:firstColumn="0" w:lastColumn="0" w:oddVBand="0" w:evenVBand="0" w:oddHBand="0" w:evenHBand="0" w:firstRowFirstColumn="0" w:firstRowLastColumn="0" w:lastRowFirstColumn="0" w:lastRowLastColumn="0"/>
              <w:rPr>
                <w:ins w:id="3746" w:author="Dylan Van Aswegen" w:date="2024-07-12T11:08:00Z" w16du:dateUtc="2024-07-12T09:08:00Z"/>
                <w:rFonts w:ascii="Arial" w:hAnsi="Arial" w:cs="Arial"/>
                <w:sz w:val="20"/>
                <w:szCs w:val="20"/>
                <w:lang w:val="en-GB"/>
              </w:rPr>
            </w:pPr>
            <w:ins w:id="3747" w:author="Dylan Van Aswegen" w:date="2024-07-12T11:08:00Z" w16du:dateUtc="2024-07-12T09:08:00Z">
              <w:r>
                <w:rPr>
                  <w:rFonts w:ascii="Arial" w:hAnsi="Arial" w:cs="Arial"/>
                  <w:sz w:val="20"/>
                  <w:szCs w:val="20"/>
                  <w:lang w:val="en-GB"/>
                </w:rPr>
                <w:t>Column Type</w:t>
              </w:r>
            </w:ins>
          </w:p>
        </w:tc>
        <w:tc>
          <w:tcPr>
            <w:tcW w:w="1694" w:type="dxa"/>
            <w:shd w:val="clear" w:color="auto" w:fill="002060"/>
          </w:tcPr>
          <w:p w14:paraId="07D76C36" w14:textId="77777777" w:rsidR="00D06D37" w:rsidRDefault="00D06D37">
            <w:pPr>
              <w:spacing w:line="360" w:lineRule="auto"/>
              <w:jc w:val="both"/>
              <w:cnfStyle w:val="100000000000" w:firstRow="1" w:lastRow="0" w:firstColumn="0" w:lastColumn="0" w:oddVBand="0" w:evenVBand="0" w:oddHBand="0" w:evenHBand="0" w:firstRowFirstColumn="0" w:firstRowLastColumn="0" w:lastRowFirstColumn="0" w:lastRowLastColumn="0"/>
              <w:rPr>
                <w:ins w:id="3748" w:author="Dylan Van Aswegen" w:date="2024-07-12T11:08:00Z" w16du:dateUtc="2024-07-12T09:08:00Z"/>
                <w:rFonts w:ascii="Arial" w:hAnsi="Arial" w:cs="Arial"/>
                <w:sz w:val="20"/>
                <w:szCs w:val="20"/>
                <w:lang w:val="en-GB"/>
              </w:rPr>
            </w:pPr>
            <w:ins w:id="3749" w:author="Dylan Van Aswegen" w:date="2024-07-12T11:08:00Z" w16du:dateUtc="2024-07-12T09:08:00Z">
              <w:r>
                <w:rPr>
                  <w:rFonts w:ascii="Arial" w:hAnsi="Arial" w:cs="Arial"/>
                  <w:sz w:val="20"/>
                  <w:szCs w:val="20"/>
                  <w:lang w:val="en-GB"/>
                </w:rPr>
                <w:t>Column Data Type</w:t>
              </w:r>
            </w:ins>
          </w:p>
        </w:tc>
        <w:tc>
          <w:tcPr>
            <w:tcW w:w="3804" w:type="dxa"/>
            <w:shd w:val="clear" w:color="auto" w:fill="002060"/>
          </w:tcPr>
          <w:p w14:paraId="6E5F15B4" w14:textId="77777777" w:rsidR="00D06D37" w:rsidRDefault="00D06D37">
            <w:pPr>
              <w:spacing w:line="360" w:lineRule="auto"/>
              <w:jc w:val="both"/>
              <w:cnfStyle w:val="100000000000" w:firstRow="1" w:lastRow="0" w:firstColumn="0" w:lastColumn="0" w:oddVBand="0" w:evenVBand="0" w:oddHBand="0" w:evenHBand="0" w:firstRowFirstColumn="0" w:firstRowLastColumn="0" w:lastRowFirstColumn="0" w:lastRowLastColumn="0"/>
              <w:rPr>
                <w:ins w:id="3750" w:author="Dylan Van Aswegen" w:date="2024-07-12T11:08:00Z" w16du:dateUtc="2024-07-12T09:08:00Z"/>
                <w:rFonts w:ascii="Arial" w:hAnsi="Arial" w:cs="Arial"/>
                <w:sz w:val="20"/>
                <w:szCs w:val="20"/>
                <w:lang w:val="en-GB"/>
              </w:rPr>
            </w:pPr>
            <w:ins w:id="3751" w:author="Dylan Van Aswegen" w:date="2024-07-12T11:08:00Z" w16du:dateUtc="2024-07-12T09:08:00Z">
              <w:r>
                <w:rPr>
                  <w:rFonts w:ascii="Arial" w:hAnsi="Arial" w:cs="Arial"/>
                  <w:sz w:val="20"/>
                  <w:szCs w:val="20"/>
                  <w:lang w:val="en-GB"/>
                </w:rPr>
                <w:t>Column Rules</w:t>
              </w:r>
            </w:ins>
          </w:p>
        </w:tc>
      </w:tr>
      <w:tr w:rsidR="00D06D37" w14:paraId="3FC56F14" w14:textId="77777777" w:rsidTr="005C5491">
        <w:trPr>
          <w:cnfStyle w:val="000000100000" w:firstRow="0" w:lastRow="0" w:firstColumn="0" w:lastColumn="0" w:oddVBand="0" w:evenVBand="0" w:oddHBand="1" w:evenHBand="0" w:firstRowFirstColumn="0" w:firstRowLastColumn="0" w:lastRowFirstColumn="0" w:lastRowLastColumn="0"/>
          <w:ins w:id="3752" w:author="Dylan Van Aswegen" w:date="2024-07-12T11:08:00Z"/>
        </w:trPr>
        <w:tc>
          <w:tcPr>
            <w:cnfStyle w:val="001000000000" w:firstRow="0" w:lastRow="0" w:firstColumn="1" w:lastColumn="0" w:oddVBand="0" w:evenVBand="0" w:oddHBand="0" w:evenHBand="0" w:firstRowFirstColumn="0" w:firstRowLastColumn="0" w:lastRowFirstColumn="0" w:lastRowLastColumn="0"/>
            <w:tcW w:w="1451" w:type="dxa"/>
          </w:tcPr>
          <w:p w14:paraId="69387F78" w14:textId="77777777" w:rsidR="00D06D37" w:rsidRDefault="00D06D37">
            <w:pPr>
              <w:spacing w:line="360" w:lineRule="auto"/>
              <w:jc w:val="both"/>
              <w:rPr>
                <w:ins w:id="3753" w:author="Dylan Van Aswegen" w:date="2024-07-12T11:08:00Z" w16du:dateUtc="2024-07-12T09:08:00Z"/>
                <w:rFonts w:ascii="Arial" w:hAnsi="Arial" w:cs="Arial"/>
                <w:sz w:val="20"/>
                <w:szCs w:val="20"/>
                <w:lang w:val="en-GB"/>
              </w:rPr>
            </w:pPr>
            <w:ins w:id="3754" w:author="Dylan Van Aswegen" w:date="2024-07-12T11:08:00Z" w16du:dateUtc="2024-07-12T09:08:00Z">
              <w:r>
                <w:rPr>
                  <w:rFonts w:ascii="Arial" w:hAnsi="Arial" w:cs="Arial"/>
                  <w:sz w:val="20"/>
                  <w:szCs w:val="20"/>
                  <w:lang w:val="en-GB"/>
                </w:rPr>
                <w:t xml:space="preserve">Organisation </w:t>
              </w:r>
            </w:ins>
          </w:p>
        </w:tc>
        <w:tc>
          <w:tcPr>
            <w:tcW w:w="1273" w:type="dxa"/>
          </w:tcPr>
          <w:p w14:paraId="377F167B" w14:textId="77777777" w:rsidR="00D06D37" w:rsidRDefault="00D06D37">
            <w:pPr>
              <w:spacing w:line="360" w:lineRule="auto"/>
              <w:jc w:val="both"/>
              <w:cnfStyle w:val="000000100000" w:firstRow="0" w:lastRow="0" w:firstColumn="0" w:lastColumn="0" w:oddVBand="0" w:evenVBand="0" w:oddHBand="1" w:evenHBand="0" w:firstRowFirstColumn="0" w:firstRowLastColumn="0" w:lastRowFirstColumn="0" w:lastRowLastColumn="0"/>
              <w:rPr>
                <w:ins w:id="3755" w:author="Dylan Van Aswegen" w:date="2024-07-12T11:08:00Z" w16du:dateUtc="2024-07-12T09:08:00Z"/>
                <w:rFonts w:ascii="Arial" w:hAnsi="Arial" w:cs="Arial"/>
                <w:sz w:val="20"/>
                <w:szCs w:val="20"/>
                <w:lang w:val="en-GB"/>
              </w:rPr>
            </w:pPr>
            <w:ins w:id="3756" w:author="Dylan Van Aswegen" w:date="2024-07-12T11:08:00Z" w16du:dateUtc="2024-07-12T09:08:00Z">
              <w:r>
                <w:rPr>
                  <w:rFonts w:ascii="Arial" w:hAnsi="Arial" w:cs="Arial"/>
                  <w:sz w:val="20"/>
                  <w:szCs w:val="20"/>
                  <w:lang w:val="en-GB"/>
                </w:rPr>
                <w:t xml:space="preserve">Text Field </w:t>
              </w:r>
            </w:ins>
          </w:p>
        </w:tc>
        <w:tc>
          <w:tcPr>
            <w:tcW w:w="1694" w:type="dxa"/>
          </w:tcPr>
          <w:p w14:paraId="218E3823" w14:textId="77777777" w:rsidR="00D06D37" w:rsidRDefault="00D06D37">
            <w:pPr>
              <w:spacing w:line="360" w:lineRule="auto"/>
              <w:jc w:val="both"/>
              <w:cnfStyle w:val="000000100000" w:firstRow="0" w:lastRow="0" w:firstColumn="0" w:lastColumn="0" w:oddVBand="0" w:evenVBand="0" w:oddHBand="1" w:evenHBand="0" w:firstRowFirstColumn="0" w:firstRowLastColumn="0" w:lastRowFirstColumn="0" w:lastRowLastColumn="0"/>
              <w:rPr>
                <w:ins w:id="3757" w:author="Dylan Van Aswegen" w:date="2024-07-12T11:08:00Z" w16du:dateUtc="2024-07-12T09:08:00Z"/>
                <w:rFonts w:ascii="Arial" w:hAnsi="Arial" w:cs="Arial"/>
                <w:sz w:val="20"/>
                <w:szCs w:val="20"/>
                <w:lang w:val="en-GB"/>
              </w:rPr>
            </w:pPr>
            <w:ins w:id="3758" w:author="Dylan Van Aswegen" w:date="2024-07-12T11:08:00Z" w16du:dateUtc="2024-07-12T09:08:00Z">
              <w:r>
                <w:rPr>
                  <w:rFonts w:ascii="Arial" w:hAnsi="Arial" w:cs="Arial"/>
                  <w:sz w:val="20"/>
                  <w:szCs w:val="20"/>
                  <w:lang w:val="en-GB"/>
                </w:rPr>
                <w:t xml:space="preserve">String </w:t>
              </w:r>
            </w:ins>
          </w:p>
        </w:tc>
        <w:tc>
          <w:tcPr>
            <w:tcW w:w="3804" w:type="dxa"/>
          </w:tcPr>
          <w:p w14:paraId="680C6D2E" w14:textId="77777777" w:rsidR="00D06D37" w:rsidRDefault="00D06D37">
            <w:pPr>
              <w:spacing w:line="360" w:lineRule="auto"/>
              <w:jc w:val="both"/>
              <w:cnfStyle w:val="000000100000" w:firstRow="0" w:lastRow="0" w:firstColumn="0" w:lastColumn="0" w:oddVBand="0" w:evenVBand="0" w:oddHBand="1" w:evenHBand="0" w:firstRowFirstColumn="0" w:firstRowLastColumn="0" w:lastRowFirstColumn="0" w:lastRowLastColumn="0"/>
              <w:rPr>
                <w:ins w:id="3759" w:author="Dylan Van Aswegen" w:date="2024-07-12T11:08:00Z" w16du:dateUtc="2024-07-12T09:08:00Z"/>
                <w:rFonts w:ascii="Arial" w:hAnsi="Arial" w:cs="Arial"/>
                <w:sz w:val="20"/>
                <w:szCs w:val="20"/>
                <w:lang w:val="en-GB"/>
              </w:rPr>
            </w:pPr>
            <w:ins w:id="3760" w:author="Dylan Van Aswegen" w:date="2024-07-12T11:08:00Z" w16du:dateUtc="2024-07-12T09:08:00Z">
              <w:r>
                <w:rPr>
                  <w:rFonts w:ascii="Arial" w:hAnsi="Arial" w:cs="Arial"/>
                  <w:sz w:val="20"/>
                  <w:szCs w:val="20"/>
                  <w:lang w:val="en-GB"/>
                </w:rPr>
                <w:t xml:space="preserve">This column will contain the name of the organisation.   </w:t>
              </w:r>
            </w:ins>
          </w:p>
        </w:tc>
      </w:tr>
      <w:tr w:rsidR="00D06D37" w14:paraId="718AF495" w14:textId="77777777" w:rsidTr="005C5491">
        <w:trPr>
          <w:ins w:id="3761" w:author="Dylan Van Aswegen" w:date="2024-07-12T11:09:00Z"/>
        </w:trPr>
        <w:tc>
          <w:tcPr>
            <w:cnfStyle w:val="001000000000" w:firstRow="0" w:lastRow="0" w:firstColumn="1" w:lastColumn="0" w:oddVBand="0" w:evenVBand="0" w:oddHBand="0" w:evenHBand="0" w:firstRowFirstColumn="0" w:firstRowLastColumn="0" w:lastRowFirstColumn="0" w:lastRowLastColumn="0"/>
            <w:tcW w:w="1451" w:type="dxa"/>
          </w:tcPr>
          <w:p w14:paraId="50B1DC6D" w14:textId="77EC38DC" w:rsidR="00D06D37" w:rsidRDefault="00D06D37" w:rsidP="00D06D37">
            <w:pPr>
              <w:spacing w:line="360" w:lineRule="auto"/>
              <w:jc w:val="both"/>
              <w:rPr>
                <w:ins w:id="3762" w:author="Dylan Van Aswegen" w:date="2024-07-12T11:09:00Z" w16du:dateUtc="2024-07-12T09:09:00Z"/>
                <w:rFonts w:ascii="Arial" w:hAnsi="Arial" w:cs="Arial"/>
                <w:sz w:val="20"/>
                <w:szCs w:val="20"/>
                <w:lang w:val="en-GB"/>
              </w:rPr>
            </w:pPr>
            <w:ins w:id="3763" w:author="Dylan Van Aswegen" w:date="2024-07-12T11:09:00Z" w16du:dateUtc="2024-07-12T09:09:00Z">
              <w:r>
                <w:rPr>
                  <w:rFonts w:ascii="Arial" w:hAnsi="Arial" w:cs="Arial"/>
                  <w:sz w:val="20"/>
                  <w:szCs w:val="20"/>
                  <w:lang w:val="en-GB"/>
                </w:rPr>
                <w:t xml:space="preserve">Date Left </w:t>
              </w:r>
            </w:ins>
          </w:p>
        </w:tc>
        <w:tc>
          <w:tcPr>
            <w:tcW w:w="1273" w:type="dxa"/>
          </w:tcPr>
          <w:p w14:paraId="52621B5C" w14:textId="5DF8481F" w:rsidR="00D06D37" w:rsidRDefault="00D06D37" w:rsidP="00D06D37">
            <w:pPr>
              <w:spacing w:line="360" w:lineRule="auto"/>
              <w:jc w:val="both"/>
              <w:cnfStyle w:val="000000000000" w:firstRow="0" w:lastRow="0" w:firstColumn="0" w:lastColumn="0" w:oddVBand="0" w:evenVBand="0" w:oddHBand="0" w:evenHBand="0" w:firstRowFirstColumn="0" w:firstRowLastColumn="0" w:lastRowFirstColumn="0" w:lastRowLastColumn="0"/>
              <w:rPr>
                <w:ins w:id="3764" w:author="Dylan Van Aswegen" w:date="2024-07-12T11:09:00Z" w16du:dateUtc="2024-07-12T09:09:00Z"/>
                <w:rFonts w:ascii="Arial" w:hAnsi="Arial" w:cs="Arial"/>
                <w:sz w:val="20"/>
                <w:szCs w:val="20"/>
                <w:lang w:val="en-GB"/>
              </w:rPr>
            </w:pPr>
            <w:ins w:id="3765" w:author="Dylan Van Aswegen" w:date="2024-07-12T11:09:00Z" w16du:dateUtc="2024-07-12T09:09:00Z">
              <w:r>
                <w:rPr>
                  <w:rFonts w:ascii="Arial" w:hAnsi="Arial" w:cs="Arial"/>
                  <w:sz w:val="20"/>
                  <w:szCs w:val="20"/>
                  <w:lang w:val="en-GB"/>
                </w:rPr>
                <w:t xml:space="preserve">Text Field </w:t>
              </w:r>
            </w:ins>
          </w:p>
        </w:tc>
        <w:tc>
          <w:tcPr>
            <w:tcW w:w="1694" w:type="dxa"/>
          </w:tcPr>
          <w:p w14:paraId="18C0897E" w14:textId="18F3C0E1" w:rsidR="00D06D37" w:rsidRDefault="00D06D37" w:rsidP="00D06D37">
            <w:pPr>
              <w:spacing w:line="360" w:lineRule="auto"/>
              <w:jc w:val="both"/>
              <w:cnfStyle w:val="000000000000" w:firstRow="0" w:lastRow="0" w:firstColumn="0" w:lastColumn="0" w:oddVBand="0" w:evenVBand="0" w:oddHBand="0" w:evenHBand="0" w:firstRowFirstColumn="0" w:firstRowLastColumn="0" w:lastRowFirstColumn="0" w:lastRowLastColumn="0"/>
              <w:rPr>
                <w:ins w:id="3766" w:author="Dylan Van Aswegen" w:date="2024-07-12T11:09:00Z" w16du:dateUtc="2024-07-12T09:09:00Z"/>
                <w:rFonts w:ascii="Arial" w:hAnsi="Arial" w:cs="Arial"/>
                <w:sz w:val="20"/>
                <w:szCs w:val="20"/>
                <w:lang w:val="en-GB"/>
              </w:rPr>
            </w:pPr>
            <w:ins w:id="3767" w:author="Dylan Van Aswegen" w:date="2024-07-12T11:09:00Z" w16du:dateUtc="2024-07-12T09:09:00Z">
              <w:r>
                <w:rPr>
                  <w:rFonts w:ascii="Arial" w:hAnsi="Arial" w:cs="Arial"/>
                  <w:sz w:val="20"/>
                  <w:szCs w:val="20"/>
                  <w:lang w:val="en-GB"/>
                </w:rPr>
                <w:t xml:space="preserve">String </w:t>
              </w:r>
            </w:ins>
          </w:p>
        </w:tc>
        <w:tc>
          <w:tcPr>
            <w:tcW w:w="3804" w:type="dxa"/>
          </w:tcPr>
          <w:p w14:paraId="2D675DEC" w14:textId="67B014AF" w:rsidR="00D06D37" w:rsidRDefault="00D06D37" w:rsidP="00D06D37">
            <w:pPr>
              <w:spacing w:line="360" w:lineRule="auto"/>
              <w:jc w:val="both"/>
              <w:cnfStyle w:val="000000000000" w:firstRow="0" w:lastRow="0" w:firstColumn="0" w:lastColumn="0" w:oddVBand="0" w:evenVBand="0" w:oddHBand="0" w:evenHBand="0" w:firstRowFirstColumn="0" w:firstRowLastColumn="0" w:lastRowFirstColumn="0" w:lastRowLastColumn="0"/>
              <w:rPr>
                <w:ins w:id="3768" w:author="Dylan Van Aswegen" w:date="2024-07-12T11:09:00Z" w16du:dateUtc="2024-07-12T09:09:00Z"/>
                <w:rFonts w:ascii="Arial" w:hAnsi="Arial" w:cs="Arial"/>
                <w:sz w:val="20"/>
                <w:szCs w:val="20"/>
                <w:lang w:val="en-GB"/>
              </w:rPr>
            </w:pPr>
            <w:ins w:id="3769" w:author="Dylan Van Aswegen" w:date="2024-07-12T11:09:00Z" w16du:dateUtc="2024-07-12T09:09:00Z">
              <w:r>
                <w:rPr>
                  <w:rFonts w:ascii="Arial" w:hAnsi="Arial" w:cs="Arial"/>
                  <w:sz w:val="20"/>
                  <w:szCs w:val="20"/>
                  <w:lang w:val="en-GB"/>
                </w:rPr>
                <w:t xml:space="preserve">This will contain the date that the user left the organisation. </w:t>
              </w:r>
            </w:ins>
          </w:p>
        </w:tc>
      </w:tr>
      <w:tr w:rsidR="00D06D37" w14:paraId="31669C92" w14:textId="77777777" w:rsidTr="005C5491">
        <w:trPr>
          <w:cnfStyle w:val="000000100000" w:firstRow="0" w:lastRow="0" w:firstColumn="0" w:lastColumn="0" w:oddVBand="0" w:evenVBand="0" w:oddHBand="1" w:evenHBand="0" w:firstRowFirstColumn="0" w:firstRowLastColumn="0" w:lastRowFirstColumn="0" w:lastRowLastColumn="0"/>
          <w:ins w:id="3770" w:author="Dylan Van Aswegen" w:date="2024-07-12T11:09:00Z"/>
        </w:trPr>
        <w:tc>
          <w:tcPr>
            <w:cnfStyle w:val="001000000000" w:firstRow="0" w:lastRow="0" w:firstColumn="1" w:lastColumn="0" w:oddVBand="0" w:evenVBand="0" w:oddHBand="0" w:evenHBand="0" w:firstRowFirstColumn="0" w:firstRowLastColumn="0" w:lastRowFirstColumn="0" w:lastRowLastColumn="0"/>
            <w:tcW w:w="1451" w:type="dxa"/>
          </w:tcPr>
          <w:p w14:paraId="4CF1F249" w14:textId="24608311" w:rsidR="00D06D37" w:rsidRDefault="00D06D37" w:rsidP="00D06D37">
            <w:pPr>
              <w:spacing w:line="360" w:lineRule="auto"/>
              <w:jc w:val="both"/>
              <w:rPr>
                <w:ins w:id="3771" w:author="Dylan Van Aswegen" w:date="2024-07-12T11:09:00Z" w16du:dateUtc="2024-07-12T09:09:00Z"/>
                <w:rFonts w:ascii="Arial" w:hAnsi="Arial" w:cs="Arial"/>
                <w:sz w:val="20"/>
                <w:szCs w:val="20"/>
                <w:lang w:val="en-GB"/>
              </w:rPr>
            </w:pPr>
            <w:ins w:id="3772" w:author="Dylan Van Aswegen" w:date="2024-07-12T11:09:00Z" w16du:dateUtc="2024-07-12T09:09:00Z">
              <w:r>
                <w:rPr>
                  <w:rFonts w:ascii="Arial" w:hAnsi="Arial" w:cs="Arial"/>
                  <w:sz w:val="20"/>
                  <w:szCs w:val="20"/>
                  <w:lang w:val="en-GB"/>
                </w:rPr>
                <w:t>Actions</w:t>
              </w:r>
            </w:ins>
          </w:p>
        </w:tc>
        <w:tc>
          <w:tcPr>
            <w:tcW w:w="1273" w:type="dxa"/>
          </w:tcPr>
          <w:p w14:paraId="78E8BE65" w14:textId="761961EC" w:rsidR="00D06D37" w:rsidRDefault="00D06D37" w:rsidP="00D06D37">
            <w:pPr>
              <w:spacing w:line="360" w:lineRule="auto"/>
              <w:jc w:val="both"/>
              <w:cnfStyle w:val="000000100000" w:firstRow="0" w:lastRow="0" w:firstColumn="0" w:lastColumn="0" w:oddVBand="0" w:evenVBand="0" w:oddHBand="1" w:evenHBand="0" w:firstRowFirstColumn="0" w:firstRowLastColumn="0" w:lastRowFirstColumn="0" w:lastRowLastColumn="0"/>
              <w:rPr>
                <w:ins w:id="3773" w:author="Dylan Van Aswegen" w:date="2024-07-12T11:09:00Z" w16du:dateUtc="2024-07-12T09:09:00Z"/>
                <w:rFonts w:ascii="Arial" w:hAnsi="Arial" w:cs="Arial"/>
                <w:sz w:val="20"/>
                <w:szCs w:val="20"/>
                <w:lang w:val="en-GB"/>
              </w:rPr>
            </w:pPr>
            <w:ins w:id="3774" w:author="Dylan Van Aswegen" w:date="2024-07-12T11:10:00Z" w16du:dateUtc="2024-07-12T09:10:00Z">
              <w:r>
                <w:rPr>
                  <w:rFonts w:ascii="Arial" w:hAnsi="Arial" w:cs="Arial"/>
                  <w:sz w:val="20"/>
                  <w:szCs w:val="20"/>
                  <w:lang w:val="en-GB"/>
                </w:rPr>
                <w:t>Buttons</w:t>
              </w:r>
            </w:ins>
          </w:p>
        </w:tc>
        <w:tc>
          <w:tcPr>
            <w:tcW w:w="1694" w:type="dxa"/>
          </w:tcPr>
          <w:p w14:paraId="13DD2DC4" w14:textId="77777777" w:rsidR="00D06D37" w:rsidRDefault="00D06D37" w:rsidP="00D06D37">
            <w:pPr>
              <w:spacing w:line="360" w:lineRule="auto"/>
              <w:jc w:val="both"/>
              <w:cnfStyle w:val="000000100000" w:firstRow="0" w:lastRow="0" w:firstColumn="0" w:lastColumn="0" w:oddVBand="0" w:evenVBand="0" w:oddHBand="1" w:evenHBand="0" w:firstRowFirstColumn="0" w:firstRowLastColumn="0" w:lastRowFirstColumn="0" w:lastRowLastColumn="0"/>
              <w:rPr>
                <w:ins w:id="3775" w:author="Dylan Van Aswegen" w:date="2024-07-12T11:09:00Z" w16du:dateUtc="2024-07-12T09:09:00Z"/>
                <w:rFonts w:ascii="Arial" w:hAnsi="Arial" w:cs="Arial"/>
                <w:sz w:val="20"/>
                <w:szCs w:val="20"/>
                <w:lang w:val="en-GB"/>
              </w:rPr>
            </w:pPr>
          </w:p>
        </w:tc>
        <w:tc>
          <w:tcPr>
            <w:tcW w:w="3804" w:type="dxa"/>
          </w:tcPr>
          <w:p w14:paraId="27318275" w14:textId="7538C6A7" w:rsidR="00D06D37" w:rsidRDefault="00D06D37" w:rsidP="00D06D37">
            <w:pPr>
              <w:spacing w:line="360" w:lineRule="auto"/>
              <w:jc w:val="both"/>
              <w:cnfStyle w:val="000000100000" w:firstRow="0" w:lastRow="0" w:firstColumn="0" w:lastColumn="0" w:oddVBand="0" w:evenVBand="0" w:oddHBand="1" w:evenHBand="0" w:firstRowFirstColumn="0" w:firstRowLastColumn="0" w:lastRowFirstColumn="0" w:lastRowLastColumn="0"/>
              <w:rPr>
                <w:ins w:id="3776" w:author="Dylan Van Aswegen" w:date="2024-07-12T11:09:00Z" w16du:dateUtc="2024-07-12T09:09:00Z"/>
                <w:rFonts w:ascii="Arial" w:hAnsi="Arial" w:cs="Arial"/>
                <w:sz w:val="20"/>
                <w:szCs w:val="20"/>
                <w:lang w:val="en-GB"/>
              </w:rPr>
            </w:pPr>
            <w:ins w:id="3777" w:author="Dylan Van Aswegen" w:date="2024-07-12T11:10:00Z" w16du:dateUtc="2024-07-12T09:10:00Z">
              <w:r>
                <w:rPr>
                  <w:rFonts w:ascii="Arial" w:hAnsi="Arial" w:cs="Arial"/>
                  <w:sz w:val="20"/>
                  <w:szCs w:val="20"/>
                  <w:lang w:val="en-GB"/>
                </w:rPr>
                <w:t>This column will contain buttons to allow the user to rejoin the organisation or request that their information be removed.</w:t>
              </w:r>
            </w:ins>
          </w:p>
        </w:tc>
      </w:tr>
    </w:tbl>
    <w:p w14:paraId="4C22A5DC" w14:textId="77777777" w:rsidR="002B4305" w:rsidRDefault="002B4305">
      <w:pPr>
        <w:rPr>
          <w:ins w:id="3778" w:author="Dylan Van Aswegen" w:date="2024-07-15T10:22:00Z" w16du:dateUtc="2024-07-15T08:22:00Z"/>
        </w:rPr>
      </w:pPr>
    </w:p>
    <w:p w14:paraId="38DC7E2D" w14:textId="77777777" w:rsidR="00473F24" w:rsidRDefault="00473F24" w:rsidP="00473F24">
      <w:pPr>
        <w:pStyle w:val="Heading4"/>
        <w:rPr>
          <w:ins w:id="3779" w:author="Dylan Van Aswegen" w:date="2024-07-15T10:22:00Z" w16du:dateUtc="2024-07-15T08:22:00Z"/>
          <w:i w:val="0"/>
          <w:iCs w:val="0"/>
          <w:sz w:val="32"/>
          <w:szCs w:val="32"/>
        </w:rPr>
      </w:pPr>
      <w:ins w:id="3780" w:author="Dylan Van Aswegen" w:date="2024-07-15T10:22:00Z" w16du:dateUtc="2024-07-15T08:22:00Z">
        <w:r w:rsidRPr="007B49E3">
          <w:rPr>
            <w:i w:val="0"/>
            <w:iCs w:val="0"/>
            <w:sz w:val="32"/>
            <w:szCs w:val="32"/>
          </w:rPr>
          <w:t>OTP Screen</w:t>
        </w:r>
      </w:ins>
    </w:p>
    <w:p w14:paraId="7DE14D06" w14:textId="77777777" w:rsidR="00473F24" w:rsidRDefault="00473F24" w:rsidP="00473F24">
      <w:pPr>
        <w:rPr>
          <w:ins w:id="3781" w:author="Dylan Van Aswegen" w:date="2024-07-15T10:22:00Z" w16du:dateUtc="2024-07-15T08:22:00Z"/>
        </w:rPr>
      </w:pPr>
      <w:ins w:id="3782" w:author="Dylan Van Aswegen" w:date="2024-07-15T10:22:00Z" w16du:dateUtc="2024-07-15T08:22:00Z">
        <w:r>
          <w:t>Where the user is an organization admin or is a member of an organization that has configured for two factor authentication, they will be directed to a screen where they will be able to enter their pin from the google authenticator app. The page will consist of the following fields:</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473F24" w14:paraId="24E40A9A" w14:textId="77777777" w:rsidTr="005C5491">
        <w:trPr>
          <w:cnfStyle w:val="100000000000" w:firstRow="1" w:lastRow="0" w:firstColumn="0" w:lastColumn="0" w:oddVBand="0" w:evenVBand="0" w:oddHBand="0" w:evenHBand="0" w:firstRowFirstColumn="0" w:firstRowLastColumn="0" w:lastRowFirstColumn="0" w:lastRowLastColumn="0"/>
          <w:tblHeader/>
          <w:ins w:id="3783" w:author="Dylan Van Aswegen" w:date="2024-07-15T10:22: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4754E6BA" w14:textId="77777777" w:rsidR="00473F24" w:rsidRDefault="00473F24">
            <w:pPr>
              <w:spacing w:line="360" w:lineRule="auto"/>
              <w:jc w:val="both"/>
              <w:rPr>
                <w:ins w:id="3784" w:author="Dylan Van Aswegen" w:date="2024-07-15T10:22:00Z" w16du:dateUtc="2024-07-15T08:22:00Z"/>
                <w:rFonts w:ascii="Arial" w:hAnsi="Arial" w:cs="Arial"/>
                <w:sz w:val="20"/>
                <w:szCs w:val="20"/>
                <w:lang w:val="en-GB"/>
              </w:rPr>
            </w:pPr>
            <w:ins w:id="3785" w:author="Dylan Van Aswegen" w:date="2024-07-15T10:22:00Z" w16du:dateUtc="2024-07-15T08:22:00Z">
              <w:r>
                <w:rPr>
                  <w:rFonts w:ascii="Arial" w:hAnsi="Arial" w:cs="Arial"/>
                  <w:sz w:val="20"/>
                  <w:szCs w:val="20"/>
                  <w:lang w:val="en-GB"/>
                </w:rPr>
                <w:t xml:space="preserve">Field Number </w:t>
              </w:r>
            </w:ins>
          </w:p>
        </w:tc>
        <w:tc>
          <w:tcPr>
            <w:tcW w:w="1417" w:type="dxa"/>
            <w:shd w:val="clear" w:color="auto" w:fill="002060"/>
          </w:tcPr>
          <w:p w14:paraId="1F2437AD" w14:textId="77777777" w:rsidR="00473F24" w:rsidRDefault="00473F24">
            <w:pPr>
              <w:spacing w:line="360" w:lineRule="auto"/>
              <w:jc w:val="both"/>
              <w:cnfStyle w:val="100000000000" w:firstRow="1" w:lastRow="0" w:firstColumn="0" w:lastColumn="0" w:oddVBand="0" w:evenVBand="0" w:oddHBand="0" w:evenHBand="0" w:firstRowFirstColumn="0" w:firstRowLastColumn="0" w:lastRowFirstColumn="0" w:lastRowLastColumn="0"/>
              <w:rPr>
                <w:ins w:id="3786" w:author="Dylan Van Aswegen" w:date="2024-07-15T10:22:00Z" w16du:dateUtc="2024-07-15T08:22:00Z"/>
                <w:rFonts w:ascii="Arial" w:hAnsi="Arial" w:cs="Arial"/>
                <w:sz w:val="20"/>
                <w:szCs w:val="20"/>
                <w:lang w:val="en-GB"/>
              </w:rPr>
            </w:pPr>
            <w:ins w:id="3787" w:author="Dylan Van Aswegen" w:date="2024-07-15T10:22:00Z" w16du:dateUtc="2024-07-15T08:22:00Z">
              <w:r>
                <w:rPr>
                  <w:rFonts w:ascii="Arial" w:hAnsi="Arial" w:cs="Arial"/>
                  <w:sz w:val="20"/>
                  <w:szCs w:val="20"/>
                  <w:lang w:val="en-GB"/>
                </w:rPr>
                <w:t>Field Name</w:t>
              </w:r>
            </w:ins>
          </w:p>
        </w:tc>
        <w:tc>
          <w:tcPr>
            <w:tcW w:w="1276" w:type="dxa"/>
            <w:shd w:val="clear" w:color="auto" w:fill="002060"/>
          </w:tcPr>
          <w:p w14:paraId="4B78B3F9" w14:textId="77777777" w:rsidR="00473F24" w:rsidRDefault="00473F24">
            <w:pPr>
              <w:spacing w:line="360" w:lineRule="auto"/>
              <w:jc w:val="both"/>
              <w:cnfStyle w:val="100000000000" w:firstRow="1" w:lastRow="0" w:firstColumn="0" w:lastColumn="0" w:oddVBand="0" w:evenVBand="0" w:oddHBand="0" w:evenHBand="0" w:firstRowFirstColumn="0" w:firstRowLastColumn="0" w:lastRowFirstColumn="0" w:lastRowLastColumn="0"/>
              <w:rPr>
                <w:ins w:id="3788" w:author="Dylan Van Aswegen" w:date="2024-07-15T10:22:00Z" w16du:dateUtc="2024-07-15T08:22:00Z"/>
                <w:rFonts w:ascii="Arial" w:hAnsi="Arial" w:cs="Arial"/>
                <w:sz w:val="20"/>
                <w:szCs w:val="20"/>
                <w:lang w:val="en-GB"/>
              </w:rPr>
            </w:pPr>
            <w:ins w:id="3789" w:author="Dylan Van Aswegen" w:date="2024-07-15T10:22:00Z" w16du:dateUtc="2024-07-15T08:22:00Z">
              <w:r>
                <w:rPr>
                  <w:rFonts w:ascii="Arial" w:hAnsi="Arial" w:cs="Arial"/>
                  <w:sz w:val="20"/>
                  <w:szCs w:val="20"/>
                  <w:lang w:val="en-GB"/>
                </w:rPr>
                <w:t>Field Type</w:t>
              </w:r>
            </w:ins>
          </w:p>
        </w:tc>
        <w:tc>
          <w:tcPr>
            <w:tcW w:w="1701" w:type="dxa"/>
            <w:shd w:val="clear" w:color="auto" w:fill="002060"/>
          </w:tcPr>
          <w:p w14:paraId="709D4646" w14:textId="77777777" w:rsidR="00473F24" w:rsidRDefault="00473F24">
            <w:pPr>
              <w:spacing w:line="360" w:lineRule="auto"/>
              <w:jc w:val="both"/>
              <w:cnfStyle w:val="100000000000" w:firstRow="1" w:lastRow="0" w:firstColumn="0" w:lastColumn="0" w:oddVBand="0" w:evenVBand="0" w:oddHBand="0" w:evenHBand="0" w:firstRowFirstColumn="0" w:firstRowLastColumn="0" w:lastRowFirstColumn="0" w:lastRowLastColumn="0"/>
              <w:rPr>
                <w:ins w:id="3790" w:author="Dylan Van Aswegen" w:date="2024-07-15T10:22:00Z" w16du:dateUtc="2024-07-15T08:22:00Z"/>
                <w:rFonts w:ascii="Arial" w:hAnsi="Arial" w:cs="Arial"/>
                <w:sz w:val="20"/>
                <w:szCs w:val="20"/>
                <w:lang w:val="en-GB"/>
              </w:rPr>
            </w:pPr>
            <w:ins w:id="3791" w:author="Dylan Van Aswegen" w:date="2024-07-15T10:22:00Z" w16du:dateUtc="2024-07-15T08:22:00Z">
              <w:r>
                <w:rPr>
                  <w:rFonts w:ascii="Arial" w:hAnsi="Arial" w:cs="Arial"/>
                  <w:sz w:val="20"/>
                  <w:szCs w:val="20"/>
                  <w:lang w:val="en-GB"/>
                </w:rPr>
                <w:t>Field Data Type</w:t>
              </w:r>
            </w:ins>
          </w:p>
        </w:tc>
        <w:tc>
          <w:tcPr>
            <w:tcW w:w="1417" w:type="dxa"/>
            <w:shd w:val="clear" w:color="auto" w:fill="002060"/>
          </w:tcPr>
          <w:p w14:paraId="5C9DDE12" w14:textId="77777777" w:rsidR="00473F24" w:rsidRDefault="00473F24">
            <w:pPr>
              <w:spacing w:line="360" w:lineRule="auto"/>
              <w:jc w:val="both"/>
              <w:cnfStyle w:val="100000000000" w:firstRow="1" w:lastRow="0" w:firstColumn="0" w:lastColumn="0" w:oddVBand="0" w:evenVBand="0" w:oddHBand="0" w:evenHBand="0" w:firstRowFirstColumn="0" w:firstRowLastColumn="0" w:lastRowFirstColumn="0" w:lastRowLastColumn="0"/>
              <w:rPr>
                <w:ins w:id="3792" w:author="Dylan Van Aswegen" w:date="2024-07-15T10:22:00Z" w16du:dateUtc="2024-07-15T08:22:00Z"/>
                <w:rFonts w:ascii="Arial" w:hAnsi="Arial" w:cs="Arial"/>
                <w:sz w:val="20"/>
                <w:szCs w:val="20"/>
                <w:lang w:val="en-GB"/>
              </w:rPr>
            </w:pPr>
            <w:ins w:id="3793" w:author="Dylan Van Aswegen" w:date="2024-07-15T10:22:00Z" w16du:dateUtc="2024-07-15T08:22:00Z">
              <w:r>
                <w:rPr>
                  <w:rFonts w:ascii="Arial" w:hAnsi="Arial" w:cs="Arial"/>
                  <w:sz w:val="20"/>
                  <w:szCs w:val="20"/>
                  <w:lang w:val="en-GB"/>
                </w:rPr>
                <w:t>Required?</w:t>
              </w:r>
            </w:ins>
          </w:p>
        </w:tc>
        <w:tc>
          <w:tcPr>
            <w:tcW w:w="3828" w:type="dxa"/>
            <w:shd w:val="clear" w:color="auto" w:fill="002060"/>
          </w:tcPr>
          <w:p w14:paraId="2F5D2F15" w14:textId="77777777" w:rsidR="00473F24" w:rsidRDefault="00473F24">
            <w:pPr>
              <w:spacing w:line="360" w:lineRule="auto"/>
              <w:jc w:val="both"/>
              <w:cnfStyle w:val="100000000000" w:firstRow="1" w:lastRow="0" w:firstColumn="0" w:lastColumn="0" w:oddVBand="0" w:evenVBand="0" w:oddHBand="0" w:evenHBand="0" w:firstRowFirstColumn="0" w:firstRowLastColumn="0" w:lastRowFirstColumn="0" w:lastRowLastColumn="0"/>
              <w:rPr>
                <w:ins w:id="3794" w:author="Dylan Van Aswegen" w:date="2024-07-15T10:22:00Z" w16du:dateUtc="2024-07-15T08:22:00Z"/>
                <w:rFonts w:ascii="Arial" w:hAnsi="Arial" w:cs="Arial"/>
                <w:sz w:val="20"/>
                <w:szCs w:val="20"/>
                <w:lang w:val="en-GB"/>
              </w:rPr>
            </w:pPr>
            <w:ins w:id="3795" w:author="Dylan Van Aswegen" w:date="2024-07-15T10:22:00Z" w16du:dateUtc="2024-07-15T08:22:00Z">
              <w:r>
                <w:rPr>
                  <w:rFonts w:ascii="Arial" w:hAnsi="Arial" w:cs="Arial"/>
                  <w:sz w:val="20"/>
                  <w:szCs w:val="20"/>
                  <w:lang w:val="en-GB"/>
                </w:rPr>
                <w:t>Field Rules</w:t>
              </w:r>
            </w:ins>
          </w:p>
        </w:tc>
      </w:tr>
      <w:tr w:rsidR="00473F24" w14:paraId="6CEACC52" w14:textId="77777777" w:rsidTr="005C5491">
        <w:trPr>
          <w:cnfStyle w:val="000000100000" w:firstRow="0" w:lastRow="0" w:firstColumn="0" w:lastColumn="0" w:oddVBand="0" w:evenVBand="0" w:oddHBand="1" w:evenHBand="0" w:firstRowFirstColumn="0" w:firstRowLastColumn="0" w:lastRowFirstColumn="0" w:lastRowLastColumn="0"/>
          <w:trHeight w:val="192"/>
          <w:ins w:id="3796" w:author="Dylan Van Aswegen" w:date="2024-07-15T10:22:00Z"/>
        </w:trPr>
        <w:tc>
          <w:tcPr>
            <w:cnfStyle w:val="001000000000" w:firstRow="0" w:lastRow="0" w:firstColumn="1" w:lastColumn="0" w:oddVBand="0" w:evenVBand="0" w:oddHBand="0" w:evenHBand="0" w:firstRowFirstColumn="0" w:firstRowLastColumn="0" w:lastRowFirstColumn="0" w:lastRowLastColumn="0"/>
            <w:tcW w:w="1135" w:type="dxa"/>
          </w:tcPr>
          <w:p w14:paraId="5B7784D8" w14:textId="77777777" w:rsidR="00473F24" w:rsidRDefault="00473F24">
            <w:pPr>
              <w:spacing w:line="360" w:lineRule="auto"/>
              <w:jc w:val="both"/>
              <w:rPr>
                <w:ins w:id="3797" w:author="Dylan Van Aswegen" w:date="2024-07-15T10:22:00Z" w16du:dateUtc="2024-07-15T08:22:00Z"/>
                <w:rFonts w:ascii="Arial" w:hAnsi="Arial" w:cs="Arial"/>
                <w:sz w:val="20"/>
                <w:szCs w:val="20"/>
                <w:lang w:val="en-GB"/>
              </w:rPr>
            </w:pPr>
          </w:p>
        </w:tc>
        <w:tc>
          <w:tcPr>
            <w:tcW w:w="1417" w:type="dxa"/>
          </w:tcPr>
          <w:p w14:paraId="13303693" w14:textId="77777777" w:rsidR="00473F24" w:rsidRDefault="00473F24">
            <w:pPr>
              <w:spacing w:line="360" w:lineRule="auto"/>
              <w:jc w:val="both"/>
              <w:cnfStyle w:val="000000100000" w:firstRow="0" w:lastRow="0" w:firstColumn="0" w:lastColumn="0" w:oddVBand="0" w:evenVBand="0" w:oddHBand="1" w:evenHBand="0" w:firstRowFirstColumn="0" w:firstRowLastColumn="0" w:lastRowFirstColumn="0" w:lastRowLastColumn="0"/>
              <w:rPr>
                <w:ins w:id="3798" w:author="Dylan Van Aswegen" w:date="2024-07-15T10:22:00Z" w16du:dateUtc="2024-07-15T08:22:00Z"/>
                <w:rFonts w:ascii="Arial" w:hAnsi="Arial" w:cs="Arial"/>
                <w:sz w:val="20"/>
                <w:szCs w:val="20"/>
                <w:lang w:val="en-GB"/>
              </w:rPr>
            </w:pPr>
            <w:ins w:id="3799" w:author="Dylan Van Aswegen" w:date="2024-07-15T10:22:00Z" w16du:dateUtc="2024-07-15T08:22:00Z">
              <w:r>
                <w:rPr>
                  <w:rFonts w:ascii="Arial" w:hAnsi="Arial" w:cs="Arial"/>
                  <w:sz w:val="20"/>
                  <w:szCs w:val="20"/>
                  <w:lang w:val="en-GB"/>
                </w:rPr>
                <w:t>Pin</w:t>
              </w:r>
            </w:ins>
          </w:p>
        </w:tc>
        <w:tc>
          <w:tcPr>
            <w:tcW w:w="1276" w:type="dxa"/>
          </w:tcPr>
          <w:p w14:paraId="3BAA72A7" w14:textId="77777777" w:rsidR="00473F24" w:rsidRDefault="00473F24">
            <w:pPr>
              <w:spacing w:line="360" w:lineRule="auto"/>
              <w:jc w:val="both"/>
              <w:cnfStyle w:val="000000100000" w:firstRow="0" w:lastRow="0" w:firstColumn="0" w:lastColumn="0" w:oddVBand="0" w:evenVBand="0" w:oddHBand="1" w:evenHBand="0" w:firstRowFirstColumn="0" w:firstRowLastColumn="0" w:lastRowFirstColumn="0" w:lastRowLastColumn="0"/>
              <w:rPr>
                <w:ins w:id="3800" w:author="Dylan Van Aswegen" w:date="2024-07-15T10:22:00Z" w16du:dateUtc="2024-07-15T08:22:00Z"/>
                <w:rFonts w:ascii="Arial" w:hAnsi="Arial" w:cs="Arial"/>
                <w:sz w:val="20"/>
                <w:szCs w:val="20"/>
                <w:lang w:val="en-GB"/>
              </w:rPr>
            </w:pPr>
            <w:ins w:id="3801" w:author="Dylan Van Aswegen" w:date="2024-07-15T10:22:00Z" w16du:dateUtc="2024-07-15T08:22:00Z">
              <w:r>
                <w:rPr>
                  <w:rFonts w:ascii="Arial" w:hAnsi="Arial" w:cs="Arial"/>
                  <w:sz w:val="20"/>
                  <w:szCs w:val="20"/>
                  <w:lang w:val="en-GB"/>
                </w:rPr>
                <w:t xml:space="preserve">Text Field </w:t>
              </w:r>
            </w:ins>
          </w:p>
        </w:tc>
        <w:tc>
          <w:tcPr>
            <w:tcW w:w="1701" w:type="dxa"/>
          </w:tcPr>
          <w:p w14:paraId="14FD54ED" w14:textId="77777777" w:rsidR="00473F24" w:rsidRDefault="00473F24">
            <w:pPr>
              <w:spacing w:line="360" w:lineRule="auto"/>
              <w:jc w:val="both"/>
              <w:cnfStyle w:val="000000100000" w:firstRow="0" w:lastRow="0" w:firstColumn="0" w:lastColumn="0" w:oddVBand="0" w:evenVBand="0" w:oddHBand="1" w:evenHBand="0" w:firstRowFirstColumn="0" w:firstRowLastColumn="0" w:lastRowFirstColumn="0" w:lastRowLastColumn="0"/>
              <w:rPr>
                <w:ins w:id="3802" w:author="Dylan Van Aswegen" w:date="2024-07-15T10:22:00Z" w16du:dateUtc="2024-07-15T08:22:00Z"/>
                <w:rFonts w:ascii="Arial" w:hAnsi="Arial" w:cs="Arial"/>
                <w:sz w:val="20"/>
                <w:szCs w:val="20"/>
                <w:lang w:val="en-GB"/>
              </w:rPr>
            </w:pPr>
            <w:ins w:id="3803" w:author="Dylan Van Aswegen" w:date="2024-07-15T10:22:00Z" w16du:dateUtc="2024-07-15T08:22:00Z">
              <w:r>
                <w:rPr>
                  <w:rFonts w:ascii="Arial" w:hAnsi="Arial" w:cs="Arial"/>
                  <w:sz w:val="20"/>
                  <w:szCs w:val="20"/>
                  <w:lang w:val="en-GB"/>
                </w:rPr>
                <w:t xml:space="preserve">String </w:t>
              </w:r>
            </w:ins>
          </w:p>
        </w:tc>
        <w:tc>
          <w:tcPr>
            <w:tcW w:w="1417" w:type="dxa"/>
          </w:tcPr>
          <w:p w14:paraId="55AFBCEC" w14:textId="77777777" w:rsidR="00473F24" w:rsidRDefault="00473F24">
            <w:pPr>
              <w:spacing w:line="360" w:lineRule="auto"/>
              <w:jc w:val="both"/>
              <w:cnfStyle w:val="000000100000" w:firstRow="0" w:lastRow="0" w:firstColumn="0" w:lastColumn="0" w:oddVBand="0" w:evenVBand="0" w:oddHBand="1" w:evenHBand="0" w:firstRowFirstColumn="0" w:firstRowLastColumn="0" w:lastRowFirstColumn="0" w:lastRowLastColumn="0"/>
              <w:rPr>
                <w:ins w:id="3804" w:author="Dylan Van Aswegen" w:date="2024-07-15T10:22:00Z" w16du:dateUtc="2024-07-15T08:22:00Z"/>
                <w:rFonts w:ascii="Arial" w:hAnsi="Arial" w:cs="Arial"/>
                <w:sz w:val="20"/>
                <w:szCs w:val="20"/>
                <w:lang w:val="en-GB"/>
              </w:rPr>
            </w:pPr>
            <w:ins w:id="3805" w:author="Dylan Van Aswegen" w:date="2024-07-15T10:22:00Z" w16du:dateUtc="2024-07-15T08:22:00Z">
              <w:r>
                <w:rPr>
                  <w:rFonts w:ascii="Arial" w:hAnsi="Arial" w:cs="Arial"/>
                  <w:sz w:val="20"/>
                  <w:szCs w:val="20"/>
                  <w:lang w:val="en-GB"/>
                </w:rPr>
                <w:t>Yes</w:t>
              </w:r>
            </w:ins>
          </w:p>
        </w:tc>
        <w:tc>
          <w:tcPr>
            <w:tcW w:w="3828" w:type="dxa"/>
          </w:tcPr>
          <w:p w14:paraId="51EF85BF" w14:textId="77777777" w:rsidR="00473F24" w:rsidRDefault="00473F24">
            <w:pPr>
              <w:spacing w:line="360" w:lineRule="auto"/>
              <w:jc w:val="both"/>
              <w:cnfStyle w:val="000000100000" w:firstRow="0" w:lastRow="0" w:firstColumn="0" w:lastColumn="0" w:oddVBand="0" w:evenVBand="0" w:oddHBand="1" w:evenHBand="0" w:firstRowFirstColumn="0" w:firstRowLastColumn="0" w:lastRowFirstColumn="0" w:lastRowLastColumn="0"/>
              <w:rPr>
                <w:ins w:id="3806" w:author="Dylan Van Aswegen" w:date="2024-07-15T10:22:00Z" w16du:dateUtc="2024-07-15T08:22:00Z"/>
                <w:rFonts w:ascii="Arial" w:hAnsi="Arial" w:cs="Arial"/>
                <w:sz w:val="20"/>
                <w:szCs w:val="20"/>
                <w:lang w:val="en-GB"/>
              </w:rPr>
            </w:pPr>
            <w:ins w:id="3807" w:author="Dylan Van Aswegen" w:date="2024-07-15T10:22:00Z" w16du:dateUtc="2024-07-15T08:22:00Z">
              <w:r>
                <w:rPr>
                  <w:rFonts w:ascii="Arial" w:hAnsi="Arial" w:cs="Arial"/>
                  <w:sz w:val="20"/>
                  <w:szCs w:val="20"/>
                  <w:lang w:val="en-GB"/>
                </w:rPr>
                <w:t xml:space="preserve">The user will use this field to enter their pin. </w:t>
              </w:r>
            </w:ins>
          </w:p>
        </w:tc>
      </w:tr>
      <w:tr w:rsidR="00473F24" w14:paraId="7CD1858C" w14:textId="77777777" w:rsidTr="005C5491">
        <w:trPr>
          <w:trHeight w:val="192"/>
          <w:ins w:id="3808" w:author="Dylan Van Aswegen" w:date="2024-07-15T10:22:00Z"/>
        </w:trPr>
        <w:tc>
          <w:tcPr>
            <w:cnfStyle w:val="001000000000" w:firstRow="0" w:lastRow="0" w:firstColumn="1" w:lastColumn="0" w:oddVBand="0" w:evenVBand="0" w:oddHBand="0" w:evenHBand="0" w:firstRowFirstColumn="0" w:firstRowLastColumn="0" w:lastRowFirstColumn="0" w:lastRowLastColumn="0"/>
            <w:tcW w:w="1135" w:type="dxa"/>
          </w:tcPr>
          <w:p w14:paraId="06AD6120" w14:textId="77777777" w:rsidR="00473F24" w:rsidRDefault="00473F24">
            <w:pPr>
              <w:spacing w:line="360" w:lineRule="auto"/>
              <w:jc w:val="both"/>
              <w:rPr>
                <w:ins w:id="3809" w:author="Dylan Van Aswegen" w:date="2024-07-15T10:22:00Z" w16du:dateUtc="2024-07-15T08:22:00Z"/>
                <w:rFonts w:ascii="Arial" w:hAnsi="Arial" w:cs="Arial"/>
                <w:sz w:val="20"/>
                <w:szCs w:val="20"/>
                <w:lang w:val="en-GB"/>
              </w:rPr>
            </w:pPr>
          </w:p>
        </w:tc>
        <w:tc>
          <w:tcPr>
            <w:tcW w:w="1417" w:type="dxa"/>
          </w:tcPr>
          <w:p w14:paraId="4473BB80" w14:textId="77777777" w:rsidR="00473F24" w:rsidRDefault="00473F24">
            <w:pPr>
              <w:spacing w:line="360" w:lineRule="auto"/>
              <w:jc w:val="both"/>
              <w:cnfStyle w:val="000000000000" w:firstRow="0" w:lastRow="0" w:firstColumn="0" w:lastColumn="0" w:oddVBand="0" w:evenVBand="0" w:oddHBand="0" w:evenHBand="0" w:firstRowFirstColumn="0" w:firstRowLastColumn="0" w:lastRowFirstColumn="0" w:lastRowLastColumn="0"/>
              <w:rPr>
                <w:ins w:id="3810" w:author="Dylan Van Aswegen" w:date="2024-07-15T10:22:00Z" w16du:dateUtc="2024-07-15T08:22:00Z"/>
                <w:rFonts w:ascii="Arial" w:hAnsi="Arial" w:cs="Arial"/>
                <w:sz w:val="20"/>
                <w:szCs w:val="20"/>
                <w:lang w:val="en-GB"/>
              </w:rPr>
            </w:pPr>
            <w:ins w:id="3811" w:author="Dylan Van Aswegen" w:date="2024-07-15T10:22:00Z" w16du:dateUtc="2024-07-15T08:22:00Z">
              <w:r>
                <w:rPr>
                  <w:rFonts w:ascii="Arial" w:hAnsi="Arial" w:cs="Arial"/>
                  <w:sz w:val="20"/>
                  <w:szCs w:val="20"/>
                  <w:lang w:val="en-GB"/>
                </w:rPr>
                <w:t>Submit</w:t>
              </w:r>
            </w:ins>
          </w:p>
        </w:tc>
        <w:tc>
          <w:tcPr>
            <w:tcW w:w="1276" w:type="dxa"/>
          </w:tcPr>
          <w:p w14:paraId="26ED0427" w14:textId="77777777" w:rsidR="00473F24" w:rsidRDefault="00473F24">
            <w:pPr>
              <w:spacing w:line="360" w:lineRule="auto"/>
              <w:jc w:val="both"/>
              <w:cnfStyle w:val="000000000000" w:firstRow="0" w:lastRow="0" w:firstColumn="0" w:lastColumn="0" w:oddVBand="0" w:evenVBand="0" w:oddHBand="0" w:evenHBand="0" w:firstRowFirstColumn="0" w:firstRowLastColumn="0" w:lastRowFirstColumn="0" w:lastRowLastColumn="0"/>
              <w:rPr>
                <w:ins w:id="3812" w:author="Dylan Van Aswegen" w:date="2024-07-15T10:22:00Z" w16du:dateUtc="2024-07-15T08:22:00Z"/>
                <w:rFonts w:ascii="Arial" w:hAnsi="Arial" w:cs="Arial"/>
                <w:sz w:val="20"/>
                <w:szCs w:val="20"/>
                <w:lang w:val="en-GB"/>
              </w:rPr>
            </w:pPr>
            <w:ins w:id="3813" w:author="Dylan Van Aswegen" w:date="2024-07-15T10:22:00Z" w16du:dateUtc="2024-07-15T08:22:00Z">
              <w:r>
                <w:rPr>
                  <w:rFonts w:ascii="Arial" w:hAnsi="Arial" w:cs="Arial"/>
                  <w:sz w:val="20"/>
                  <w:szCs w:val="20"/>
                  <w:lang w:val="en-GB"/>
                </w:rPr>
                <w:t>Button</w:t>
              </w:r>
            </w:ins>
          </w:p>
        </w:tc>
        <w:tc>
          <w:tcPr>
            <w:tcW w:w="1701" w:type="dxa"/>
          </w:tcPr>
          <w:p w14:paraId="6DC52029" w14:textId="77777777" w:rsidR="00473F24" w:rsidRDefault="00473F24">
            <w:pPr>
              <w:spacing w:line="360" w:lineRule="auto"/>
              <w:jc w:val="both"/>
              <w:cnfStyle w:val="000000000000" w:firstRow="0" w:lastRow="0" w:firstColumn="0" w:lastColumn="0" w:oddVBand="0" w:evenVBand="0" w:oddHBand="0" w:evenHBand="0" w:firstRowFirstColumn="0" w:firstRowLastColumn="0" w:lastRowFirstColumn="0" w:lastRowLastColumn="0"/>
              <w:rPr>
                <w:ins w:id="3814" w:author="Dylan Van Aswegen" w:date="2024-07-15T10:22:00Z" w16du:dateUtc="2024-07-15T08:22:00Z"/>
                <w:rFonts w:ascii="Arial" w:hAnsi="Arial" w:cs="Arial"/>
                <w:sz w:val="20"/>
                <w:szCs w:val="20"/>
                <w:lang w:val="en-GB"/>
              </w:rPr>
            </w:pPr>
          </w:p>
        </w:tc>
        <w:tc>
          <w:tcPr>
            <w:tcW w:w="1417" w:type="dxa"/>
          </w:tcPr>
          <w:p w14:paraId="3E6FB67C" w14:textId="77777777" w:rsidR="00473F24" w:rsidRDefault="00473F24">
            <w:pPr>
              <w:spacing w:line="360" w:lineRule="auto"/>
              <w:jc w:val="both"/>
              <w:cnfStyle w:val="000000000000" w:firstRow="0" w:lastRow="0" w:firstColumn="0" w:lastColumn="0" w:oddVBand="0" w:evenVBand="0" w:oddHBand="0" w:evenHBand="0" w:firstRowFirstColumn="0" w:firstRowLastColumn="0" w:lastRowFirstColumn="0" w:lastRowLastColumn="0"/>
              <w:rPr>
                <w:ins w:id="3815" w:author="Dylan Van Aswegen" w:date="2024-07-15T10:22:00Z" w16du:dateUtc="2024-07-15T08:22:00Z"/>
                <w:rFonts w:ascii="Arial" w:hAnsi="Arial" w:cs="Arial"/>
                <w:sz w:val="20"/>
                <w:szCs w:val="20"/>
                <w:lang w:val="en-GB"/>
              </w:rPr>
            </w:pPr>
          </w:p>
        </w:tc>
        <w:tc>
          <w:tcPr>
            <w:tcW w:w="3828" w:type="dxa"/>
          </w:tcPr>
          <w:p w14:paraId="5EB89AF9" w14:textId="77777777" w:rsidR="00473F24" w:rsidRDefault="00473F24">
            <w:pPr>
              <w:spacing w:line="360" w:lineRule="auto"/>
              <w:jc w:val="both"/>
              <w:cnfStyle w:val="000000000000" w:firstRow="0" w:lastRow="0" w:firstColumn="0" w:lastColumn="0" w:oddVBand="0" w:evenVBand="0" w:oddHBand="0" w:evenHBand="0" w:firstRowFirstColumn="0" w:firstRowLastColumn="0" w:lastRowFirstColumn="0" w:lastRowLastColumn="0"/>
              <w:rPr>
                <w:ins w:id="3816" w:author="Dylan Van Aswegen" w:date="2024-07-15T10:22:00Z" w16du:dateUtc="2024-07-15T08:22:00Z"/>
                <w:rFonts w:ascii="Arial" w:hAnsi="Arial" w:cs="Arial"/>
                <w:sz w:val="20"/>
                <w:szCs w:val="20"/>
                <w:lang w:val="en-GB"/>
              </w:rPr>
            </w:pPr>
            <w:ins w:id="3817" w:author="Dylan Van Aswegen" w:date="2024-07-15T10:22:00Z" w16du:dateUtc="2024-07-15T08:22:00Z">
              <w:r>
                <w:rPr>
                  <w:rFonts w:ascii="Arial" w:hAnsi="Arial" w:cs="Arial"/>
                  <w:sz w:val="20"/>
                  <w:szCs w:val="20"/>
                  <w:lang w:val="en-GB"/>
                </w:rPr>
                <w:t xml:space="preserve">The user will use this button to submit the pin. Once clicked, the application will verify the Pin. If unsuccessful, the application will present a message informing the user and allow them to capture a new pin. </w:t>
              </w:r>
            </w:ins>
          </w:p>
          <w:p w14:paraId="6B1E19D2" w14:textId="77777777" w:rsidR="00473F24" w:rsidRDefault="00473F24">
            <w:pPr>
              <w:spacing w:line="360" w:lineRule="auto"/>
              <w:jc w:val="both"/>
              <w:cnfStyle w:val="000000000000" w:firstRow="0" w:lastRow="0" w:firstColumn="0" w:lastColumn="0" w:oddVBand="0" w:evenVBand="0" w:oddHBand="0" w:evenHBand="0" w:firstRowFirstColumn="0" w:firstRowLastColumn="0" w:lastRowFirstColumn="0" w:lastRowLastColumn="0"/>
              <w:rPr>
                <w:ins w:id="3818" w:author="Dylan Van Aswegen" w:date="2024-07-15T10:22:00Z" w16du:dateUtc="2024-07-15T08:22:00Z"/>
                <w:rFonts w:ascii="Arial" w:hAnsi="Arial" w:cs="Arial"/>
                <w:sz w:val="20"/>
                <w:szCs w:val="20"/>
                <w:lang w:val="en-GB"/>
              </w:rPr>
            </w:pPr>
            <w:ins w:id="3819" w:author="Dylan Van Aswegen" w:date="2024-07-15T10:22:00Z" w16du:dateUtc="2024-07-15T08:22:00Z">
              <w:r>
                <w:rPr>
                  <w:rFonts w:ascii="Arial" w:hAnsi="Arial" w:cs="Arial"/>
                  <w:sz w:val="20"/>
                  <w:szCs w:val="20"/>
                  <w:lang w:val="en-GB"/>
                </w:rPr>
                <w:t xml:space="preserve">If successful, the user will be directed to their My home page if they signed in from the </w:t>
              </w:r>
              <w:proofErr w:type="spellStart"/>
              <w:r>
                <w:rPr>
                  <w:rFonts w:ascii="Arial" w:hAnsi="Arial" w:cs="Arial"/>
                  <w:sz w:val="20"/>
                  <w:szCs w:val="20"/>
                  <w:lang w:val="en-GB"/>
                </w:rPr>
                <w:t>Membi</w:t>
              </w:r>
              <w:proofErr w:type="spellEnd"/>
              <w:r>
                <w:rPr>
                  <w:rFonts w:ascii="Arial" w:hAnsi="Arial" w:cs="Arial"/>
                  <w:sz w:val="20"/>
                  <w:szCs w:val="20"/>
                  <w:lang w:val="en-GB"/>
                </w:rPr>
                <w:t xml:space="preserve"> Home page, the organisation page if they signed in from the organisation public page, or the cart if they signed in from the cart page.</w:t>
              </w:r>
            </w:ins>
          </w:p>
        </w:tc>
      </w:tr>
    </w:tbl>
    <w:p w14:paraId="33A7193C" w14:textId="77777777" w:rsidR="00473F24" w:rsidRPr="00473F24" w:rsidRDefault="00473F24">
      <w:pPr>
        <w:rPr>
          <w:ins w:id="3820" w:author="Dylan Van Aswegen" w:date="2024-07-15T10:22:00Z" w16du:dateUtc="2024-07-15T08:22:00Z"/>
          <w:lang w:val="en-GB"/>
          <w:rPrChange w:id="3821" w:author="Dylan Van Aswegen" w:date="2024-07-15T10:22:00Z" w16du:dateUtc="2024-07-15T08:22:00Z">
            <w:rPr>
              <w:ins w:id="3822" w:author="Dylan Van Aswegen" w:date="2024-07-15T10:22:00Z" w16du:dateUtc="2024-07-15T08:22:00Z"/>
            </w:rPr>
          </w:rPrChange>
        </w:rPr>
      </w:pPr>
    </w:p>
    <w:p w14:paraId="7713ED04" w14:textId="77777777" w:rsidR="00473F24" w:rsidRPr="000F5865" w:rsidRDefault="00473F24">
      <w:pPr>
        <w:rPr>
          <w:ins w:id="3823" w:author="Dylan Van Aswegen" w:date="2024-07-10T11:47:00Z" w16du:dateUtc="2024-07-10T09:47:00Z"/>
        </w:rPr>
        <w:pPrChange w:id="3824" w:author="Dylan Van Aswegen" w:date="2024-07-10T11:48:00Z" w16du:dateUtc="2024-07-10T09:48:00Z">
          <w:pPr>
            <w:pStyle w:val="Heading3"/>
          </w:pPr>
        </w:pPrChange>
      </w:pPr>
    </w:p>
    <w:p w14:paraId="50F340B5" w14:textId="4D26B00E" w:rsidR="00CC5AFC" w:rsidRDefault="00CC5AFC">
      <w:pPr>
        <w:pStyle w:val="Heading4"/>
        <w:rPr>
          <w:ins w:id="3825" w:author="Dylan Van Aswegen" w:date="2024-07-10T13:17:00Z" w16du:dateUtc="2024-07-10T11:17:00Z"/>
          <w:i w:val="0"/>
          <w:iCs w:val="0"/>
          <w:sz w:val="32"/>
          <w:szCs w:val="32"/>
        </w:rPr>
      </w:pPr>
      <w:ins w:id="3826" w:author="Dylan Van Aswegen" w:date="2024-07-10T13:17:00Z" w16du:dateUtc="2024-07-10T11:17:00Z">
        <w:r w:rsidRPr="00CC5AFC">
          <w:rPr>
            <w:i w:val="0"/>
            <w:iCs w:val="0"/>
            <w:sz w:val="32"/>
            <w:szCs w:val="32"/>
            <w:rPrChange w:id="3827" w:author="Dylan Van Aswegen" w:date="2024-07-10T13:17:00Z" w16du:dateUtc="2024-07-10T11:17:00Z">
              <w:rPr/>
            </w:rPrChange>
          </w:rPr>
          <w:t>Events</w:t>
        </w:r>
      </w:ins>
    </w:p>
    <w:p w14:paraId="49383468" w14:textId="0B327EFE" w:rsidR="00CC5AFC" w:rsidRDefault="001259A4" w:rsidP="00CC5AFC">
      <w:pPr>
        <w:rPr>
          <w:ins w:id="3828" w:author="Dylan Van Aswegen" w:date="2024-07-10T13:19:00Z" w16du:dateUtc="2024-07-10T11:19:00Z"/>
        </w:rPr>
      </w:pPr>
      <w:ins w:id="3829" w:author="Dylan Van Aswegen" w:date="2024-07-10T13:17:00Z" w16du:dateUtc="2024-07-10T11:17:00Z">
        <w:r>
          <w:t>Users will be navigated to the events page</w:t>
        </w:r>
      </w:ins>
      <w:ins w:id="3830" w:author="Dylan Van Aswegen" w:date="2024-07-10T13:18:00Z" w16du:dateUtc="2024-07-10T11:18:00Z">
        <w:r>
          <w:t xml:space="preserve"> when clicking on the events section of the “My Home”. The Events page will co</w:t>
        </w:r>
      </w:ins>
      <w:ins w:id="3831" w:author="Dylan Van Aswegen" w:date="2024-07-10T13:19:00Z" w16du:dateUtc="2024-07-10T11:19:00Z">
        <w:r>
          <w:t xml:space="preserve">nsist of the following: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1259A4" w14:paraId="29B42E1A" w14:textId="77777777" w:rsidTr="00B85F07">
        <w:trPr>
          <w:cnfStyle w:val="100000000000" w:firstRow="1" w:lastRow="0" w:firstColumn="0" w:lastColumn="0" w:oddVBand="0" w:evenVBand="0" w:oddHBand="0" w:evenHBand="0" w:firstRowFirstColumn="0" w:firstRowLastColumn="0" w:lastRowFirstColumn="0" w:lastRowLastColumn="0"/>
          <w:tblHeader/>
          <w:ins w:id="3832" w:author="Dylan Van Aswegen" w:date="2024-07-10T13:19: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5C62428D" w14:textId="77777777" w:rsidR="001259A4" w:rsidRDefault="001259A4" w:rsidP="00B85F07">
            <w:pPr>
              <w:spacing w:line="360" w:lineRule="auto"/>
              <w:jc w:val="both"/>
              <w:rPr>
                <w:ins w:id="3833" w:author="Dylan Van Aswegen" w:date="2024-07-10T13:19:00Z" w16du:dateUtc="2024-07-10T11:19:00Z"/>
                <w:rFonts w:ascii="Arial" w:hAnsi="Arial" w:cs="Arial"/>
                <w:sz w:val="20"/>
                <w:szCs w:val="20"/>
                <w:lang w:val="en-GB"/>
              </w:rPr>
            </w:pPr>
            <w:ins w:id="3834" w:author="Dylan Van Aswegen" w:date="2024-07-10T13:19:00Z" w16du:dateUtc="2024-07-10T11:19:00Z">
              <w:r>
                <w:rPr>
                  <w:rFonts w:ascii="Arial" w:hAnsi="Arial" w:cs="Arial"/>
                  <w:sz w:val="20"/>
                  <w:szCs w:val="20"/>
                  <w:lang w:val="en-GB"/>
                </w:rPr>
                <w:t xml:space="preserve">Field Number </w:t>
              </w:r>
            </w:ins>
          </w:p>
        </w:tc>
        <w:tc>
          <w:tcPr>
            <w:tcW w:w="1417" w:type="dxa"/>
            <w:shd w:val="clear" w:color="auto" w:fill="002060"/>
          </w:tcPr>
          <w:p w14:paraId="40A00E76" w14:textId="77777777" w:rsidR="001259A4" w:rsidRDefault="001259A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835" w:author="Dylan Van Aswegen" w:date="2024-07-10T13:19:00Z" w16du:dateUtc="2024-07-10T11:19:00Z"/>
                <w:rFonts w:ascii="Arial" w:hAnsi="Arial" w:cs="Arial"/>
                <w:sz w:val="20"/>
                <w:szCs w:val="20"/>
                <w:lang w:val="en-GB"/>
              </w:rPr>
            </w:pPr>
            <w:ins w:id="3836" w:author="Dylan Van Aswegen" w:date="2024-07-10T13:19:00Z" w16du:dateUtc="2024-07-10T11:19:00Z">
              <w:r>
                <w:rPr>
                  <w:rFonts w:ascii="Arial" w:hAnsi="Arial" w:cs="Arial"/>
                  <w:sz w:val="20"/>
                  <w:szCs w:val="20"/>
                  <w:lang w:val="en-GB"/>
                </w:rPr>
                <w:t>Field Name</w:t>
              </w:r>
            </w:ins>
          </w:p>
        </w:tc>
        <w:tc>
          <w:tcPr>
            <w:tcW w:w="1276" w:type="dxa"/>
            <w:shd w:val="clear" w:color="auto" w:fill="002060"/>
          </w:tcPr>
          <w:p w14:paraId="5757ACA4" w14:textId="77777777" w:rsidR="001259A4" w:rsidRDefault="001259A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837" w:author="Dylan Van Aswegen" w:date="2024-07-10T13:19:00Z" w16du:dateUtc="2024-07-10T11:19:00Z"/>
                <w:rFonts w:ascii="Arial" w:hAnsi="Arial" w:cs="Arial"/>
                <w:sz w:val="20"/>
                <w:szCs w:val="20"/>
                <w:lang w:val="en-GB"/>
              </w:rPr>
            </w:pPr>
            <w:ins w:id="3838" w:author="Dylan Van Aswegen" w:date="2024-07-10T13:19:00Z" w16du:dateUtc="2024-07-10T11:19:00Z">
              <w:r>
                <w:rPr>
                  <w:rFonts w:ascii="Arial" w:hAnsi="Arial" w:cs="Arial"/>
                  <w:sz w:val="20"/>
                  <w:szCs w:val="20"/>
                  <w:lang w:val="en-GB"/>
                </w:rPr>
                <w:t>Field Type</w:t>
              </w:r>
            </w:ins>
          </w:p>
        </w:tc>
        <w:tc>
          <w:tcPr>
            <w:tcW w:w="1701" w:type="dxa"/>
            <w:shd w:val="clear" w:color="auto" w:fill="002060"/>
          </w:tcPr>
          <w:p w14:paraId="5986FF5F" w14:textId="77777777" w:rsidR="001259A4" w:rsidRDefault="001259A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839" w:author="Dylan Van Aswegen" w:date="2024-07-10T13:19:00Z" w16du:dateUtc="2024-07-10T11:19:00Z"/>
                <w:rFonts w:ascii="Arial" w:hAnsi="Arial" w:cs="Arial"/>
                <w:sz w:val="20"/>
                <w:szCs w:val="20"/>
                <w:lang w:val="en-GB"/>
              </w:rPr>
            </w:pPr>
            <w:ins w:id="3840" w:author="Dylan Van Aswegen" w:date="2024-07-10T13:19:00Z" w16du:dateUtc="2024-07-10T11:19:00Z">
              <w:r>
                <w:rPr>
                  <w:rFonts w:ascii="Arial" w:hAnsi="Arial" w:cs="Arial"/>
                  <w:sz w:val="20"/>
                  <w:szCs w:val="20"/>
                  <w:lang w:val="en-GB"/>
                </w:rPr>
                <w:t>Field Data Type</w:t>
              </w:r>
            </w:ins>
          </w:p>
        </w:tc>
        <w:tc>
          <w:tcPr>
            <w:tcW w:w="1417" w:type="dxa"/>
            <w:shd w:val="clear" w:color="auto" w:fill="002060"/>
          </w:tcPr>
          <w:p w14:paraId="2AFFB9A7" w14:textId="77777777" w:rsidR="001259A4" w:rsidRDefault="001259A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841" w:author="Dylan Van Aswegen" w:date="2024-07-10T13:19:00Z" w16du:dateUtc="2024-07-10T11:19:00Z"/>
                <w:rFonts w:ascii="Arial" w:hAnsi="Arial" w:cs="Arial"/>
                <w:sz w:val="20"/>
                <w:szCs w:val="20"/>
                <w:lang w:val="en-GB"/>
              </w:rPr>
            </w:pPr>
            <w:ins w:id="3842" w:author="Dylan Van Aswegen" w:date="2024-07-10T13:19:00Z" w16du:dateUtc="2024-07-10T11:19:00Z">
              <w:r>
                <w:rPr>
                  <w:rFonts w:ascii="Arial" w:hAnsi="Arial" w:cs="Arial"/>
                  <w:sz w:val="20"/>
                  <w:szCs w:val="20"/>
                  <w:lang w:val="en-GB"/>
                </w:rPr>
                <w:t>Required?</w:t>
              </w:r>
            </w:ins>
          </w:p>
        </w:tc>
        <w:tc>
          <w:tcPr>
            <w:tcW w:w="3828" w:type="dxa"/>
            <w:shd w:val="clear" w:color="auto" w:fill="002060"/>
          </w:tcPr>
          <w:p w14:paraId="2F8202DA" w14:textId="77777777" w:rsidR="001259A4" w:rsidRDefault="001259A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843" w:author="Dylan Van Aswegen" w:date="2024-07-10T13:19:00Z" w16du:dateUtc="2024-07-10T11:19:00Z"/>
                <w:rFonts w:ascii="Arial" w:hAnsi="Arial" w:cs="Arial"/>
                <w:sz w:val="20"/>
                <w:szCs w:val="20"/>
                <w:lang w:val="en-GB"/>
              </w:rPr>
            </w:pPr>
            <w:ins w:id="3844" w:author="Dylan Van Aswegen" w:date="2024-07-10T13:19:00Z" w16du:dateUtc="2024-07-10T11:19:00Z">
              <w:r>
                <w:rPr>
                  <w:rFonts w:ascii="Arial" w:hAnsi="Arial" w:cs="Arial"/>
                  <w:sz w:val="20"/>
                  <w:szCs w:val="20"/>
                  <w:lang w:val="en-GB"/>
                </w:rPr>
                <w:t>Field Rules</w:t>
              </w:r>
            </w:ins>
          </w:p>
        </w:tc>
      </w:tr>
      <w:tr w:rsidR="001259A4" w14:paraId="5E0ED0E7" w14:textId="77777777" w:rsidTr="00B85F07">
        <w:trPr>
          <w:cnfStyle w:val="000000100000" w:firstRow="0" w:lastRow="0" w:firstColumn="0" w:lastColumn="0" w:oddVBand="0" w:evenVBand="0" w:oddHBand="1" w:evenHBand="0" w:firstRowFirstColumn="0" w:firstRowLastColumn="0" w:lastRowFirstColumn="0" w:lastRowLastColumn="0"/>
          <w:ins w:id="3845" w:author="Dylan Van Aswegen" w:date="2024-07-10T13:19:00Z"/>
        </w:trPr>
        <w:tc>
          <w:tcPr>
            <w:cnfStyle w:val="001000000000" w:firstRow="0" w:lastRow="0" w:firstColumn="1" w:lastColumn="0" w:oddVBand="0" w:evenVBand="0" w:oddHBand="0" w:evenHBand="0" w:firstRowFirstColumn="0" w:firstRowLastColumn="0" w:lastRowFirstColumn="0" w:lastRowLastColumn="0"/>
            <w:tcW w:w="1135" w:type="dxa"/>
          </w:tcPr>
          <w:p w14:paraId="00596B2C" w14:textId="77777777" w:rsidR="001259A4" w:rsidRDefault="001259A4" w:rsidP="00B85F07">
            <w:pPr>
              <w:spacing w:line="360" w:lineRule="auto"/>
              <w:jc w:val="both"/>
              <w:rPr>
                <w:ins w:id="3846" w:author="Dylan Van Aswegen" w:date="2024-07-10T13:19:00Z" w16du:dateUtc="2024-07-10T11:19:00Z"/>
                <w:rFonts w:ascii="Arial" w:hAnsi="Arial" w:cs="Arial"/>
                <w:sz w:val="20"/>
                <w:szCs w:val="20"/>
                <w:lang w:val="en-GB"/>
              </w:rPr>
            </w:pPr>
          </w:p>
        </w:tc>
        <w:tc>
          <w:tcPr>
            <w:tcW w:w="1417" w:type="dxa"/>
          </w:tcPr>
          <w:p w14:paraId="017134A8" w14:textId="064BF8E7" w:rsidR="001259A4" w:rsidRDefault="001259A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847" w:author="Dylan Van Aswegen" w:date="2024-07-10T13:19:00Z" w16du:dateUtc="2024-07-10T11:19:00Z"/>
                <w:rFonts w:ascii="Arial" w:hAnsi="Arial" w:cs="Arial"/>
                <w:sz w:val="20"/>
                <w:szCs w:val="20"/>
                <w:lang w:val="en-GB"/>
              </w:rPr>
            </w:pPr>
            <w:ins w:id="3848" w:author="Dylan Van Aswegen" w:date="2024-07-10T13:20:00Z" w16du:dateUtc="2024-07-10T11:20:00Z">
              <w:r>
                <w:rPr>
                  <w:rFonts w:ascii="Arial" w:hAnsi="Arial" w:cs="Arial"/>
                  <w:sz w:val="20"/>
                  <w:szCs w:val="20"/>
                  <w:lang w:val="en-GB"/>
                </w:rPr>
                <w:t>Events Page Heading</w:t>
              </w:r>
            </w:ins>
          </w:p>
        </w:tc>
        <w:tc>
          <w:tcPr>
            <w:tcW w:w="1276" w:type="dxa"/>
          </w:tcPr>
          <w:p w14:paraId="6EFDB0F3" w14:textId="22F0E8FB" w:rsidR="001259A4" w:rsidRDefault="001259A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849" w:author="Dylan Van Aswegen" w:date="2024-07-10T13:19:00Z" w16du:dateUtc="2024-07-10T11:19:00Z"/>
                <w:rFonts w:ascii="Arial" w:hAnsi="Arial" w:cs="Arial"/>
                <w:sz w:val="20"/>
                <w:szCs w:val="20"/>
                <w:lang w:val="en-GB"/>
              </w:rPr>
            </w:pPr>
            <w:ins w:id="3850" w:author="Dylan Van Aswegen" w:date="2024-07-10T13:20:00Z" w16du:dateUtc="2024-07-10T11:20:00Z">
              <w:r>
                <w:rPr>
                  <w:rFonts w:ascii="Arial" w:hAnsi="Arial" w:cs="Arial"/>
                  <w:sz w:val="20"/>
                  <w:szCs w:val="20"/>
                  <w:lang w:val="en-GB"/>
                </w:rPr>
                <w:t xml:space="preserve">Text Field </w:t>
              </w:r>
            </w:ins>
          </w:p>
        </w:tc>
        <w:tc>
          <w:tcPr>
            <w:tcW w:w="1701" w:type="dxa"/>
          </w:tcPr>
          <w:p w14:paraId="157A5107" w14:textId="5B1BC93B" w:rsidR="001259A4" w:rsidRDefault="001259A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851" w:author="Dylan Van Aswegen" w:date="2024-07-10T13:19:00Z" w16du:dateUtc="2024-07-10T11:19:00Z"/>
                <w:rFonts w:ascii="Arial" w:hAnsi="Arial" w:cs="Arial"/>
                <w:sz w:val="20"/>
                <w:szCs w:val="20"/>
                <w:lang w:val="en-GB"/>
              </w:rPr>
            </w:pPr>
            <w:ins w:id="3852" w:author="Dylan Van Aswegen" w:date="2024-07-10T13:21:00Z" w16du:dateUtc="2024-07-10T11:21:00Z">
              <w:r>
                <w:rPr>
                  <w:rFonts w:ascii="Arial" w:hAnsi="Arial" w:cs="Arial"/>
                  <w:sz w:val="20"/>
                  <w:szCs w:val="20"/>
                  <w:lang w:val="en-GB"/>
                </w:rPr>
                <w:t xml:space="preserve">String </w:t>
              </w:r>
            </w:ins>
          </w:p>
        </w:tc>
        <w:tc>
          <w:tcPr>
            <w:tcW w:w="1417" w:type="dxa"/>
          </w:tcPr>
          <w:p w14:paraId="10834440" w14:textId="1C55A9AD" w:rsidR="001259A4" w:rsidRDefault="001259A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853" w:author="Dylan Van Aswegen" w:date="2024-07-10T13:19:00Z" w16du:dateUtc="2024-07-10T11:19:00Z"/>
                <w:rFonts w:ascii="Arial" w:hAnsi="Arial" w:cs="Arial"/>
                <w:sz w:val="20"/>
                <w:szCs w:val="20"/>
                <w:lang w:val="en-GB"/>
              </w:rPr>
            </w:pPr>
            <w:ins w:id="3854" w:author="Dylan Van Aswegen" w:date="2024-07-10T13:21:00Z" w16du:dateUtc="2024-07-10T11:21:00Z">
              <w:r>
                <w:rPr>
                  <w:rFonts w:ascii="Arial" w:hAnsi="Arial" w:cs="Arial"/>
                  <w:sz w:val="20"/>
                  <w:szCs w:val="20"/>
                  <w:lang w:val="en-GB"/>
                </w:rPr>
                <w:t>N/A</w:t>
              </w:r>
            </w:ins>
          </w:p>
        </w:tc>
        <w:tc>
          <w:tcPr>
            <w:tcW w:w="3828" w:type="dxa"/>
          </w:tcPr>
          <w:p w14:paraId="16DE0266" w14:textId="2D58598F" w:rsidR="001259A4" w:rsidRDefault="001259A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855" w:author="Dylan Van Aswegen" w:date="2024-07-10T13:19:00Z" w16du:dateUtc="2024-07-10T11:19:00Z"/>
                <w:rFonts w:ascii="Arial" w:hAnsi="Arial" w:cs="Arial"/>
                <w:sz w:val="20"/>
                <w:szCs w:val="20"/>
              </w:rPr>
            </w:pPr>
            <w:ins w:id="3856" w:author="Dylan Van Aswegen" w:date="2024-07-10T13:21:00Z" w16du:dateUtc="2024-07-10T11:21:00Z">
              <w:r w:rsidRPr="30A3A947">
                <w:rPr>
                  <w:rFonts w:ascii="Arial" w:hAnsi="Arial" w:cs="Arial"/>
                  <w:sz w:val="20"/>
                  <w:szCs w:val="20"/>
                </w:rPr>
                <w:t>This field will be populated by the application with the text “My Bookings</w:t>
              </w:r>
            </w:ins>
            <w:ins w:id="3857" w:author="Dylan Van Aswegen" w:date="2024-07-10T13:22:00Z" w16du:dateUtc="2024-07-10T11:22:00Z">
              <w:r w:rsidRPr="30A3A947">
                <w:rPr>
                  <w:rFonts w:ascii="Arial" w:hAnsi="Arial" w:cs="Arial"/>
                  <w:sz w:val="20"/>
                  <w:szCs w:val="20"/>
                </w:rPr>
                <w:t xml:space="preserve">”. </w:t>
              </w:r>
            </w:ins>
          </w:p>
        </w:tc>
      </w:tr>
      <w:tr w:rsidR="003767CF" w14:paraId="43CD9BBC" w14:textId="77777777" w:rsidTr="00B85F07">
        <w:trPr>
          <w:ins w:id="3858" w:author="Dylan Van Aswegen" w:date="2024-07-10T14:09:00Z"/>
        </w:trPr>
        <w:tc>
          <w:tcPr>
            <w:cnfStyle w:val="001000000000" w:firstRow="0" w:lastRow="0" w:firstColumn="1" w:lastColumn="0" w:oddVBand="0" w:evenVBand="0" w:oddHBand="0" w:evenHBand="0" w:firstRowFirstColumn="0" w:firstRowLastColumn="0" w:lastRowFirstColumn="0" w:lastRowLastColumn="0"/>
            <w:tcW w:w="1135" w:type="dxa"/>
          </w:tcPr>
          <w:p w14:paraId="7C157CFC" w14:textId="77777777" w:rsidR="003767CF" w:rsidRDefault="003767CF" w:rsidP="00B85F07">
            <w:pPr>
              <w:spacing w:line="360" w:lineRule="auto"/>
              <w:jc w:val="both"/>
              <w:rPr>
                <w:ins w:id="3859" w:author="Dylan Van Aswegen" w:date="2024-07-10T14:09:00Z" w16du:dateUtc="2024-07-10T12:09:00Z"/>
                <w:rFonts w:ascii="Arial" w:hAnsi="Arial" w:cs="Arial"/>
                <w:sz w:val="20"/>
                <w:szCs w:val="20"/>
                <w:lang w:val="en-GB"/>
              </w:rPr>
            </w:pPr>
          </w:p>
        </w:tc>
        <w:tc>
          <w:tcPr>
            <w:tcW w:w="1417" w:type="dxa"/>
          </w:tcPr>
          <w:p w14:paraId="5F68BD3E" w14:textId="7EB8A17F" w:rsidR="003767CF" w:rsidRDefault="003767C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860" w:author="Dylan Van Aswegen" w:date="2024-07-10T14:09:00Z" w16du:dateUtc="2024-07-10T12:09:00Z"/>
                <w:rFonts w:ascii="Arial" w:hAnsi="Arial" w:cs="Arial"/>
                <w:sz w:val="20"/>
                <w:szCs w:val="20"/>
                <w:lang w:val="en-GB"/>
              </w:rPr>
            </w:pPr>
            <w:ins w:id="3861" w:author="Dylan Van Aswegen" w:date="2024-07-10T14:09:00Z" w16du:dateUtc="2024-07-10T12:09:00Z">
              <w:r>
                <w:rPr>
                  <w:rFonts w:ascii="Arial" w:hAnsi="Arial" w:cs="Arial"/>
                  <w:sz w:val="20"/>
                  <w:szCs w:val="20"/>
                  <w:lang w:val="en-GB"/>
                </w:rPr>
                <w:t xml:space="preserve">Back </w:t>
              </w:r>
            </w:ins>
          </w:p>
        </w:tc>
        <w:tc>
          <w:tcPr>
            <w:tcW w:w="1276" w:type="dxa"/>
          </w:tcPr>
          <w:p w14:paraId="5030CA5D" w14:textId="5B038417" w:rsidR="003767CF" w:rsidRDefault="003767C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862" w:author="Dylan Van Aswegen" w:date="2024-07-10T14:09:00Z" w16du:dateUtc="2024-07-10T12:09:00Z"/>
                <w:rFonts w:ascii="Arial" w:hAnsi="Arial" w:cs="Arial"/>
                <w:sz w:val="20"/>
                <w:szCs w:val="20"/>
                <w:lang w:val="en-GB"/>
              </w:rPr>
            </w:pPr>
            <w:ins w:id="3863" w:author="Dylan Van Aswegen" w:date="2024-07-10T14:09:00Z" w16du:dateUtc="2024-07-10T12:09:00Z">
              <w:r>
                <w:rPr>
                  <w:rFonts w:ascii="Arial" w:hAnsi="Arial" w:cs="Arial"/>
                  <w:sz w:val="20"/>
                  <w:szCs w:val="20"/>
                  <w:lang w:val="en-GB"/>
                </w:rPr>
                <w:t>Button</w:t>
              </w:r>
            </w:ins>
          </w:p>
        </w:tc>
        <w:tc>
          <w:tcPr>
            <w:tcW w:w="1701" w:type="dxa"/>
          </w:tcPr>
          <w:p w14:paraId="7AD03FA0" w14:textId="77777777" w:rsidR="003767CF" w:rsidRDefault="003767C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864" w:author="Dylan Van Aswegen" w:date="2024-07-10T14:09:00Z" w16du:dateUtc="2024-07-10T12:09:00Z"/>
                <w:rFonts w:ascii="Arial" w:hAnsi="Arial" w:cs="Arial"/>
                <w:sz w:val="20"/>
                <w:szCs w:val="20"/>
                <w:lang w:val="en-GB"/>
              </w:rPr>
            </w:pPr>
          </w:p>
        </w:tc>
        <w:tc>
          <w:tcPr>
            <w:tcW w:w="1417" w:type="dxa"/>
          </w:tcPr>
          <w:p w14:paraId="2225E845" w14:textId="4F1FFC5C" w:rsidR="003767CF" w:rsidRDefault="003767C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865" w:author="Dylan Van Aswegen" w:date="2024-07-10T14:09:00Z" w16du:dateUtc="2024-07-10T12:09:00Z"/>
                <w:rFonts w:ascii="Arial" w:hAnsi="Arial" w:cs="Arial"/>
                <w:sz w:val="20"/>
                <w:szCs w:val="20"/>
                <w:lang w:val="en-GB"/>
              </w:rPr>
            </w:pPr>
            <w:ins w:id="3866" w:author="Dylan Van Aswegen" w:date="2024-07-10T14:09:00Z" w16du:dateUtc="2024-07-10T12:09:00Z">
              <w:r>
                <w:rPr>
                  <w:rFonts w:ascii="Arial" w:hAnsi="Arial" w:cs="Arial"/>
                  <w:sz w:val="20"/>
                  <w:szCs w:val="20"/>
                  <w:lang w:val="en-GB"/>
                </w:rPr>
                <w:t>N/A</w:t>
              </w:r>
            </w:ins>
          </w:p>
        </w:tc>
        <w:tc>
          <w:tcPr>
            <w:tcW w:w="3828" w:type="dxa"/>
          </w:tcPr>
          <w:p w14:paraId="234C5E62" w14:textId="202CCCCD" w:rsidR="003767CF" w:rsidRDefault="003767C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3867" w:author="Dylan Van Aswegen" w:date="2024-07-10T14:09:00Z" w16du:dateUtc="2024-07-10T12:09:00Z"/>
                <w:rFonts w:ascii="Arial" w:hAnsi="Arial" w:cs="Arial"/>
                <w:sz w:val="20"/>
                <w:szCs w:val="20"/>
                <w:lang w:val="en-GB"/>
              </w:rPr>
            </w:pPr>
            <w:ins w:id="3868" w:author="Dylan Van Aswegen" w:date="2024-07-10T14:09:00Z" w16du:dateUtc="2024-07-10T12:09:00Z">
              <w:r>
                <w:rPr>
                  <w:rFonts w:ascii="Arial" w:hAnsi="Arial" w:cs="Arial"/>
                  <w:sz w:val="20"/>
                  <w:szCs w:val="20"/>
                  <w:lang w:val="en-GB"/>
                </w:rPr>
                <w:t xml:space="preserve">This button will be used to </w:t>
              </w:r>
            </w:ins>
            <w:ins w:id="3869" w:author="Dylan Van Aswegen" w:date="2024-07-10T14:10:00Z" w16du:dateUtc="2024-07-10T12:10:00Z">
              <w:r>
                <w:rPr>
                  <w:rFonts w:ascii="Arial" w:hAnsi="Arial" w:cs="Arial"/>
                  <w:sz w:val="20"/>
                  <w:szCs w:val="20"/>
                  <w:lang w:val="en-GB"/>
                </w:rPr>
                <w:t xml:space="preserve">navigate back to the “My Home” page. Once clicked, </w:t>
              </w:r>
            </w:ins>
            <w:ins w:id="3870" w:author="Dylan Van Aswegen" w:date="2024-07-10T14:11:00Z" w16du:dateUtc="2024-07-10T12:11:00Z">
              <w:r>
                <w:rPr>
                  <w:rFonts w:ascii="Arial" w:hAnsi="Arial" w:cs="Arial"/>
                  <w:sz w:val="20"/>
                  <w:szCs w:val="20"/>
                  <w:lang w:val="en-GB"/>
                </w:rPr>
                <w:t xml:space="preserve">the user will </w:t>
              </w:r>
            </w:ins>
            <w:ins w:id="3871" w:author="Dylan Van Aswegen" w:date="2024-07-10T14:12:00Z" w16du:dateUtc="2024-07-10T12:12:00Z">
              <w:r>
                <w:rPr>
                  <w:rFonts w:ascii="Arial" w:hAnsi="Arial" w:cs="Arial"/>
                  <w:sz w:val="20"/>
                  <w:szCs w:val="20"/>
                  <w:lang w:val="en-GB"/>
                </w:rPr>
                <w:t xml:space="preserve">be navigated back to the “My Home” page. </w:t>
              </w:r>
            </w:ins>
          </w:p>
        </w:tc>
      </w:tr>
    </w:tbl>
    <w:p w14:paraId="7B89A133" w14:textId="77777777" w:rsidR="001259A4" w:rsidRDefault="001259A4" w:rsidP="00CC5AFC">
      <w:pPr>
        <w:rPr>
          <w:ins w:id="3872" w:author="Dylan Van Aswegen" w:date="2024-07-10T13:17:00Z" w16du:dateUtc="2024-07-10T11:17:00Z"/>
        </w:rPr>
      </w:pPr>
    </w:p>
    <w:p w14:paraId="7DFBD08C" w14:textId="3AEE0133" w:rsidR="00CC5AFC" w:rsidRDefault="001259A4" w:rsidP="00CC5AFC">
      <w:pPr>
        <w:rPr>
          <w:ins w:id="3873" w:author="Dylan Van Aswegen" w:date="2024-07-10T13:23:00Z" w16du:dateUtc="2024-07-10T11:23:00Z"/>
        </w:rPr>
      </w:pPr>
      <w:ins w:id="3874" w:author="Dylan Van Aswegen" w:date="2024-07-10T13:22:00Z" w16du:dateUtc="2024-07-10T11:22:00Z">
        <w:r>
          <w:t>The page will further consist of a table that details the event bookings they had made</w:t>
        </w:r>
      </w:ins>
      <w:ins w:id="3875" w:author="Dylan Van Aswegen" w:date="2024-07-10T13:23:00Z" w16du:dateUtc="2024-07-10T11:23:00Z">
        <w:r>
          <w:t xml:space="preserve">. The table columns will consist of: </w:t>
        </w:r>
      </w:ins>
    </w:p>
    <w:tbl>
      <w:tblPr>
        <w:tblStyle w:val="GridTable4-Accent1"/>
        <w:tblW w:w="8222" w:type="dxa"/>
        <w:tblInd w:w="-714" w:type="dxa"/>
        <w:tblLook w:val="04A0" w:firstRow="1" w:lastRow="0" w:firstColumn="1" w:lastColumn="0" w:noHBand="0" w:noVBand="1"/>
        <w:tblPrChange w:id="3876" w:author="Dylan Van Aswegen" w:date="2024-07-10T13:25:00Z" w16du:dateUtc="2024-07-10T11:25:00Z">
          <w:tblPr>
            <w:tblStyle w:val="GridTable4-Accent1"/>
            <w:tblW w:w="9639" w:type="dxa"/>
            <w:tblInd w:w="-714" w:type="dxa"/>
            <w:tblLook w:val="04A0" w:firstRow="1" w:lastRow="0" w:firstColumn="1" w:lastColumn="0" w:noHBand="0" w:noVBand="1"/>
          </w:tblPr>
        </w:tblPrChange>
      </w:tblPr>
      <w:tblGrid>
        <w:gridCol w:w="1451"/>
        <w:gridCol w:w="1273"/>
        <w:gridCol w:w="1694"/>
        <w:gridCol w:w="3804"/>
        <w:tblGridChange w:id="3877">
          <w:tblGrid>
            <w:gridCol w:w="1451"/>
            <w:gridCol w:w="691"/>
            <w:gridCol w:w="582"/>
            <w:gridCol w:w="835"/>
            <w:gridCol w:w="859"/>
            <w:gridCol w:w="417"/>
            <w:gridCol w:w="1701"/>
            <w:gridCol w:w="1686"/>
            <w:gridCol w:w="2142"/>
          </w:tblGrid>
        </w:tblGridChange>
      </w:tblGrid>
      <w:tr w:rsidR="001259A4" w14:paraId="7AFD4EF1" w14:textId="77777777" w:rsidTr="001259A4">
        <w:trPr>
          <w:cnfStyle w:val="100000000000" w:firstRow="1" w:lastRow="0" w:firstColumn="0" w:lastColumn="0" w:oddVBand="0" w:evenVBand="0" w:oddHBand="0" w:evenHBand="0" w:firstRowFirstColumn="0" w:firstRowLastColumn="0" w:lastRowFirstColumn="0" w:lastRowLastColumn="0"/>
          <w:tblHeader/>
          <w:ins w:id="3878" w:author="Dylan Van Aswegen" w:date="2024-07-10T13:23:00Z"/>
          <w:trPrChange w:id="3879" w:author="Dylan Van Aswegen" w:date="2024-07-10T13:25:00Z" w16du:dateUtc="2024-07-10T11:25:00Z">
            <w:trPr>
              <w:gridBefore w:val="2"/>
              <w:tblHeader/>
            </w:trPr>
          </w:trPrChange>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Change w:id="3880" w:author="Dylan Van Aswegen" w:date="2024-07-10T13:25:00Z" w16du:dateUtc="2024-07-10T11:25:00Z">
              <w:tcPr>
                <w:tcW w:w="1417" w:type="dxa"/>
                <w:gridSpan w:val="2"/>
                <w:shd w:val="clear" w:color="auto" w:fill="002060"/>
              </w:tcPr>
            </w:tcPrChange>
          </w:tcPr>
          <w:p w14:paraId="221EDC6F" w14:textId="06A78D95" w:rsidR="001259A4" w:rsidRDefault="001259A4" w:rsidP="00B85F07">
            <w:pPr>
              <w:spacing w:line="360" w:lineRule="auto"/>
              <w:jc w:val="both"/>
              <w:cnfStyle w:val="101000000000" w:firstRow="1" w:lastRow="0" w:firstColumn="1" w:lastColumn="0" w:oddVBand="0" w:evenVBand="0" w:oddHBand="0" w:evenHBand="0" w:firstRowFirstColumn="0" w:firstRowLastColumn="0" w:lastRowFirstColumn="0" w:lastRowLastColumn="0"/>
              <w:rPr>
                <w:ins w:id="3881" w:author="Dylan Van Aswegen" w:date="2024-07-10T13:23:00Z" w16du:dateUtc="2024-07-10T11:23:00Z"/>
                <w:rFonts w:ascii="Arial" w:hAnsi="Arial" w:cs="Arial"/>
                <w:sz w:val="20"/>
                <w:szCs w:val="20"/>
                <w:lang w:val="en-GB"/>
              </w:rPr>
            </w:pPr>
            <w:ins w:id="3882" w:author="Dylan Van Aswegen" w:date="2024-07-10T13:24:00Z" w16du:dateUtc="2024-07-10T11:24:00Z">
              <w:r>
                <w:rPr>
                  <w:rFonts w:ascii="Arial" w:hAnsi="Arial" w:cs="Arial"/>
                  <w:sz w:val="20"/>
                  <w:szCs w:val="20"/>
                  <w:lang w:val="en-GB"/>
                </w:rPr>
                <w:t>Column Name</w:t>
              </w:r>
            </w:ins>
          </w:p>
        </w:tc>
        <w:tc>
          <w:tcPr>
            <w:tcW w:w="1273" w:type="dxa"/>
            <w:shd w:val="clear" w:color="auto" w:fill="002060"/>
            <w:tcPrChange w:id="3883" w:author="Dylan Van Aswegen" w:date="2024-07-10T13:25:00Z" w16du:dateUtc="2024-07-10T11:25:00Z">
              <w:tcPr>
                <w:tcW w:w="1276" w:type="dxa"/>
                <w:gridSpan w:val="2"/>
                <w:shd w:val="clear" w:color="auto" w:fill="002060"/>
              </w:tcPr>
            </w:tcPrChange>
          </w:tcPr>
          <w:p w14:paraId="14FB6279" w14:textId="61A9BD6E" w:rsidR="001259A4" w:rsidRDefault="001259A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884" w:author="Dylan Van Aswegen" w:date="2024-07-10T13:23:00Z" w16du:dateUtc="2024-07-10T11:23:00Z"/>
                <w:rFonts w:ascii="Arial" w:hAnsi="Arial" w:cs="Arial"/>
                <w:sz w:val="20"/>
                <w:szCs w:val="20"/>
                <w:lang w:val="en-GB"/>
              </w:rPr>
            </w:pPr>
            <w:ins w:id="3885" w:author="Dylan Van Aswegen" w:date="2024-07-10T13:24:00Z" w16du:dateUtc="2024-07-10T11:24:00Z">
              <w:r>
                <w:rPr>
                  <w:rFonts w:ascii="Arial" w:hAnsi="Arial" w:cs="Arial"/>
                  <w:sz w:val="20"/>
                  <w:szCs w:val="20"/>
                  <w:lang w:val="en-GB"/>
                </w:rPr>
                <w:t>Column</w:t>
              </w:r>
            </w:ins>
            <w:ins w:id="3886" w:author="Dylan Van Aswegen" w:date="2024-07-10T13:23:00Z" w16du:dateUtc="2024-07-10T11:23:00Z">
              <w:r>
                <w:rPr>
                  <w:rFonts w:ascii="Arial" w:hAnsi="Arial" w:cs="Arial"/>
                  <w:sz w:val="20"/>
                  <w:szCs w:val="20"/>
                  <w:lang w:val="en-GB"/>
                </w:rPr>
                <w:t xml:space="preserve"> Type</w:t>
              </w:r>
            </w:ins>
          </w:p>
        </w:tc>
        <w:tc>
          <w:tcPr>
            <w:tcW w:w="1694" w:type="dxa"/>
            <w:shd w:val="clear" w:color="auto" w:fill="002060"/>
            <w:tcPrChange w:id="3887" w:author="Dylan Van Aswegen" w:date="2024-07-10T13:25:00Z" w16du:dateUtc="2024-07-10T11:25:00Z">
              <w:tcPr>
                <w:tcW w:w="1701" w:type="dxa"/>
                <w:shd w:val="clear" w:color="auto" w:fill="002060"/>
              </w:tcPr>
            </w:tcPrChange>
          </w:tcPr>
          <w:p w14:paraId="0AFD6EC3" w14:textId="2B2566B4" w:rsidR="001259A4" w:rsidRDefault="001259A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888" w:author="Dylan Van Aswegen" w:date="2024-07-10T13:23:00Z" w16du:dateUtc="2024-07-10T11:23:00Z"/>
                <w:rFonts w:ascii="Arial" w:hAnsi="Arial" w:cs="Arial"/>
                <w:sz w:val="20"/>
                <w:szCs w:val="20"/>
                <w:lang w:val="en-GB"/>
              </w:rPr>
            </w:pPr>
            <w:ins w:id="3889" w:author="Dylan Van Aswegen" w:date="2024-07-10T13:24:00Z" w16du:dateUtc="2024-07-10T11:24:00Z">
              <w:r>
                <w:rPr>
                  <w:rFonts w:ascii="Arial" w:hAnsi="Arial" w:cs="Arial"/>
                  <w:sz w:val="20"/>
                  <w:szCs w:val="20"/>
                  <w:lang w:val="en-GB"/>
                </w:rPr>
                <w:t>Column</w:t>
              </w:r>
            </w:ins>
            <w:ins w:id="3890" w:author="Dylan Van Aswegen" w:date="2024-07-10T13:23:00Z" w16du:dateUtc="2024-07-10T11:23:00Z">
              <w:r>
                <w:rPr>
                  <w:rFonts w:ascii="Arial" w:hAnsi="Arial" w:cs="Arial"/>
                  <w:sz w:val="20"/>
                  <w:szCs w:val="20"/>
                  <w:lang w:val="en-GB"/>
                </w:rPr>
                <w:t xml:space="preserve"> Data Type</w:t>
              </w:r>
            </w:ins>
          </w:p>
        </w:tc>
        <w:tc>
          <w:tcPr>
            <w:tcW w:w="3804" w:type="dxa"/>
            <w:shd w:val="clear" w:color="auto" w:fill="002060"/>
            <w:tcPrChange w:id="3891" w:author="Dylan Van Aswegen" w:date="2024-07-10T13:25:00Z" w16du:dateUtc="2024-07-10T11:25:00Z">
              <w:tcPr>
                <w:tcW w:w="3828" w:type="dxa"/>
                <w:gridSpan w:val="2"/>
                <w:shd w:val="clear" w:color="auto" w:fill="002060"/>
              </w:tcPr>
            </w:tcPrChange>
          </w:tcPr>
          <w:p w14:paraId="006D4504" w14:textId="0AEAC5FE" w:rsidR="001259A4" w:rsidRDefault="001259A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892" w:author="Dylan Van Aswegen" w:date="2024-07-10T13:23:00Z" w16du:dateUtc="2024-07-10T11:23:00Z"/>
                <w:rFonts w:ascii="Arial" w:hAnsi="Arial" w:cs="Arial"/>
                <w:sz w:val="20"/>
                <w:szCs w:val="20"/>
                <w:lang w:val="en-GB"/>
              </w:rPr>
            </w:pPr>
            <w:ins w:id="3893" w:author="Dylan Van Aswegen" w:date="2024-07-10T13:24:00Z" w16du:dateUtc="2024-07-10T11:24:00Z">
              <w:r>
                <w:rPr>
                  <w:rFonts w:ascii="Arial" w:hAnsi="Arial" w:cs="Arial"/>
                  <w:sz w:val="20"/>
                  <w:szCs w:val="20"/>
                  <w:lang w:val="en-GB"/>
                </w:rPr>
                <w:t>Column</w:t>
              </w:r>
            </w:ins>
            <w:ins w:id="3894" w:author="Dylan Van Aswegen" w:date="2024-07-10T13:23:00Z" w16du:dateUtc="2024-07-10T11:23:00Z">
              <w:r>
                <w:rPr>
                  <w:rFonts w:ascii="Arial" w:hAnsi="Arial" w:cs="Arial"/>
                  <w:sz w:val="20"/>
                  <w:szCs w:val="20"/>
                  <w:lang w:val="en-GB"/>
                </w:rPr>
                <w:t xml:space="preserve"> Rules</w:t>
              </w:r>
            </w:ins>
          </w:p>
        </w:tc>
      </w:tr>
      <w:tr w:rsidR="001259A4" w14:paraId="1EFA7AFA" w14:textId="77777777" w:rsidTr="001259A4">
        <w:trPr>
          <w:cnfStyle w:val="000000100000" w:firstRow="0" w:lastRow="0" w:firstColumn="0" w:lastColumn="0" w:oddVBand="0" w:evenVBand="0" w:oddHBand="1" w:evenHBand="0" w:firstRowFirstColumn="0" w:firstRowLastColumn="0" w:lastRowFirstColumn="0" w:lastRowLastColumn="0"/>
          <w:ins w:id="3895" w:author="Dylan Van Aswegen" w:date="2024-07-10T13:23:00Z"/>
          <w:trPrChange w:id="3896" w:author="Dylan Van Aswegen" w:date="2024-07-10T13:25:00Z" w16du:dateUtc="2024-07-10T11:25:00Z">
            <w:trPr>
              <w:gridBefore w:val="2"/>
            </w:trPr>
          </w:trPrChange>
        </w:trPr>
        <w:tc>
          <w:tcPr>
            <w:cnfStyle w:val="001000000000" w:firstRow="0" w:lastRow="0" w:firstColumn="1" w:lastColumn="0" w:oddVBand="0" w:evenVBand="0" w:oddHBand="0" w:evenHBand="0" w:firstRowFirstColumn="0" w:firstRowLastColumn="0" w:lastRowFirstColumn="0" w:lastRowLastColumn="0"/>
            <w:tcW w:w="1451" w:type="dxa"/>
            <w:tcPrChange w:id="3897" w:author="Dylan Van Aswegen" w:date="2024-07-10T13:25:00Z" w16du:dateUtc="2024-07-10T11:25:00Z">
              <w:tcPr>
                <w:tcW w:w="1417" w:type="dxa"/>
                <w:gridSpan w:val="2"/>
              </w:tcPr>
            </w:tcPrChange>
          </w:tcPr>
          <w:p w14:paraId="08AB5427" w14:textId="371BBDF4" w:rsidR="001259A4" w:rsidRDefault="001259A4" w:rsidP="00B85F07">
            <w:pPr>
              <w:spacing w:line="360" w:lineRule="auto"/>
              <w:jc w:val="both"/>
              <w:cnfStyle w:val="001000100000" w:firstRow="0" w:lastRow="0" w:firstColumn="1" w:lastColumn="0" w:oddVBand="0" w:evenVBand="0" w:oddHBand="1" w:evenHBand="0" w:firstRowFirstColumn="0" w:firstRowLastColumn="0" w:lastRowFirstColumn="0" w:lastRowLastColumn="0"/>
              <w:rPr>
                <w:ins w:id="3898" w:author="Dylan Van Aswegen" w:date="2024-07-10T13:23:00Z" w16du:dateUtc="2024-07-10T11:23:00Z"/>
                <w:rFonts w:ascii="Arial" w:hAnsi="Arial" w:cs="Arial"/>
                <w:sz w:val="20"/>
                <w:szCs w:val="20"/>
                <w:lang w:val="en-GB"/>
              </w:rPr>
            </w:pPr>
            <w:ins w:id="3899" w:author="Dylan Van Aswegen" w:date="2024-07-10T13:25:00Z" w16du:dateUtc="2024-07-10T11:25:00Z">
              <w:r>
                <w:rPr>
                  <w:rFonts w:ascii="Arial" w:hAnsi="Arial" w:cs="Arial"/>
                  <w:sz w:val="20"/>
                  <w:szCs w:val="20"/>
                  <w:lang w:val="en-GB"/>
                </w:rPr>
                <w:t xml:space="preserve">Organisation </w:t>
              </w:r>
            </w:ins>
          </w:p>
        </w:tc>
        <w:tc>
          <w:tcPr>
            <w:tcW w:w="1273" w:type="dxa"/>
            <w:tcPrChange w:id="3900" w:author="Dylan Van Aswegen" w:date="2024-07-10T13:25:00Z" w16du:dateUtc="2024-07-10T11:25:00Z">
              <w:tcPr>
                <w:tcW w:w="1276" w:type="dxa"/>
                <w:gridSpan w:val="2"/>
              </w:tcPr>
            </w:tcPrChange>
          </w:tcPr>
          <w:p w14:paraId="2FC804C8" w14:textId="77777777" w:rsidR="001259A4" w:rsidRDefault="001259A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901" w:author="Dylan Van Aswegen" w:date="2024-07-10T13:23:00Z" w16du:dateUtc="2024-07-10T11:23:00Z"/>
                <w:rFonts w:ascii="Arial" w:hAnsi="Arial" w:cs="Arial"/>
                <w:sz w:val="20"/>
                <w:szCs w:val="20"/>
                <w:lang w:val="en-GB"/>
              </w:rPr>
            </w:pPr>
            <w:ins w:id="3902" w:author="Dylan Van Aswegen" w:date="2024-07-10T13:23:00Z" w16du:dateUtc="2024-07-10T11:23:00Z">
              <w:r>
                <w:rPr>
                  <w:rFonts w:ascii="Arial" w:hAnsi="Arial" w:cs="Arial"/>
                  <w:sz w:val="20"/>
                  <w:szCs w:val="20"/>
                  <w:lang w:val="en-GB"/>
                </w:rPr>
                <w:t xml:space="preserve">Text Field </w:t>
              </w:r>
            </w:ins>
          </w:p>
        </w:tc>
        <w:tc>
          <w:tcPr>
            <w:tcW w:w="1694" w:type="dxa"/>
            <w:tcPrChange w:id="3903" w:author="Dylan Van Aswegen" w:date="2024-07-10T13:25:00Z" w16du:dateUtc="2024-07-10T11:25:00Z">
              <w:tcPr>
                <w:tcW w:w="1701" w:type="dxa"/>
              </w:tcPr>
            </w:tcPrChange>
          </w:tcPr>
          <w:p w14:paraId="276C315E" w14:textId="77777777" w:rsidR="001259A4" w:rsidRDefault="001259A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904" w:author="Dylan Van Aswegen" w:date="2024-07-10T13:23:00Z" w16du:dateUtc="2024-07-10T11:23:00Z"/>
                <w:rFonts w:ascii="Arial" w:hAnsi="Arial" w:cs="Arial"/>
                <w:sz w:val="20"/>
                <w:szCs w:val="20"/>
                <w:lang w:val="en-GB"/>
              </w:rPr>
            </w:pPr>
            <w:ins w:id="3905" w:author="Dylan Van Aswegen" w:date="2024-07-10T13:23:00Z" w16du:dateUtc="2024-07-10T11:23:00Z">
              <w:r>
                <w:rPr>
                  <w:rFonts w:ascii="Arial" w:hAnsi="Arial" w:cs="Arial"/>
                  <w:sz w:val="20"/>
                  <w:szCs w:val="20"/>
                  <w:lang w:val="en-GB"/>
                </w:rPr>
                <w:t xml:space="preserve">String </w:t>
              </w:r>
            </w:ins>
          </w:p>
        </w:tc>
        <w:tc>
          <w:tcPr>
            <w:tcW w:w="3804" w:type="dxa"/>
            <w:tcPrChange w:id="3906" w:author="Dylan Van Aswegen" w:date="2024-07-10T13:25:00Z" w16du:dateUtc="2024-07-10T11:25:00Z">
              <w:tcPr>
                <w:tcW w:w="3828" w:type="dxa"/>
                <w:gridSpan w:val="2"/>
              </w:tcPr>
            </w:tcPrChange>
          </w:tcPr>
          <w:p w14:paraId="5414046C" w14:textId="6EE44108" w:rsidR="001259A4" w:rsidRDefault="001259A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3907" w:author="Dylan Van Aswegen" w:date="2024-07-10T13:23:00Z" w16du:dateUtc="2024-07-10T11:23:00Z"/>
                <w:rFonts w:ascii="Arial" w:hAnsi="Arial" w:cs="Arial"/>
                <w:sz w:val="20"/>
                <w:szCs w:val="20"/>
                <w:lang w:val="en-GB"/>
              </w:rPr>
            </w:pPr>
            <w:ins w:id="3908" w:author="Dylan Van Aswegen" w:date="2024-07-10T13:27:00Z" w16du:dateUtc="2024-07-10T11:27:00Z">
              <w:r>
                <w:rPr>
                  <w:rFonts w:ascii="Arial" w:hAnsi="Arial" w:cs="Arial"/>
                  <w:sz w:val="20"/>
                  <w:szCs w:val="20"/>
                  <w:lang w:val="en-GB"/>
                </w:rPr>
                <w:t xml:space="preserve">This </w:t>
              </w:r>
            </w:ins>
            <w:ins w:id="3909" w:author="Dylan Van Aswegen" w:date="2024-07-10T13:32:00Z" w16du:dateUtc="2024-07-10T11:32:00Z">
              <w:r w:rsidR="000815BB">
                <w:rPr>
                  <w:rFonts w:ascii="Arial" w:hAnsi="Arial" w:cs="Arial"/>
                  <w:sz w:val="20"/>
                  <w:szCs w:val="20"/>
                  <w:lang w:val="en-GB"/>
                </w:rPr>
                <w:t>column</w:t>
              </w:r>
            </w:ins>
            <w:ins w:id="3910" w:author="Dylan Van Aswegen" w:date="2024-07-10T13:27:00Z" w16du:dateUtc="2024-07-10T11:27:00Z">
              <w:r>
                <w:rPr>
                  <w:rFonts w:ascii="Arial" w:hAnsi="Arial" w:cs="Arial"/>
                  <w:sz w:val="20"/>
                  <w:szCs w:val="20"/>
                  <w:lang w:val="en-GB"/>
                </w:rPr>
                <w:t xml:space="preserve"> will contain the </w:t>
              </w:r>
            </w:ins>
            <w:ins w:id="3911" w:author="Dylan Van Aswegen" w:date="2024-07-10T13:28:00Z" w16du:dateUtc="2024-07-10T11:28:00Z">
              <w:r w:rsidR="000815BB">
                <w:rPr>
                  <w:rFonts w:ascii="Arial" w:hAnsi="Arial" w:cs="Arial"/>
                  <w:sz w:val="20"/>
                  <w:szCs w:val="20"/>
                  <w:lang w:val="en-GB"/>
                </w:rPr>
                <w:t>name of the organisation</w:t>
              </w:r>
            </w:ins>
            <w:ins w:id="3912" w:author="Dylan Van Aswegen" w:date="2024-07-10T13:31:00Z" w16du:dateUtc="2024-07-10T11:31:00Z">
              <w:r w:rsidR="000815BB">
                <w:rPr>
                  <w:rFonts w:ascii="Arial" w:hAnsi="Arial" w:cs="Arial"/>
                  <w:sz w:val="20"/>
                  <w:szCs w:val="20"/>
                  <w:lang w:val="en-GB"/>
                </w:rPr>
                <w:t xml:space="preserve"> that created the event. </w:t>
              </w:r>
            </w:ins>
            <w:ins w:id="3913" w:author="Dylan Van Aswegen" w:date="2024-07-10T13:28:00Z" w16du:dateUtc="2024-07-10T11:28:00Z">
              <w:r w:rsidR="000815BB">
                <w:rPr>
                  <w:rFonts w:ascii="Arial" w:hAnsi="Arial" w:cs="Arial"/>
                  <w:sz w:val="20"/>
                  <w:szCs w:val="20"/>
                  <w:lang w:val="en-GB"/>
                </w:rPr>
                <w:t xml:space="preserve"> </w:t>
              </w:r>
            </w:ins>
            <w:ins w:id="3914" w:author="Dylan Van Aswegen" w:date="2024-07-10T13:23:00Z" w16du:dateUtc="2024-07-10T11:23:00Z">
              <w:r>
                <w:rPr>
                  <w:rFonts w:ascii="Arial" w:hAnsi="Arial" w:cs="Arial"/>
                  <w:sz w:val="20"/>
                  <w:szCs w:val="20"/>
                  <w:lang w:val="en-GB"/>
                </w:rPr>
                <w:t xml:space="preserve"> </w:t>
              </w:r>
            </w:ins>
          </w:p>
        </w:tc>
      </w:tr>
      <w:tr w:rsidR="001259A4" w14:paraId="51727B15" w14:textId="77777777" w:rsidTr="001259A4">
        <w:trPr>
          <w:ins w:id="3915" w:author="Dylan Van Aswegen" w:date="2024-07-10T13:25:00Z"/>
        </w:trPr>
        <w:tc>
          <w:tcPr>
            <w:cnfStyle w:val="001000000000" w:firstRow="0" w:lastRow="0" w:firstColumn="1" w:lastColumn="0" w:oddVBand="0" w:evenVBand="0" w:oddHBand="0" w:evenHBand="0" w:firstRowFirstColumn="0" w:firstRowLastColumn="0" w:lastRowFirstColumn="0" w:lastRowLastColumn="0"/>
            <w:tcW w:w="1451" w:type="dxa"/>
          </w:tcPr>
          <w:p w14:paraId="4EC0F140" w14:textId="53AA7409" w:rsidR="001259A4" w:rsidRDefault="001259A4" w:rsidP="001259A4">
            <w:pPr>
              <w:spacing w:line="360" w:lineRule="auto"/>
              <w:jc w:val="both"/>
              <w:rPr>
                <w:ins w:id="3916" w:author="Dylan Van Aswegen" w:date="2024-07-10T13:25:00Z" w16du:dateUtc="2024-07-10T11:25:00Z"/>
                <w:rFonts w:ascii="Arial" w:hAnsi="Arial" w:cs="Arial"/>
                <w:sz w:val="20"/>
                <w:szCs w:val="20"/>
                <w:lang w:val="en-GB"/>
              </w:rPr>
            </w:pPr>
            <w:ins w:id="3917" w:author="Dylan Van Aswegen" w:date="2024-07-10T13:25:00Z" w16du:dateUtc="2024-07-10T11:25:00Z">
              <w:r>
                <w:rPr>
                  <w:rFonts w:ascii="Arial" w:hAnsi="Arial" w:cs="Arial"/>
                  <w:sz w:val="20"/>
                  <w:szCs w:val="20"/>
                  <w:lang w:val="en-GB"/>
                </w:rPr>
                <w:t>Event Title</w:t>
              </w:r>
            </w:ins>
          </w:p>
        </w:tc>
        <w:tc>
          <w:tcPr>
            <w:tcW w:w="1273" w:type="dxa"/>
          </w:tcPr>
          <w:p w14:paraId="5AF40462" w14:textId="57CF3F40" w:rsidR="001259A4" w:rsidRDefault="001259A4" w:rsidP="001259A4">
            <w:pPr>
              <w:spacing w:line="360" w:lineRule="auto"/>
              <w:jc w:val="both"/>
              <w:cnfStyle w:val="000000000000" w:firstRow="0" w:lastRow="0" w:firstColumn="0" w:lastColumn="0" w:oddVBand="0" w:evenVBand="0" w:oddHBand="0" w:evenHBand="0" w:firstRowFirstColumn="0" w:firstRowLastColumn="0" w:lastRowFirstColumn="0" w:lastRowLastColumn="0"/>
              <w:rPr>
                <w:ins w:id="3918" w:author="Dylan Van Aswegen" w:date="2024-07-10T13:25:00Z" w16du:dateUtc="2024-07-10T11:25:00Z"/>
                <w:rFonts w:ascii="Arial" w:hAnsi="Arial" w:cs="Arial"/>
                <w:sz w:val="20"/>
                <w:szCs w:val="20"/>
                <w:lang w:val="en-GB"/>
              </w:rPr>
            </w:pPr>
            <w:ins w:id="3919" w:author="Dylan Van Aswegen" w:date="2024-07-10T13:26:00Z" w16du:dateUtc="2024-07-10T11:26:00Z">
              <w:r>
                <w:rPr>
                  <w:rFonts w:ascii="Arial" w:hAnsi="Arial" w:cs="Arial"/>
                  <w:sz w:val="20"/>
                  <w:szCs w:val="20"/>
                  <w:lang w:val="en-GB"/>
                </w:rPr>
                <w:t xml:space="preserve">Text Field </w:t>
              </w:r>
            </w:ins>
          </w:p>
        </w:tc>
        <w:tc>
          <w:tcPr>
            <w:tcW w:w="1694" w:type="dxa"/>
          </w:tcPr>
          <w:p w14:paraId="5E58FF2A" w14:textId="44BA6386" w:rsidR="001259A4" w:rsidRDefault="001259A4" w:rsidP="001259A4">
            <w:pPr>
              <w:spacing w:line="360" w:lineRule="auto"/>
              <w:jc w:val="both"/>
              <w:cnfStyle w:val="000000000000" w:firstRow="0" w:lastRow="0" w:firstColumn="0" w:lastColumn="0" w:oddVBand="0" w:evenVBand="0" w:oddHBand="0" w:evenHBand="0" w:firstRowFirstColumn="0" w:firstRowLastColumn="0" w:lastRowFirstColumn="0" w:lastRowLastColumn="0"/>
              <w:rPr>
                <w:ins w:id="3920" w:author="Dylan Van Aswegen" w:date="2024-07-10T13:25:00Z" w16du:dateUtc="2024-07-10T11:25:00Z"/>
                <w:rFonts w:ascii="Arial" w:hAnsi="Arial" w:cs="Arial"/>
                <w:sz w:val="20"/>
                <w:szCs w:val="20"/>
                <w:lang w:val="en-GB"/>
              </w:rPr>
            </w:pPr>
            <w:ins w:id="3921" w:author="Dylan Van Aswegen" w:date="2024-07-10T13:26:00Z" w16du:dateUtc="2024-07-10T11:26:00Z">
              <w:r>
                <w:rPr>
                  <w:rFonts w:ascii="Arial" w:hAnsi="Arial" w:cs="Arial"/>
                  <w:sz w:val="20"/>
                  <w:szCs w:val="20"/>
                  <w:lang w:val="en-GB"/>
                </w:rPr>
                <w:t xml:space="preserve">String </w:t>
              </w:r>
            </w:ins>
          </w:p>
        </w:tc>
        <w:tc>
          <w:tcPr>
            <w:tcW w:w="3804" w:type="dxa"/>
          </w:tcPr>
          <w:p w14:paraId="1741C6C0" w14:textId="6C993D08" w:rsidR="001259A4" w:rsidRDefault="000815BB" w:rsidP="001259A4">
            <w:pPr>
              <w:spacing w:line="360" w:lineRule="auto"/>
              <w:jc w:val="both"/>
              <w:cnfStyle w:val="000000000000" w:firstRow="0" w:lastRow="0" w:firstColumn="0" w:lastColumn="0" w:oddVBand="0" w:evenVBand="0" w:oddHBand="0" w:evenHBand="0" w:firstRowFirstColumn="0" w:firstRowLastColumn="0" w:lastRowFirstColumn="0" w:lastRowLastColumn="0"/>
              <w:rPr>
                <w:ins w:id="3922" w:author="Dylan Van Aswegen" w:date="2024-07-10T13:25:00Z" w16du:dateUtc="2024-07-10T11:25:00Z"/>
                <w:rFonts w:ascii="Arial" w:hAnsi="Arial" w:cs="Arial"/>
                <w:sz w:val="20"/>
                <w:szCs w:val="20"/>
                <w:lang w:val="en-GB"/>
              </w:rPr>
            </w:pPr>
            <w:ins w:id="3923" w:author="Dylan Van Aswegen" w:date="2024-07-10T13:32:00Z" w16du:dateUtc="2024-07-10T11:32:00Z">
              <w:r>
                <w:rPr>
                  <w:rFonts w:ascii="Arial" w:hAnsi="Arial" w:cs="Arial"/>
                  <w:sz w:val="20"/>
                  <w:szCs w:val="20"/>
                  <w:lang w:val="en-GB"/>
                </w:rPr>
                <w:t xml:space="preserve">This column will contain the title of the event. </w:t>
              </w:r>
            </w:ins>
          </w:p>
        </w:tc>
      </w:tr>
      <w:tr w:rsidR="001259A4" w14:paraId="1D33A9ED" w14:textId="77777777" w:rsidTr="001259A4">
        <w:trPr>
          <w:cnfStyle w:val="000000100000" w:firstRow="0" w:lastRow="0" w:firstColumn="0" w:lastColumn="0" w:oddVBand="0" w:evenVBand="0" w:oddHBand="1" w:evenHBand="0" w:firstRowFirstColumn="0" w:firstRowLastColumn="0" w:lastRowFirstColumn="0" w:lastRowLastColumn="0"/>
          <w:ins w:id="3924" w:author="Dylan Van Aswegen" w:date="2024-07-10T13:25:00Z"/>
        </w:trPr>
        <w:tc>
          <w:tcPr>
            <w:cnfStyle w:val="001000000000" w:firstRow="0" w:lastRow="0" w:firstColumn="1" w:lastColumn="0" w:oddVBand="0" w:evenVBand="0" w:oddHBand="0" w:evenHBand="0" w:firstRowFirstColumn="0" w:firstRowLastColumn="0" w:lastRowFirstColumn="0" w:lastRowLastColumn="0"/>
            <w:tcW w:w="1451" w:type="dxa"/>
          </w:tcPr>
          <w:p w14:paraId="234BAC7C" w14:textId="232750C6" w:rsidR="001259A4" w:rsidRDefault="001259A4" w:rsidP="001259A4">
            <w:pPr>
              <w:spacing w:line="360" w:lineRule="auto"/>
              <w:jc w:val="both"/>
              <w:rPr>
                <w:ins w:id="3925" w:author="Dylan Van Aswegen" w:date="2024-07-10T13:25:00Z" w16du:dateUtc="2024-07-10T11:25:00Z"/>
                <w:rFonts w:ascii="Arial" w:hAnsi="Arial" w:cs="Arial"/>
                <w:sz w:val="20"/>
                <w:szCs w:val="20"/>
                <w:lang w:val="en-GB"/>
              </w:rPr>
            </w:pPr>
            <w:ins w:id="3926" w:author="Dylan Van Aswegen" w:date="2024-07-10T13:25:00Z" w16du:dateUtc="2024-07-10T11:25:00Z">
              <w:r>
                <w:rPr>
                  <w:rFonts w:ascii="Arial" w:hAnsi="Arial" w:cs="Arial"/>
                  <w:sz w:val="20"/>
                  <w:szCs w:val="20"/>
                  <w:lang w:val="en-GB"/>
                </w:rPr>
                <w:t>Event Date</w:t>
              </w:r>
            </w:ins>
          </w:p>
        </w:tc>
        <w:tc>
          <w:tcPr>
            <w:tcW w:w="1273" w:type="dxa"/>
          </w:tcPr>
          <w:p w14:paraId="2924C75F" w14:textId="3167B709" w:rsidR="001259A4" w:rsidRDefault="001259A4" w:rsidP="001259A4">
            <w:pPr>
              <w:spacing w:line="360" w:lineRule="auto"/>
              <w:jc w:val="both"/>
              <w:cnfStyle w:val="000000100000" w:firstRow="0" w:lastRow="0" w:firstColumn="0" w:lastColumn="0" w:oddVBand="0" w:evenVBand="0" w:oddHBand="1" w:evenHBand="0" w:firstRowFirstColumn="0" w:firstRowLastColumn="0" w:lastRowFirstColumn="0" w:lastRowLastColumn="0"/>
              <w:rPr>
                <w:ins w:id="3927" w:author="Dylan Van Aswegen" w:date="2024-07-10T13:25:00Z" w16du:dateUtc="2024-07-10T11:25:00Z"/>
                <w:rFonts w:ascii="Arial" w:hAnsi="Arial" w:cs="Arial"/>
                <w:sz w:val="20"/>
                <w:szCs w:val="20"/>
                <w:lang w:val="en-GB"/>
              </w:rPr>
            </w:pPr>
            <w:ins w:id="3928" w:author="Dylan Van Aswegen" w:date="2024-07-10T13:26:00Z" w16du:dateUtc="2024-07-10T11:26:00Z">
              <w:r>
                <w:rPr>
                  <w:rFonts w:ascii="Arial" w:hAnsi="Arial" w:cs="Arial"/>
                  <w:sz w:val="20"/>
                  <w:szCs w:val="20"/>
                  <w:lang w:val="en-GB"/>
                </w:rPr>
                <w:t xml:space="preserve">Text Field </w:t>
              </w:r>
            </w:ins>
          </w:p>
        </w:tc>
        <w:tc>
          <w:tcPr>
            <w:tcW w:w="1694" w:type="dxa"/>
          </w:tcPr>
          <w:p w14:paraId="03015571" w14:textId="72E5AFAE" w:rsidR="001259A4" w:rsidRDefault="001259A4" w:rsidP="001259A4">
            <w:pPr>
              <w:spacing w:line="360" w:lineRule="auto"/>
              <w:jc w:val="both"/>
              <w:cnfStyle w:val="000000100000" w:firstRow="0" w:lastRow="0" w:firstColumn="0" w:lastColumn="0" w:oddVBand="0" w:evenVBand="0" w:oddHBand="1" w:evenHBand="0" w:firstRowFirstColumn="0" w:firstRowLastColumn="0" w:lastRowFirstColumn="0" w:lastRowLastColumn="0"/>
              <w:rPr>
                <w:ins w:id="3929" w:author="Dylan Van Aswegen" w:date="2024-07-10T13:25:00Z" w16du:dateUtc="2024-07-10T11:25:00Z"/>
                <w:rFonts w:ascii="Arial" w:hAnsi="Arial" w:cs="Arial"/>
                <w:sz w:val="20"/>
                <w:szCs w:val="20"/>
                <w:lang w:val="en-GB"/>
              </w:rPr>
            </w:pPr>
            <w:ins w:id="3930" w:author="Dylan Van Aswegen" w:date="2024-07-10T13:26:00Z" w16du:dateUtc="2024-07-10T11:26:00Z">
              <w:r>
                <w:rPr>
                  <w:rFonts w:ascii="Arial" w:hAnsi="Arial" w:cs="Arial"/>
                  <w:sz w:val="20"/>
                  <w:szCs w:val="20"/>
                  <w:lang w:val="en-GB"/>
                </w:rPr>
                <w:t xml:space="preserve">String </w:t>
              </w:r>
            </w:ins>
          </w:p>
        </w:tc>
        <w:tc>
          <w:tcPr>
            <w:tcW w:w="3804" w:type="dxa"/>
          </w:tcPr>
          <w:p w14:paraId="65377FEE" w14:textId="7AD53F38" w:rsidR="001259A4" w:rsidRDefault="000815BB" w:rsidP="001259A4">
            <w:pPr>
              <w:spacing w:line="360" w:lineRule="auto"/>
              <w:jc w:val="both"/>
              <w:cnfStyle w:val="000000100000" w:firstRow="0" w:lastRow="0" w:firstColumn="0" w:lastColumn="0" w:oddVBand="0" w:evenVBand="0" w:oddHBand="1" w:evenHBand="0" w:firstRowFirstColumn="0" w:firstRowLastColumn="0" w:lastRowFirstColumn="0" w:lastRowLastColumn="0"/>
              <w:rPr>
                <w:ins w:id="3931" w:author="Dylan Van Aswegen" w:date="2024-07-10T13:25:00Z" w16du:dateUtc="2024-07-10T11:25:00Z"/>
                <w:rFonts w:ascii="Arial" w:hAnsi="Arial" w:cs="Arial"/>
                <w:sz w:val="20"/>
                <w:szCs w:val="20"/>
                <w:lang w:val="en-GB"/>
              </w:rPr>
            </w:pPr>
            <w:ins w:id="3932" w:author="Dylan Van Aswegen" w:date="2024-07-10T13:32:00Z" w16du:dateUtc="2024-07-10T11:32:00Z">
              <w:r>
                <w:rPr>
                  <w:rFonts w:ascii="Arial" w:hAnsi="Arial" w:cs="Arial"/>
                  <w:sz w:val="20"/>
                  <w:szCs w:val="20"/>
                  <w:lang w:val="en-GB"/>
                </w:rPr>
                <w:t xml:space="preserve">This column will contain the date of the event. </w:t>
              </w:r>
            </w:ins>
          </w:p>
        </w:tc>
      </w:tr>
      <w:tr w:rsidR="001259A4" w14:paraId="5199EE80" w14:textId="77777777" w:rsidTr="001259A4">
        <w:trPr>
          <w:ins w:id="3933" w:author="Dylan Van Aswegen" w:date="2024-07-10T13:26:00Z"/>
        </w:trPr>
        <w:tc>
          <w:tcPr>
            <w:cnfStyle w:val="001000000000" w:firstRow="0" w:lastRow="0" w:firstColumn="1" w:lastColumn="0" w:oddVBand="0" w:evenVBand="0" w:oddHBand="0" w:evenHBand="0" w:firstRowFirstColumn="0" w:firstRowLastColumn="0" w:lastRowFirstColumn="0" w:lastRowLastColumn="0"/>
            <w:tcW w:w="1451" w:type="dxa"/>
          </w:tcPr>
          <w:p w14:paraId="684DA0CF" w14:textId="165CA191" w:rsidR="001259A4" w:rsidRDefault="001259A4" w:rsidP="001259A4">
            <w:pPr>
              <w:spacing w:line="360" w:lineRule="auto"/>
              <w:jc w:val="both"/>
              <w:rPr>
                <w:ins w:id="3934" w:author="Dylan Van Aswegen" w:date="2024-07-10T13:26:00Z" w16du:dateUtc="2024-07-10T11:26:00Z"/>
                <w:rFonts w:ascii="Arial" w:hAnsi="Arial" w:cs="Arial"/>
                <w:sz w:val="20"/>
                <w:szCs w:val="20"/>
                <w:lang w:val="en-GB"/>
              </w:rPr>
            </w:pPr>
            <w:ins w:id="3935" w:author="Dylan Van Aswegen" w:date="2024-07-10T13:26:00Z" w16du:dateUtc="2024-07-10T11:26:00Z">
              <w:r>
                <w:rPr>
                  <w:rFonts w:ascii="Arial" w:hAnsi="Arial" w:cs="Arial"/>
                  <w:sz w:val="20"/>
                  <w:szCs w:val="20"/>
                  <w:lang w:val="en-GB"/>
                </w:rPr>
                <w:t>Event Time</w:t>
              </w:r>
            </w:ins>
          </w:p>
        </w:tc>
        <w:tc>
          <w:tcPr>
            <w:tcW w:w="1273" w:type="dxa"/>
          </w:tcPr>
          <w:p w14:paraId="051F01E4" w14:textId="544DE55D" w:rsidR="001259A4" w:rsidRDefault="001259A4" w:rsidP="001259A4">
            <w:pPr>
              <w:spacing w:line="360" w:lineRule="auto"/>
              <w:jc w:val="both"/>
              <w:cnfStyle w:val="000000000000" w:firstRow="0" w:lastRow="0" w:firstColumn="0" w:lastColumn="0" w:oddVBand="0" w:evenVBand="0" w:oddHBand="0" w:evenHBand="0" w:firstRowFirstColumn="0" w:firstRowLastColumn="0" w:lastRowFirstColumn="0" w:lastRowLastColumn="0"/>
              <w:rPr>
                <w:ins w:id="3936" w:author="Dylan Van Aswegen" w:date="2024-07-10T13:26:00Z" w16du:dateUtc="2024-07-10T11:26:00Z"/>
                <w:rFonts w:ascii="Arial" w:hAnsi="Arial" w:cs="Arial"/>
                <w:sz w:val="20"/>
                <w:szCs w:val="20"/>
                <w:lang w:val="en-GB"/>
              </w:rPr>
            </w:pPr>
            <w:ins w:id="3937" w:author="Dylan Van Aswegen" w:date="2024-07-10T13:26:00Z" w16du:dateUtc="2024-07-10T11:26:00Z">
              <w:r>
                <w:rPr>
                  <w:rFonts w:ascii="Arial" w:hAnsi="Arial" w:cs="Arial"/>
                  <w:sz w:val="20"/>
                  <w:szCs w:val="20"/>
                  <w:lang w:val="en-GB"/>
                </w:rPr>
                <w:t xml:space="preserve">Text Field </w:t>
              </w:r>
            </w:ins>
          </w:p>
        </w:tc>
        <w:tc>
          <w:tcPr>
            <w:tcW w:w="1694" w:type="dxa"/>
          </w:tcPr>
          <w:p w14:paraId="11982F65" w14:textId="4B64FB39" w:rsidR="001259A4" w:rsidRDefault="001259A4" w:rsidP="001259A4">
            <w:pPr>
              <w:spacing w:line="360" w:lineRule="auto"/>
              <w:jc w:val="both"/>
              <w:cnfStyle w:val="000000000000" w:firstRow="0" w:lastRow="0" w:firstColumn="0" w:lastColumn="0" w:oddVBand="0" w:evenVBand="0" w:oddHBand="0" w:evenHBand="0" w:firstRowFirstColumn="0" w:firstRowLastColumn="0" w:lastRowFirstColumn="0" w:lastRowLastColumn="0"/>
              <w:rPr>
                <w:ins w:id="3938" w:author="Dylan Van Aswegen" w:date="2024-07-10T13:26:00Z" w16du:dateUtc="2024-07-10T11:26:00Z"/>
                <w:rFonts w:ascii="Arial" w:hAnsi="Arial" w:cs="Arial"/>
                <w:sz w:val="20"/>
                <w:szCs w:val="20"/>
                <w:lang w:val="en-GB"/>
              </w:rPr>
            </w:pPr>
            <w:ins w:id="3939" w:author="Dylan Van Aswegen" w:date="2024-07-10T13:26:00Z" w16du:dateUtc="2024-07-10T11:26:00Z">
              <w:r>
                <w:rPr>
                  <w:rFonts w:ascii="Arial" w:hAnsi="Arial" w:cs="Arial"/>
                  <w:sz w:val="20"/>
                  <w:szCs w:val="20"/>
                  <w:lang w:val="en-GB"/>
                </w:rPr>
                <w:t xml:space="preserve">String </w:t>
              </w:r>
            </w:ins>
          </w:p>
        </w:tc>
        <w:tc>
          <w:tcPr>
            <w:tcW w:w="3804" w:type="dxa"/>
          </w:tcPr>
          <w:p w14:paraId="165EE593" w14:textId="5A0F2A86" w:rsidR="001259A4" w:rsidRDefault="000815BB" w:rsidP="001259A4">
            <w:pPr>
              <w:spacing w:line="360" w:lineRule="auto"/>
              <w:jc w:val="both"/>
              <w:cnfStyle w:val="000000000000" w:firstRow="0" w:lastRow="0" w:firstColumn="0" w:lastColumn="0" w:oddVBand="0" w:evenVBand="0" w:oddHBand="0" w:evenHBand="0" w:firstRowFirstColumn="0" w:firstRowLastColumn="0" w:lastRowFirstColumn="0" w:lastRowLastColumn="0"/>
              <w:rPr>
                <w:ins w:id="3940" w:author="Dylan Van Aswegen" w:date="2024-07-10T13:26:00Z" w16du:dateUtc="2024-07-10T11:26:00Z"/>
                <w:rFonts w:ascii="Arial" w:hAnsi="Arial" w:cs="Arial"/>
                <w:sz w:val="20"/>
                <w:szCs w:val="20"/>
                <w:lang w:val="en-GB"/>
              </w:rPr>
            </w:pPr>
            <w:ins w:id="3941" w:author="Dylan Van Aswegen" w:date="2024-07-10T13:32:00Z" w16du:dateUtc="2024-07-10T11:32:00Z">
              <w:r>
                <w:rPr>
                  <w:rFonts w:ascii="Arial" w:hAnsi="Arial" w:cs="Arial"/>
                  <w:sz w:val="20"/>
                  <w:szCs w:val="20"/>
                  <w:lang w:val="en-GB"/>
                </w:rPr>
                <w:t>This colum</w:t>
              </w:r>
            </w:ins>
            <w:ins w:id="3942" w:author="Dylan Van Aswegen" w:date="2024-07-10T13:33:00Z" w16du:dateUtc="2024-07-10T11:33:00Z">
              <w:r>
                <w:rPr>
                  <w:rFonts w:ascii="Arial" w:hAnsi="Arial" w:cs="Arial"/>
                  <w:sz w:val="20"/>
                  <w:szCs w:val="20"/>
                  <w:lang w:val="en-GB"/>
                </w:rPr>
                <w:t xml:space="preserve">n will contain the time of the event. </w:t>
              </w:r>
            </w:ins>
          </w:p>
        </w:tc>
      </w:tr>
      <w:tr w:rsidR="001259A4" w14:paraId="6AAE3F6E" w14:textId="77777777" w:rsidTr="001259A4">
        <w:trPr>
          <w:cnfStyle w:val="000000100000" w:firstRow="0" w:lastRow="0" w:firstColumn="0" w:lastColumn="0" w:oddVBand="0" w:evenVBand="0" w:oddHBand="1" w:evenHBand="0" w:firstRowFirstColumn="0" w:firstRowLastColumn="0" w:lastRowFirstColumn="0" w:lastRowLastColumn="0"/>
          <w:ins w:id="3943" w:author="Dylan Van Aswegen" w:date="2024-07-10T13:26:00Z"/>
        </w:trPr>
        <w:tc>
          <w:tcPr>
            <w:cnfStyle w:val="001000000000" w:firstRow="0" w:lastRow="0" w:firstColumn="1" w:lastColumn="0" w:oddVBand="0" w:evenVBand="0" w:oddHBand="0" w:evenHBand="0" w:firstRowFirstColumn="0" w:firstRowLastColumn="0" w:lastRowFirstColumn="0" w:lastRowLastColumn="0"/>
            <w:tcW w:w="1451" w:type="dxa"/>
          </w:tcPr>
          <w:p w14:paraId="64E05E84" w14:textId="1C5761CE" w:rsidR="001259A4" w:rsidRDefault="001259A4" w:rsidP="001259A4">
            <w:pPr>
              <w:spacing w:line="360" w:lineRule="auto"/>
              <w:jc w:val="both"/>
              <w:rPr>
                <w:ins w:id="3944" w:author="Dylan Van Aswegen" w:date="2024-07-10T13:26:00Z" w16du:dateUtc="2024-07-10T11:26:00Z"/>
                <w:rFonts w:ascii="Arial" w:hAnsi="Arial" w:cs="Arial"/>
                <w:sz w:val="20"/>
                <w:szCs w:val="20"/>
                <w:lang w:val="en-GB"/>
              </w:rPr>
            </w:pPr>
            <w:ins w:id="3945" w:author="Dylan Van Aswegen" w:date="2024-07-10T13:26:00Z" w16du:dateUtc="2024-07-10T11:26:00Z">
              <w:r>
                <w:rPr>
                  <w:rFonts w:ascii="Arial" w:hAnsi="Arial" w:cs="Arial"/>
                  <w:sz w:val="20"/>
                  <w:szCs w:val="20"/>
                  <w:lang w:val="en-GB"/>
                </w:rPr>
                <w:t xml:space="preserve">Event Venue </w:t>
              </w:r>
            </w:ins>
          </w:p>
        </w:tc>
        <w:tc>
          <w:tcPr>
            <w:tcW w:w="1273" w:type="dxa"/>
          </w:tcPr>
          <w:p w14:paraId="0E96C998" w14:textId="11303748" w:rsidR="001259A4" w:rsidRDefault="001259A4" w:rsidP="001259A4">
            <w:pPr>
              <w:spacing w:line="360" w:lineRule="auto"/>
              <w:jc w:val="both"/>
              <w:cnfStyle w:val="000000100000" w:firstRow="0" w:lastRow="0" w:firstColumn="0" w:lastColumn="0" w:oddVBand="0" w:evenVBand="0" w:oddHBand="1" w:evenHBand="0" w:firstRowFirstColumn="0" w:firstRowLastColumn="0" w:lastRowFirstColumn="0" w:lastRowLastColumn="0"/>
              <w:rPr>
                <w:ins w:id="3946" w:author="Dylan Van Aswegen" w:date="2024-07-10T13:26:00Z" w16du:dateUtc="2024-07-10T11:26:00Z"/>
                <w:rFonts w:ascii="Arial" w:hAnsi="Arial" w:cs="Arial"/>
                <w:sz w:val="20"/>
                <w:szCs w:val="20"/>
                <w:lang w:val="en-GB"/>
              </w:rPr>
            </w:pPr>
            <w:ins w:id="3947" w:author="Dylan Van Aswegen" w:date="2024-07-10T13:26:00Z" w16du:dateUtc="2024-07-10T11:26:00Z">
              <w:r>
                <w:rPr>
                  <w:rFonts w:ascii="Arial" w:hAnsi="Arial" w:cs="Arial"/>
                  <w:sz w:val="20"/>
                  <w:szCs w:val="20"/>
                  <w:lang w:val="en-GB"/>
                </w:rPr>
                <w:t xml:space="preserve">Text Field </w:t>
              </w:r>
            </w:ins>
          </w:p>
        </w:tc>
        <w:tc>
          <w:tcPr>
            <w:tcW w:w="1694" w:type="dxa"/>
          </w:tcPr>
          <w:p w14:paraId="49C08550" w14:textId="01C56F7F" w:rsidR="001259A4" w:rsidRDefault="001259A4" w:rsidP="001259A4">
            <w:pPr>
              <w:spacing w:line="360" w:lineRule="auto"/>
              <w:jc w:val="both"/>
              <w:cnfStyle w:val="000000100000" w:firstRow="0" w:lastRow="0" w:firstColumn="0" w:lastColumn="0" w:oddVBand="0" w:evenVBand="0" w:oddHBand="1" w:evenHBand="0" w:firstRowFirstColumn="0" w:firstRowLastColumn="0" w:lastRowFirstColumn="0" w:lastRowLastColumn="0"/>
              <w:rPr>
                <w:ins w:id="3948" w:author="Dylan Van Aswegen" w:date="2024-07-10T13:26:00Z" w16du:dateUtc="2024-07-10T11:26:00Z"/>
                <w:rFonts w:ascii="Arial" w:hAnsi="Arial" w:cs="Arial"/>
                <w:sz w:val="20"/>
                <w:szCs w:val="20"/>
                <w:lang w:val="en-GB"/>
              </w:rPr>
            </w:pPr>
            <w:ins w:id="3949" w:author="Dylan Van Aswegen" w:date="2024-07-10T13:26:00Z" w16du:dateUtc="2024-07-10T11:26:00Z">
              <w:r>
                <w:rPr>
                  <w:rFonts w:ascii="Arial" w:hAnsi="Arial" w:cs="Arial"/>
                  <w:sz w:val="20"/>
                  <w:szCs w:val="20"/>
                  <w:lang w:val="en-GB"/>
                </w:rPr>
                <w:t xml:space="preserve">String </w:t>
              </w:r>
            </w:ins>
          </w:p>
        </w:tc>
        <w:tc>
          <w:tcPr>
            <w:tcW w:w="3804" w:type="dxa"/>
          </w:tcPr>
          <w:p w14:paraId="79C737A2" w14:textId="1C032883" w:rsidR="001259A4" w:rsidRDefault="000815BB" w:rsidP="001259A4">
            <w:pPr>
              <w:spacing w:line="360" w:lineRule="auto"/>
              <w:jc w:val="both"/>
              <w:cnfStyle w:val="000000100000" w:firstRow="0" w:lastRow="0" w:firstColumn="0" w:lastColumn="0" w:oddVBand="0" w:evenVBand="0" w:oddHBand="1" w:evenHBand="0" w:firstRowFirstColumn="0" w:firstRowLastColumn="0" w:lastRowFirstColumn="0" w:lastRowLastColumn="0"/>
              <w:rPr>
                <w:ins w:id="3950" w:author="Dylan Van Aswegen" w:date="2024-07-10T13:26:00Z" w16du:dateUtc="2024-07-10T11:26:00Z"/>
                <w:rFonts w:ascii="Arial" w:hAnsi="Arial" w:cs="Arial"/>
                <w:sz w:val="20"/>
                <w:szCs w:val="20"/>
                <w:lang w:val="en-GB"/>
              </w:rPr>
            </w:pPr>
            <w:ins w:id="3951" w:author="Dylan Van Aswegen" w:date="2024-07-10T13:33:00Z" w16du:dateUtc="2024-07-10T11:33:00Z">
              <w:r>
                <w:rPr>
                  <w:rFonts w:ascii="Arial" w:hAnsi="Arial" w:cs="Arial"/>
                  <w:sz w:val="20"/>
                  <w:szCs w:val="20"/>
                  <w:lang w:val="en-GB"/>
                </w:rPr>
                <w:t xml:space="preserve">This column will contain the venue of the event. </w:t>
              </w:r>
            </w:ins>
          </w:p>
        </w:tc>
      </w:tr>
      <w:tr w:rsidR="001259A4" w14:paraId="573A1EEE" w14:textId="77777777" w:rsidTr="001259A4">
        <w:trPr>
          <w:ins w:id="3952" w:author="Dylan Van Aswegen" w:date="2024-07-10T13:26:00Z"/>
        </w:trPr>
        <w:tc>
          <w:tcPr>
            <w:cnfStyle w:val="001000000000" w:firstRow="0" w:lastRow="0" w:firstColumn="1" w:lastColumn="0" w:oddVBand="0" w:evenVBand="0" w:oddHBand="0" w:evenHBand="0" w:firstRowFirstColumn="0" w:firstRowLastColumn="0" w:lastRowFirstColumn="0" w:lastRowLastColumn="0"/>
            <w:tcW w:w="1451" w:type="dxa"/>
          </w:tcPr>
          <w:p w14:paraId="1B6C327F" w14:textId="53FEE675" w:rsidR="001259A4" w:rsidRDefault="001259A4" w:rsidP="001259A4">
            <w:pPr>
              <w:spacing w:line="360" w:lineRule="auto"/>
              <w:jc w:val="both"/>
              <w:rPr>
                <w:ins w:id="3953" w:author="Dylan Van Aswegen" w:date="2024-07-10T13:26:00Z" w16du:dateUtc="2024-07-10T11:26:00Z"/>
                <w:rFonts w:ascii="Arial" w:hAnsi="Arial" w:cs="Arial"/>
                <w:sz w:val="20"/>
                <w:szCs w:val="20"/>
                <w:lang w:val="en-GB"/>
              </w:rPr>
            </w:pPr>
            <w:ins w:id="3954" w:author="Dylan Van Aswegen" w:date="2024-07-10T13:26:00Z" w16du:dateUtc="2024-07-10T11:26:00Z">
              <w:r>
                <w:rPr>
                  <w:rFonts w:ascii="Arial" w:hAnsi="Arial" w:cs="Arial"/>
                  <w:sz w:val="20"/>
                  <w:szCs w:val="20"/>
                  <w:lang w:val="en-GB"/>
                </w:rPr>
                <w:t xml:space="preserve">Status </w:t>
              </w:r>
            </w:ins>
          </w:p>
        </w:tc>
        <w:tc>
          <w:tcPr>
            <w:tcW w:w="1273" w:type="dxa"/>
          </w:tcPr>
          <w:p w14:paraId="20D9FCFE" w14:textId="6D3A8522" w:rsidR="001259A4" w:rsidRDefault="001259A4" w:rsidP="001259A4">
            <w:pPr>
              <w:spacing w:line="360" w:lineRule="auto"/>
              <w:jc w:val="both"/>
              <w:cnfStyle w:val="000000000000" w:firstRow="0" w:lastRow="0" w:firstColumn="0" w:lastColumn="0" w:oddVBand="0" w:evenVBand="0" w:oddHBand="0" w:evenHBand="0" w:firstRowFirstColumn="0" w:firstRowLastColumn="0" w:lastRowFirstColumn="0" w:lastRowLastColumn="0"/>
              <w:rPr>
                <w:ins w:id="3955" w:author="Dylan Van Aswegen" w:date="2024-07-10T13:26:00Z" w16du:dateUtc="2024-07-10T11:26:00Z"/>
                <w:rFonts w:ascii="Arial" w:hAnsi="Arial" w:cs="Arial"/>
                <w:sz w:val="20"/>
                <w:szCs w:val="20"/>
                <w:lang w:val="en-GB"/>
              </w:rPr>
            </w:pPr>
            <w:ins w:id="3956" w:author="Dylan Van Aswegen" w:date="2024-07-10T13:27:00Z" w16du:dateUtc="2024-07-10T11:27:00Z">
              <w:r>
                <w:rPr>
                  <w:rFonts w:ascii="Arial" w:hAnsi="Arial" w:cs="Arial"/>
                  <w:sz w:val="20"/>
                  <w:szCs w:val="20"/>
                  <w:lang w:val="en-GB"/>
                </w:rPr>
                <w:t xml:space="preserve">Text Field </w:t>
              </w:r>
            </w:ins>
          </w:p>
        </w:tc>
        <w:tc>
          <w:tcPr>
            <w:tcW w:w="1694" w:type="dxa"/>
          </w:tcPr>
          <w:p w14:paraId="65CB615B" w14:textId="791247FC" w:rsidR="001259A4" w:rsidRDefault="001259A4" w:rsidP="001259A4">
            <w:pPr>
              <w:spacing w:line="360" w:lineRule="auto"/>
              <w:jc w:val="both"/>
              <w:cnfStyle w:val="000000000000" w:firstRow="0" w:lastRow="0" w:firstColumn="0" w:lastColumn="0" w:oddVBand="0" w:evenVBand="0" w:oddHBand="0" w:evenHBand="0" w:firstRowFirstColumn="0" w:firstRowLastColumn="0" w:lastRowFirstColumn="0" w:lastRowLastColumn="0"/>
              <w:rPr>
                <w:ins w:id="3957" w:author="Dylan Van Aswegen" w:date="2024-07-10T13:26:00Z" w16du:dateUtc="2024-07-10T11:26:00Z"/>
                <w:rFonts w:ascii="Arial" w:hAnsi="Arial" w:cs="Arial"/>
                <w:sz w:val="20"/>
                <w:szCs w:val="20"/>
                <w:lang w:val="en-GB"/>
              </w:rPr>
            </w:pPr>
            <w:ins w:id="3958" w:author="Dylan Van Aswegen" w:date="2024-07-10T13:27:00Z" w16du:dateUtc="2024-07-10T11:27:00Z">
              <w:r>
                <w:rPr>
                  <w:rFonts w:ascii="Arial" w:hAnsi="Arial" w:cs="Arial"/>
                  <w:sz w:val="20"/>
                  <w:szCs w:val="20"/>
                  <w:lang w:val="en-GB"/>
                </w:rPr>
                <w:t xml:space="preserve">String </w:t>
              </w:r>
            </w:ins>
          </w:p>
        </w:tc>
        <w:tc>
          <w:tcPr>
            <w:tcW w:w="3804" w:type="dxa"/>
          </w:tcPr>
          <w:p w14:paraId="4662CC08" w14:textId="5108CA1A" w:rsidR="001259A4" w:rsidRDefault="000815BB" w:rsidP="001259A4">
            <w:pPr>
              <w:spacing w:line="360" w:lineRule="auto"/>
              <w:jc w:val="both"/>
              <w:cnfStyle w:val="000000000000" w:firstRow="0" w:lastRow="0" w:firstColumn="0" w:lastColumn="0" w:oddVBand="0" w:evenVBand="0" w:oddHBand="0" w:evenHBand="0" w:firstRowFirstColumn="0" w:firstRowLastColumn="0" w:lastRowFirstColumn="0" w:lastRowLastColumn="0"/>
              <w:rPr>
                <w:ins w:id="3959" w:author="Dylan Van Aswegen" w:date="2024-07-10T13:26:00Z" w16du:dateUtc="2024-07-10T11:26:00Z"/>
                <w:rFonts w:ascii="Arial" w:hAnsi="Arial" w:cs="Arial"/>
                <w:sz w:val="20"/>
                <w:szCs w:val="20"/>
                <w:lang w:val="en-GB"/>
              </w:rPr>
            </w:pPr>
            <w:ins w:id="3960" w:author="Dylan Van Aswegen" w:date="2024-07-10T13:33:00Z" w16du:dateUtc="2024-07-10T11:33:00Z">
              <w:r>
                <w:rPr>
                  <w:rFonts w:ascii="Arial" w:hAnsi="Arial" w:cs="Arial"/>
                  <w:sz w:val="20"/>
                  <w:szCs w:val="20"/>
                  <w:lang w:val="en-GB"/>
                </w:rPr>
                <w:t>This column will contain the</w:t>
              </w:r>
            </w:ins>
            <w:ins w:id="3961" w:author="Dylan Van Aswegen" w:date="2024-07-10T13:34:00Z" w16du:dateUtc="2024-07-10T11:34:00Z">
              <w:r>
                <w:rPr>
                  <w:rFonts w:ascii="Arial" w:hAnsi="Arial" w:cs="Arial"/>
                  <w:sz w:val="20"/>
                  <w:szCs w:val="20"/>
                  <w:lang w:val="en-GB"/>
                </w:rPr>
                <w:t xml:space="preserve"> status of the </w:t>
              </w:r>
            </w:ins>
            <w:ins w:id="3962" w:author="Dylan Van Aswegen" w:date="2024-07-10T13:41:00Z" w16du:dateUtc="2024-07-10T11:41:00Z">
              <w:r w:rsidR="00600D8D">
                <w:rPr>
                  <w:rFonts w:ascii="Arial" w:hAnsi="Arial" w:cs="Arial"/>
                  <w:sz w:val="20"/>
                  <w:szCs w:val="20"/>
                  <w:lang w:val="en-GB"/>
                </w:rPr>
                <w:t xml:space="preserve">event booking. </w:t>
              </w:r>
            </w:ins>
          </w:p>
        </w:tc>
      </w:tr>
      <w:tr w:rsidR="001259A4" w14:paraId="1E422A25" w14:textId="77777777" w:rsidTr="001259A4">
        <w:trPr>
          <w:cnfStyle w:val="000000100000" w:firstRow="0" w:lastRow="0" w:firstColumn="0" w:lastColumn="0" w:oddVBand="0" w:evenVBand="0" w:oddHBand="1" w:evenHBand="0" w:firstRowFirstColumn="0" w:firstRowLastColumn="0" w:lastRowFirstColumn="0" w:lastRowLastColumn="0"/>
          <w:ins w:id="3963" w:author="Dylan Van Aswegen" w:date="2024-07-10T13:26:00Z"/>
        </w:trPr>
        <w:tc>
          <w:tcPr>
            <w:cnfStyle w:val="001000000000" w:firstRow="0" w:lastRow="0" w:firstColumn="1" w:lastColumn="0" w:oddVBand="0" w:evenVBand="0" w:oddHBand="0" w:evenHBand="0" w:firstRowFirstColumn="0" w:firstRowLastColumn="0" w:lastRowFirstColumn="0" w:lastRowLastColumn="0"/>
            <w:tcW w:w="1451" w:type="dxa"/>
          </w:tcPr>
          <w:p w14:paraId="19777DD7" w14:textId="2007DFEE" w:rsidR="001259A4" w:rsidRDefault="00600D8D" w:rsidP="001259A4">
            <w:pPr>
              <w:spacing w:line="360" w:lineRule="auto"/>
              <w:jc w:val="both"/>
              <w:rPr>
                <w:ins w:id="3964" w:author="Dylan Van Aswegen" w:date="2024-07-10T13:26:00Z" w16du:dateUtc="2024-07-10T11:26:00Z"/>
                <w:rFonts w:ascii="Arial" w:hAnsi="Arial" w:cs="Arial"/>
                <w:sz w:val="20"/>
                <w:szCs w:val="20"/>
                <w:lang w:val="en-GB"/>
              </w:rPr>
            </w:pPr>
            <w:ins w:id="3965" w:author="Dylan Van Aswegen" w:date="2024-07-10T13:37:00Z" w16du:dateUtc="2024-07-10T11:37:00Z">
              <w:r>
                <w:rPr>
                  <w:rFonts w:ascii="Arial" w:hAnsi="Arial" w:cs="Arial"/>
                  <w:sz w:val="20"/>
                  <w:szCs w:val="20"/>
                  <w:lang w:val="en-GB"/>
                </w:rPr>
                <w:t>Actions</w:t>
              </w:r>
            </w:ins>
          </w:p>
        </w:tc>
        <w:tc>
          <w:tcPr>
            <w:tcW w:w="1273" w:type="dxa"/>
          </w:tcPr>
          <w:p w14:paraId="18236046" w14:textId="1D2824F2" w:rsidR="001259A4" w:rsidRDefault="001259A4" w:rsidP="001259A4">
            <w:pPr>
              <w:spacing w:line="360" w:lineRule="auto"/>
              <w:jc w:val="both"/>
              <w:cnfStyle w:val="000000100000" w:firstRow="0" w:lastRow="0" w:firstColumn="0" w:lastColumn="0" w:oddVBand="0" w:evenVBand="0" w:oddHBand="1" w:evenHBand="0" w:firstRowFirstColumn="0" w:firstRowLastColumn="0" w:lastRowFirstColumn="0" w:lastRowLastColumn="0"/>
              <w:rPr>
                <w:ins w:id="3966" w:author="Dylan Van Aswegen" w:date="2024-07-10T13:26:00Z" w16du:dateUtc="2024-07-10T11:26:00Z"/>
                <w:rFonts w:ascii="Arial" w:hAnsi="Arial" w:cs="Arial"/>
                <w:sz w:val="20"/>
                <w:szCs w:val="20"/>
                <w:lang w:val="en-GB"/>
              </w:rPr>
            </w:pPr>
            <w:ins w:id="3967" w:author="Dylan Van Aswegen" w:date="2024-07-10T13:27:00Z" w16du:dateUtc="2024-07-10T11:27:00Z">
              <w:r>
                <w:rPr>
                  <w:rFonts w:ascii="Arial" w:hAnsi="Arial" w:cs="Arial"/>
                  <w:sz w:val="20"/>
                  <w:szCs w:val="20"/>
                  <w:lang w:val="en-GB"/>
                </w:rPr>
                <w:t>Buttons</w:t>
              </w:r>
            </w:ins>
          </w:p>
        </w:tc>
        <w:tc>
          <w:tcPr>
            <w:tcW w:w="1694" w:type="dxa"/>
          </w:tcPr>
          <w:p w14:paraId="203115A1" w14:textId="77777777" w:rsidR="001259A4" w:rsidRDefault="001259A4" w:rsidP="001259A4">
            <w:pPr>
              <w:spacing w:line="360" w:lineRule="auto"/>
              <w:jc w:val="both"/>
              <w:cnfStyle w:val="000000100000" w:firstRow="0" w:lastRow="0" w:firstColumn="0" w:lastColumn="0" w:oddVBand="0" w:evenVBand="0" w:oddHBand="1" w:evenHBand="0" w:firstRowFirstColumn="0" w:firstRowLastColumn="0" w:lastRowFirstColumn="0" w:lastRowLastColumn="0"/>
              <w:rPr>
                <w:ins w:id="3968" w:author="Dylan Van Aswegen" w:date="2024-07-10T13:26:00Z" w16du:dateUtc="2024-07-10T11:26:00Z"/>
                <w:rFonts w:ascii="Arial" w:hAnsi="Arial" w:cs="Arial"/>
                <w:sz w:val="20"/>
                <w:szCs w:val="20"/>
                <w:lang w:val="en-GB"/>
              </w:rPr>
            </w:pPr>
          </w:p>
        </w:tc>
        <w:tc>
          <w:tcPr>
            <w:tcW w:w="3804" w:type="dxa"/>
          </w:tcPr>
          <w:p w14:paraId="16177DCF" w14:textId="3C9931BE" w:rsidR="001259A4" w:rsidRDefault="000815BB" w:rsidP="001259A4">
            <w:pPr>
              <w:spacing w:line="360" w:lineRule="auto"/>
              <w:jc w:val="both"/>
              <w:cnfStyle w:val="000000100000" w:firstRow="0" w:lastRow="0" w:firstColumn="0" w:lastColumn="0" w:oddVBand="0" w:evenVBand="0" w:oddHBand="1" w:evenHBand="0" w:firstRowFirstColumn="0" w:firstRowLastColumn="0" w:lastRowFirstColumn="0" w:lastRowLastColumn="0"/>
              <w:rPr>
                <w:ins w:id="3969" w:author="Dylan Van Aswegen" w:date="2024-07-10T13:26:00Z" w16du:dateUtc="2024-07-10T11:26:00Z"/>
                <w:rFonts w:ascii="Arial" w:hAnsi="Arial" w:cs="Arial"/>
                <w:sz w:val="20"/>
                <w:szCs w:val="20"/>
                <w:lang w:val="en-GB"/>
              </w:rPr>
            </w:pPr>
            <w:ins w:id="3970" w:author="Dylan Van Aswegen" w:date="2024-07-10T13:36:00Z" w16du:dateUtc="2024-07-10T11:36:00Z">
              <w:r>
                <w:rPr>
                  <w:rFonts w:ascii="Arial" w:hAnsi="Arial" w:cs="Arial"/>
                  <w:sz w:val="20"/>
                  <w:szCs w:val="20"/>
                  <w:lang w:val="en-GB"/>
                </w:rPr>
                <w:t>This column will contain a button</w:t>
              </w:r>
            </w:ins>
            <w:ins w:id="3971" w:author="Dylan Van Aswegen" w:date="2024-07-10T13:37:00Z" w16du:dateUtc="2024-07-10T11:37:00Z">
              <w:r w:rsidR="00600D8D">
                <w:rPr>
                  <w:rFonts w:ascii="Arial" w:hAnsi="Arial" w:cs="Arial"/>
                  <w:sz w:val="20"/>
                  <w:szCs w:val="20"/>
                  <w:lang w:val="en-GB"/>
                </w:rPr>
                <w:t>s</w:t>
              </w:r>
            </w:ins>
            <w:ins w:id="3972" w:author="Dylan Van Aswegen" w:date="2024-07-10T13:38:00Z" w16du:dateUtc="2024-07-10T11:38:00Z">
              <w:r w:rsidR="00600D8D">
                <w:rPr>
                  <w:rFonts w:ascii="Arial" w:hAnsi="Arial" w:cs="Arial"/>
                  <w:sz w:val="20"/>
                  <w:szCs w:val="20"/>
                  <w:lang w:val="en-GB"/>
                </w:rPr>
                <w:t xml:space="preserve"> that will allow the user to view the </w:t>
              </w:r>
            </w:ins>
            <w:ins w:id="3973" w:author="Dylan Van Aswegen" w:date="2024-07-12T14:03:00Z" w16du:dateUtc="2024-07-12T12:03:00Z">
              <w:r w:rsidR="00BB327C">
                <w:rPr>
                  <w:rFonts w:ascii="Arial" w:hAnsi="Arial" w:cs="Arial"/>
                  <w:sz w:val="20"/>
                  <w:szCs w:val="20"/>
                  <w:lang w:val="en-GB"/>
                </w:rPr>
                <w:t>organisation</w:t>
              </w:r>
            </w:ins>
            <w:ins w:id="3974" w:author="Dylan Van Aswegen" w:date="2024-07-10T13:38:00Z" w16du:dateUtc="2024-07-10T11:38:00Z">
              <w:r w:rsidR="00600D8D">
                <w:rPr>
                  <w:rFonts w:ascii="Arial" w:hAnsi="Arial" w:cs="Arial"/>
                  <w:sz w:val="20"/>
                  <w:szCs w:val="20"/>
                  <w:lang w:val="en-GB"/>
                </w:rPr>
                <w:t xml:space="preserve">’s event page, </w:t>
              </w:r>
            </w:ins>
            <w:ins w:id="3975" w:author="Dylan Van Aswegen" w:date="2024-07-10T13:42:00Z" w16du:dateUtc="2024-07-10T11:42:00Z">
              <w:r w:rsidR="00600D8D">
                <w:rPr>
                  <w:rFonts w:ascii="Arial" w:hAnsi="Arial" w:cs="Arial"/>
                  <w:sz w:val="20"/>
                  <w:szCs w:val="20"/>
                  <w:lang w:val="en-GB"/>
                </w:rPr>
                <w:t xml:space="preserve">request to </w:t>
              </w:r>
            </w:ins>
            <w:ins w:id="3976" w:author="Dylan Van Aswegen" w:date="2024-07-10T13:38:00Z" w16du:dateUtc="2024-07-10T11:38:00Z">
              <w:r w:rsidR="00600D8D">
                <w:rPr>
                  <w:rFonts w:ascii="Arial" w:hAnsi="Arial" w:cs="Arial"/>
                  <w:sz w:val="20"/>
                  <w:szCs w:val="20"/>
                  <w:lang w:val="en-GB"/>
                </w:rPr>
                <w:t xml:space="preserve">cancel the booking, or go to the form for the event to edit it. </w:t>
              </w:r>
            </w:ins>
          </w:p>
        </w:tc>
      </w:tr>
    </w:tbl>
    <w:p w14:paraId="50F1041E" w14:textId="19FBC940" w:rsidR="00E76BD7" w:rsidRDefault="00E76BD7" w:rsidP="00CC5AFC">
      <w:pPr>
        <w:rPr>
          <w:ins w:id="3977" w:author="Dylan Van Aswegen" w:date="2024-07-10T13:57:00Z" w16du:dateUtc="2024-07-10T11:57:00Z"/>
        </w:rPr>
      </w:pPr>
    </w:p>
    <w:p w14:paraId="7B1C8F5C" w14:textId="0D99662A" w:rsidR="00D77D17" w:rsidRDefault="00600D8D" w:rsidP="00CC5AFC">
      <w:pPr>
        <w:rPr>
          <w:ins w:id="3978" w:author="Dylan Van Aswegen" w:date="2024-07-10T13:43:00Z" w16du:dateUtc="2024-07-10T11:43:00Z"/>
        </w:rPr>
      </w:pPr>
      <w:ins w:id="3979" w:author="Dylan Van Aswegen" w:date="2024-07-10T13:39:00Z" w16du:dateUtc="2024-07-10T11:39:00Z">
        <w:r>
          <w:t>The</w:t>
        </w:r>
      </w:ins>
      <w:ins w:id="3980" w:author="Dylan Van Aswegen" w:date="2024-07-10T13:42:00Z" w16du:dateUtc="2024-07-10T11:42:00Z">
        <w:r w:rsidR="00D77D17">
          <w:t>re</w:t>
        </w:r>
      </w:ins>
      <w:ins w:id="3981" w:author="Dylan Van Aswegen" w:date="2024-07-10T13:39:00Z" w16du:dateUtc="2024-07-10T11:39:00Z">
        <w:r>
          <w:t xml:space="preserve"> will be a further table below the event boo</w:t>
        </w:r>
      </w:ins>
      <w:ins w:id="3982" w:author="Dylan Van Aswegen" w:date="2024-07-10T13:40:00Z" w16du:dateUtc="2024-07-10T11:40:00Z">
        <w:r>
          <w:t xml:space="preserve">kings table that will detail </w:t>
        </w:r>
      </w:ins>
      <w:ins w:id="3983" w:author="Dylan Van Aswegen" w:date="2024-07-10T13:41:00Z" w16du:dateUtc="2024-07-10T11:41:00Z">
        <w:r>
          <w:t>events where the user joined a waiting list. The waiting list table will consist of the</w:t>
        </w:r>
      </w:ins>
      <w:ins w:id="3984" w:author="Dylan Van Aswegen" w:date="2024-07-10T13:42:00Z" w16du:dateUtc="2024-07-10T11:42:00Z">
        <w:r w:rsidR="00D77D17">
          <w:t xml:space="preserve"> </w:t>
        </w:r>
      </w:ins>
      <w:ins w:id="3985" w:author="Dylan Van Aswegen" w:date="2024-07-10T13:43:00Z" w16du:dateUtc="2024-07-10T11:43:00Z">
        <w:r w:rsidR="00D77D17">
          <w:t xml:space="preserve">following columns: </w:t>
        </w:r>
      </w:ins>
    </w:p>
    <w:p w14:paraId="2E1DA1B6" w14:textId="34E97439" w:rsidR="00CC5AFC" w:rsidRDefault="00600D8D" w:rsidP="00CC5AFC">
      <w:pPr>
        <w:rPr>
          <w:ins w:id="3986" w:author="Dylan Van Aswegen" w:date="2024-07-10T13:17:00Z" w16du:dateUtc="2024-07-10T11:17:00Z"/>
        </w:rPr>
      </w:pPr>
      <w:ins w:id="3987" w:author="Dylan Van Aswegen" w:date="2024-07-10T13:41:00Z" w16du:dateUtc="2024-07-10T11:41:00Z">
        <w:r>
          <w:t xml:space="preserve">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D77D17" w14:paraId="1E3EF697" w14:textId="77777777" w:rsidTr="00B85F07">
        <w:trPr>
          <w:cnfStyle w:val="100000000000" w:firstRow="1" w:lastRow="0" w:firstColumn="0" w:lastColumn="0" w:oddVBand="0" w:evenVBand="0" w:oddHBand="0" w:evenHBand="0" w:firstRowFirstColumn="0" w:firstRowLastColumn="0" w:lastRowFirstColumn="0" w:lastRowLastColumn="0"/>
          <w:tblHeader/>
          <w:ins w:id="3988" w:author="Dylan Van Aswegen" w:date="2024-07-10T13:44: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70AB53DA" w14:textId="77777777" w:rsidR="00D77D17" w:rsidRDefault="00D77D17" w:rsidP="00B85F07">
            <w:pPr>
              <w:spacing w:line="360" w:lineRule="auto"/>
              <w:jc w:val="both"/>
              <w:rPr>
                <w:ins w:id="3989" w:author="Dylan Van Aswegen" w:date="2024-07-10T13:44:00Z" w16du:dateUtc="2024-07-10T11:44:00Z"/>
                <w:rFonts w:ascii="Arial" w:hAnsi="Arial" w:cs="Arial"/>
                <w:sz w:val="20"/>
                <w:szCs w:val="20"/>
                <w:lang w:val="en-GB"/>
              </w:rPr>
            </w:pPr>
            <w:ins w:id="3990" w:author="Dylan Van Aswegen" w:date="2024-07-10T13:44:00Z" w16du:dateUtc="2024-07-10T11:44:00Z">
              <w:r>
                <w:rPr>
                  <w:rFonts w:ascii="Arial" w:hAnsi="Arial" w:cs="Arial"/>
                  <w:sz w:val="20"/>
                  <w:szCs w:val="20"/>
                  <w:lang w:val="en-GB"/>
                </w:rPr>
                <w:t>Column Name</w:t>
              </w:r>
            </w:ins>
          </w:p>
        </w:tc>
        <w:tc>
          <w:tcPr>
            <w:tcW w:w="1273" w:type="dxa"/>
            <w:shd w:val="clear" w:color="auto" w:fill="002060"/>
          </w:tcPr>
          <w:p w14:paraId="77BCC881" w14:textId="77777777" w:rsidR="00D77D17" w:rsidRDefault="00D77D1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991" w:author="Dylan Van Aswegen" w:date="2024-07-10T13:44:00Z" w16du:dateUtc="2024-07-10T11:44:00Z"/>
                <w:rFonts w:ascii="Arial" w:hAnsi="Arial" w:cs="Arial"/>
                <w:sz w:val="20"/>
                <w:szCs w:val="20"/>
                <w:lang w:val="en-GB"/>
              </w:rPr>
            </w:pPr>
            <w:ins w:id="3992" w:author="Dylan Van Aswegen" w:date="2024-07-10T13:44:00Z" w16du:dateUtc="2024-07-10T11:44:00Z">
              <w:r>
                <w:rPr>
                  <w:rFonts w:ascii="Arial" w:hAnsi="Arial" w:cs="Arial"/>
                  <w:sz w:val="20"/>
                  <w:szCs w:val="20"/>
                  <w:lang w:val="en-GB"/>
                </w:rPr>
                <w:t>Column Type</w:t>
              </w:r>
            </w:ins>
          </w:p>
        </w:tc>
        <w:tc>
          <w:tcPr>
            <w:tcW w:w="1694" w:type="dxa"/>
            <w:shd w:val="clear" w:color="auto" w:fill="002060"/>
          </w:tcPr>
          <w:p w14:paraId="2064F5E0" w14:textId="77777777" w:rsidR="00D77D17" w:rsidRDefault="00D77D1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993" w:author="Dylan Van Aswegen" w:date="2024-07-10T13:44:00Z" w16du:dateUtc="2024-07-10T11:44:00Z"/>
                <w:rFonts w:ascii="Arial" w:hAnsi="Arial" w:cs="Arial"/>
                <w:sz w:val="20"/>
                <w:szCs w:val="20"/>
                <w:lang w:val="en-GB"/>
              </w:rPr>
            </w:pPr>
            <w:ins w:id="3994" w:author="Dylan Van Aswegen" w:date="2024-07-10T13:44:00Z" w16du:dateUtc="2024-07-10T11:44:00Z">
              <w:r>
                <w:rPr>
                  <w:rFonts w:ascii="Arial" w:hAnsi="Arial" w:cs="Arial"/>
                  <w:sz w:val="20"/>
                  <w:szCs w:val="20"/>
                  <w:lang w:val="en-GB"/>
                </w:rPr>
                <w:t>Column Data Type</w:t>
              </w:r>
            </w:ins>
          </w:p>
        </w:tc>
        <w:tc>
          <w:tcPr>
            <w:tcW w:w="3804" w:type="dxa"/>
            <w:shd w:val="clear" w:color="auto" w:fill="002060"/>
          </w:tcPr>
          <w:p w14:paraId="5C395356" w14:textId="77777777" w:rsidR="00D77D17" w:rsidRDefault="00D77D1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3995" w:author="Dylan Van Aswegen" w:date="2024-07-10T13:44:00Z" w16du:dateUtc="2024-07-10T11:44:00Z"/>
                <w:rFonts w:ascii="Arial" w:hAnsi="Arial" w:cs="Arial"/>
                <w:sz w:val="20"/>
                <w:szCs w:val="20"/>
                <w:lang w:val="en-GB"/>
              </w:rPr>
            </w:pPr>
            <w:ins w:id="3996" w:author="Dylan Van Aswegen" w:date="2024-07-10T13:44:00Z" w16du:dateUtc="2024-07-10T11:44:00Z">
              <w:r>
                <w:rPr>
                  <w:rFonts w:ascii="Arial" w:hAnsi="Arial" w:cs="Arial"/>
                  <w:sz w:val="20"/>
                  <w:szCs w:val="20"/>
                  <w:lang w:val="en-GB"/>
                </w:rPr>
                <w:t>Column Rules</w:t>
              </w:r>
            </w:ins>
          </w:p>
        </w:tc>
      </w:tr>
      <w:tr w:rsidR="00D77D17" w14:paraId="4307F635" w14:textId="77777777" w:rsidTr="00B85F07">
        <w:trPr>
          <w:cnfStyle w:val="000000100000" w:firstRow="0" w:lastRow="0" w:firstColumn="0" w:lastColumn="0" w:oddVBand="0" w:evenVBand="0" w:oddHBand="1" w:evenHBand="0" w:firstRowFirstColumn="0" w:firstRowLastColumn="0" w:lastRowFirstColumn="0" w:lastRowLastColumn="0"/>
          <w:ins w:id="3997" w:author="Dylan Van Aswegen" w:date="2024-07-10T13:44:00Z"/>
        </w:trPr>
        <w:tc>
          <w:tcPr>
            <w:cnfStyle w:val="001000000000" w:firstRow="0" w:lastRow="0" w:firstColumn="1" w:lastColumn="0" w:oddVBand="0" w:evenVBand="0" w:oddHBand="0" w:evenHBand="0" w:firstRowFirstColumn="0" w:firstRowLastColumn="0" w:lastRowFirstColumn="0" w:lastRowLastColumn="0"/>
            <w:tcW w:w="1451" w:type="dxa"/>
          </w:tcPr>
          <w:p w14:paraId="7086CB5B" w14:textId="77777777" w:rsidR="00D77D17" w:rsidRDefault="00D77D17" w:rsidP="00B85F07">
            <w:pPr>
              <w:spacing w:line="360" w:lineRule="auto"/>
              <w:jc w:val="both"/>
              <w:rPr>
                <w:ins w:id="3998" w:author="Dylan Van Aswegen" w:date="2024-07-10T13:44:00Z" w16du:dateUtc="2024-07-10T11:44:00Z"/>
                <w:rFonts w:ascii="Arial" w:hAnsi="Arial" w:cs="Arial"/>
                <w:sz w:val="20"/>
                <w:szCs w:val="20"/>
                <w:lang w:val="en-GB"/>
              </w:rPr>
            </w:pPr>
            <w:ins w:id="3999" w:author="Dylan Van Aswegen" w:date="2024-07-10T13:44:00Z" w16du:dateUtc="2024-07-10T11:44:00Z">
              <w:r>
                <w:rPr>
                  <w:rFonts w:ascii="Arial" w:hAnsi="Arial" w:cs="Arial"/>
                  <w:sz w:val="20"/>
                  <w:szCs w:val="20"/>
                  <w:lang w:val="en-GB"/>
                </w:rPr>
                <w:t xml:space="preserve">Organisation </w:t>
              </w:r>
            </w:ins>
          </w:p>
        </w:tc>
        <w:tc>
          <w:tcPr>
            <w:tcW w:w="1273" w:type="dxa"/>
          </w:tcPr>
          <w:p w14:paraId="7E344D5A" w14:textId="77777777" w:rsidR="00D77D17" w:rsidRDefault="00D77D1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000" w:author="Dylan Van Aswegen" w:date="2024-07-10T13:44:00Z" w16du:dateUtc="2024-07-10T11:44:00Z"/>
                <w:rFonts w:ascii="Arial" w:hAnsi="Arial" w:cs="Arial"/>
                <w:sz w:val="20"/>
                <w:szCs w:val="20"/>
                <w:lang w:val="en-GB"/>
              </w:rPr>
            </w:pPr>
            <w:ins w:id="4001" w:author="Dylan Van Aswegen" w:date="2024-07-10T13:44:00Z" w16du:dateUtc="2024-07-10T11:44:00Z">
              <w:r>
                <w:rPr>
                  <w:rFonts w:ascii="Arial" w:hAnsi="Arial" w:cs="Arial"/>
                  <w:sz w:val="20"/>
                  <w:szCs w:val="20"/>
                  <w:lang w:val="en-GB"/>
                </w:rPr>
                <w:t xml:space="preserve">Text Field </w:t>
              </w:r>
            </w:ins>
          </w:p>
        </w:tc>
        <w:tc>
          <w:tcPr>
            <w:tcW w:w="1694" w:type="dxa"/>
          </w:tcPr>
          <w:p w14:paraId="37887A18" w14:textId="77777777" w:rsidR="00D77D17" w:rsidRDefault="00D77D1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002" w:author="Dylan Van Aswegen" w:date="2024-07-10T13:44:00Z" w16du:dateUtc="2024-07-10T11:44:00Z"/>
                <w:rFonts w:ascii="Arial" w:hAnsi="Arial" w:cs="Arial"/>
                <w:sz w:val="20"/>
                <w:szCs w:val="20"/>
                <w:lang w:val="en-GB"/>
              </w:rPr>
            </w:pPr>
            <w:ins w:id="4003" w:author="Dylan Van Aswegen" w:date="2024-07-10T13:44:00Z" w16du:dateUtc="2024-07-10T11:44:00Z">
              <w:r>
                <w:rPr>
                  <w:rFonts w:ascii="Arial" w:hAnsi="Arial" w:cs="Arial"/>
                  <w:sz w:val="20"/>
                  <w:szCs w:val="20"/>
                  <w:lang w:val="en-GB"/>
                </w:rPr>
                <w:t xml:space="preserve">String </w:t>
              </w:r>
            </w:ins>
          </w:p>
        </w:tc>
        <w:tc>
          <w:tcPr>
            <w:tcW w:w="3804" w:type="dxa"/>
          </w:tcPr>
          <w:p w14:paraId="09C0C310" w14:textId="77777777" w:rsidR="00D77D17" w:rsidRDefault="00D77D1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004" w:author="Dylan Van Aswegen" w:date="2024-07-10T13:44:00Z" w16du:dateUtc="2024-07-10T11:44:00Z"/>
                <w:rFonts w:ascii="Arial" w:hAnsi="Arial" w:cs="Arial"/>
                <w:sz w:val="20"/>
                <w:szCs w:val="20"/>
                <w:lang w:val="en-GB"/>
              </w:rPr>
            </w:pPr>
            <w:ins w:id="4005" w:author="Dylan Van Aswegen" w:date="2024-07-10T13:44:00Z" w16du:dateUtc="2024-07-10T11:44:00Z">
              <w:r>
                <w:rPr>
                  <w:rFonts w:ascii="Arial" w:hAnsi="Arial" w:cs="Arial"/>
                  <w:sz w:val="20"/>
                  <w:szCs w:val="20"/>
                  <w:lang w:val="en-GB"/>
                </w:rPr>
                <w:t xml:space="preserve">This column will contain the name of the organisation that created the event.   </w:t>
              </w:r>
            </w:ins>
          </w:p>
        </w:tc>
      </w:tr>
      <w:tr w:rsidR="00D77D17" w14:paraId="2E7F4509" w14:textId="77777777" w:rsidTr="00B85F07">
        <w:trPr>
          <w:ins w:id="4006" w:author="Dylan Van Aswegen" w:date="2024-07-10T13:44:00Z"/>
        </w:trPr>
        <w:tc>
          <w:tcPr>
            <w:cnfStyle w:val="001000000000" w:firstRow="0" w:lastRow="0" w:firstColumn="1" w:lastColumn="0" w:oddVBand="0" w:evenVBand="0" w:oddHBand="0" w:evenHBand="0" w:firstRowFirstColumn="0" w:firstRowLastColumn="0" w:lastRowFirstColumn="0" w:lastRowLastColumn="0"/>
            <w:tcW w:w="1451" w:type="dxa"/>
          </w:tcPr>
          <w:p w14:paraId="0D55C0D9" w14:textId="7177F289" w:rsidR="00D77D17" w:rsidRDefault="00D77D17" w:rsidP="00D77D17">
            <w:pPr>
              <w:spacing w:line="360" w:lineRule="auto"/>
              <w:jc w:val="both"/>
              <w:rPr>
                <w:ins w:id="4007" w:author="Dylan Van Aswegen" w:date="2024-07-10T13:44:00Z" w16du:dateUtc="2024-07-10T11:44:00Z"/>
                <w:rFonts w:ascii="Arial" w:hAnsi="Arial" w:cs="Arial"/>
                <w:sz w:val="20"/>
                <w:szCs w:val="20"/>
                <w:lang w:val="en-GB"/>
              </w:rPr>
            </w:pPr>
            <w:ins w:id="4008" w:author="Dylan Van Aswegen" w:date="2024-07-10T13:44:00Z" w16du:dateUtc="2024-07-10T11:44:00Z">
              <w:r>
                <w:rPr>
                  <w:rFonts w:ascii="Arial" w:hAnsi="Arial" w:cs="Arial"/>
                  <w:sz w:val="20"/>
                  <w:szCs w:val="20"/>
                  <w:lang w:val="en-GB"/>
                </w:rPr>
                <w:t>Event Title</w:t>
              </w:r>
            </w:ins>
          </w:p>
        </w:tc>
        <w:tc>
          <w:tcPr>
            <w:tcW w:w="1273" w:type="dxa"/>
          </w:tcPr>
          <w:p w14:paraId="2DD3F550" w14:textId="21A0750C" w:rsidR="00D77D17" w:rsidRDefault="00D77D17" w:rsidP="00D77D17">
            <w:pPr>
              <w:spacing w:line="360" w:lineRule="auto"/>
              <w:jc w:val="both"/>
              <w:cnfStyle w:val="000000000000" w:firstRow="0" w:lastRow="0" w:firstColumn="0" w:lastColumn="0" w:oddVBand="0" w:evenVBand="0" w:oddHBand="0" w:evenHBand="0" w:firstRowFirstColumn="0" w:firstRowLastColumn="0" w:lastRowFirstColumn="0" w:lastRowLastColumn="0"/>
              <w:rPr>
                <w:ins w:id="4009" w:author="Dylan Van Aswegen" w:date="2024-07-10T13:44:00Z" w16du:dateUtc="2024-07-10T11:44:00Z"/>
                <w:rFonts w:ascii="Arial" w:hAnsi="Arial" w:cs="Arial"/>
                <w:sz w:val="20"/>
                <w:szCs w:val="20"/>
                <w:lang w:val="en-GB"/>
              </w:rPr>
            </w:pPr>
            <w:ins w:id="4010" w:author="Dylan Van Aswegen" w:date="2024-07-10T13:44:00Z" w16du:dateUtc="2024-07-10T11:44:00Z">
              <w:r>
                <w:rPr>
                  <w:rFonts w:ascii="Arial" w:hAnsi="Arial" w:cs="Arial"/>
                  <w:sz w:val="20"/>
                  <w:szCs w:val="20"/>
                  <w:lang w:val="en-GB"/>
                </w:rPr>
                <w:t xml:space="preserve">Text Field </w:t>
              </w:r>
            </w:ins>
          </w:p>
        </w:tc>
        <w:tc>
          <w:tcPr>
            <w:tcW w:w="1694" w:type="dxa"/>
          </w:tcPr>
          <w:p w14:paraId="3776C58C" w14:textId="23B720E8" w:rsidR="00D77D17" w:rsidRDefault="00D77D17" w:rsidP="00D77D17">
            <w:pPr>
              <w:spacing w:line="360" w:lineRule="auto"/>
              <w:jc w:val="both"/>
              <w:cnfStyle w:val="000000000000" w:firstRow="0" w:lastRow="0" w:firstColumn="0" w:lastColumn="0" w:oddVBand="0" w:evenVBand="0" w:oddHBand="0" w:evenHBand="0" w:firstRowFirstColumn="0" w:firstRowLastColumn="0" w:lastRowFirstColumn="0" w:lastRowLastColumn="0"/>
              <w:rPr>
                <w:ins w:id="4011" w:author="Dylan Van Aswegen" w:date="2024-07-10T13:44:00Z" w16du:dateUtc="2024-07-10T11:44:00Z"/>
                <w:rFonts w:ascii="Arial" w:hAnsi="Arial" w:cs="Arial"/>
                <w:sz w:val="20"/>
                <w:szCs w:val="20"/>
                <w:lang w:val="en-GB"/>
              </w:rPr>
            </w:pPr>
            <w:ins w:id="4012" w:author="Dylan Van Aswegen" w:date="2024-07-10T13:44:00Z" w16du:dateUtc="2024-07-10T11:44:00Z">
              <w:r>
                <w:rPr>
                  <w:rFonts w:ascii="Arial" w:hAnsi="Arial" w:cs="Arial"/>
                  <w:sz w:val="20"/>
                  <w:szCs w:val="20"/>
                  <w:lang w:val="en-GB"/>
                </w:rPr>
                <w:t xml:space="preserve">String </w:t>
              </w:r>
            </w:ins>
          </w:p>
        </w:tc>
        <w:tc>
          <w:tcPr>
            <w:tcW w:w="3804" w:type="dxa"/>
          </w:tcPr>
          <w:p w14:paraId="62854A46" w14:textId="43762C10" w:rsidR="00D77D17" w:rsidRDefault="00D77D17" w:rsidP="00D77D17">
            <w:pPr>
              <w:spacing w:line="360" w:lineRule="auto"/>
              <w:jc w:val="both"/>
              <w:cnfStyle w:val="000000000000" w:firstRow="0" w:lastRow="0" w:firstColumn="0" w:lastColumn="0" w:oddVBand="0" w:evenVBand="0" w:oddHBand="0" w:evenHBand="0" w:firstRowFirstColumn="0" w:firstRowLastColumn="0" w:lastRowFirstColumn="0" w:lastRowLastColumn="0"/>
              <w:rPr>
                <w:ins w:id="4013" w:author="Dylan Van Aswegen" w:date="2024-07-10T13:44:00Z" w16du:dateUtc="2024-07-10T11:44:00Z"/>
                <w:rFonts w:ascii="Arial" w:hAnsi="Arial" w:cs="Arial"/>
                <w:sz w:val="20"/>
                <w:szCs w:val="20"/>
                <w:lang w:val="en-GB"/>
              </w:rPr>
            </w:pPr>
            <w:ins w:id="4014" w:author="Dylan Van Aswegen" w:date="2024-07-10T13:44:00Z" w16du:dateUtc="2024-07-10T11:44:00Z">
              <w:r>
                <w:rPr>
                  <w:rFonts w:ascii="Arial" w:hAnsi="Arial" w:cs="Arial"/>
                  <w:sz w:val="20"/>
                  <w:szCs w:val="20"/>
                  <w:lang w:val="en-GB"/>
                </w:rPr>
                <w:t xml:space="preserve">This column will contain the title of the event. </w:t>
              </w:r>
            </w:ins>
          </w:p>
        </w:tc>
      </w:tr>
      <w:tr w:rsidR="00D77D17" w14:paraId="3B69731C" w14:textId="77777777" w:rsidTr="00B85F07">
        <w:trPr>
          <w:cnfStyle w:val="000000100000" w:firstRow="0" w:lastRow="0" w:firstColumn="0" w:lastColumn="0" w:oddVBand="0" w:evenVBand="0" w:oddHBand="1" w:evenHBand="0" w:firstRowFirstColumn="0" w:firstRowLastColumn="0" w:lastRowFirstColumn="0" w:lastRowLastColumn="0"/>
          <w:ins w:id="4015" w:author="Dylan Van Aswegen" w:date="2024-07-10T13:44:00Z"/>
        </w:trPr>
        <w:tc>
          <w:tcPr>
            <w:cnfStyle w:val="001000000000" w:firstRow="0" w:lastRow="0" w:firstColumn="1" w:lastColumn="0" w:oddVBand="0" w:evenVBand="0" w:oddHBand="0" w:evenHBand="0" w:firstRowFirstColumn="0" w:firstRowLastColumn="0" w:lastRowFirstColumn="0" w:lastRowLastColumn="0"/>
            <w:tcW w:w="1451" w:type="dxa"/>
          </w:tcPr>
          <w:p w14:paraId="173F3F41" w14:textId="5771D1F6" w:rsidR="00D77D17" w:rsidRDefault="00D77D17" w:rsidP="00D77D17">
            <w:pPr>
              <w:spacing w:line="360" w:lineRule="auto"/>
              <w:jc w:val="both"/>
              <w:rPr>
                <w:ins w:id="4016" w:author="Dylan Van Aswegen" w:date="2024-07-10T13:44:00Z" w16du:dateUtc="2024-07-10T11:44:00Z"/>
                <w:rFonts w:ascii="Arial" w:hAnsi="Arial" w:cs="Arial"/>
                <w:sz w:val="20"/>
                <w:szCs w:val="20"/>
                <w:lang w:val="en-GB"/>
              </w:rPr>
            </w:pPr>
            <w:ins w:id="4017" w:author="Dylan Van Aswegen" w:date="2024-07-10T13:44:00Z" w16du:dateUtc="2024-07-10T11:44:00Z">
              <w:r>
                <w:rPr>
                  <w:rFonts w:ascii="Arial" w:hAnsi="Arial" w:cs="Arial"/>
                  <w:sz w:val="20"/>
                  <w:szCs w:val="20"/>
                  <w:lang w:val="en-GB"/>
                </w:rPr>
                <w:t>Event Date</w:t>
              </w:r>
            </w:ins>
          </w:p>
        </w:tc>
        <w:tc>
          <w:tcPr>
            <w:tcW w:w="1273" w:type="dxa"/>
          </w:tcPr>
          <w:p w14:paraId="706A640C" w14:textId="4490AD93" w:rsidR="00D77D17" w:rsidRDefault="00D77D17" w:rsidP="00D77D17">
            <w:pPr>
              <w:spacing w:line="360" w:lineRule="auto"/>
              <w:jc w:val="both"/>
              <w:cnfStyle w:val="000000100000" w:firstRow="0" w:lastRow="0" w:firstColumn="0" w:lastColumn="0" w:oddVBand="0" w:evenVBand="0" w:oddHBand="1" w:evenHBand="0" w:firstRowFirstColumn="0" w:firstRowLastColumn="0" w:lastRowFirstColumn="0" w:lastRowLastColumn="0"/>
              <w:rPr>
                <w:ins w:id="4018" w:author="Dylan Van Aswegen" w:date="2024-07-10T13:44:00Z" w16du:dateUtc="2024-07-10T11:44:00Z"/>
                <w:rFonts w:ascii="Arial" w:hAnsi="Arial" w:cs="Arial"/>
                <w:sz w:val="20"/>
                <w:szCs w:val="20"/>
                <w:lang w:val="en-GB"/>
              </w:rPr>
            </w:pPr>
            <w:ins w:id="4019" w:author="Dylan Van Aswegen" w:date="2024-07-10T13:44:00Z" w16du:dateUtc="2024-07-10T11:44:00Z">
              <w:r>
                <w:rPr>
                  <w:rFonts w:ascii="Arial" w:hAnsi="Arial" w:cs="Arial"/>
                  <w:sz w:val="20"/>
                  <w:szCs w:val="20"/>
                  <w:lang w:val="en-GB"/>
                </w:rPr>
                <w:t xml:space="preserve">Text Field </w:t>
              </w:r>
            </w:ins>
          </w:p>
        </w:tc>
        <w:tc>
          <w:tcPr>
            <w:tcW w:w="1694" w:type="dxa"/>
          </w:tcPr>
          <w:p w14:paraId="3C8D0C7B" w14:textId="7D5FA6C2" w:rsidR="00D77D17" w:rsidRDefault="00D77D17" w:rsidP="00D77D17">
            <w:pPr>
              <w:spacing w:line="360" w:lineRule="auto"/>
              <w:jc w:val="both"/>
              <w:cnfStyle w:val="000000100000" w:firstRow="0" w:lastRow="0" w:firstColumn="0" w:lastColumn="0" w:oddVBand="0" w:evenVBand="0" w:oddHBand="1" w:evenHBand="0" w:firstRowFirstColumn="0" w:firstRowLastColumn="0" w:lastRowFirstColumn="0" w:lastRowLastColumn="0"/>
              <w:rPr>
                <w:ins w:id="4020" w:author="Dylan Van Aswegen" w:date="2024-07-10T13:44:00Z" w16du:dateUtc="2024-07-10T11:44:00Z"/>
                <w:rFonts w:ascii="Arial" w:hAnsi="Arial" w:cs="Arial"/>
                <w:sz w:val="20"/>
                <w:szCs w:val="20"/>
                <w:lang w:val="en-GB"/>
              </w:rPr>
            </w:pPr>
            <w:ins w:id="4021" w:author="Dylan Van Aswegen" w:date="2024-07-10T13:44:00Z" w16du:dateUtc="2024-07-10T11:44:00Z">
              <w:r>
                <w:rPr>
                  <w:rFonts w:ascii="Arial" w:hAnsi="Arial" w:cs="Arial"/>
                  <w:sz w:val="20"/>
                  <w:szCs w:val="20"/>
                  <w:lang w:val="en-GB"/>
                </w:rPr>
                <w:t xml:space="preserve">String </w:t>
              </w:r>
            </w:ins>
          </w:p>
        </w:tc>
        <w:tc>
          <w:tcPr>
            <w:tcW w:w="3804" w:type="dxa"/>
          </w:tcPr>
          <w:p w14:paraId="0A24A8B9" w14:textId="598D4FD2" w:rsidR="00D77D17" w:rsidRDefault="00D77D17" w:rsidP="00D77D17">
            <w:pPr>
              <w:spacing w:line="360" w:lineRule="auto"/>
              <w:jc w:val="both"/>
              <w:cnfStyle w:val="000000100000" w:firstRow="0" w:lastRow="0" w:firstColumn="0" w:lastColumn="0" w:oddVBand="0" w:evenVBand="0" w:oddHBand="1" w:evenHBand="0" w:firstRowFirstColumn="0" w:firstRowLastColumn="0" w:lastRowFirstColumn="0" w:lastRowLastColumn="0"/>
              <w:rPr>
                <w:ins w:id="4022" w:author="Dylan Van Aswegen" w:date="2024-07-10T13:44:00Z" w16du:dateUtc="2024-07-10T11:44:00Z"/>
                <w:rFonts w:ascii="Arial" w:hAnsi="Arial" w:cs="Arial"/>
                <w:sz w:val="20"/>
                <w:szCs w:val="20"/>
                <w:lang w:val="en-GB"/>
              </w:rPr>
            </w:pPr>
            <w:ins w:id="4023" w:author="Dylan Van Aswegen" w:date="2024-07-10T13:44:00Z" w16du:dateUtc="2024-07-10T11:44:00Z">
              <w:r>
                <w:rPr>
                  <w:rFonts w:ascii="Arial" w:hAnsi="Arial" w:cs="Arial"/>
                  <w:sz w:val="20"/>
                  <w:szCs w:val="20"/>
                  <w:lang w:val="en-GB"/>
                </w:rPr>
                <w:t xml:space="preserve">This column will contain the date of the event. </w:t>
              </w:r>
            </w:ins>
          </w:p>
        </w:tc>
      </w:tr>
      <w:tr w:rsidR="00D77D17" w14:paraId="6E12EE43" w14:textId="77777777" w:rsidTr="00B85F07">
        <w:trPr>
          <w:ins w:id="4024" w:author="Dylan Van Aswegen" w:date="2024-07-10T13:44:00Z"/>
        </w:trPr>
        <w:tc>
          <w:tcPr>
            <w:cnfStyle w:val="001000000000" w:firstRow="0" w:lastRow="0" w:firstColumn="1" w:lastColumn="0" w:oddVBand="0" w:evenVBand="0" w:oddHBand="0" w:evenHBand="0" w:firstRowFirstColumn="0" w:firstRowLastColumn="0" w:lastRowFirstColumn="0" w:lastRowLastColumn="0"/>
            <w:tcW w:w="1451" w:type="dxa"/>
          </w:tcPr>
          <w:p w14:paraId="67E31EE1" w14:textId="674B7AC5" w:rsidR="00D77D17" w:rsidRDefault="00D77D17" w:rsidP="00D77D17">
            <w:pPr>
              <w:spacing w:line="360" w:lineRule="auto"/>
              <w:jc w:val="both"/>
              <w:rPr>
                <w:ins w:id="4025" w:author="Dylan Van Aswegen" w:date="2024-07-10T13:44:00Z" w16du:dateUtc="2024-07-10T11:44:00Z"/>
                <w:rFonts w:ascii="Arial" w:hAnsi="Arial" w:cs="Arial"/>
                <w:sz w:val="20"/>
                <w:szCs w:val="20"/>
                <w:lang w:val="en-GB"/>
              </w:rPr>
            </w:pPr>
            <w:ins w:id="4026" w:author="Dylan Van Aswegen" w:date="2024-07-10T13:44:00Z" w16du:dateUtc="2024-07-10T11:44:00Z">
              <w:r>
                <w:rPr>
                  <w:rFonts w:ascii="Arial" w:hAnsi="Arial" w:cs="Arial"/>
                  <w:sz w:val="20"/>
                  <w:szCs w:val="20"/>
                  <w:lang w:val="en-GB"/>
                </w:rPr>
                <w:t>Event Time</w:t>
              </w:r>
            </w:ins>
          </w:p>
        </w:tc>
        <w:tc>
          <w:tcPr>
            <w:tcW w:w="1273" w:type="dxa"/>
          </w:tcPr>
          <w:p w14:paraId="0F247C4D" w14:textId="55B1D046" w:rsidR="00D77D17" w:rsidRDefault="00D77D17" w:rsidP="00D77D17">
            <w:pPr>
              <w:spacing w:line="360" w:lineRule="auto"/>
              <w:jc w:val="both"/>
              <w:cnfStyle w:val="000000000000" w:firstRow="0" w:lastRow="0" w:firstColumn="0" w:lastColumn="0" w:oddVBand="0" w:evenVBand="0" w:oddHBand="0" w:evenHBand="0" w:firstRowFirstColumn="0" w:firstRowLastColumn="0" w:lastRowFirstColumn="0" w:lastRowLastColumn="0"/>
              <w:rPr>
                <w:ins w:id="4027" w:author="Dylan Van Aswegen" w:date="2024-07-10T13:44:00Z" w16du:dateUtc="2024-07-10T11:44:00Z"/>
                <w:rFonts w:ascii="Arial" w:hAnsi="Arial" w:cs="Arial"/>
                <w:sz w:val="20"/>
                <w:szCs w:val="20"/>
                <w:lang w:val="en-GB"/>
              </w:rPr>
            </w:pPr>
            <w:ins w:id="4028" w:author="Dylan Van Aswegen" w:date="2024-07-10T13:44:00Z" w16du:dateUtc="2024-07-10T11:44:00Z">
              <w:r>
                <w:rPr>
                  <w:rFonts w:ascii="Arial" w:hAnsi="Arial" w:cs="Arial"/>
                  <w:sz w:val="20"/>
                  <w:szCs w:val="20"/>
                  <w:lang w:val="en-GB"/>
                </w:rPr>
                <w:t xml:space="preserve">Text Field </w:t>
              </w:r>
            </w:ins>
          </w:p>
        </w:tc>
        <w:tc>
          <w:tcPr>
            <w:tcW w:w="1694" w:type="dxa"/>
          </w:tcPr>
          <w:p w14:paraId="05C1524B" w14:textId="218FFF2C" w:rsidR="00D77D17" w:rsidRDefault="00D77D17" w:rsidP="00D77D17">
            <w:pPr>
              <w:spacing w:line="360" w:lineRule="auto"/>
              <w:jc w:val="both"/>
              <w:cnfStyle w:val="000000000000" w:firstRow="0" w:lastRow="0" w:firstColumn="0" w:lastColumn="0" w:oddVBand="0" w:evenVBand="0" w:oddHBand="0" w:evenHBand="0" w:firstRowFirstColumn="0" w:firstRowLastColumn="0" w:lastRowFirstColumn="0" w:lastRowLastColumn="0"/>
              <w:rPr>
                <w:ins w:id="4029" w:author="Dylan Van Aswegen" w:date="2024-07-10T13:44:00Z" w16du:dateUtc="2024-07-10T11:44:00Z"/>
                <w:rFonts w:ascii="Arial" w:hAnsi="Arial" w:cs="Arial"/>
                <w:sz w:val="20"/>
                <w:szCs w:val="20"/>
                <w:lang w:val="en-GB"/>
              </w:rPr>
            </w:pPr>
            <w:ins w:id="4030" w:author="Dylan Van Aswegen" w:date="2024-07-10T13:44:00Z" w16du:dateUtc="2024-07-10T11:44:00Z">
              <w:r>
                <w:rPr>
                  <w:rFonts w:ascii="Arial" w:hAnsi="Arial" w:cs="Arial"/>
                  <w:sz w:val="20"/>
                  <w:szCs w:val="20"/>
                  <w:lang w:val="en-GB"/>
                </w:rPr>
                <w:t xml:space="preserve">String </w:t>
              </w:r>
            </w:ins>
          </w:p>
        </w:tc>
        <w:tc>
          <w:tcPr>
            <w:tcW w:w="3804" w:type="dxa"/>
          </w:tcPr>
          <w:p w14:paraId="647EC330" w14:textId="2C3D0A7C" w:rsidR="00D77D17" w:rsidRDefault="00D77D17" w:rsidP="00D77D17">
            <w:pPr>
              <w:spacing w:line="360" w:lineRule="auto"/>
              <w:jc w:val="both"/>
              <w:cnfStyle w:val="000000000000" w:firstRow="0" w:lastRow="0" w:firstColumn="0" w:lastColumn="0" w:oddVBand="0" w:evenVBand="0" w:oddHBand="0" w:evenHBand="0" w:firstRowFirstColumn="0" w:firstRowLastColumn="0" w:lastRowFirstColumn="0" w:lastRowLastColumn="0"/>
              <w:rPr>
                <w:ins w:id="4031" w:author="Dylan Van Aswegen" w:date="2024-07-10T13:44:00Z" w16du:dateUtc="2024-07-10T11:44:00Z"/>
                <w:rFonts w:ascii="Arial" w:hAnsi="Arial" w:cs="Arial"/>
                <w:sz w:val="20"/>
                <w:szCs w:val="20"/>
                <w:lang w:val="en-GB"/>
              </w:rPr>
            </w:pPr>
            <w:ins w:id="4032" w:author="Dylan Van Aswegen" w:date="2024-07-10T13:44:00Z" w16du:dateUtc="2024-07-10T11:44:00Z">
              <w:r>
                <w:rPr>
                  <w:rFonts w:ascii="Arial" w:hAnsi="Arial" w:cs="Arial"/>
                  <w:sz w:val="20"/>
                  <w:szCs w:val="20"/>
                  <w:lang w:val="en-GB"/>
                </w:rPr>
                <w:t xml:space="preserve">This column will contain the time of the event. </w:t>
              </w:r>
            </w:ins>
          </w:p>
        </w:tc>
      </w:tr>
      <w:tr w:rsidR="00D77D17" w14:paraId="36238E19" w14:textId="77777777" w:rsidTr="00B85F07">
        <w:trPr>
          <w:cnfStyle w:val="000000100000" w:firstRow="0" w:lastRow="0" w:firstColumn="0" w:lastColumn="0" w:oddVBand="0" w:evenVBand="0" w:oddHBand="1" w:evenHBand="0" w:firstRowFirstColumn="0" w:firstRowLastColumn="0" w:lastRowFirstColumn="0" w:lastRowLastColumn="0"/>
          <w:ins w:id="4033" w:author="Dylan Van Aswegen" w:date="2024-07-10T13:44:00Z"/>
        </w:trPr>
        <w:tc>
          <w:tcPr>
            <w:cnfStyle w:val="001000000000" w:firstRow="0" w:lastRow="0" w:firstColumn="1" w:lastColumn="0" w:oddVBand="0" w:evenVBand="0" w:oddHBand="0" w:evenHBand="0" w:firstRowFirstColumn="0" w:firstRowLastColumn="0" w:lastRowFirstColumn="0" w:lastRowLastColumn="0"/>
            <w:tcW w:w="1451" w:type="dxa"/>
          </w:tcPr>
          <w:p w14:paraId="607D1F41" w14:textId="0D0F2389" w:rsidR="00D77D17" w:rsidRDefault="00D77D17" w:rsidP="00D77D17">
            <w:pPr>
              <w:spacing w:line="360" w:lineRule="auto"/>
              <w:jc w:val="both"/>
              <w:rPr>
                <w:ins w:id="4034" w:author="Dylan Van Aswegen" w:date="2024-07-10T13:44:00Z" w16du:dateUtc="2024-07-10T11:44:00Z"/>
                <w:rFonts w:ascii="Arial" w:hAnsi="Arial" w:cs="Arial"/>
                <w:sz w:val="20"/>
                <w:szCs w:val="20"/>
                <w:lang w:val="en-GB"/>
              </w:rPr>
            </w:pPr>
            <w:ins w:id="4035" w:author="Dylan Van Aswegen" w:date="2024-07-10T13:44:00Z" w16du:dateUtc="2024-07-10T11:44:00Z">
              <w:r>
                <w:rPr>
                  <w:rFonts w:ascii="Arial" w:hAnsi="Arial" w:cs="Arial"/>
                  <w:sz w:val="20"/>
                  <w:szCs w:val="20"/>
                  <w:lang w:val="en-GB"/>
                </w:rPr>
                <w:t xml:space="preserve">Event Venue </w:t>
              </w:r>
            </w:ins>
          </w:p>
        </w:tc>
        <w:tc>
          <w:tcPr>
            <w:tcW w:w="1273" w:type="dxa"/>
          </w:tcPr>
          <w:p w14:paraId="3B24EB89" w14:textId="18D2F911" w:rsidR="00D77D17" w:rsidRDefault="00D77D17" w:rsidP="00D77D17">
            <w:pPr>
              <w:spacing w:line="360" w:lineRule="auto"/>
              <w:jc w:val="both"/>
              <w:cnfStyle w:val="000000100000" w:firstRow="0" w:lastRow="0" w:firstColumn="0" w:lastColumn="0" w:oddVBand="0" w:evenVBand="0" w:oddHBand="1" w:evenHBand="0" w:firstRowFirstColumn="0" w:firstRowLastColumn="0" w:lastRowFirstColumn="0" w:lastRowLastColumn="0"/>
              <w:rPr>
                <w:ins w:id="4036" w:author="Dylan Van Aswegen" w:date="2024-07-10T13:44:00Z" w16du:dateUtc="2024-07-10T11:44:00Z"/>
                <w:rFonts w:ascii="Arial" w:hAnsi="Arial" w:cs="Arial"/>
                <w:sz w:val="20"/>
                <w:szCs w:val="20"/>
                <w:lang w:val="en-GB"/>
              </w:rPr>
            </w:pPr>
            <w:ins w:id="4037" w:author="Dylan Van Aswegen" w:date="2024-07-10T13:44:00Z" w16du:dateUtc="2024-07-10T11:44:00Z">
              <w:r>
                <w:rPr>
                  <w:rFonts w:ascii="Arial" w:hAnsi="Arial" w:cs="Arial"/>
                  <w:sz w:val="20"/>
                  <w:szCs w:val="20"/>
                  <w:lang w:val="en-GB"/>
                </w:rPr>
                <w:t xml:space="preserve">Text Field </w:t>
              </w:r>
            </w:ins>
          </w:p>
        </w:tc>
        <w:tc>
          <w:tcPr>
            <w:tcW w:w="1694" w:type="dxa"/>
          </w:tcPr>
          <w:p w14:paraId="126CC854" w14:textId="70A9C0CA" w:rsidR="00D77D17" w:rsidRDefault="00D77D17" w:rsidP="00D77D17">
            <w:pPr>
              <w:spacing w:line="360" w:lineRule="auto"/>
              <w:jc w:val="both"/>
              <w:cnfStyle w:val="000000100000" w:firstRow="0" w:lastRow="0" w:firstColumn="0" w:lastColumn="0" w:oddVBand="0" w:evenVBand="0" w:oddHBand="1" w:evenHBand="0" w:firstRowFirstColumn="0" w:firstRowLastColumn="0" w:lastRowFirstColumn="0" w:lastRowLastColumn="0"/>
              <w:rPr>
                <w:ins w:id="4038" w:author="Dylan Van Aswegen" w:date="2024-07-10T13:44:00Z" w16du:dateUtc="2024-07-10T11:44:00Z"/>
                <w:rFonts w:ascii="Arial" w:hAnsi="Arial" w:cs="Arial"/>
                <w:sz w:val="20"/>
                <w:szCs w:val="20"/>
                <w:lang w:val="en-GB"/>
              </w:rPr>
            </w:pPr>
            <w:ins w:id="4039" w:author="Dylan Van Aswegen" w:date="2024-07-10T13:44:00Z" w16du:dateUtc="2024-07-10T11:44:00Z">
              <w:r>
                <w:rPr>
                  <w:rFonts w:ascii="Arial" w:hAnsi="Arial" w:cs="Arial"/>
                  <w:sz w:val="20"/>
                  <w:szCs w:val="20"/>
                  <w:lang w:val="en-GB"/>
                </w:rPr>
                <w:t xml:space="preserve">String </w:t>
              </w:r>
            </w:ins>
          </w:p>
        </w:tc>
        <w:tc>
          <w:tcPr>
            <w:tcW w:w="3804" w:type="dxa"/>
          </w:tcPr>
          <w:p w14:paraId="724E0505" w14:textId="3B55E764" w:rsidR="00D77D17" w:rsidRDefault="00D77D17" w:rsidP="00D77D17">
            <w:pPr>
              <w:spacing w:line="360" w:lineRule="auto"/>
              <w:jc w:val="both"/>
              <w:cnfStyle w:val="000000100000" w:firstRow="0" w:lastRow="0" w:firstColumn="0" w:lastColumn="0" w:oddVBand="0" w:evenVBand="0" w:oddHBand="1" w:evenHBand="0" w:firstRowFirstColumn="0" w:firstRowLastColumn="0" w:lastRowFirstColumn="0" w:lastRowLastColumn="0"/>
              <w:rPr>
                <w:ins w:id="4040" w:author="Dylan Van Aswegen" w:date="2024-07-10T13:44:00Z" w16du:dateUtc="2024-07-10T11:44:00Z"/>
                <w:rFonts w:ascii="Arial" w:hAnsi="Arial" w:cs="Arial"/>
                <w:sz w:val="20"/>
                <w:szCs w:val="20"/>
                <w:lang w:val="en-GB"/>
              </w:rPr>
            </w:pPr>
            <w:ins w:id="4041" w:author="Dylan Van Aswegen" w:date="2024-07-10T13:44:00Z" w16du:dateUtc="2024-07-10T11:44:00Z">
              <w:r>
                <w:rPr>
                  <w:rFonts w:ascii="Arial" w:hAnsi="Arial" w:cs="Arial"/>
                  <w:sz w:val="20"/>
                  <w:szCs w:val="20"/>
                  <w:lang w:val="en-GB"/>
                </w:rPr>
                <w:t xml:space="preserve">This column will contain the venue of the event. </w:t>
              </w:r>
            </w:ins>
          </w:p>
        </w:tc>
      </w:tr>
      <w:tr w:rsidR="00D77D17" w14:paraId="2606304E" w14:textId="77777777" w:rsidTr="00B85F07">
        <w:trPr>
          <w:ins w:id="4042" w:author="Dylan Van Aswegen" w:date="2024-07-10T13:44:00Z"/>
        </w:trPr>
        <w:tc>
          <w:tcPr>
            <w:cnfStyle w:val="001000000000" w:firstRow="0" w:lastRow="0" w:firstColumn="1" w:lastColumn="0" w:oddVBand="0" w:evenVBand="0" w:oddHBand="0" w:evenHBand="0" w:firstRowFirstColumn="0" w:firstRowLastColumn="0" w:lastRowFirstColumn="0" w:lastRowLastColumn="0"/>
            <w:tcW w:w="1451" w:type="dxa"/>
          </w:tcPr>
          <w:p w14:paraId="71AF580B" w14:textId="2BC69BD7" w:rsidR="00D77D17" w:rsidRDefault="00D77D17" w:rsidP="00D77D17">
            <w:pPr>
              <w:spacing w:line="360" w:lineRule="auto"/>
              <w:jc w:val="both"/>
              <w:rPr>
                <w:ins w:id="4043" w:author="Dylan Van Aswegen" w:date="2024-07-10T13:44:00Z" w16du:dateUtc="2024-07-10T11:44:00Z"/>
                <w:rFonts w:ascii="Arial" w:hAnsi="Arial" w:cs="Arial"/>
                <w:sz w:val="20"/>
                <w:szCs w:val="20"/>
                <w:lang w:val="en-GB"/>
              </w:rPr>
            </w:pPr>
            <w:ins w:id="4044" w:author="Dylan Van Aswegen" w:date="2024-07-10T13:44:00Z" w16du:dateUtc="2024-07-10T11:44:00Z">
              <w:r>
                <w:rPr>
                  <w:rFonts w:ascii="Arial" w:hAnsi="Arial" w:cs="Arial"/>
                  <w:sz w:val="20"/>
                  <w:szCs w:val="20"/>
                  <w:lang w:val="en-GB"/>
                </w:rPr>
                <w:t>Waiting List Status</w:t>
              </w:r>
            </w:ins>
          </w:p>
        </w:tc>
        <w:tc>
          <w:tcPr>
            <w:tcW w:w="1273" w:type="dxa"/>
          </w:tcPr>
          <w:p w14:paraId="6ED18505" w14:textId="74866234" w:rsidR="00D77D17" w:rsidRDefault="00D77D17" w:rsidP="00D77D17">
            <w:pPr>
              <w:spacing w:line="360" w:lineRule="auto"/>
              <w:jc w:val="both"/>
              <w:cnfStyle w:val="000000000000" w:firstRow="0" w:lastRow="0" w:firstColumn="0" w:lastColumn="0" w:oddVBand="0" w:evenVBand="0" w:oddHBand="0" w:evenHBand="0" w:firstRowFirstColumn="0" w:firstRowLastColumn="0" w:lastRowFirstColumn="0" w:lastRowLastColumn="0"/>
              <w:rPr>
                <w:ins w:id="4045" w:author="Dylan Van Aswegen" w:date="2024-07-10T13:44:00Z" w16du:dateUtc="2024-07-10T11:44:00Z"/>
                <w:rFonts w:ascii="Arial" w:hAnsi="Arial" w:cs="Arial"/>
                <w:sz w:val="20"/>
                <w:szCs w:val="20"/>
                <w:lang w:val="en-GB"/>
              </w:rPr>
            </w:pPr>
            <w:ins w:id="4046" w:author="Dylan Van Aswegen" w:date="2024-07-10T13:44:00Z" w16du:dateUtc="2024-07-10T11:44:00Z">
              <w:r>
                <w:rPr>
                  <w:rFonts w:ascii="Arial" w:hAnsi="Arial" w:cs="Arial"/>
                  <w:sz w:val="20"/>
                  <w:szCs w:val="20"/>
                  <w:lang w:val="en-GB"/>
                </w:rPr>
                <w:t xml:space="preserve">Text Field </w:t>
              </w:r>
            </w:ins>
          </w:p>
        </w:tc>
        <w:tc>
          <w:tcPr>
            <w:tcW w:w="1694" w:type="dxa"/>
          </w:tcPr>
          <w:p w14:paraId="76E907B9" w14:textId="62725069" w:rsidR="00D77D17" w:rsidRDefault="00D77D17" w:rsidP="00D77D17">
            <w:pPr>
              <w:spacing w:line="360" w:lineRule="auto"/>
              <w:jc w:val="both"/>
              <w:cnfStyle w:val="000000000000" w:firstRow="0" w:lastRow="0" w:firstColumn="0" w:lastColumn="0" w:oddVBand="0" w:evenVBand="0" w:oddHBand="0" w:evenHBand="0" w:firstRowFirstColumn="0" w:firstRowLastColumn="0" w:lastRowFirstColumn="0" w:lastRowLastColumn="0"/>
              <w:rPr>
                <w:ins w:id="4047" w:author="Dylan Van Aswegen" w:date="2024-07-10T13:44:00Z" w16du:dateUtc="2024-07-10T11:44:00Z"/>
                <w:rFonts w:ascii="Arial" w:hAnsi="Arial" w:cs="Arial"/>
                <w:sz w:val="20"/>
                <w:szCs w:val="20"/>
                <w:lang w:val="en-GB"/>
              </w:rPr>
            </w:pPr>
            <w:ins w:id="4048" w:author="Dylan Van Aswegen" w:date="2024-07-10T13:44:00Z" w16du:dateUtc="2024-07-10T11:44:00Z">
              <w:r>
                <w:rPr>
                  <w:rFonts w:ascii="Arial" w:hAnsi="Arial" w:cs="Arial"/>
                  <w:sz w:val="20"/>
                  <w:szCs w:val="20"/>
                  <w:lang w:val="en-GB"/>
                </w:rPr>
                <w:t xml:space="preserve">String </w:t>
              </w:r>
            </w:ins>
          </w:p>
        </w:tc>
        <w:tc>
          <w:tcPr>
            <w:tcW w:w="3804" w:type="dxa"/>
          </w:tcPr>
          <w:p w14:paraId="64DA4E99" w14:textId="2669CD67" w:rsidR="00D77D17" w:rsidRDefault="00D77D17" w:rsidP="00D77D17">
            <w:pPr>
              <w:spacing w:line="360" w:lineRule="auto"/>
              <w:jc w:val="both"/>
              <w:cnfStyle w:val="000000000000" w:firstRow="0" w:lastRow="0" w:firstColumn="0" w:lastColumn="0" w:oddVBand="0" w:evenVBand="0" w:oddHBand="0" w:evenHBand="0" w:firstRowFirstColumn="0" w:firstRowLastColumn="0" w:lastRowFirstColumn="0" w:lastRowLastColumn="0"/>
              <w:rPr>
                <w:ins w:id="4049" w:author="Dylan Van Aswegen" w:date="2024-07-10T13:44:00Z" w16du:dateUtc="2024-07-10T11:44:00Z"/>
                <w:rFonts w:ascii="Arial" w:hAnsi="Arial" w:cs="Arial"/>
                <w:sz w:val="20"/>
                <w:szCs w:val="20"/>
                <w:lang w:val="en-GB"/>
              </w:rPr>
            </w:pPr>
            <w:ins w:id="4050" w:author="Dylan Van Aswegen" w:date="2024-07-10T13:46:00Z" w16du:dateUtc="2024-07-10T11:46:00Z">
              <w:r>
                <w:rPr>
                  <w:rFonts w:ascii="Arial" w:hAnsi="Arial" w:cs="Arial"/>
                  <w:sz w:val="20"/>
                  <w:szCs w:val="20"/>
                  <w:lang w:val="en-GB"/>
                </w:rPr>
                <w:t xml:space="preserve">This column will contain the waiting list status of the event. (On waiting list, invited) </w:t>
              </w:r>
            </w:ins>
          </w:p>
        </w:tc>
      </w:tr>
      <w:tr w:rsidR="00D77D17" w14:paraId="3C228611" w14:textId="77777777" w:rsidTr="00B85F07">
        <w:trPr>
          <w:cnfStyle w:val="000000100000" w:firstRow="0" w:lastRow="0" w:firstColumn="0" w:lastColumn="0" w:oddVBand="0" w:evenVBand="0" w:oddHBand="1" w:evenHBand="0" w:firstRowFirstColumn="0" w:firstRowLastColumn="0" w:lastRowFirstColumn="0" w:lastRowLastColumn="0"/>
          <w:ins w:id="4051" w:author="Dylan Van Aswegen" w:date="2024-07-10T13:44:00Z"/>
        </w:trPr>
        <w:tc>
          <w:tcPr>
            <w:cnfStyle w:val="001000000000" w:firstRow="0" w:lastRow="0" w:firstColumn="1" w:lastColumn="0" w:oddVBand="0" w:evenVBand="0" w:oddHBand="0" w:evenHBand="0" w:firstRowFirstColumn="0" w:firstRowLastColumn="0" w:lastRowFirstColumn="0" w:lastRowLastColumn="0"/>
            <w:tcW w:w="1451" w:type="dxa"/>
          </w:tcPr>
          <w:p w14:paraId="1836E172" w14:textId="717A8823" w:rsidR="00D77D17" w:rsidRDefault="00D77D17" w:rsidP="00D77D17">
            <w:pPr>
              <w:spacing w:line="360" w:lineRule="auto"/>
              <w:jc w:val="both"/>
              <w:rPr>
                <w:ins w:id="4052" w:author="Dylan Van Aswegen" w:date="2024-07-10T13:44:00Z" w16du:dateUtc="2024-07-10T11:44:00Z"/>
                <w:rFonts w:ascii="Arial" w:hAnsi="Arial" w:cs="Arial"/>
                <w:sz w:val="20"/>
                <w:szCs w:val="20"/>
                <w:lang w:val="en-GB"/>
              </w:rPr>
            </w:pPr>
            <w:ins w:id="4053" w:author="Dylan Van Aswegen" w:date="2024-07-10T13:44:00Z" w16du:dateUtc="2024-07-10T11:44:00Z">
              <w:r>
                <w:rPr>
                  <w:rFonts w:ascii="Arial" w:hAnsi="Arial" w:cs="Arial"/>
                  <w:sz w:val="20"/>
                  <w:szCs w:val="20"/>
                  <w:lang w:val="en-GB"/>
                </w:rPr>
                <w:t>Actions</w:t>
              </w:r>
            </w:ins>
          </w:p>
        </w:tc>
        <w:tc>
          <w:tcPr>
            <w:tcW w:w="1273" w:type="dxa"/>
          </w:tcPr>
          <w:p w14:paraId="0C739687" w14:textId="32F65AB6" w:rsidR="00D77D17" w:rsidRDefault="00D77D17" w:rsidP="00D77D17">
            <w:pPr>
              <w:spacing w:line="360" w:lineRule="auto"/>
              <w:jc w:val="both"/>
              <w:cnfStyle w:val="000000100000" w:firstRow="0" w:lastRow="0" w:firstColumn="0" w:lastColumn="0" w:oddVBand="0" w:evenVBand="0" w:oddHBand="1" w:evenHBand="0" w:firstRowFirstColumn="0" w:firstRowLastColumn="0" w:lastRowFirstColumn="0" w:lastRowLastColumn="0"/>
              <w:rPr>
                <w:ins w:id="4054" w:author="Dylan Van Aswegen" w:date="2024-07-10T13:44:00Z" w16du:dateUtc="2024-07-10T11:44:00Z"/>
                <w:rFonts w:ascii="Arial" w:hAnsi="Arial" w:cs="Arial"/>
                <w:sz w:val="20"/>
                <w:szCs w:val="20"/>
                <w:lang w:val="en-GB"/>
              </w:rPr>
            </w:pPr>
            <w:ins w:id="4055" w:author="Dylan Van Aswegen" w:date="2024-07-10T13:44:00Z" w16du:dateUtc="2024-07-10T11:44:00Z">
              <w:r>
                <w:rPr>
                  <w:rFonts w:ascii="Arial" w:hAnsi="Arial" w:cs="Arial"/>
                  <w:sz w:val="20"/>
                  <w:szCs w:val="20"/>
                  <w:lang w:val="en-GB"/>
                </w:rPr>
                <w:t>Button</w:t>
              </w:r>
            </w:ins>
          </w:p>
        </w:tc>
        <w:tc>
          <w:tcPr>
            <w:tcW w:w="1694" w:type="dxa"/>
          </w:tcPr>
          <w:p w14:paraId="496270CA" w14:textId="77777777" w:rsidR="00D77D17" w:rsidRDefault="00D77D17" w:rsidP="00D77D17">
            <w:pPr>
              <w:spacing w:line="360" w:lineRule="auto"/>
              <w:jc w:val="both"/>
              <w:cnfStyle w:val="000000100000" w:firstRow="0" w:lastRow="0" w:firstColumn="0" w:lastColumn="0" w:oddVBand="0" w:evenVBand="0" w:oddHBand="1" w:evenHBand="0" w:firstRowFirstColumn="0" w:firstRowLastColumn="0" w:lastRowFirstColumn="0" w:lastRowLastColumn="0"/>
              <w:rPr>
                <w:ins w:id="4056" w:author="Dylan Van Aswegen" w:date="2024-07-10T13:44:00Z" w16du:dateUtc="2024-07-10T11:44:00Z"/>
                <w:rFonts w:ascii="Arial" w:hAnsi="Arial" w:cs="Arial"/>
                <w:sz w:val="20"/>
                <w:szCs w:val="20"/>
                <w:lang w:val="en-GB"/>
              </w:rPr>
            </w:pPr>
          </w:p>
        </w:tc>
        <w:tc>
          <w:tcPr>
            <w:tcW w:w="3804" w:type="dxa"/>
          </w:tcPr>
          <w:p w14:paraId="608DD49D" w14:textId="5F501092" w:rsidR="00D77D17" w:rsidRDefault="00D77D17" w:rsidP="00D77D17">
            <w:pPr>
              <w:spacing w:line="360" w:lineRule="auto"/>
              <w:jc w:val="both"/>
              <w:cnfStyle w:val="000000100000" w:firstRow="0" w:lastRow="0" w:firstColumn="0" w:lastColumn="0" w:oddVBand="0" w:evenVBand="0" w:oddHBand="1" w:evenHBand="0" w:firstRowFirstColumn="0" w:firstRowLastColumn="0" w:lastRowFirstColumn="0" w:lastRowLastColumn="0"/>
              <w:rPr>
                <w:ins w:id="4057" w:author="Dylan Van Aswegen" w:date="2024-07-10T13:44:00Z" w16du:dateUtc="2024-07-10T11:44:00Z"/>
                <w:rFonts w:ascii="Arial" w:hAnsi="Arial" w:cs="Arial"/>
                <w:sz w:val="20"/>
                <w:szCs w:val="20"/>
                <w:lang w:val="en-GB"/>
              </w:rPr>
            </w:pPr>
            <w:ins w:id="4058" w:author="Dylan Van Aswegen" w:date="2024-07-10T13:46:00Z" w16du:dateUtc="2024-07-10T11:46:00Z">
              <w:r>
                <w:rPr>
                  <w:rFonts w:ascii="Arial" w:hAnsi="Arial" w:cs="Arial"/>
                  <w:sz w:val="20"/>
                  <w:szCs w:val="20"/>
                  <w:lang w:val="en-GB"/>
                </w:rPr>
                <w:t>This column will contain buttons to view the e</w:t>
              </w:r>
            </w:ins>
            <w:ins w:id="4059" w:author="Dylan Van Aswegen" w:date="2024-07-10T13:47:00Z" w16du:dateUtc="2024-07-10T11:47:00Z">
              <w:r>
                <w:rPr>
                  <w:rFonts w:ascii="Arial" w:hAnsi="Arial" w:cs="Arial"/>
                  <w:sz w:val="20"/>
                  <w:szCs w:val="20"/>
                  <w:lang w:val="en-GB"/>
                </w:rPr>
                <w:t xml:space="preserve">vent page, while the status is “On waiting list”, there will be a button </w:t>
              </w:r>
              <w:r w:rsidR="00750B14">
                <w:rPr>
                  <w:rFonts w:ascii="Arial" w:hAnsi="Arial" w:cs="Arial"/>
                  <w:sz w:val="20"/>
                  <w:szCs w:val="20"/>
                  <w:lang w:val="en-GB"/>
                </w:rPr>
                <w:t xml:space="preserve">for a user to remove themselves from the </w:t>
              </w:r>
            </w:ins>
            <w:ins w:id="4060" w:author="Dylan Van Aswegen" w:date="2024-07-10T13:48:00Z" w16du:dateUtc="2024-07-10T11:48:00Z">
              <w:r w:rsidR="00750B14">
                <w:rPr>
                  <w:rFonts w:ascii="Arial" w:hAnsi="Arial" w:cs="Arial"/>
                  <w:sz w:val="20"/>
                  <w:szCs w:val="20"/>
                  <w:lang w:val="en-GB"/>
                </w:rPr>
                <w:t xml:space="preserve">waiting list, and when the status changes to invited, there will be a button for the user to go to the event page to create a booking. </w:t>
              </w:r>
            </w:ins>
          </w:p>
        </w:tc>
      </w:tr>
    </w:tbl>
    <w:p w14:paraId="5871EFA3" w14:textId="77777777" w:rsidR="00CC5AFC" w:rsidRPr="00D77D17" w:rsidRDefault="00CC5AFC" w:rsidP="00CC5AFC">
      <w:pPr>
        <w:rPr>
          <w:ins w:id="4061" w:author="Dylan Van Aswegen" w:date="2024-07-10T13:17:00Z" w16du:dateUtc="2024-07-10T11:17:00Z"/>
          <w:lang w:val="en-GB"/>
          <w:rPrChange w:id="4062" w:author="Dylan Van Aswegen" w:date="2024-07-10T13:44:00Z" w16du:dateUtc="2024-07-10T11:44:00Z">
            <w:rPr>
              <w:ins w:id="4063" w:author="Dylan Van Aswegen" w:date="2024-07-10T13:17:00Z" w16du:dateUtc="2024-07-10T11:17:00Z"/>
            </w:rPr>
          </w:rPrChange>
        </w:rPr>
      </w:pPr>
    </w:p>
    <w:p w14:paraId="797BF818" w14:textId="3A5D452E" w:rsidR="00CC5AFC" w:rsidRDefault="00750B14" w:rsidP="00CC5AFC">
      <w:pPr>
        <w:rPr>
          <w:ins w:id="4064" w:author="Dylan Van Aswegen" w:date="2024-07-10T13:49:00Z" w16du:dateUtc="2024-07-10T11:49:00Z"/>
        </w:rPr>
      </w:pPr>
      <w:ins w:id="4065" w:author="Dylan Van Aswegen" w:date="2024-07-10T13:48:00Z" w16du:dateUtc="2024-07-10T11:48:00Z">
        <w:r>
          <w:t xml:space="preserve">Once the </w:t>
        </w:r>
      </w:ins>
      <w:ins w:id="4066" w:author="Dylan Van Aswegen" w:date="2024-07-10T13:49:00Z" w16du:dateUtc="2024-07-10T11:49:00Z">
        <w:r>
          <w:t xml:space="preserve">user books an event for which they were on the waiting list. The event will move from </w:t>
        </w:r>
      </w:ins>
      <w:ins w:id="4067" w:author="Dylan Van Aswegen" w:date="2024-07-11T11:44:00Z" w16du:dateUtc="2024-07-11T09:44:00Z">
        <w:r w:rsidR="00FC1317">
          <w:t>the</w:t>
        </w:r>
      </w:ins>
      <w:ins w:id="4068" w:author="Dylan Van Aswegen" w:date="2024-07-10T13:49:00Z" w16du:dateUtc="2024-07-10T11:49:00Z">
        <w:r>
          <w:t xml:space="preserve"> waiting list table to the event booking table. </w:t>
        </w:r>
      </w:ins>
    </w:p>
    <w:p w14:paraId="08B6770E" w14:textId="1D5DF74E" w:rsidR="00E76BD7" w:rsidRDefault="00E76BD7" w:rsidP="00CC5AFC">
      <w:pPr>
        <w:rPr>
          <w:ins w:id="4069" w:author="Dylan Van Aswegen" w:date="2024-07-10T14:00:00Z" w16du:dateUtc="2024-07-10T12:00:00Z"/>
        </w:rPr>
      </w:pPr>
      <w:ins w:id="4070" w:author="Dylan Van Aswegen" w:date="2024-07-10T13:57:00Z" w16du:dateUtc="2024-07-10T11:57:00Z">
        <w:r>
          <w:t xml:space="preserve">For </w:t>
        </w:r>
        <w:r w:rsidR="00D5393D">
          <w:t>users who are group admins, they wil</w:t>
        </w:r>
      </w:ins>
      <w:ins w:id="4071" w:author="Dylan Van Aswegen" w:date="2024-07-10T13:58:00Z" w16du:dateUtc="2024-07-10T11:58:00Z">
        <w:r w:rsidR="00D5393D">
          <w:t xml:space="preserve">l be able to see the events that they booked on behalf of their group and the bookings they made on the behalf of members within their group. </w:t>
        </w:r>
      </w:ins>
      <w:ins w:id="4072" w:author="Dylan Van Aswegen" w:date="2024-07-10T13:59:00Z" w16du:dateUtc="2024-07-10T11:59:00Z">
        <w:r w:rsidR="00D5393D">
          <w:t xml:space="preserve">Non-admin members will be able to view the group bookings for the group they are a part of or the individual bookings that have </w:t>
        </w:r>
      </w:ins>
      <w:ins w:id="4073" w:author="Dylan Van Aswegen" w:date="2024-07-10T14:00:00Z" w16du:dateUtc="2024-07-10T12:00:00Z">
        <w:r w:rsidR="00D5393D">
          <w:t xml:space="preserve">been made for them by their group admin. </w:t>
        </w:r>
      </w:ins>
    </w:p>
    <w:p w14:paraId="59A0CCC2" w14:textId="4EAE0323" w:rsidR="00CC5AFC" w:rsidRPr="00CC5AFC" w:rsidRDefault="00CC5AFC">
      <w:pPr>
        <w:rPr>
          <w:ins w:id="4074" w:author="Dylan Van Aswegen" w:date="2024-07-10T13:16:00Z" w16du:dateUtc="2024-07-10T11:16:00Z"/>
        </w:rPr>
        <w:pPrChange w:id="4075" w:author="Dylan Van Aswegen" w:date="2024-07-10T13:17:00Z" w16du:dateUtc="2024-07-10T11:17:00Z">
          <w:pPr>
            <w:pStyle w:val="Heading4"/>
          </w:pPr>
        </w:pPrChange>
      </w:pPr>
    </w:p>
    <w:p w14:paraId="58FC0CAE" w14:textId="35FFCF1A" w:rsidR="00FF5445" w:rsidRPr="00FF5445" w:rsidRDefault="00FF5445">
      <w:pPr>
        <w:pStyle w:val="Heading4"/>
        <w:rPr>
          <w:ins w:id="4076" w:author="Dylan Van Aswegen" w:date="2024-07-10T14:00:00Z" w16du:dateUtc="2024-07-10T12:00:00Z"/>
          <w:i w:val="0"/>
          <w:iCs w:val="0"/>
          <w:sz w:val="32"/>
          <w:szCs w:val="32"/>
          <w:rPrChange w:id="4077" w:author="Dylan Van Aswegen" w:date="2024-07-10T14:00:00Z" w16du:dateUtc="2024-07-10T12:00:00Z">
            <w:rPr>
              <w:ins w:id="4078" w:author="Dylan Van Aswegen" w:date="2024-07-10T14:00:00Z" w16du:dateUtc="2024-07-10T12:00:00Z"/>
            </w:rPr>
          </w:rPrChange>
        </w:rPr>
      </w:pPr>
      <w:ins w:id="4079" w:author="Dylan Van Aswegen" w:date="2024-07-10T14:00:00Z" w16du:dateUtc="2024-07-10T12:00:00Z">
        <w:r w:rsidRPr="00FF5445">
          <w:rPr>
            <w:i w:val="0"/>
            <w:iCs w:val="0"/>
            <w:sz w:val="32"/>
            <w:szCs w:val="32"/>
            <w:rPrChange w:id="4080" w:author="Dylan Van Aswegen" w:date="2024-07-10T14:00:00Z" w16du:dateUtc="2024-07-10T12:00:00Z">
              <w:rPr/>
            </w:rPrChange>
          </w:rPr>
          <w:t xml:space="preserve">Subscriptions </w:t>
        </w:r>
      </w:ins>
    </w:p>
    <w:p w14:paraId="49F1C140" w14:textId="72892B6C" w:rsidR="00FF5445" w:rsidRDefault="009C0FBA" w:rsidP="00FF5445">
      <w:pPr>
        <w:rPr>
          <w:ins w:id="4081" w:author="Dylan Van Aswegen" w:date="2024-07-10T14:09:00Z" w16du:dateUtc="2024-07-10T12:09:00Z"/>
        </w:rPr>
      </w:pPr>
      <w:ins w:id="4082" w:author="Dylan Van Aswegen" w:date="2024-07-10T14:01:00Z" w16du:dateUtc="2024-07-10T12:01:00Z">
        <w:r>
          <w:t xml:space="preserve">Users will be navigated to the subscriptions page after clicking on the view </w:t>
        </w:r>
      </w:ins>
      <w:ins w:id="4083" w:author="Dylan Van Aswegen" w:date="2024-07-10T14:02:00Z" w16du:dateUtc="2024-07-10T12:02:00Z">
        <w:r>
          <w:t>button of the subscri</w:t>
        </w:r>
      </w:ins>
      <w:ins w:id="4084" w:author="Dylan Van Aswegen" w:date="2024-07-10T14:07:00Z" w16du:dateUtc="2024-07-10T12:07:00Z">
        <w:r>
          <w:t xml:space="preserve">ptions section on the “My Home” page. </w:t>
        </w:r>
      </w:ins>
    </w:p>
    <w:p w14:paraId="598D9864" w14:textId="77777777" w:rsidR="00937CEC" w:rsidRDefault="00937CEC" w:rsidP="00FF5445">
      <w:pPr>
        <w:rPr>
          <w:ins w:id="4085" w:author="Dylan Van Aswegen" w:date="2024-07-10T14:07:00Z" w16du:dateUtc="2024-07-10T12:07:00Z"/>
        </w:rPr>
      </w:pPr>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3767CF" w14:paraId="0D0CA5A9" w14:textId="77777777" w:rsidTr="00B85F07">
        <w:trPr>
          <w:cnfStyle w:val="100000000000" w:firstRow="1" w:lastRow="0" w:firstColumn="0" w:lastColumn="0" w:oddVBand="0" w:evenVBand="0" w:oddHBand="0" w:evenHBand="0" w:firstRowFirstColumn="0" w:firstRowLastColumn="0" w:lastRowFirstColumn="0" w:lastRowLastColumn="0"/>
          <w:tblHeader/>
          <w:ins w:id="4086" w:author="Dylan Van Aswegen" w:date="2024-07-10T14:09: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0B96E892" w14:textId="77777777" w:rsidR="003767CF" w:rsidRDefault="003767CF" w:rsidP="00B85F07">
            <w:pPr>
              <w:spacing w:line="360" w:lineRule="auto"/>
              <w:jc w:val="both"/>
              <w:rPr>
                <w:ins w:id="4087" w:author="Dylan Van Aswegen" w:date="2024-07-10T14:09:00Z" w16du:dateUtc="2024-07-10T12:09:00Z"/>
                <w:rFonts w:ascii="Arial" w:hAnsi="Arial" w:cs="Arial"/>
                <w:sz w:val="20"/>
                <w:szCs w:val="20"/>
                <w:lang w:val="en-GB"/>
              </w:rPr>
            </w:pPr>
            <w:ins w:id="4088" w:author="Dylan Van Aswegen" w:date="2024-07-10T14:09:00Z" w16du:dateUtc="2024-07-10T12:09:00Z">
              <w:r>
                <w:rPr>
                  <w:rFonts w:ascii="Arial" w:hAnsi="Arial" w:cs="Arial"/>
                  <w:sz w:val="20"/>
                  <w:szCs w:val="20"/>
                  <w:lang w:val="en-GB"/>
                </w:rPr>
                <w:t xml:space="preserve">Field Number </w:t>
              </w:r>
            </w:ins>
          </w:p>
        </w:tc>
        <w:tc>
          <w:tcPr>
            <w:tcW w:w="1417" w:type="dxa"/>
            <w:shd w:val="clear" w:color="auto" w:fill="002060"/>
          </w:tcPr>
          <w:p w14:paraId="3764D4F3" w14:textId="77777777" w:rsidR="003767CF" w:rsidRDefault="003767CF"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089" w:author="Dylan Van Aswegen" w:date="2024-07-10T14:09:00Z" w16du:dateUtc="2024-07-10T12:09:00Z"/>
                <w:rFonts w:ascii="Arial" w:hAnsi="Arial" w:cs="Arial"/>
                <w:sz w:val="20"/>
                <w:szCs w:val="20"/>
                <w:lang w:val="en-GB"/>
              </w:rPr>
            </w:pPr>
            <w:ins w:id="4090" w:author="Dylan Van Aswegen" w:date="2024-07-10T14:09:00Z" w16du:dateUtc="2024-07-10T12:09:00Z">
              <w:r>
                <w:rPr>
                  <w:rFonts w:ascii="Arial" w:hAnsi="Arial" w:cs="Arial"/>
                  <w:sz w:val="20"/>
                  <w:szCs w:val="20"/>
                  <w:lang w:val="en-GB"/>
                </w:rPr>
                <w:t>Field Name</w:t>
              </w:r>
            </w:ins>
          </w:p>
        </w:tc>
        <w:tc>
          <w:tcPr>
            <w:tcW w:w="1276" w:type="dxa"/>
            <w:shd w:val="clear" w:color="auto" w:fill="002060"/>
          </w:tcPr>
          <w:p w14:paraId="324A32B0" w14:textId="77777777" w:rsidR="003767CF" w:rsidRDefault="003767CF"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091" w:author="Dylan Van Aswegen" w:date="2024-07-10T14:09:00Z" w16du:dateUtc="2024-07-10T12:09:00Z"/>
                <w:rFonts w:ascii="Arial" w:hAnsi="Arial" w:cs="Arial"/>
                <w:sz w:val="20"/>
                <w:szCs w:val="20"/>
                <w:lang w:val="en-GB"/>
              </w:rPr>
            </w:pPr>
            <w:ins w:id="4092" w:author="Dylan Van Aswegen" w:date="2024-07-10T14:09:00Z" w16du:dateUtc="2024-07-10T12:09:00Z">
              <w:r>
                <w:rPr>
                  <w:rFonts w:ascii="Arial" w:hAnsi="Arial" w:cs="Arial"/>
                  <w:sz w:val="20"/>
                  <w:szCs w:val="20"/>
                  <w:lang w:val="en-GB"/>
                </w:rPr>
                <w:t>Field Type</w:t>
              </w:r>
            </w:ins>
          </w:p>
        </w:tc>
        <w:tc>
          <w:tcPr>
            <w:tcW w:w="1701" w:type="dxa"/>
            <w:shd w:val="clear" w:color="auto" w:fill="002060"/>
          </w:tcPr>
          <w:p w14:paraId="63875D8E" w14:textId="77777777" w:rsidR="003767CF" w:rsidRDefault="003767CF"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093" w:author="Dylan Van Aswegen" w:date="2024-07-10T14:09:00Z" w16du:dateUtc="2024-07-10T12:09:00Z"/>
                <w:rFonts w:ascii="Arial" w:hAnsi="Arial" w:cs="Arial"/>
                <w:sz w:val="20"/>
                <w:szCs w:val="20"/>
                <w:lang w:val="en-GB"/>
              </w:rPr>
            </w:pPr>
            <w:ins w:id="4094" w:author="Dylan Van Aswegen" w:date="2024-07-10T14:09:00Z" w16du:dateUtc="2024-07-10T12:09:00Z">
              <w:r>
                <w:rPr>
                  <w:rFonts w:ascii="Arial" w:hAnsi="Arial" w:cs="Arial"/>
                  <w:sz w:val="20"/>
                  <w:szCs w:val="20"/>
                  <w:lang w:val="en-GB"/>
                </w:rPr>
                <w:t>Field Data Type</w:t>
              </w:r>
            </w:ins>
          </w:p>
        </w:tc>
        <w:tc>
          <w:tcPr>
            <w:tcW w:w="1417" w:type="dxa"/>
            <w:shd w:val="clear" w:color="auto" w:fill="002060"/>
          </w:tcPr>
          <w:p w14:paraId="5B1D05B3" w14:textId="77777777" w:rsidR="003767CF" w:rsidRDefault="003767CF"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095" w:author="Dylan Van Aswegen" w:date="2024-07-10T14:09:00Z" w16du:dateUtc="2024-07-10T12:09:00Z"/>
                <w:rFonts w:ascii="Arial" w:hAnsi="Arial" w:cs="Arial"/>
                <w:sz w:val="20"/>
                <w:szCs w:val="20"/>
                <w:lang w:val="en-GB"/>
              </w:rPr>
            </w:pPr>
            <w:ins w:id="4096" w:author="Dylan Van Aswegen" w:date="2024-07-10T14:09:00Z" w16du:dateUtc="2024-07-10T12:09:00Z">
              <w:r>
                <w:rPr>
                  <w:rFonts w:ascii="Arial" w:hAnsi="Arial" w:cs="Arial"/>
                  <w:sz w:val="20"/>
                  <w:szCs w:val="20"/>
                  <w:lang w:val="en-GB"/>
                </w:rPr>
                <w:t>Required?</w:t>
              </w:r>
            </w:ins>
          </w:p>
        </w:tc>
        <w:tc>
          <w:tcPr>
            <w:tcW w:w="3828" w:type="dxa"/>
            <w:shd w:val="clear" w:color="auto" w:fill="002060"/>
          </w:tcPr>
          <w:p w14:paraId="03707A33" w14:textId="77777777" w:rsidR="003767CF" w:rsidRDefault="003767CF"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097" w:author="Dylan Van Aswegen" w:date="2024-07-10T14:09:00Z" w16du:dateUtc="2024-07-10T12:09:00Z"/>
                <w:rFonts w:ascii="Arial" w:hAnsi="Arial" w:cs="Arial"/>
                <w:sz w:val="20"/>
                <w:szCs w:val="20"/>
                <w:lang w:val="en-GB"/>
              </w:rPr>
            </w:pPr>
            <w:ins w:id="4098" w:author="Dylan Van Aswegen" w:date="2024-07-10T14:09:00Z" w16du:dateUtc="2024-07-10T12:09:00Z">
              <w:r>
                <w:rPr>
                  <w:rFonts w:ascii="Arial" w:hAnsi="Arial" w:cs="Arial"/>
                  <w:sz w:val="20"/>
                  <w:szCs w:val="20"/>
                  <w:lang w:val="en-GB"/>
                </w:rPr>
                <w:t>Field Rules</w:t>
              </w:r>
            </w:ins>
          </w:p>
        </w:tc>
      </w:tr>
      <w:tr w:rsidR="003767CF" w14:paraId="7C6340F2" w14:textId="77777777" w:rsidTr="00B85F07">
        <w:trPr>
          <w:cnfStyle w:val="000000100000" w:firstRow="0" w:lastRow="0" w:firstColumn="0" w:lastColumn="0" w:oddVBand="0" w:evenVBand="0" w:oddHBand="1" w:evenHBand="0" w:firstRowFirstColumn="0" w:firstRowLastColumn="0" w:lastRowFirstColumn="0" w:lastRowLastColumn="0"/>
          <w:ins w:id="4099" w:author="Dylan Van Aswegen" w:date="2024-07-10T14:09:00Z"/>
        </w:trPr>
        <w:tc>
          <w:tcPr>
            <w:cnfStyle w:val="001000000000" w:firstRow="0" w:lastRow="0" w:firstColumn="1" w:lastColumn="0" w:oddVBand="0" w:evenVBand="0" w:oddHBand="0" w:evenHBand="0" w:firstRowFirstColumn="0" w:firstRowLastColumn="0" w:lastRowFirstColumn="0" w:lastRowLastColumn="0"/>
            <w:tcW w:w="1135" w:type="dxa"/>
          </w:tcPr>
          <w:p w14:paraId="393C0189" w14:textId="77777777" w:rsidR="003767CF" w:rsidRDefault="003767CF" w:rsidP="00B85F07">
            <w:pPr>
              <w:spacing w:line="360" w:lineRule="auto"/>
              <w:jc w:val="both"/>
              <w:rPr>
                <w:ins w:id="4100" w:author="Dylan Van Aswegen" w:date="2024-07-10T14:09:00Z" w16du:dateUtc="2024-07-10T12:09:00Z"/>
                <w:rFonts w:ascii="Arial" w:hAnsi="Arial" w:cs="Arial"/>
                <w:sz w:val="20"/>
                <w:szCs w:val="20"/>
                <w:lang w:val="en-GB"/>
              </w:rPr>
            </w:pPr>
          </w:p>
        </w:tc>
        <w:tc>
          <w:tcPr>
            <w:tcW w:w="1417" w:type="dxa"/>
          </w:tcPr>
          <w:p w14:paraId="4E13C700" w14:textId="342528E4" w:rsidR="003767CF" w:rsidRDefault="0075506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101" w:author="Dylan Van Aswegen" w:date="2024-07-10T14:09:00Z" w16du:dateUtc="2024-07-10T12:09:00Z"/>
                <w:rFonts w:ascii="Arial" w:hAnsi="Arial" w:cs="Arial"/>
                <w:sz w:val="20"/>
                <w:szCs w:val="20"/>
                <w:lang w:val="en-GB"/>
              </w:rPr>
            </w:pPr>
            <w:ins w:id="4102" w:author="Dylan Van Aswegen" w:date="2024-07-10T14:16:00Z" w16du:dateUtc="2024-07-10T12:16:00Z">
              <w:r>
                <w:rPr>
                  <w:rFonts w:ascii="Arial" w:hAnsi="Arial" w:cs="Arial"/>
                  <w:sz w:val="20"/>
                  <w:szCs w:val="20"/>
                  <w:lang w:val="en-GB"/>
                </w:rPr>
                <w:t>Subscriptions</w:t>
              </w:r>
            </w:ins>
            <w:ins w:id="4103" w:author="Dylan Van Aswegen" w:date="2024-07-10T14:09:00Z" w16du:dateUtc="2024-07-10T12:09:00Z">
              <w:r w:rsidR="003767CF">
                <w:rPr>
                  <w:rFonts w:ascii="Arial" w:hAnsi="Arial" w:cs="Arial"/>
                  <w:sz w:val="20"/>
                  <w:szCs w:val="20"/>
                  <w:lang w:val="en-GB"/>
                </w:rPr>
                <w:t xml:space="preserve"> Page Heading</w:t>
              </w:r>
            </w:ins>
          </w:p>
        </w:tc>
        <w:tc>
          <w:tcPr>
            <w:tcW w:w="1276" w:type="dxa"/>
          </w:tcPr>
          <w:p w14:paraId="67C629DB" w14:textId="77777777" w:rsidR="003767CF" w:rsidRDefault="003767C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104" w:author="Dylan Van Aswegen" w:date="2024-07-10T14:09:00Z" w16du:dateUtc="2024-07-10T12:09:00Z"/>
                <w:rFonts w:ascii="Arial" w:hAnsi="Arial" w:cs="Arial"/>
                <w:sz w:val="20"/>
                <w:szCs w:val="20"/>
                <w:lang w:val="en-GB"/>
              </w:rPr>
            </w:pPr>
            <w:ins w:id="4105" w:author="Dylan Van Aswegen" w:date="2024-07-10T14:09:00Z" w16du:dateUtc="2024-07-10T12:09:00Z">
              <w:r>
                <w:rPr>
                  <w:rFonts w:ascii="Arial" w:hAnsi="Arial" w:cs="Arial"/>
                  <w:sz w:val="20"/>
                  <w:szCs w:val="20"/>
                  <w:lang w:val="en-GB"/>
                </w:rPr>
                <w:t xml:space="preserve">Text Field </w:t>
              </w:r>
            </w:ins>
          </w:p>
        </w:tc>
        <w:tc>
          <w:tcPr>
            <w:tcW w:w="1701" w:type="dxa"/>
          </w:tcPr>
          <w:p w14:paraId="3840B51D" w14:textId="77777777" w:rsidR="003767CF" w:rsidRDefault="003767C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106" w:author="Dylan Van Aswegen" w:date="2024-07-10T14:09:00Z" w16du:dateUtc="2024-07-10T12:09:00Z"/>
                <w:rFonts w:ascii="Arial" w:hAnsi="Arial" w:cs="Arial"/>
                <w:sz w:val="20"/>
                <w:szCs w:val="20"/>
                <w:lang w:val="en-GB"/>
              </w:rPr>
            </w:pPr>
            <w:ins w:id="4107" w:author="Dylan Van Aswegen" w:date="2024-07-10T14:09:00Z" w16du:dateUtc="2024-07-10T12:09:00Z">
              <w:r>
                <w:rPr>
                  <w:rFonts w:ascii="Arial" w:hAnsi="Arial" w:cs="Arial"/>
                  <w:sz w:val="20"/>
                  <w:szCs w:val="20"/>
                  <w:lang w:val="en-GB"/>
                </w:rPr>
                <w:t xml:space="preserve">String </w:t>
              </w:r>
            </w:ins>
          </w:p>
        </w:tc>
        <w:tc>
          <w:tcPr>
            <w:tcW w:w="1417" w:type="dxa"/>
          </w:tcPr>
          <w:p w14:paraId="2570EB5C" w14:textId="77777777" w:rsidR="003767CF" w:rsidRDefault="003767C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108" w:author="Dylan Van Aswegen" w:date="2024-07-10T14:09:00Z" w16du:dateUtc="2024-07-10T12:09:00Z"/>
                <w:rFonts w:ascii="Arial" w:hAnsi="Arial" w:cs="Arial"/>
                <w:sz w:val="20"/>
                <w:szCs w:val="20"/>
                <w:lang w:val="en-GB"/>
              </w:rPr>
            </w:pPr>
            <w:ins w:id="4109" w:author="Dylan Van Aswegen" w:date="2024-07-10T14:09:00Z" w16du:dateUtc="2024-07-10T12:09:00Z">
              <w:r>
                <w:rPr>
                  <w:rFonts w:ascii="Arial" w:hAnsi="Arial" w:cs="Arial"/>
                  <w:sz w:val="20"/>
                  <w:szCs w:val="20"/>
                  <w:lang w:val="en-GB"/>
                </w:rPr>
                <w:t>N/A</w:t>
              </w:r>
            </w:ins>
          </w:p>
        </w:tc>
        <w:tc>
          <w:tcPr>
            <w:tcW w:w="3828" w:type="dxa"/>
          </w:tcPr>
          <w:p w14:paraId="7801E962" w14:textId="6E030535" w:rsidR="003767CF" w:rsidRDefault="003767C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110" w:author="Dylan Van Aswegen" w:date="2024-07-10T14:09:00Z" w16du:dateUtc="2024-07-10T12:09:00Z"/>
                <w:rFonts w:ascii="Arial" w:hAnsi="Arial" w:cs="Arial"/>
                <w:sz w:val="20"/>
                <w:szCs w:val="20"/>
              </w:rPr>
            </w:pPr>
            <w:ins w:id="4111" w:author="Dylan Van Aswegen" w:date="2024-07-10T14:09:00Z" w16du:dateUtc="2024-07-10T12:09:00Z">
              <w:r>
                <w:rPr>
                  <w:rFonts w:ascii="Arial" w:hAnsi="Arial" w:cs="Arial"/>
                  <w:sz w:val="20"/>
                  <w:szCs w:val="20"/>
                  <w:lang w:val="en-GB"/>
                </w:rPr>
                <w:t xml:space="preserve">This field will be populated by the application with the text “My </w:t>
              </w:r>
            </w:ins>
            <w:ins w:id="4112" w:author="Dylan Van Aswegen" w:date="2024-07-10T14:16:00Z" w16du:dateUtc="2024-07-10T12:16:00Z">
              <w:r w:rsidR="00755064">
                <w:rPr>
                  <w:rFonts w:ascii="Arial" w:hAnsi="Arial" w:cs="Arial"/>
                  <w:sz w:val="20"/>
                  <w:szCs w:val="20"/>
                  <w:lang w:val="en-GB"/>
                </w:rPr>
                <w:t>Subscriptions</w:t>
              </w:r>
            </w:ins>
            <w:ins w:id="4113" w:author="Dylan Van Aswegen" w:date="2024-07-10T14:09:00Z" w16du:dateUtc="2024-07-10T12:09:00Z">
              <w:r>
                <w:rPr>
                  <w:rFonts w:ascii="Arial" w:hAnsi="Arial" w:cs="Arial"/>
                  <w:sz w:val="20"/>
                  <w:szCs w:val="20"/>
                  <w:lang w:val="en-GB"/>
                </w:rPr>
                <w:t xml:space="preserve">”. </w:t>
              </w:r>
            </w:ins>
          </w:p>
        </w:tc>
      </w:tr>
      <w:tr w:rsidR="008E2309" w14:paraId="34FFEB03" w14:textId="77777777" w:rsidTr="00B85F07">
        <w:trPr>
          <w:ins w:id="4114" w:author="Dylan Van Aswegen" w:date="2024-07-10T14:12:00Z"/>
        </w:trPr>
        <w:tc>
          <w:tcPr>
            <w:cnfStyle w:val="001000000000" w:firstRow="0" w:lastRow="0" w:firstColumn="1" w:lastColumn="0" w:oddVBand="0" w:evenVBand="0" w:oddHBand="0" w:evenHBand="0" w:firstRowFirstColumn="0" w:firstRowLastColumn="0" w:lastRowFirstColumn="0" w:lastRowLastColumn="0"/>
            <w:tcW w:w="1135" w:type="dxa"/>
          </w:tcPr>
          <w:p w14:paraId="22E4D465" w14:textId="77777777" w:rsidR="008E2309" w:rsidRDefault="008E2309" w:rsidP="008E2309">
            <w:pPr>
              <w:spacing w:line="360" w:lineRule="auto"/>
              <w:jc w:val="both"/>
              <w:rPr>
                <w:ins w:id="4115" w:author="Dylan Van Aswegen" w:date="2024-07-10T14:12:00Z" w16du:dateUtc="2024-07-10T12:12:00Z"/>
                <w:rFonts w:ascii="Arial" w:hAnsi="Arial" w:cs="Arial"/>
                <w:sz w:val="20"/>
                <w:szCs w:val="20"/>
                <w:lang w:val="en-GB"/>
              </w:rPr>
            </w:pPr>
          </w:p>
        </w:tc>
        <w:tc>
          <w:tcPr>
            <w:tcW w:w="1417" w:type="dxa"/>
          </w:tcPr>
          <w:p w14:paraId="3FB4E1CF" w14:textId="2ABEBC9C" w:rsidR="008E2309" w:rsidRDefault="008E2309" w:rsidP="008E2309">
            <w:pPr>
              <w:spacing w:line="360" w:lineRule="auto"/>
              <w:jc w:val="both"/>
              <w:cnfStyle w:val="000000000000" w:firstRow="0" w:lastRow="0" w:firstColumn="0" w:lastColumn="0" w:oddVBand="0" w:evenVBand="0" w:oddHBand="0" w:evenHBand="0" w:firstRowFirstColumn="0" w:firstRowLastColumn="0" w:lastRowFirstColumn="0" w:lastRowLastColumn="0"/>
              <w:rPr>
                <w:ins w:id="4116" w:author="Dylan Van Aswegen" w:date="2024-07-10T14:12:00Z" w16du:dateUtc="2024-07-10T12:12:00Z"/>
                <w:rFonts w:ascii="Arial" w:hAnsi="Arial" w:cs="Arial"/>
                <w:sz w:val="20"/>
                <w:szCs w:val="20"/>
                <w:lang w:val="en-GB"/>
              </w:rPr>
            </w:pPr>
            <w:ins w:id="4117" w:author="Dylan Van Aswegen" w:date="2024-07-10T14:12:00Z" w16du:dateUtc="2024-07-10T12:12:00Z">
              <w:r>
                <w:rPr>
                  <w:rFonts w:ascii="Arial" w:hAnsi="Arial" w:cs="Arial"/>
                  <w:sz w:val="20"/>
                  <w:szCs w:val="20"/>
                  <w:lang w:val="en-GB"/>
                </w:rPr>
                <w:t xml:space="preserve">Back </w:t>
              </w:r>
            </w:ins>
          </w:p>
        </w:tc>
        <w:tc>
          <w:tcPr>
            <w:tcW w:w="1276" w:type="dxa"/>
          </w:tcPr>
          <w:p w14:paraId="1947A81B" w14:textId="72566551" w:rsidR="008E2309" w:rsidRDefault="008E2309" w:rsidP="008E2309">
            <w:pPr>
              <w:spacing w:line="360" w:lineRule="auto"/>
              <w:jc w:val="both"/>
              <w:cnfStyle w:val="000000000000" w:firstRow="0" w:lastRow="0" w:firstColumn="0" w:lastColumn="0" w:oddVBand="0" w:evenVBand="0" w:oddHBand="0" w:evenHBand="0" w:firstRowFirstColumn="0" w:firstRowLastColumn="0" w:lastRowFirstColumn="0" w:lastRowLastColumn="0"/>
              <w:rPr>
                <w:ins w:id="4118" w:author="Dylan Van Aswegen" w:date="2024-07-10T14:12:00Z" w16du:dateUtc="2024-07-10T12:12:00Z"/>
                <w:rFonts w:ascii="Arial" w:hAnsi="Arial" w:cs="Arial"/>
                <w:sz w:val="20"/>
                <w:szCs w:val="20"/>
                <w:lang w:val="en-GB"/>
              </w:rPr>
            </w:pPr>
            <w:ins w:id="4119" w:author="Dylan Van Aswegen" w:date="2024-07-10T14:12:00Z" w16du:dateUtc="2024-07-10T12:12:00Z">
              <w:r>
                <w:rPr>
                  <w:rFonts w:ascii="Arial" w:hAnsi="Arial" w:cs="Arial"/>
                  <w:sz w:val="20"/>
                  <w:szCs w:val="20"/>
                  <w:lang w:val="en-GB"/>
                </w:rPr>
                <w:t>Button</w:t>
              </w:r>
            </w:ins>
          </w:p>
        </w:tc>
        <w:tc>
          <w:tcPr>
            <w:tcW w:w="1701" w:type="dxa"/>
          </w:tcPr>
          <w:p w14:paraId="6D08C87B" w14:textId="77777777" w:rsidR="008E2309" w:rsidRDefault="008E2309" w:rsidP="008E2309">
            <w:pPr>
              <w:spacing w:line="360" w:lineRule="auto"/>
              <w:jc w:val="both"/>
              <w:cnfStyle w:val="000000000000" w:firstRow="0" w:lastRow="0" w:firstColumn="0" w:lastColumn="0" w:oddVBand="0" w:evenVBand="0" w:oddHBand="0" w:evenHBand="0" w:firstRowFirstColumn="0" w:firstRowLastColumn="0" w:lastRowFirstColumn="0" w:lastRowLastColumn="0"/>
              <w:rPr>
                <w:ins w:id="4120" w:author="Dylan Van Aswegen" w:date="2024-07-10T14:12:00Z" w16du:dateUtc="2024-07-10T12:12:00Z"/>
                <w:rFonts w:ascii="Arial" w:hAnsi="Arial" w:cs="Arial"/>
                <w:sz w:val="20"/>
                <w:szCs w:val="20"/>
                <w:lang w:val="en-GB"/>
              </w:rPr>
            </w:pPr>
          </w:p>
        </w:tc>
        <w:tc>
          <w:tcPr>
            <w:tcW w:w="1417" w:type="dxa"/>
          </w:tcPr>
          <w:p w14:paraId="05000B20" w14:textId="7779BA8D" w:rsidR="008E2309" w:rsidRDefault="008E2309" w:rsidP="008E2309">
            <w:pPr>
              <w:spacing w:line="360" w:lineRule="auto"/>
              <w:jc w:val="both"/>
              <w:cnfStyle w:val="000000000000" w:firstRow="0" w:lastRow="0" w:firstColumn="0" w:lastColumn="0" w:oddVBand="0" w:evenVBand="0" w:oddHBand="0" w:evenHBand="0" w:firstRowFirstColumn="0" w:firstRowLastColumn="0" w:lastRowFirstColumn="0" w:lastRowLastColumn="0"/>
              <w:rPr>
                <w:ins w:id="4121" w:author="Dylan Van Aswegen" w:date="2024-07-10T14:12:00Z" w16du:dateUtc="2024-07-10T12:12:00Z"/>
                <w:rFonts w:ascii="Arial" w:hAnsi="Arial" w:cs="Arial"/>
                <w:sz w:val="20"/>
                <w:szCs w:val="20"/>
                <w:lang w:val="en-GB"/>
              </w:rPr>
            </w:pPr>
            <w:ins w:id="4122" w:author="Dylan Van Aswegen" w:date="2024-07-10T14:12:00Z" w16du:dateUtc="2024-07-10T12:12:00Z">
              <w:r>
                <w:rPr>
                  <w:rFonts w:ascii="Arial" w:hAnsi="Arial" w:cs="Arial"/>
                  <w:sz w:val="20"/>
                  <w:szCs w:val="20"/>
                  <w:lang w:val="en-GB"/>
                </w:rPr>
                <w:t>N/A</w:t>
              </w:r>
            </w:ins>
          </w:p>
        </w:tc>
        <w:tc>
          <w:tcPr>
            <w:tcW w:w="3828" w:type="dxa"/>
          </w:tcPr>
          <w:p w14:paraId="6DB78897" w14:textId="13F6A33E" w:rsidR="008E2309" w:rsidRDefault="008E2309" w:rsidP="008E2309">
            <w:pPr>
              <w:spacing w:line="360" w:lineRule="auto"/>
              <w:jc w:val="both"/>
              <w:cnfStyle w:val="000000000000" w:firstRow="0" w:lastRow="0" w:firstColumn="0" w:lastColumn="0" w:oddVBand="0" w:evenVBand="0" w:oddHBand="0" w:evenHBand="0" w:firstRowFirstColumn="0" w:firstRowLastColumn="0" w:lastRowFirstColumn="0" w:lastRowLastColumn="0"/>
              <w:rPr>
                <w:ins w:id="4123" w:author="Dylan Van Aswegen" w:date="2024-07-10T14:12:00Z" w16du:dateUtc="2024-07-10T12:12:00Z"/>
                <w:rFonts w:ascii="Arial" w:hAnsi="Arial" w:cs="Arial"/>
                <w:sz w:val="20"/>
                <w:szCs w:val="20"/>
                <w:lang w:val="en-GB"/>
              </w:rPr>
            </w:pPr>
            <w:ins w:id="4124" w:author="Dylan Van Aswegen" w:date="2024-07-10T14:12:00Z" w16du:dateUtc="2024-07-10T12:12:00Z">
              <w:r>
                <w:rPr>
                  <w:rFonts w:ascii="Arial" w:hAnsi="Arial" w:cs="Arial"/>
                  <w:sz w:val="20"/>
                  <w:szCs w:val="20"/>
                  <w:lang w:val="en-GB"/>
                </w:rPr>
                <w:t xml:space="preserve">This button will be used to navigate back to the “My Home” page. Once clicked, the user will be navigated back to the “My Home” page. </w:t>
              </w:r>
            </w:ins>
          </w:p>
        </w:tc>
      </w:tr>
      <w:tr w:rsidR="00702B9C" w14:paraId="36D887AC" w14:textId="77777777" w:rsidTr="00B85F07">
        <w:trPr>
          <w:cnfStyle w:val="000000100000" w:firstRow="0" w:lastRow="0" w:firstColumn="0" w:lastColumn="0" w:oddVBand="0" w:evenVBand="0" w:oddHBand="1" w:evenHBand="0" w:firstRowFirstColumn="0" w:firstRowLastColumn="0" w:lastRowFirstColumn="0" w:lastRowLastColumn="0"/>
          <w:ins w:id="4125" w:author="Dylan Van Aswegen" w:date="2024-07-10T17:04:00Z"/>
        </w:trPr>
        <w:tc>
          <w:tcPr>
            <w:cnfStyle w:val="001000000000" w:firstRow="0" w:lastRow="0" w:firstColumn="1" w:lastColumn="0" w:oddVBand="0" w:evenVBand="0" w:oddHBand="0" w:evenHBand="0" w:firstRowFirstColumn="0" w:firstRowLastColumn="0" w:lastRowFirstColumn="0" w:lastRowLastColumn="0"/>
            <w:tcW w:w="1135" w:type="dxa"/>
          </w:tcPr>
          <w:p w14:paraId="0C2FCC9C" w14:textId="77777777" w:rsidR="00702B9C" w:rsidRDefault="00702B9C" w:rsidP="008E2309">
            <w:pPr>
              <w:spacing w:line="360" w:lineRule="auto"/>
              <w:jc w:val="both"/>
              <w:rPr>
                <w:ins w:id="4126" w:author="Dylan Van Aswegen" w:date="2024-07-10T17:04:00Z" w16du:dateUtc="2024-07-10T15:04:00Z"/>
                <w:rFonts w:ascii="Arial" w:hAnsi="Arial" w:cs="Arial"/>
                <w:sz w:val="20"/>
                <w:szCs w:val="20"/>
                <w:lang w:val="en-GB"/>
              </w:rPr>
            </w:pPr>
          </w:p>
        </w:tc>
        <w:tc>
          <w:tcPr>
            <w:tcW w:w="1417" w:type="dxa"/>
          </w:tcPr>
          <w:p w14:paraId="20C92A28" w14:textId="0C9E1DCE" w:rsidR="00702B9C" w:rsidRDefault="00702B9C" w:rsidP="008E2309">
            <w:pPr>
              <w:spacing w:line="360" w:lineRule="auto"/>
              <w:jc w:val="both"/>
              <w:cnfStyle w:val="000000100000" w:firstRow="0" w:lastRow="0" w:firstColumn="0" w:lastColumn="0" w:oddVBand="0" w:evenVBand="0" w:oddHBand="1" w:evenHBand="0" w:firstRowFirstColumn="0" w:firstRowLastColumn="0" w:lastRowFirstColumn="0" w:lastRowLastColumn="0"/>
              <w:rPr>
                <w:ins w:id="4127" w:author="Dylan Van Aswegen" w:date="2024-07-10T17:04:00Z" w16du:dateUtc="2024-07-10T15:04:00Z"/>
                <w:rFonts w:ascii="Arial" w:hAnsi="Arial" w:cs="Arial"/>
                <w:sz w:val="20"/>
                <w:szCs w:val="20"/>
                <w:lang w:val="en-GB"/>
              </w:rPr>
            </w:pPr>
            <w:ins w:id="4128" w:author="Dylan Van Aswegen" w:date="2024-07-10T17:04:00Z" w16du:dateUtc="2024-07-10T15:04:00Z">
              <w:r>
                <w:rPr>
                  <w:rFonts w:ascii="Arial" w:hAnsi="Arial" w:cs="Arial"/>
                  <w:sz w:val="20"/>
                  <w:szCs w:val="20"/>
                  <w:lang w:val="en-GB"/>
                </w:rPr>
                <w:t xml:space="preserve">Renew </w:t>
              </w:r>
            </w:ins>
          </w:p>
        </w:tc>
        <w:tc>
          <w:tcPr>
            <w:tcW w:w="1276" w:type="dxa"/>
          </w:tcPr>
          <w:p w14:paraId="6062FDD2" w14:textId="0C17EABE" w:rsidR="00702B9C" w:rsidRDefault="00702B9C" w:rsidP="008E2309">
            <w:pPr>
              <w:spacing w:line="360" w:lineRule="auto"/>
              <w:jc w:val="both"/>
              <w:cnfStyle w:val="000000100000" w:firstRow="0" w:lastRow="0" w:firstColumn="0" w:lastColumn="0" w:oddVBand="0" w:evenVBand="0" w:oddHBand="1" w:evenHBand="0" w:firstRowFirstColumn="0" w:firstRowLastColumn="0" w:lastRowFirstColumn="0" w:lastRowLastColumn="0"/>
              <w:rPr>
                <w:ins w:id="4129" w:author="Dylan Van Aswegen" w:date="2024-07-10T17:04:00Z" w16du:dateUtc="2024-07-10T15:04:00Z"/>
                <w:rFonts w:ascii="Arial" w:hAnsi="Arial" w:cs="Arial"/>
                <w:sz w:val="20"/>
                <w:szCs w:val="20"/>
                <w:lang w:val="en-GB"/>
              </w:rPr>
            </w:pPr>
            <w:ins w:id="4130" w:author="Dylan Van Aswegen" w:date="2024-07-10T17:04:00Z" w16du:dateUtc="2024-07-10T15:04:00Z">
              <w:r>
                <w:rPr>
                  <w:rFonts w:ascii="Arial" w:hAnsi="Arial" w:cs="Arial"/>
                  <w:sz w:val="20"/>
                  <w:szCs w:val="20"/>
                  <w:lang w:val="en-GB"/>
                </w:rPr>
                <w:t>Button</w:t>
              </w:r>
            </w:ins>
          </w:p>
        </w:tc>
        <w:tc>
          <w:tcPr>
            <w:tcW w:w="1701" w:type="dxa"/>
          </w:tcPr>
          <w:p w14:paraId="50B05175" w14:textId="77777777" w:rsidR="00702B9C" w:rsidRDefault="00702B9C" w:rsidP="008E2309">
            <w:pPr>
              <w:spacing w:line="360" w:lineRule="auto"/>
              <w:jc w:val="both"/>
              <w:cnfStyle w:val="000000100000" w:firstRow="0" w:lastRow="0" w:firstColumn="0" w:lastColumn="0" w:oddVBand="0" w:evenVBand="0" w:oddHBand="1" w:evenHBand="0" w:firstRowFirstColumn="0" w:firstRowLastColumn="0" w:lastRowFirstColumn="0" w:lastRowLastColumn="0"/>
              <w:rPr>
                <w:ins w:id="4131" w:author="Dylan Van Aswegen" w:date="2024-07-10T17:04:00Z" w16du:dateUtc="2024-07-10T15:04:00Z"/>
                <w:rFonts w:ascii="Arial" w:hAnsi="Arial" w:cs="Arial"/>
                <w:sz w:val="20"/>
                <w:szCs w:val="20"/>
                <w:lang w:val="en-GB"/>
              </w:rPr>
            </w:pPr>
          </w:p>
        </w:tc>
        <w:tc>
          <w:tcPr>
            <w:tcW w:w="1417" w:type="dxa"/>
          </w:tcPr>
          <w:p w14:paraId="1731CC20" w14:textId="38331A94" w:rsidR="00702B9C" w:rsidRDefault="00702B9C" w:rsidP="008E2309">
            <w:pPr>
              <w:spacing w:line="360" w:lineRule="auto"/>
              <w:jc w:val="both"/>
              <w:cnfStyle w:val="000000100000" w:firstRow="0" w:lastRow="0" w:firstColumn="0" w:lastColumn="0" w:oddVBand="0" w:evenVBand="0" w:oddHBand="1" w:evenHBand="0" w:firstRowFirstColumn="0" w:firstRowLastColumn="0" w:lastRowFirstColumn="0" w:lastRowLastColumn="0"/>
              <w:rPr>
                <w:ins w:id="4132" w:author="Dylan Van Aswegen" w:date="2024-07-10T17:04:00Z" w16du:dateUtc="2024-07-10T15:04:00Z"/>
                <w:rFonts w:ascii="Arial" w:hAnsi="Arial" w:cs="Arial"/>
                <w:sz w:val="20"/>
                <w:szCs w:val="20"/>
                <w:lang w:val="en-GB"/>
              </w:rPr>
            </w:pPr>
            <w:ins w:id="4133" w:author="Dylan Van Aswegen" w:date="2024-07-10T17:04:00Z" w16du:dateUtc="2024-07-10T15:04:00Z">
              <w:r>
                <w:rPr>
                  <w:rFonts w:ascii="Arial" w:hAnsi="Arial" w:cs="Arial"/>
                  <w:sz w:val="20"/>
                  <w:szCs w:val="20"/>
                  <w:lang w:val="en-GB"/>
                </w:rPr>
                <w:t>N/A</w:t>
              </w:r>
            </w:ins>
          </w:p>
        </w:tc>
        <w:tc>
          <w:tcPr>
            <w:tcW w:w="3828" w:type="dxa"/>
          </w:tcPr>
          <w:p w14:paraId="6C709A33" w14:textId="47F32A01" w:rsidR="00702B9C" w:rsidRDefault="00702B9C" w:rsidP="008E2309">
            <w:pPr>
              <w:spacing w:line="360" w:lineRule="auto"/>
              <w:jc w:val="both"/>
              <w:cnfStyle w:val="000000100000" w:firstRow="0" w:lastRow="0" w:firstColumn="0" w:lastColumn="0" w:oddVBand="0" w:evenVBand="0" w:oddHBand="1" w:evenHBand="0" w:firstRowFirstColumn="0" w:firstRowLastColumn="0" w:lastRowFirstColumn="0" w:lastRowLastColumn="0"/>
              <w:rPr>
                <w:ins w:id="4134" w:author="Dylan Van Aswegen" w:date="2024-07-10T17:04:00Z" w16du:dateUtc="2024-07-10T15:04:00Z"/>
                <w:rFonts w:ascii="Arial" w:hAnsi="Arial" w:cs="Arial"/>
                <w:sz w:val="20"/>
                <w:szCs w:val="20"/>
                <w:lang w:val="en-GB"/>
              </w:rPr>
            </w:pPr>
            <w:ins w:id="4135" w:author="Dylan Van Aswegen" w:date="2024-07-10T17:04:00Z" w16du:dateUtc="2024-07-10T15:04:00Z">
              <w:r>
                <w:rPr>
                  <w:rFonts w:ascii="Arial" w:hAnsi="Arial" w:cs="Arial"/>
                  <w:sz w:val="20"/>
                  <w:szCs w:val="20"/>
                  <w:lang w:val="en-GB"/>
                </w:rPr>
                <w:t xml:space="preserve">This button will be used by the user to renew </w:t>
              </w:r>
            </w:ins>
            <w:ins w:id="4136" w:author="Dylan Van Aswegen" w:date="2024-07-10T17:06:00Z" w16du:dateUtc="2024-07-10T15:06:00Z">
              <w:r>
                <w:rPr>
                  <w:rFonts w:ascii="Arial" w:hAnsi="Arial" w:cs="Arial"/>
                  <w:sz w:val="20"/>
                  <w:szCs w:val="20"/>
                  <w:lang w:val="en-GB"/>
                </w:rPr>
                <w:t xml:space="preserve">subscriptions that they had selected by checking the checkbox in the “Current/Recently Expired” table. </w:t>
              </w:r>
            </w:ins>
            <w:ins w:id="4137" w:author="Dylan Van Aswegen" w:date="2024-07-10T17:10:00Z" w16du:dateUtc="2024-07-10T15:10:00Z">
              <w:r w:rsidR="005A5E33">
                <w:rPr>
                  <w:rFonts w:ascii="Arial" w:hAnsi="Arial" w:cs="Arial"/>
                  <w:sz w:val="20"/>
                  <w:szCs w:val="20"/>
                  <w:lang w:val="en-GB"/>
                </w:rPr>
                <w:t xml:space="preserve">Once this button is clicked, the selected subscriptions will be added to the cart for this user and they will be navigated to the checkout page. </w:t>
              </w:r>
            </w:ins>
          </w:p>
        </w:tc>
      </w:tr>
    </w:tbl>
    <w:p w14:paraId="2D04B637" w14:textId="77777777" w:rsidR="009C0FBA" w:rsidRPr="003767CF" w:rsidRDefault="009C0FBA" w:rsidP="00FF5445">
      <w:pPr>
        <w:rPr>
          <w:ins w:id="4138" w:author="Dylan Van Aswegen" w:date="2024-07-10T14:07:00Z" w16du:dateUtc="2024-07-10T12:07:00Z"/>
          <w:lang w:val="en-GB"/>
          <w:rPrChange w:id="4139" w:author="Dylan Van Aswegen" w:date="2024-07-10T14:09:00Z" w16du:dateUtc="2024-07-10T12:09:00Z">
            <w:rPr>
              <w:ins w:id="4140" w:author="Dylan Van Aswegen" w:date="2024-07-10T14:07:00Z" w16du:dateUtc="2024-07-10T12:07:00Z"/>
            </w:rPr>
          </w:rPrChange>
        </w:rPr>
      </w:pPr>
    </w:p>
    <w:p w14:paraId="68B1C6EC" w14:textId="78CE1DCF" w:rsidR="00755064" w:rsidRDefault="00755064" w:rsidP="00FF5445">
      <w:pPr>
        <w:rPr>
          <w:ins w:id="4141" w:author="Dylan Van Aswegen" w:date="2024-07-10T14:19:00Z" w16du:dateUtc="2024-07-10T12:19:00Z"/>
        </w:rPr>
      </w:pPr>
      <w:ins w:id="4142" w:author="Dylan Van Aswegen" w:date="2024-07-10T14:17:00Z" w16du:dateUtc="2024-07-10T12:17:00Z">
        <w:r>
          <w:t xml:space="preserve">Below this, there will be a table </w:t>
        </w:r>
      </w:ins>
      <w:ins w:id="4143" w:author="Dylan Van Aswegen" w:date="2024-07-10T14:18:00Z" w16du:dateUtc="2024-07-10T12:18:00Z">
        <w:r>
          <w:t xml:space="preserve">for the current/recently expired </w:t>
        </w:r>
      </w:ins>
      <w:ins w:id="4144" w:author="Dylan Van Aswegen" w:date="2024-07-10T14:19:00Z" w16du:dateUtc="2024-07-10T12:19:00Z">
        <w:r>
          <w:t xml:space="preserve">subscriptions that will consist of the following columns: </w:t>
        </w:r>
      </w:ins>
    </w:p>
    <w:p w14:paraId="6283D808" w14:textId="77777777" w:rsidR="00755064" w:rsidRDefault="00755064" w:rsidP="00FF5445">
      <w:pPr>
        <w:rPr>
          <w:ins w:id="4145" w:author="Dylan Van Aswegen" w:date="2024-07-10T14:00:00Z" w16du:dateUtc="2024-07-10T12:00:00Z"/>
        </w:rPr>
      </w:pPr>
    </w:p>
    <w:tbl>
      <w:tblPr>
        <w:tblStyle w:val="GridTable4-Accent1"/>
        <w:tblW w:w="8222" w:type="dxa"/>
        <w:tblInd w:w="-714" w:type="dxa"/>
        <w:tblLook w:val="04A0" w:firstRow="1" w:lastRow="0" w:firstColumn="1" w:lastColumn="0" w:noHBand="0" w:noVBand="1"/>
      </w:tblPr>
      <w:tblGrid>
        <w:gridCol w:w="1451"/>
        <w:gridCol w:w="1273"/>
        <w:gridCol w:w="1694"/>
        <w:gridCol w:w="3804"/>
        <w:tblGridChange w:id="4146">
          <w:tblGrid>
            <w:gridCol w:w="1451"/>
            <w:gridCol w:w="691"/>
            <w:gridCol w:w="582"/>
            <w:gridCol w:w="869"/>
            <w:gridCol w:w="825"/>
            <w:gridCol w:w="448"/>
            <w:gridCol w:w="1694"/>
            <w:gridCol w:w="1662"/>
            <w:gridCol w:w="2142"/>
          </w:tblGrid>
        </w:tblGridChange>
      </w:tblGrid>
      <w:tr w:rsidR="00755064" w14:paraId="3AF4F22F" w14:textId="77777777" w:rsidTr="00B85F07">
        <w:trPr>
          <w:cnfStyle w:val="100000000000" w:firstRow="1" w:lastRow="0" w:firstColumn="0" w:lastColumn="0" w:oddVBand="0" w:evenVBand="0" w:oddHBand="0" w:evenHBand="0" w:firstRowFirstColumn="0" w:firstRowLastColumn="0" w:lastRowFirstColumn="0" w:lastRowLastColumn="0"/>
          <w:tblHeader/>
          <w:ins w:id="4147" w:author="Dylan Van Aswegen" w:date="2024-07-10T14:19: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6975433B" w14:textId="77777777" w:rsidR="00755064" w:rsidRDefault="00755064" w:rsidP="00B85F07">
            <w:pPr>
              <w:spacing w:line="360" w:lineRule="auto"/>
              <w:jc w:val="both"/>
              <w:rPr>
                <w:ins w:id="4148" w:author="Dylan Van Aswegen" w:date="2024-07-10T14:19:00Z" w16du:dateUtc="2024-07-10T12:19:00Z"/>
                <w:rFonts w:ascii="Arial" w:hAnsi="Arial" w:cs="Arial"/>
                <w:sz w:val="20"/>
                <w:szCs w:val="20"/>
                <w:lang w:val="en-GB"/>
              </w:rPr>
            </w:pPr>
            <w:ins w:id="4149" w:author="Dylan Van Aswegen" w:date="2024-07-10T14:19:00Z" w16du:dateUtc="2024-07-10T12:19:00Z">
              <w:r>
                <w:rPr>
                  <w:rFonts w:ascii="Arial" w:hAnsi="Arial" w:cs="Arial"/>
                  <w:sz w:val="20"/>
                  <w:szCs w:val="20"/>
                  <w:lang w:val="en-GB"/>
                </w:rPr>
                <w:t>Column Name</w:t>
              </w:r>
            </w:ins>
          </w:p>
        </w:tc>
        <w:tc>
          <w:tcPr>
            <w:tcW w:w="1273" w:type="dxa"/>
            <w:shd w:val="clear" w:color="auto" w:fill="002060"/>
          </w:tcPr>
          <w:p w14:paraId="52A118FB" w14:textId="77777777" w:rsidR="00755064" w:rsidRDefault="0075506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150" w:author="Dylan Van Aswegen" w:date="2024-07-10T14:19:00Z" w16du:dateUtc="2024-07-10T12:19:00Z"/>
                <w:rFonts w:ascii="Arial" w:hAnsi="Arial" w:cs="Arial"/>
                <w:sz w:val="20"/>
                <w:szCs w:val="20"/>
                <w:lang w:val="en-GB"/>
              </w:rPr>
            </w:pPr>
            <w:ins w:id="4151" w:author="Dylan Van Aswegen" w:date="2024-07-10T14:19:00Z" w16du:dateUtc="2024-07-10T12:19:00Z">
              <w:r>
                <w:rPr>
                  <w:rFonts w:ascii="Arial" w:hAnsi="Arial" w:cs="Arial"/>
                  <w:sz w:val="20"/>
                  <w:szCs w:val="20"/>
                  <w:lang w:val="en-GB"/>
                </w:rPr>
                <w:t>Column Type</w:t>
              </w:r>
            </w:ins>
          </w:p>
        </w:tc>
        <w:tc>
          <w:tcPr>
            <w:tcW w:w="1694" w:type="dxa"/>
            <w:shd w:val="clear" w:color="auto" w:fill="002060"/>
          </w:tcPr>
          <w:p w14:paraId="09483A44" w14:textId="77777777" w:rsidR="00755064" w:rsidRDefault="0075506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152" w:author="Dylan Van Aswegen" w:date="2024-07-10T14:19:00Z" w16du:dateUtc="2024-07-10T12:19:00Z"/>
                <w:rFonts w:ascii="Arial" w:hAnsi="Arial" w:cs="Arial"/>
                <w:sz w:val="20"/>
                <w:szCs w:val="20"/>
                <w:lang w:val="en-GB"/>
              </w:rPr>
            </w:pPr>
            <w:ins w:id="4153" w:author="Dylan Van Aswegen" w:date="2024-07-10T14:19:00Z" w16du:dateUtc="2024-07-10T12:19:00Z">
              <w:r>
                <w:rPr>
                  <w:rFonts w:ascii="Arial" w:hAnsi="Arial" w:cs="Arial"/>
                  <w:sz w:val="20"/>
                  <w:szCs w:val="20"/>
                  <w:lang w:val="en-GB"/>
                </w:rPr>
                <w:t>Column Data Type</w:t>
              </w:r>
            </w:ins>
          </w:p>
        </w:tc>
        <w:tc>
          <w:tcPr>
            <w:tcW w:w="3804" w:type="dxa"/>
            <w:shd w:val="clear" w:color="auto" w:fill="002060"/>
          </w:tcPr>
          <w:p w14:paraId="32EFF774" w14:textId="77777777" w:rsidR="00755064" w:rsidRDefault="0075506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154" w:author="Dylan Van Aswegen" w:date="2024-07-10T14:19:00Z" w16du:dateUtc="2024-07-10T12:19:00Z"/>
                <w:rFonts w:ascii="Arial" w:hAnsi="Arial" w:cs="Arial"/>
                <w:sz w:val="20"/>
                <w:szCs w:val="20"/>
                <w:lang w:val="en-GB"/>
              </w:rPr>
            </w:pPr>
            <w:ins w:id="4155" w:author="Dylan Van Aswegen" w:date="2024-07-10T14:19:00Z" w16du:dateUtc="2024-07-10T12:19:00Z">
              <w:r>
                <w:rPr>
                  <w:rFonts w:ascii="Arial" w:hAnsi="Arial" w:cs="Arial"/>
                  <w:sz w:val="20"/>
                  <w:szCs w:val="20"/>
                  <w:lang w:val="en-GB"/>
                </w:rPr>
                <w:t>Column Rules</w:t>
              </w:r>
            </w:ins>
          </w:p>
        </w:tc>
      </w:tr>
      <w:tr w:rsidR="00755064" w14:paraId="578E355D" w14:textId="77777777" w:rsidTr="00B85F07">
        <w:trPr>
          <w:cnfStyle w:val="000000100000" w:firstRow="0" w:lastRow="0" w:firstColumn="0" w:lastColumn="0" w:oddVBand="0" w:evenVBand="0" w:oddHBand="1" w:evenHBand="0" w:firstRowFirstColumn="0" w:firstRowLastColumn="0" w:lastRowFirstColumn="0" w:lastRowLastColumn="0"/>
          <w:ins w:id="4156" w:author="Dylan Van Aswegen" w:date="2024-07-10T14:19:00Z"/>
        </w:trPr>
        <w:tc>
          <w:tcPr>
            <w:cnfStyle w:val="001000000000" w:firstRow="0" w:lastRow="0" w:firstColumn="1" w:lastColumn="0" w:oddVBand="0" w:evenVBand="0" w:oddHBand="0" w:evenHBand="0" w:firstRowFirstColumn="0" w:firstRowLastColumn="0" w:lastRowFirstColumn="0" w:lastRowLastColumn="0"/>
            <w:tcW w:w="1451" w:type="dxa"/>
          </w:tcPr>
          <w:p w14:paraId="61FBD521" w14:textId="01E50460" w:rsidR="00755064" w:rsidRDefault="00755064" w:rsidP="00B85F07">
            <w:pPr>
              <w:spacing w:line="360" w:lineRule="auto"/>
              <w:jc w:val="both"/>
              <w:rPr>
                <w:ins w:id="4157" w:author="Dylan Van Aswegen" w:date="2024-07-10T14:19:00Z" w16du:dateUtc="2024-07-10T12:19:00Z"/>
                <w:rFonts w:ascii="Arial" w:hAnsi="Arial" w:cs="Arial"/>
                <w:sz w:val="20"/>
                <w:szCs w:val="20"/>
                <w:lang w:val="en-GB"/>
              </w:rPr>
            </w:pPr>
            <w:proofErr w:type="spellStart"/>
            <w:ins w:id="4158" w:author="Dylan Van Aswegen" w:date="2024-07-10T14:20:00Z" w16du:dateUtc="2024-07-10T12:20:00Z">
              <w:r>
                <w:rPr>
                  <w:rFonts w:ascii="Arial" w:hAnsi="Arial" w:cs="Arial"/>
                  <w:sz w:val="20"/>
                  <w:szCs w:val="20"/>
                  <w:lang w:val="en-GB"/>
                </w:rPr>
                <w:t>CheckBox</w:t>
              </w:r>
            </w:ins>
            <w:proofErr w:type="spellEnd"/>
            <w:ins w:id="4159" w:author="Dylan Van Aswegen" w:date="2024-07-10T14:19:00Z" w16du:dateUtc="2024-07-10T12:19:00Z">
              <w:r>
                <w:rPr>
                  <w:rFonts w:ascii="Arial" w:hAnsi="Arial" w:cs="Arial"/>
                  <w:sz w:val="20"/>
                  <w:szCs w:val="20"/>
                  <w:lang w:val="en-GB"/>
                </w:rPr>
                <w:t xml:space="preserve"> </w:t>
              </w:r>
            </w:ins>
          </w:p>
        </w:tc>
        <w:tc>
          <w:tcPr>
            <w:tcW w:w="1273" w:type="dxa"/>
          </w:tcPr>
          <w:p w14:paraId="152C4DF3" w14:textId="13BBF32E" w:rsidR="00755064" w:rsidRDefault="0075506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160" w:author="Dylan Van Aswegen" w:date="2024-07-10T14:19:00Z" w16du:dateUtc="2024-07-10T12:19:00Z"/>
                <w:rFonts w:ascii="Arial" w:hAnsi="Arial" w:cs="Arial"/>
                <w:sz w:val="20"/>
                <w:szCs w:val="20"/>
                <w:lang w:val="en-GB"/>
              </w:rPr>
            </w:pPr>
            <w:proofErr w:type="spellStart"/>
            <w:ins w:id="4161" w:author="Dylan Van Aswegen" w:date="2024-07-10T14:20:00Z" w16du:dateUtc="2024-07-10T12:20:00Z">
              <w:r>
                <w:rPr>
                  <w:rFonts w:ascii="Arial" w:hAnsi="Arial" w:cs="Arial"/>
                  <w:sz w:val="20"/>
                  <w:szCs w:val="20"/>
                  <w:lang w:val="en-GB"/>
                </w:rPr>
                <w:t>CheckBox</w:t>
              </w:r>
            </w:ins>
            <w:proofErr w:type="spellEnd"/>
            <w:ins w:id="4162" w:author="Dylan Van Aswegen" w:date="2024-07-10T14:19:00Z" w16du:dateUtc="2024-07-10T12:19:00Z">
              <w:r>
                <w:rPr>
                  <w:rFonts w:ascii="Arial" w:hAnsi="Arial" w:cs="Arial"/>
                  <w:sz w:val="20"/>
                  <w:szCs w:val="20"/>
                  <w:lang w:val="en-GB"/>
                </w:rPr>
                <w:t xml:space="preserve"> </w:t>
              </w:r>
            </w:ins>
          </w:p>
        </w:tc>
        <w:tc>
          <w:tcPr>
            <w:tcW w:w="1694" w:type="dxa"/>
          </w:tcPr>
          <w:p w14:paraId="5FB71986" w14:textId="6A95784F" w:rsidR="00755064" w:rsidRDefault="0075506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163" w:author="Dylan Van Aswegen" w:date="2024-07-10T14:19:00Z" w16du:dateUtc="2024-07-10T12:19:00Z"/>
                <w:rFonts w:ascii="Arial" w:hAnsi="Arial" w:cs="Arial"/>
                <w:sz w:val="20"/>
                <w:szCs w:val="20"/>
                <w:lang w:val="en-GB"/>
              </w:rPr>
            </w:pPr>
            <w:ins w:id="4164" w:author="Dylan Van Aswegen" w:date="2024-07-10T14:19:00Z" w16du:dateUtc="2024-07-10T12:19:00Z">
              <w:r>
                <w:rPr>
                  <w:rFonts w:ascii="Arial" w:hAnsi="Arial" w:cs="Arial"/>
                  <w:sz w:val="20"/>
                  <w:szCs w:val="20"/>
                  <w:lang w:val="en-GB"/>
                </w:rPr>
                <w:t xml:space="preserve"> </w:t>
              </w:r>
            </w:ins>
          </w:p>
        </w:tc>
        <w:tc>
          <w:tcPr>
            <w:tcW w:w="3804" w:type="dxa"/>
          </w:tcPr>
          <w:p w14:paraId="0E5B1701" w14:textId="27FB2427" w:rsidR="00755064" w:rsidRDefault="0075506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165" w:author="Dylan Van Aswegen" w:date="2024-07-10T14:19:00Z" w16du:dateUtc="2024-07-10T12:19:00Z"/>
                <w:rFonts w:ascii="Arial" w:hAnsi="Arial" w:cs="Arial"/>
                <w:sz w:val="20"/>
                <w:szCs w:val="20"/>
                <w:lang w:val="en-GB"/>
              </w:rPr>
            </w:pPr>
            <w:ins w:id="4166" w:author="Dylan Van Aswegen" w:date="2024-07-10T14:20:00Z" w16du:dateUtc="2024-07-10T12:20:00Z">
              <w:r>
                <w:rPr>
                  <w:rFonts w:ascii="Arial" w:hAnsi="Arial" w:cs="Arial"/>
                  <w:sz w:val="20"/>
                  <w:szCs w:val="20"/>
                  <w:lang w:val="en-GB"/>
                </w:rPr>
                <w:t xml:space="preserve">This column will contain checkboxes for the user to select </w:t>
              </w:r>
            </w:ins>
            <w:ins w:id="4167" w:author="Dylan Van Aswegen" w:date="2024-07-10T14:22:00Z" w16du:dateUtc="2024-07-10T12:22:00Z">
              <w:r>
                <w:rPr>
                  <w:rFonts w:ascii="Arial" w:hAnsi="Arial" w:cs="Arial"/>
                  <w:sz w:val="20"/>
                  <w:szCs w:val="20"/>
                  <w:lang w:val="en-GB"/>
                </w:rPr>
                <w:t>individual subscriptions or select the checkbox in the column heading</w:t>
              </w:r>
            </w:ins>
            <w:ins w:id="4168" w:author="Dylan Van Aswegen" w:date="2024-07-10T14:23:00Z" w16du:dateUtc="2024-07-10T12:23:00Z">
              <w:r>
                <w:rPr>
                  <w:rFonts w:ascii="Arial" w:hAnsi="Arial" w:cs="Arial"/>
                  <w:sz w:val="20"/>
                  <w:szCs w:val="20"/>
                  <w:lang w:val="en-GB"/>
                </w:rPr>
                <w:t xml:space="preserve">s to select all the subscriptions. </w:t>
              </w:r>
            </w:ins>
            <w:ins w:id="4169" w:author="Dylan Van Aswegen" w:date="2024-07-10T14:19:00Z" w16du:dateUtc="2024-07-10T12:19:00Z">
              <w:r>
                <w:rPr>
                  <w:rFonts w:ascii="Arial" w:hAnsi="Arial" w:cs="Arial"/>
                  <w:sz w:val="20"/>
                  <w:szCs w:val="20"/>
                  <w:lang w:val="en-GB"/>
                </w:rPr>
                <w:t xml:space="preserve">  </w:t>
              </w:r>
            </w:ins>
          </w:p>
        </w:tc>
      </w:tr>
      <w:tr w:rsidR="00B04B2C" w14:paraId="56BE9864" w14:textId="77777777" w:rsidTr="00011E91">
        <w:tblPrEx>
          <w:tblW w:w="8222" w:type="dxa"/>
          <w:tblInd w:w="-714" w:type="dxa"/>
          <w:tblPrExChange w:id="4170" w:author="Dylan Van Aswegen" w:date="2024-07-11T07:39:00Z" w16du:dateUtc="2024-07-11T05:39:00Z">
            <w:tblPrEx>
              <w:tblW w:w="8222" w:type="dxa"/>
              <w:tblInd w:w="-714" w:type="dxa"/>
            </w:tblPrEx>
          </w:tblPrExChange>
        </w:tblPrEx>
        <w:trPr>
          <w:trHeight w:val="2389"/>
          <w:ins w:id="4171" w:author="Dylan Van Aswegen" w:date="2024-07-10T14:19:00Z"/>
          <w:trPrChange w:id="4172" w:author="Dylan Van Aswegen" w:date="2024-07-11T07:39:00Z" w16du:dateUtc="2024-07-11T05:39:00Z">
            <w:trPr>
              <w:gridBefore w:val="2"/>
            </w:trPr>
          </w:trPrChange>
        </w:trPr>
        <w:tc>
          <w:tcPr>
            <w:cnfStyle w:val="001000000000" w:firstRow="0" w:lastRow="0" w:firstColumn="1" w:lastColumn="0" w:oddVBand="0" w:evenVBand="0" w:oddHBand="0" w:evenHBand="0" w:firstRowFirstColumn="0" w:firstRowLastColumn="0" w:lastRowFirstColumn="0" w:lastRowLastColumn="0"/>
            <w:tcW w:w="0" w:type="dxa"/>
            <w:tcPrChange w:id="4173" w:author="Dylan Van Aswegen" w:date="2024-07-11T07:39:00Z" w16du:dateUtc="2024-07-11T05:39:00Z">
              <w:tcPr>
                <w:tcW w:w="1451" w:type="dxa"/>
                <w:gridSpan w:val="2"/>
              </w:tcPr>
            </w:tcPrChange>
          </w:tcPr>
          <w:p w14:paraId="05A20CE0" w14:textId="51B7EA5E" w:rsidR="00B04B2C" w:rsidRDefault="00B04B2C" w:rsidP="00B04B2C">
            <w:pPr>
              <w:spacing w:line="360" w:lineRule="auto"/>
              <w:jc w:val="both"/>
              <w:rPr>
                <w:ins w:id="4174" w:author="Dylan Van Aswegen" w:date="2024-07-10T14:19:00Z" w16du:dateUtc="2024-07-10T12:19:00Z"/>
                <w:rFonts w:ascii="Arial" w:hAnsi="Arial" w:cs="Arial"/>
                <w:sz w:val="20"/>
                <w:szCs w:val="20"/>
                <w:lang w:val="en-GB"/>
              </w:rPr>
            </w:pPr>
            <w:ins w:id="4175" w:author="Dylan Van Aswegen" w:date="2024-07-10T14:45:00Z" w16du:dateUtc="2024-07-10T12:45:00Z">
              <w:r>
                <w:rPr>
                  <w:rFonts w:ascii="Arial" w:hAnsi="Arial" w:cs="Arial"/>
                  <w:sz w:val="20"/>
                  <w:szCs w:val="20"/>
                  <w:lang w:val="en-GB"/>
                </w:rPr>
                <w:t>Subscription</w:t>
              </w:r>
            </w:ins>
          </w:p>
        </w:tc>
        <w:tc>
          <w:tcPr>
            <w:tcW w:w="0" w:type="dxa"/>
            <w:tcPrChange w:id="4176" w:author="Dylan Van Aswegen" w:date="2024-07-11T07:39:00Z" w16du:dateUtc="2024-07-11T05:39:00Z">
              <w:tcPr>
                <w:tcW w:w="1273" w:type="dxa"/>
                <w:gridSpan w:val="2"/>
              </w:tcPr>
            </w:tcPrChange>
          </w:tcPr>
          <w:p w14:paraId="34D4A9EB" w14:textId="6E47FBCE" w:rsidR="00B04B2C" w:rsidRDefault="00B04B2C"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177" w:author="Dylan Van Aswegen" w:date="2024-07-10T14:19:00Z" w16du:dateUtc="2024-07-10T12:19:00Z"/>
                <w:rFonts w:ascii="Arial" w:hAnsi="Arial" w:cs="Arial"/>
                <w:sz w:val="20"/>
                <w:szCs w:val="20"/>
                <w:lang w:val="en-GB"/>
              </w:rPr>
            </w:pPr>
            <w:ins w:id="4178" w:author="Dylan Van Aswegen" w:date="2024-07-10T14:50:00Z" w16du:dateUtc="2024-07-10T12:50:00Z">
              <w:r>
                <w:rPr>
                  <w:rFonts w:ascii="Arial" w:hAnsi="Arial" w:cs="Arial"/>
                  <w:sz w:val="20"/>
                  <w:szCs w:val="20"/>
                  <w:lang w:val="en-GB"/>
                </w:rPr>
                <w:t xml:space="preserve">Text Field </w:t>
              </w:r>
            </w:ins>
          </w:p>
        </w:tc>
        <w:tc>
          <w:tcPr>
            <w:tcW w:w="0" w:type="dxa"/>
            <w:tcPrChange w:id="4179" w:author="Dylan Van Aswegen" w:date="2024-07-11T07:39:00Z" w16du:dateUtc="2024-07-11T05:39:00Z">
              <w:tcPr>
                <w:tcW w:w="1694" w:type="dxa"/>
              </w:tcPr>
            </w:tcPrChange>
          </w:tcPr>
          <w:p w14:paraId="5D876D38" w14:textId="5A93F490" w:rsidR="00B04B2C" w:rsidRDefault="00B04B2C"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180" w:author="Dylan Van Aswegen" w:date="2024-07-10T14:19:00Z" w16du:dateUtc="2024-07-10T12:19:00Z"/>
                <w:rFonts w:ascii="Arial" w:hAnsi="Arial" w:cs="Arial"/>
                <w:sz w:val="20"/>
                <w:szCs w:val="20"/>
                <w:lang w:val="en-GB"/>
              </w:rPr>
            </w:pPr>
            <w:ins w:id="4181" w:author="Dylan Van Aswegen" w:date="2024-07-10T14:50:00Z" w16du:dateUtc="2024-07-10T12:50:00Z">
              <w:r>
                <w:rPr>
                  <w:rFonts w:ascii="Arial" w:hAnsi="Arial" w:cs="Arial"/>
                  <w:sz w:val="20"/>
                  <w:szCs w:val="20"/>
                  <w:lang w:val="en-GB"/>
                </w:rPr>
                <w:t xml:space="preserve">String </w:t>
              </w:r>
            </w:ins>
          </w:p>
        </w:tc>
        <w:tc>
          <w:tcPr>
            <w:tcW w:w="0" w:type="dxa"/>
            <w:tcPrChange w:id="4182" w:author="Dylan Van Aswegen" w:date="2024-07-11T07:39:00Z" w16du:dateUtc="2024-07-11T05:39:00Z">
              <w:tcPr>
                <w:tcW w:w="3804" w:type="dxa"/>
                <w:gridSpan w:val="2"/>
              </w:tcPr>
            </w:tcPrChange>
          </w:tcPr>
          <w:p w14:paraId="2F75D6CF" w14:textId="5874C0F3" w:rsidR="00B04B2C" w:rsidRDefault="00B04B2C"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183" w:author="Dylan Van Aswegen" w:date="2024-07-10T14:19:00Z" w16du:dateUtc="2024-07-10T12:19:00Z"/>
                <w:rFonts w:ascii="Arial" w:hAnsi="Arial" w:cs="Arial"/>
                <w:sz w:val="20"/>
                <w:szCs w:val="20"/>
                <w:lang w:val="en-GB"/>
              </w:rPr>
            </w:pPr>
            <w:ins w:id="4184" w:author="Dylan Van Aswegen" w:date="2024-07-10T14:51:00Z" w16du:dateUtc="2024-07-10T12:51:00Z">
              <w:r>
                <w:rPr>
                  <w:rFonts w:ascii="Arial" w:hAnsi="Arial" w:cs="Arial"/>
                  <w:sz w:val="20"/>
                  <w:szCs w:val="20"/>
                  <w:lang w:val="en-GB"/>
                </w:rPr>
                <w:t>Th</w:t>
              </w:r>
            </w:ins>
            <w:ins w:id="4185" w:author="Dylan Van Aswegen" w:date="2024-07-10T14:52:00Z" w16du:dateUtc="2024-07-10T12:52:00Z">
              <w:r>
                <w:rPr>
                  <w:rFonts w:ascii="Arial" w:hAnsi="Arial" w:cs="Arial"/>
                  <w:sz w:val="20"/>
                  <w:szCs w:val="20"/>
                  <w:lang w:val="en-GB"/>
                </w:rPr>
                <w:t xml:space="preserve">is column will be populated </w:t>
              </w:r>
            </w:ins>
            <w:ins w:id="4186" w:author="Dylan Van Aswegen" w:date="2024-07-10T14:54:00Z" w16du:dateUtc="2024-07-10T12:54:00Z">
              <w:r>
                <w:rPr>
                  <w:rFonts w:ascii="Arial" w:hAnsi="Arial" w:cs="Arial"/>
                  <w:sz w:val="20"/>
                  <w:szCs w:val="20"/>
                  <w:lang w:val="en-GB"/>
                </w:rPr>
                <w:t>with the name of the subscription in the format {Subscription Type Name} – {Price Option Name}</w:t>
              </w:r>
            </w:ins>
          </w:p>
        </w:tc>
      </w:tr>
      <w:tr w:rsidR="00B04B2C" w14:paraId="652E7B10" w14:textId="77777777" w:rsidTr="00B85F07">
        <w:trPr>
          <w:cnfStyle w:val="000000100000" w:firstRow="0" w:lastRow="0" w:firstColumn="0" w:lastColumn="0" w:oddVBand="0" w:evenVBand="0" w:oddHBand="1" w:evenHBand="0" w:firstRowFirstColumn="0" w:firstRowLastColumn="0" w:lastRowFirstColumn="0" w:lastRowLastColumn="0"/>
          <w:ins w:id="4187" w:author="Dylan Van Aswegen" w:date="2024-07-10T14:19:00Z"/>
        </w:trPr>
        <w:tc>
          <w:tcPr>
            <w:cnfStyle w:val="001000000000" w:firstRow="0" w:lastRow="0" w:firstColumn="1" w:lastColumn="0" w:oddVBand="0" w:evenVBand="0" w:oddHBand="0" w:evenHBand="0" w:firstRowFirstColumn="0" w:firstRowLastColumn="0" w:lastRowFirstColumn="0" w:lastRowLastColumn="0"/>
            <w:tcW w:w="1451" w:type="dxa"/>
          </w:tcPr>
          <w:p w14:paraId="68E92252" w14:textId="13B9E259" w:rsidR="00B04B2C" w:rsidRDefault="00B04B2C" w:rsidP="00B04B2C">
            <w:pPr>
              <w:spacing w:line="360" w:lineRule="auto"/>
              <w:jc w:val="both"/>
              <w:rPr>
                <w:ins w:id="4188" w:author="Dylan Van Aswegen" w:date="2024-07-10T14:19:00Z" w16du:dateUtc="2024-07-10T12:19:00Z"/>
                <w:rFonts w:ascii="Arial" w:hAnsi="Arial" w:cs="Arial"/>
                <w:sz w:val="20"/>
                <w:szCs w:val="20"/>
                <w:lang w:val="en-GB"/>
              </w:rPr>
            </w:pPr>
            <w:ins w:id="4189" w:author="Dylan Van Aswegen" w:date="2024-07-10T14:45:00Z" w16du:dateUtc="2024-07-10T12:45:00Z">
              <w:r>
                <w:rPr>
                  <w:rFonts w:ascii="Arial" w:hAnsi="Arial" w:cs="Arial"/>
                  <w:sz w:val="20"/>
                  <w:szCs w:val="20"/>
                  <w:lang w:val="en-GB"/>
                </w:rPr>
                <w:t xml:space="preserve">Members </w:t>
              </w:r>
            </w:ins>
          </w:p>
        </w:tc>
        <w:tc>
          <w:tcPr>
            <w:tcW w:w="1273" w:type="dxa"/>
          </w:tcPr>
          <w:p w14:paraId="52D69681" w14:textId="664F4765" w:rsidR="00B04B2C" w:rsidRDefault="00B04B2C"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190" w:author="Dylan Van Aswegen" w:date="2024-07-10T14:19:00Z" w16du:dateUtc="2024-07-10T12:19:00Z"/>
                <w:rFonts w:ascii="Arial" w:hAnsi="Arial" w:cs="Arial"/>
                <w:sz w:val="20"/>
                <w:szCs w:val="20"/>
                <w:lang w:val="en-GB"/>
              </w:rPr>
            </w:pPr>
            <w:ins w:id="4191" w:author="Dylan Van Aswegen" w:date="2024-07-10T14:50:00Z" w16du:dateUtc="2024-07-10T12:50:00Z">
              <w:r>
                <w:rPr>
                  <w:rFonts w:ascii="Arial" w:hAnsi="Arial" w:cs="Arial"/>
                  <w:sz w:val="20"/>
                  <w:szCs w:val="20"/>
                  <w:lang w:val="en-GB"/>
                </w:rPr>
                <w:t xml:space="preserve">Text Field </w:t>
              </w:r>
            </w:ins>
          </w:p>
        </w:tc>
        <w:tc>
          <w:tcPr>
            <w:tcW w:w="1694" w:type="dxa"/>
          </w:tcPr>
          <w:p w14:paraId="0D58B03A" w14:textId="70A55AD8" w:rsidR="00B04B2C" w:rsidRDefault="00B04B2C"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192" w:author="Dylan Van Aswegen" w:date="2024-07-10T14:19:00Z" w16du:dateUtc="2024-07-10T12:19:00Z"/>
                <w:rFonts w:ascii="Arial" w:hAnsi="Arial" w:cs="Arial"/>
                <w:sz w:val="20"/>
                <w:szCs w:val="20"/>
                <w:lang w:val="en-GB"/>
              </w:rPr>
            </w:pPr>
            <w:ins w:id="4193" w:author="Dylan Van Aswegen" w:date="2024-07-10T14:50:00Z" w16du:dateUtc="2024-07-10T12:50:00Z">
              <w:r>
                <w:rPr>
                  <w:rFonts w:ascii="Arial" w:hAnsi="Arial" w:cs="Arial"/>
                  <w:sz w:val="20"/>
                  <w:szCs w:val="20"/>
                  <w:lang w:val="en-GB"/>
                </w:rPr>
                <w:t xml:space="preserve">String </w:t>
              </w:r>
            </w:ins>
          </w:p>
        </w:tc>
        <w:tc>
          <w:tcPr>
            <w:tcW w:w="3804" w:type="dxa"/>
          </w:tcPr>
          <w:p w14:paraId="1E6D60FD" w14:textId="5A48B5BC" w:rsidR="00B04B2C" w:rsidRDefault="00B04B2C"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194" w:author="Dylan Van Aswegen" w:date="2024-07-10T14:19:00Z" w16du:dateUtc="2024-07-10T12:19:00Z"/>
                <w:rFonts w:ascii="Arial" w:hAnsi="Arial" w:cs="Arial"/>
                <w:sz w:val="20"/>
                <w:szCs w:val="20"/>
                <w:lang w:val="en-GB"/>
              </w:rPr>
            </w:pPr>
            <w:ins w:id="4195" w:author="Dylan Van Aswegen" w:date="2024-07-10T14:55:00Z" w16du:dateUtc="2024-07-10T12:55:00Z">
              <w:r>
                <w:rPr>
                  <w:rFonts w:ascii="Arial" w:hAnsi="Arial" w:cs="Arial"/>
                  <w:sz w:val="20"/>
                  <w:szCs w:val="20"/>
                  <w:lang w:val="en-GB"/>
                </w:rPr>
                <w:t xml:space="preserve">The member, members or group covered by the subscription will be populated in this column. </w:t>
              </w:r>
            </w:ins>
          </w:p>
        </w:tc>
      </w:tr>
      <w:tr w:rsidR="00B04B2C" w14:paraId="569A2403" w14:textId="77777777" w:rsidTr="00B85F07">
        <w:trPr>
          <w:ins w:id="4196" w:author="Dylan Van Aswegen" w:date="2024-07-10T14:45:00Z"/>
        </w:trPr>
        <w:tc>
          <w:tcPr>
            <w:cnfStyle w:val="001000000000" w:firstRow="0" w:lastRow="0" w:firstColumn="1" w:lastColumn="0" w:oddVBand="0" w:evenVBand="0" w:oddHBand="0" w:evenHBand="0" w:firstRowFirstColumn="0" w:firstRowLastColumn="0" w:lastRowFirstColumn="0" w:lastRowLastColumn="0"/>
            <w:tcW w:w="1451" w:type="dxa"/>
          </w:tcPr>
          <w:p w14:paraId="45FF617C" w14:textId="211F37D7" w:rsidR="00B04B2C" w:rsidRDefault="00B04B2C" w:rsidP="00B04B2C">
            <w:pPr>
              <w:spacing w:line="360" w:lineRule="auto"/>
              <w:jc w:val="both"/>
              <w:rPr>
                <w:ins w:id="4197" w:author="Dylan Van Aswegen" w:date="2024-07-10T14:45:00Z" w16du:dateUtc="2024-07-10T12:45:00Z"/>
                <w:rFonts w:ascii="Arial" w:hAnsi="Arial" w:cs="Arial"/>
                <w:sz w:val="20"/>
                <w:szCs w:val="20"/>
                <w:lang w:val="en-GB"/>
              </w:rPr>
            </w:pPr>
            <w:ins w:id="4198" w:author="Dylan Van Aswegen" w:date="2024-07-10T14:46:00Z" w16du:dateUtc="2024-07-10T12:46:00Z">
              <w:r>
                <w:rPr>
                  <w:rFonts w:ascii="Arial" w:hAnsi="Arial" w:cs="Arial"/>
                  <w:sz w:val="20"/>
                  <w:szCs w:val="20"/>
                  <w:lang w:val="en-GB"/>
                </w:rPr>
                <w:t>Start Date</w:t>
              </w:r>
            </w:ins>
          </w:p>
        </w:tc>
        <w:tc>
          <w:tcPr>
            <w:tcW w:w="1273" w:type="dxa"/>
          </w:tcPr>
          <w:p w14:paraId="714BB998" w14:textId="60813B5D" w:rsidR="00B04B2C" w:rsidRDefault="00B04B2C"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199" w:author="Dylan Van Aswegen" w:date="2024-07-10T14:45:00Z" w16du:dateUtc="2024-07-10T12:45:00Z"/>
                <w:rFonts w:ascii="Arial" w:hAnsi="Arial" w:cs="Arial"/>
                <w:sz w:val="20"/>
                <w:szCs w:val="20"/>
                <w:lang w:val="en-GB"/>
              </w:rPr>
            </w:pPr>
            <w:ins w:id="4200" w:author="Dylan Van Aswegen" w:date="2024-07-10T14:50:00Z" w16du:dateUtc="2024-07-10T12:50:00Z">
              <w:r>
                <w:rPr>
                  <w:rFonts w:ascii="Arial" w:hAnsi="Arial" w:cs="Arial"/>
                  <w:sz w:val="20"/>
                  <w:szCs w:val="20"/>
                  <w:lang w:val="en-GB"/>
                </w:rPr>
                <w:t xml:space="preserve">Text Field </w:t>
              </w:r>
            </w:ins>
          </w:p>
        </w:tc>
        <w:tc>
          <w:tcPr>
            <w:tcW w:w="1694" w:type="dxa"/>
          </w:tcPr>
          <w:p w14:paraId="011BFD79" w14:textId="58CF5911" w:rsidR="00B04B2C" w:rsidRDefault="00B04B2C"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01" w:author="Dylan Van Aswegen" w:date="2024-07-10T14:45:00Z" w16du:dateUtc="2024-07-10T12:45:00Z"/>
                <w:rFonts w:ascii="Arial" w:hAnsi="Arial" w:cs="Arial"/>
                <w:sz w:val="20"/>
                <w:szCs w:val="20"/>
                <w:lang w:val="en-GB"/>
              </w:rPr>
            </w:pPr>
            <w:ins w:id="4202" w:author="Dylan Van Aswegen" w:date="2024-07-10T14:50:00Z" w16du:dateUtc="2024-07-10T12:50:00Z">
              <w:r>
                <w:rPr>
                  <w:rFonts w:ascii="Arial" w:hAnsi="Arial" w:cs="Arial"/>
                  <w:sz w:val="20"/>
                  <w:szCs w:val="20"/>
                  <w:lang w:val="en-GB"/>
                </w:rPr>
                <w:t xml:space="preserve">String </w:t>
              </w:r>
            </w:ins>
          </w:p>
        </w:tc>
        <w:tc>
          <w:tcPr>
            <w:tcW w:w="3804" w:type="dxa"/>
          </w:tcPr>
          <w:p w14:paraId="29D7CB2C" w14:textId="66D71EC8" w:rsidR="00B04B2C" w:rsidRDefault="00CD4BF9"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03" w:author="Dylan Van Aswegen" w:date="2024-07-10T14:45:00Z" w16du:dateUtc="2024-07-10T12:45:00Z"/>
                <w:rFonts w:ascii="Arial" w:hAnsi="Arial" w:cs="Arial"/>
                <w:sz w:val="20"/>
                <w:szCs w:val="20"/>
                <w:lang w:val="en-GB"/>
              </w:rPr>
            </w:pPr>
            <w:ins w:id="4204" w:author="Dylan Van Aswegen" w:date="2024-07-10T16:16:00Z" w16du:dateUtc="2024-07-10T14:16:00Z">
              <w:r>
                <w:rPr>
                  <w:rFonts w:ascii="Arial" w:hAnsi="Arial" w:cs="Arial"/>
                  <w:sz w:val="20"/>
                  <w:szCs w:val="20"/>
                  <w:lang w:val="en-GB"/>
                </w:rPr>
                <w:t>This column will be populated w</w:t>
              </w:r>
            </w:ins>
            <w:ins w:id="4205" w:author="Dylan Van Aswegen" w:date="2024-07-10T16:17:00Z" w16du:dateUtc="2024-07-10T14:17:00Z">
              <w:r>
                <w:rPr>
                  <w:rFonts w:ascii="Arial" w:hAnsi="Arial" w:cs="Arial"/>
                  <w:sz w:val="20"/>
                  <w:szCs w:val="20"/>
                  <w:lang w:val="en-GB"/>
                </w:rPr>
                <w:t xml:space="preserve">ith the start date of the subscription. </w:t>
              </w:r>
            </w:ins>
          </w:p>
        </w:tc>
      </w:tr>
      <w:tr w:rsidR="00B04B2C" w14:paraId="1EB4F334" w14:textId="77777777" w:rsidTr="00B85F07">
        <w:trPr>
          <w:cnfStyle w:val="000000100000" w:firstRow="0" w:lastRow="0" w:firstColumn="0" w:lastColumn="0" w:oddVBand="0" w:evenVBand="0" w:oddHBand="1" w:evenHBand="0" w:firstRowFirstColumn="0" w:firstRowLastColumn="0" w:lastRowFirstColumn="0" w:lastRowLastColumn="0"/>
          <w:ins w:id="4206" w:author="Dylan Van Aswegen" w:date="2024-07-10T14:45:00Z"/>
        </w:trPr>
        <w:tc>
          <w:tcPr>
            <w:cnfStyle w:val="001000000000" w:firstRow="0" w:lastRow="0" w:firstColumn="1" w:lastColumn="0" w:oddVBand="0" w:evenVBand="0" w:oddHBand="0" w:evenHBand="0" w:firstRowFirstColumn="0" w:firstRowLastColumn="0" w:lastRowFirstColumn="0" w:lastRowLastColumn="0"/>
            <w:tcW w:w="1451" w:type="dxa"/>
          </w:tcPr>
          <w:p w14:paraId="6C892EE5" w14:textId="58907E1A" w:rsidR="00B04B2C" w:rsidRDefault="00B04B2C" w:rsidP="00B04B2C">
            <w:pPr>
              <w:spacing w:line="360" w:lineRule="auto"/>
              <w:jc w:val="both"/>
              <w:rPr>
                <w:ins w:id="4207" w:author="Dylan Van Aswegen" w:date="2024-07-10T14:45:00Z" w16du:dateUtc="2024-07-10T12:45:00Z"/>
                <w:rFonts w:ascii="Arial" w:hAnsi="Arial" w:cs="Arial"/>
                <w:sz w:val="20"/>
                <w:szCs w:val="20"/>
                <w:lang w:val="en-GB"/>
              </w:rPr>
            </w:pPr>
            <w:ins w:id="4208" w:author="Dylan Van Aswegen" w:date="2024-07-10T14:46:00Z" w16du:dateUtc="2024-07-10T12:46:00Z">
              <w:r>
                <w:rPr>
                  <w:rFonts w:ascii="Arial" w:hAnsi="Arial" w:cs="Arial"/>
                  <w:sz w:val="20"/>
                  <w:szCs w:val="20"/>
                  <w:lang w:val="en-GB"/>
                </w:rPr>
                <w:t>End Date</w:t>
              </w:r>
            </w:ins>
          </w:p>
        </w:tc>
        <w:tc>
          <w:tcPr>
            <w:tcW w:w="1273" w:type="dxa"/>
          </w:tcPr>
          <w:p w14:paraId="65D8F004" w14:textId="76B1C3E0" w:rsidR="00B04B2C" w:rsidRDefault="00B04B2C"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209" w:author="Dylan Van Aswegen" w:date="2024-07-10T14:45:00Z" w16du:dateUtc="2024-07-10T12:45:00Z"/>
                <w:rFonts w:ascii="Arial" w:hAnsi="Arial" w:cs="Arial"/>
                <w:sz w:val="20"/>
                <w:szCs w:val="20"/>
                <w:lang w:val="en-GB"/>
              </w:rPr>
            </w:pPr>
            <w:ins w:id="4210" w:author="Dylan Van Aswegen" w:date="2024-07-10T14:50:00Z" w16du:dateUtc="2024-07-10T12:50:00Z">
              <w:r>
                <w:rPr>
                  <w:rFonts w:ascii="Arial" w:hAnsi="Arial" w:cs="Arial"/>
                  <w:sz w:val="20"/>
                  <w:szCs w:val="20"/>
                  <w:lang w:val="en-GB"/>
                </w:rPr>
                <w:t xml:space="preserve">Text Field </w:t>
              </w:r>
            </w:ins>
          </w:p>
        </w:tc>
        <w:tc>
          <w:tcPr>
            <w:tcW w:w="1694" w:type="dxa"/>
          </w:tcPr>
          <w:p w14:paraId="4E7CA7CA" w14:textId="1CB45A91" w:rsidR="00B04B2C" w:rsidRDefault="00B04B2C"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211" w:author="Dylan Van Aswegen" w:date="2024-07-10T14:45:00Z" w16du:dateUtc="2024-07-10T12:45:00Z"/>
                <w:rFonts w:ascii="Arial" w:hAnsi="Arial" w:cs="Arial"/>
                <w:sz w:val="20"/>
                <w:szCs w:val="20"/>
                <w:lang w:val="en-GB"/>
              </w:rPr>
            </w:pPr>
            <w:ins w:id="4212" w:author="Dylan Van Aswegen" w:date="2024-07-10T14:50:00Z" w16du:dateUtc="2024-07-10T12:50:00Z">
              <w:r>
                <w:rPr>
                  <w:rFonts w:ascii="Arial" w:hAnsi="Arial" w:cs="Arial"/>
                  <w:sz w:val="20"/>
                  <w:szCs w:val="20"/>
                  <w:lang w:val="en-GB"/>
                </w:rPr>
                <w:t xml:space="preserve">String </w:t>
              </w:r>
            </w:ins>
          </w:p>
        </w:tc>
        <w:tc>
          <w:tcPr>
            <w:tcW w:w="3804" w:type="dxa"/>
          </w:tcPr>
          <w:p w14:paraId="1F3DBE29" w14:textId="1ED595A4" w:rsidR="00B04B2C" w:rsidRDefault="00B7022A"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213" w:author="Dylan Van Aswegen" w:date="2024-07-10T14:45:00Z" w16du:dateUtc="2024-07-10T12:45:00Z"/>
                <w:rFonts w:ascii="Arial" w:hAnsi="Arial" w:cs="Arial"/>
                <w:sz w:val="20"/>
                <w:szCs w:val="20"/>
                <w:lang w:val="en-GB"/>
              </w:rPr>
            </w:pPr>
            <w:ins w:id="4214" w:author="Dylan Van Aswegen" w:date="2024-07-10T16:28:00Z" w16du:dateUtc="2024-07-10T14:28:00Z">
              <w:r>
                <w:rPr>
                  <w:rFonts w:ascii="Arial" w:hAnsi="Arial" w:cs="Arial"/>
                  <w:sz w:val="20"/>
                  <w:szCs w:val="20"/>
                  <w:lang w:val="en-GB"/>
                </w:rPr>
                <w:t xml:space="preserve">This column will be populated with the </w:t>
              </w:r>
            </w:ins>
            <w:ins w:id="4215" w:author="Dylan Van Aswegen" w:date="2024-07-10T16:29:00Z" w16du:dateUtc="2024-07-10T14:29:00Z">
              <w:r>
                <w:rPr>
                  <w:rFonts w:ascii="Arial" w:hAnsi="Arial" w:cs="Arial"/>
                  <w:sz w:val="20"/>
                  <w:szCs w:val="20"/>
                  <w:lang w:val="en-GB"/>
                </w:rPr>
                <w:t>end</w:t>
              </w:r>
            </w:ins>
            <w:ins w:id="4216" w:author="Dylan Van Aswegen" w:date="2024-07-10T16:28:00Z" w16du:dateUtc="2024-07-10T14:28:00Z">
              <w:r>
                <w:rPr>
                  <w:rFonts w:ascii="Arial" w:hAnsi="Arial" w:cs="Arial"/>
                  <w:sz w:val="20"/>
                  <w:szCs w:val="20"/>
                  <w:lang w:val="en-GB"/>
                </w:rPr>
                <w:t xml:space="preserve"> date of the subscription.</w:t>
              </w:r>
            </w:ins>
          </w:p>
        </w:tc>
      </w:tr>
      <w:tr w:rsidR="00B04B2C" w14:paraId="0A6B4AF1" w14:textId="77777777" w:rsidTr="00B85F07">
        <w:trPr>
          <w:ins w:id="4217" w:author="Dylan Van Aswegen" w:date="2024-07-10T14:45:00Z"/>
        </w:trPr>
        <w:tc>
          <w:tcPr>
            <w:cnfStyle w:val="001000000000" w:firstRow="0" w:lastRow="0" w:firstColumn="1" w:lastColumn="0" w:oddVBand="0" w:evenVBand="0" w:oddHBand="0" w:evenHBand="0" w:firstRowFirstColumn="0" w:firstRowLastColumn="0" w:lastRowFirstColumn="0" w:lastRowLastColumn="0"/>
            <w:tcW w:w="1451" w:type="dxa"/>
          </w:tcPr>
          <w:p w14:paraId="36DFB0CB" w14:textId="291CF882" w:rsidR="00B04B2C" w:rsidRDefault="00B04B2C" w:rsidP="00B04B2C">
            <w:pPr>
              <w:spacing w:line="360" w:lineRule="auto"/>
              <w:jc w:val="both"/>
              <w:rPr>
                <w:ins w:id="4218" w:author="Dylan Van Aswegen" w:date="2024-07-10T14:45:00Z" w16du:dateUtc="2024-07-10T12:45:00Z"/>
                <w:rFonts w:ascii="Arial" w:hAnsi="Arial" w:cs="Arial"/>
                <w:sz w:val="20"/>
                <w:szCs w:val="20"/>
                <w:lang w:val="en-GB"/>
              </w:rPr>
            </w:pPr>
            <w:ins w:id="4219" w:author="Dylan Van Aswegen" w:date="2024-07-10T14:46:00Z" w16du:dateUtc="2024-07-10T12:46:00Z">
              <w:r>
                <w:rPr>
                  <w:rFonts w:ascii="Arial" w:hAnsi="Arial" w:cs="Arial"/>
                  <w:sz w:val="20"/>
                  <w:szCs w:val="20"/>
                  <w:lang w:val="en-GB"/>
                </w:rPr>
                <w:t>Renewal Status</w:t>
              </w:r>
            </w:ins>
          </w:p>
        </w:tc>
        <w:tc>
          <w:tcPr>
            <w:tcW w:w="1273" w:type="dxa"/>
          </w:tcPr>
          <w:p w14:paraId="3E8E2B05" w14:textId="07160FFF" w:rsidR="00B04B2C" w:rsidRDefault="00B04B2C"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20" w:author="Dylan Van Aswegen" w:date="2024-07-10T14:45:00Z" w16du:dateUtc="2024-07-10T12:45:00Z"/>
                <w:rFonts w:ascii="Arial" w:hAnsi="Arial" w:cs="Arial"/>
                <w:sz w:val="20"/>
                <w:szCs w:val="20"/>
                <w:lang w:val="en-GB"/>
              </w:rPr>
            </w:pPr>
            <w:ins w:id="4221" w:author="Dylan Van Aswegen" w:date="2024-07-10T14:50:00Z" w16du:dateUtc="2024-07-10T12:50:00Z">
              <w:r>
                <w:rPr>
                  <w:rFonts w:ascii="Arial" w:hAnsi="Arial" w:cs="Arial"/>
                  <w:sz w:val="20"/>
                  <w:szCs w:val="20"/>
                  <w:lang w:val="en-GB"/>
                </w:rPr>
                <w:t xml:space="preserve">Text Field </w:t>
              </w:r>
            </w:ins>
          </w:p>
        </w:tc>
        <w:tc>
          <w:tcPr>
            <w:tcW w:w="1694" w:type="dxa"/>
          </w:tcPr>
          <w:p w14:paraId="6F153F65" w14:textId="747062BB" w:rsidR="00B04B2C" w:rsidRDefault="00B04B2C"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22" w:author="Dylan Van Aswegen" w:date="2024-07-10T14:45:00Z" w16du:dateUtc="2024-07-10T12:45:00Z"/>
                <w:rFonts w:ascii="Arial" w:hAnsi="Arial" w:cs="Arial"/>
                <w:sz w:val="20"/>
                <w:szCs w:val="20"/>
                <w:lang w:val="en-GB"/>
              </w:rPr>
            </w:pPr>
            <w:ins w:id="4223" w:author="Dylan Van Aswegen" w:date="2024-07-10T14:50:00Z" w16du:dateUtc="2024-07-10T12:50:00Z">
              <w:r>
                <w:rPr>
                  <w:rFonts w:ascii="Arial" w:hAnsi="Arial" w:cs="Arial"/>
                  <w:sz w:val="20"/>
                  <w:szCs w:val="20"/>
                  <w:lang w:val="en-GB"/>
                </w:rPr>
                <w:t xml:space="preserve">String </w:t>
              </w:r>
            </w:ins>
          </w:p>
        </w:tc>
        <w:tc>
          <w:tcPr>
            <w:tcW w:w="3804" w:type="dxa"/>
          </w:tcPr>
          <w:p w14:paraId="1D2E0B11" w14:textId="5BB126E4" w:rsidR="00B04B2C" w:rsidRDefault="00B7022A"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24" w:author="Dylan Van Aswegen" w:date="2024-07-10T14:45:00Z" w16du:dateUtc="2024-07-10T12:45:00Z"/>
                <w:rFonts w:ascii="Arial" w:hAnsi="Arial" w:cs="Arial"/>
                <w:sz w:val="20"/>
                <w:szCs w:val="20"/>
                <w:lang w:val="en-GB"/>
              </w:rPr>
            </w:pPr>
            <w:ins w:id="4225" w:author="Dylan Van Aswegen" w:date="2024-07-10T16:29:00Z" w16du:dateUtc="2024-07-10T14:29:00Z">
              <w:r>
                <w:rPr>
                  <w:rFonts w:ascii="Arial" w:hAnsi="Arial" w:cs="Arial"/>
                  <w:sz w:val="20"/>
                  <w:szCs w:val="20"/>
                  <w:lang w:val="en-GB"/>
                </w:rPr>
                <w:t>This column will be populated with the renewal status of the subscription (Scheduled to A</w:t>
              </w:r>
            </w:ins>
            <w:ins w:id="4226" w:author="Dylan Van Aswegen" w:date="2024-07-10T16:30:00Z" w16du:dateUtc="2024-07-10T14:30:00Z">
              <w:r>
                <w:rPr>
                  <w:rFonts w:ascii="Arial" w:hAnsi="Arial" w:cs="Arial"/>
                  <w:sz w:val="20"/>
                  <w:szCs w:val="20"/>
                  <w:lang w:val="en-GB"/>
                </w:rPr>
                <w:t>uto-Renew, Manual Renewal, Pending Order Number, Swapping to, Not Renewing</w:t>
              </w:r>
            </w:ins>
            <w:ins w:id="4227" w:author="Dylan Van Aswegen" w:date="2024-07-10T16:31:00Z" w16du:dateUtc="2024-07-10T14:31:00Z">
              <w:r>
                <w:rPr>
                  <w:rFonts w:ascii="Arial" w:hAnsi="Arial" w:cs="Arial"/>
                  <w:sz w:val="20"/>
                  <w:szCs w:val="20"/>
                  <w:lang w:val="en-GB"/>
                </w:rPr>
                <w:t xml:space="preserve">) </w:t>
              </w:r>
            </w:ins>
          </w:p>
        </w:tc>
      </w:tr>
      <w:tr w:rsidR="00B04B2C" w14:paraId="1678CC18" w14:textId="77777777" w:rsidTr="00B85F07">
        <w:trPr>
          <w:cnfStyle w:val="000000100000" w:firstRow="0" w:lastRow="0" w:firstColumn="0" w:lastColumn="0" w:oddVBand="0" w:evenVBand="0" w:oddHBand="1" w:evenHBand="0" w:firstRowFirstColumn="0" w:firstRowLastColumn="0" w:lastRowFirstColumn="0" w:lastRowLastColumn="0"/>
          <w:ins w:id="4228" w:author="Dylan Van Aswegen" w:date="2024-07-10T14:45:00Z"/>
        </w:trPr>
        <w:tc>
          <w:tcPr>
            <w:cnfStyle w:val="001000000000" w:firstRow="0" w:lastRow="0" w:firstColumn="1" w:lastColumn="0" w:oddVBand="0" w:evenVBand="0" w:oddHBand="0" w:evenHBand="0" w:firstRowFirstColumn="0" w:firstRowLastColumn="0" w:lastRowFirstColumn="0" w:lastRowLastColumn="0"/>
            <w:tcW w:w="1451" w:type="dxa"/>
          </w:tcPr>
          <w:p w14:paraId="2942A1B6" w14:textId="66D53E38" w:rsidR="00B04B2C" w:rsidRDefault="00B04B2C" w:rsidP="00B04B2C">
            <w:pPr>
              <w:spacing w:line="360" w:lineRule="auto"/>
              <w:jc w:val="both"/>
              <w:rPr>
                <w:ins w:id="4229" w:author="Dylan Van Aswegen" w:date="2024-07-10T14:45:00Z" w16du:dateUtc="2024-07-10T12:45:00Z"/>
                <w:rFonts w:ascii="Arial" w:hAnsi="Arial" w:cs="Arial"/>
                <w:sz w:val="20"/>
                <w:szCs w:val="20"/>
                <w:lang w:val="en-GB"/>
              </w:rPr>
            </w:pPr>
            <w:ins w:id="4230" w:author="Dylan Van Aswegen" w:date="2024-07-10T14:46:00Z" w16du:dateUtc="2024-07-10T12:46:00Z">
              <w:r>
                <w:rPr>
                  <w:rFonts w:ascii="Arial" w:hAnsi="Arial" w:cs="Arial"/>
                  <w:sz w:val="20"/>
                  <w:szCs w:val="20"/>
                  <w:lang w:val="en-GB"/>
                </w:rPr>
                <w:t xml:space="preserve">Form Details </w:t>
              </w:r>
            </w:ins>
          </w:p>
        </w:tc>
        <w:tc>
          <w:tcPr>
            <w:tcW w:w="1273" w:type="dxa"/>
          </w:tcPr>
          <w:p w14:paraId="7C428833" w14:textId="7952DBAE" w:rsidR="00B04B2C" w:rsidRDefault="00B7022A"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231" w:author="Dylan Van Aswegen" w:date="2024-07-10T14:45:00Z" w16du:dateUtc="2024-07-10T12:45:00Z"/>
                <w:rFonts w:ascii="Arial" w:hAnsi="Arial" w:cs="Arial"/>
                <w:sz w:val="20"/>
                <w:szCs w:val="20"/>
                <w:lang w:val="en-GB"/>
              </w:rPr>
            </w:pPr>
            <w:ins w:id="4232" w:author="Dylan Van Aswegen" w:date="2024-07-10T16:31:00Z" w16du:dateUtc="2024-07-10T14:31:00Z">
              <w:r>
                <w:rPr>
                  <w:rFonts w:ascii="Arial" w:hAnsi="Arial" w:cs="Arial"/>
                  <w:sz w:val="20"/>
                  <w:szCs w:val="20"/>
                  <w:lang w:val="en-GB"/>
                </w:rPr>
                <w:t>Button</w:t>
              </w:r>
            </w:ins>
            <w:ins w:id="4233" w:author="Dylan Van Aswegen" w:date="2024-07-10T14:50:00Z" w16du:dateUtc="2024-07-10T12:50:00Z">
              <w:r w:rsidR="00B04B2C">
                <w:rPr>
                  <w:rFonts w:ascii="Arial" w:hAnsi="Arial" w:cs="Arial"/>
                  <w:sz w:val="20"/>
                  <w:szCs w:val="20"/>
                  <w:lang w:val="en-GB"/>
                </w:rPr>
                <w:t xml:space="preserve"> </w:t>
              </w:r>
            </w:ins>
          </w:p>
        </w:tc>
        <w:tc>
          <w:tcPr>
            <w:tcW w:w="1694" w:type="dxa"/>
          </w:tcPr>
          <w:p w14:paraId="1F6FF880" w14:textId="5653FA40" w:rsidR="00B04B2C" w:rsidRDefault="00B04B2C"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234" w:author="Dylan Van Aswegen" w:date="2024-07-10T14:45:00Z" w16du:dateUtc="2024-07-10T12:45:00Z"/>
                <w:rFonts w:ascii="Arial" w:hAnsi="Arial" w:cs="Arial"/>
                <w:sz w:val="20"/>
                <w:szCs w:val="20"/>
                <w:lang w:val="en-GB"/>
              </w:rPr>
            </w:pPr>
            <w:ins w:id="4235" w:author="Dylan Van Aswegen" w:date="2024-07-10T14:50:00Z" w16du:dateUtc="2024-07-10T12:50:00Z">
              <w:r>
                <w:rPr>
                  <w:rFonts w:ascii="Arial" w:hAnsi="Arial" w:cs="Arial"/>
                  <w:sz w:val="20"/>
                  <w:szCs w:val="20"/>
                  <w:lang w:val="en-GB"/>
                </w:rPr>
                <w:t xml:space="preserve"> </w:t>
              </w:r>
            </w:ins>
          </w:p>
        </w:tc>
        <w:tc>
          <w:tcPr>
            <w:tcW w:w="3804" w:type="dxa"/>
          </w:tcPr>
          <w:p w14:paraId="259D169A" w14:textId="75DD61C5" w:rsidR="00B04B2C" w:rsidRDefault="00CC584C"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236" w:author="Dylan Van Aswegen" w:date="2024-07-10T14:45:00Z" w16du:dateUtc="2024-07-10T12:45:00Z"/>
                <w:rFonts w:ascii="Arial" w:hAnsi="Arial" w:cs="Arial"/>
                <w:sz w:val="20"/>
                <w:szCs w:val="20"/>
                <w:lang w:val="en-GB"/>
              </w:rPr>
            </w:pPr>
            <w:ins w:id="4237" w:author="Dylan Van Aswegen" w:date="2024-07-10T16:34:00Z" w16du:dateUtc="2024-07-10T14:34:00Z">
              <w:r>
                <w:rPr>
                  <w:rFonts w:ascii="Arial" w:hAnsi="Arial" w:cs="Arial"/>
                  <w:sz w:val="20"/>
                  <w:szCs w:val="20"/>
                  <w:lang w:val="en-GB"/>
                </w:rPr>
                <w:t xml:space="preserve">This column will contain buttons to view or edit the form if a form was linked to the </w:t>
              </w:r>
            </w:ins>
            <w:ins w:id="4238" w:author="Dylan Van Aswegen" w:date="2024-07-10T16:39:00Z" w16du:dateUtc="2024-07-10T14:39:00Z">
              <w:r w:rsidR="00554284">
                <w:rPr>
                  <w:rFonts w:ascii="Arial" w:hAnsi="Arial" w:cs="Arial"/>
                  <w:sz w:val="20"/>
                  <w:szCs w:val="20"/>
                  <w:lang w:val="en-GB"/>
                </w:rPr>
                <w:t>subscription. Once the user clicks o</w:t>
              </w:r>
            </w:ins>
            <w:ins w:id="4239" w:author="Dylan Van Aswegen" w:date="2024-07-10T16:40:00Z" w16du:dateUtc="2024-07-10T14:40:00Z">
              <w:r w:rsidR="00554284">
                <w:rPr>
                  <w:rFonts w:ascii="Arial" w:hAnsi="Arial" w:cs="Arial"/>
                  <w:sz w:val="20"/>
                  <w:szCs w:val="20"/>
                  <w:lang w:val="en-GB"/>
                </w:rPr>
                <w:t>n these they should be navigated to the page where they can view or edit the form.</w:t>
              </w:r>
            </w:ins>
          </w:p>
        </w:tc>
      </w:tr>
      <w:tr w:rsidR="00B04B2C" w14:paraId="5973F53A" w14:textId="77777777" w:rsidTr="00B85F07">
        <w:trPr>
          <w:ins w:id="4240" w:author="Dylan Van Aswegen" w:date="2024-07-10T14:45:00Z"/>
        </w:trPr>
        <w:tc>
          <w:tcPr>
            <w:cnfStyle w:val="001000000000" w:firstRow="0" w:lastRow="0" w:firstColumn="1" w:lastColumn="0" w:oddVBand="0" w:evenVBand="0" w:oddHBand="0" w:evenHBand="0" w:firstRowFirstColumn="0" w:firstRowLastColumn="0" w:lastRowFirstColumn="0" w:lastRowLastColumn="0"/>
            <w:tcW w:w="1451" w:type="dxa"/>
          </w:tcPr>
          <w:p w14:paraId="6813E629" w14:textId="7E72A44C" w:rsidR="00B04B2C" w:rsidRDefault="00B04B2C" w:rsidP="00B04B2C">
            <w:pPr>
              <w:spacing w:line="360" w:lineRule="auto"/>
              <w:jc w:val="both"/>
              <w:rPr>
                <w:ins w:id="4241" w:author="Dylan Van Aswegen" w:date="2024-07-10T14:45:00Z" w16du:dateUtc="2024-07-10T12:45:00Z"/>
                <w:rFonts w:ascii="Arial" w:hAnsi="Arial" w:cs="Arial"/>
                <w:sz w:val="20"/>
                <w:szCs w:val="20"/>
                <w:lang w:val="en-GB"/>
              </w:rPr>
            </w:pPr>
            <w:ins w:id="4242" w:author="Dylan Van Aswegen" w:date="2024-07-10T14:46:00Z" w16du:dateUtc="2024-07-10T12:46:00Z">
              <w:r>
                <w:rPr>
                  <w:rFonts w:ascii="Arial" w:hAnsi="Arial" w:cs="Arial"/>
                  <w:sz w:val="20"/>
                  <w:szCs w:val="20"/>
                  <w:lang w:val="en-GB"/>
                </w:rPr>
                <w:t xml:space="preserve">Renewal Amount </w:t>
              </w:r>
            </w:ins>
          </w:p>
        </w:tc>
        <w:tc>
          <w:tcPr>
            <w:tcW w:w="1273" w:type="dxa"/>
          </w:tcPr>
          <w:p w14:paraId="5E719653" w14:textId="66D07345" w:rsidR="00B04B2C" w:rsidRDefault="00B04B2C"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43" w:author="Dylan Van Aswegen" w:date="2024-07-10T14:45:00Z" w16du:dateUtc="2024-07-10T12:45:00Z"/>
                <w:rFonts w:ascii="Arial" w:hAnsi="Arial" w:cs="Arial"/>
                <w:sz w:val="20"/>
                <w:szCs w:val="20"/>
                <w:lang w:val="en-GB"/>
              </w:rPr>
            </w:pPr>
            <w:ins w:id="4244" w:author="Dylan Van Aswegen" w:date="2024-07-10T14:50:00Z" w16du:dateUtc="2024-07-10T12:50:00Z">
              <w:r>
                <w:rPr>
                  <w:rFonts w:ascii="Arial" w:hAnsi="Arial" w:cs="Arial"/>
                  <w:sz w:val="20"/>
                  <w:szCs w:val="20"/>
                  <w:lang w:val="en-GB"/>
                </w:rPr>
                <w:t xml:space="preserve">Text Field </w:t>
              </w:r>
            </w:ins>
          </w:p>
        </w:tc>
        <w:tc>
          <w:tcPr>
            <w:tcW w:w="1694" w:type="dxa"/>
          </w:tcPr>
          <w:p w14:paraId="46A0C96A" w14:textId="65E31354" w:rsidR="00B04B2C" w:rsidRDefault="00B04B2C"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45" w:author="Dylan Van Aswegen" w:date="2024-07-10T14:45:00Z" w16du:dateUtc="2024-07-10T12:45:00Z"/>
                <w:rFonts w:ascii="Arial" w:hAnsi="Arial" w:cs="Arial"/>
                <w:sz w:val="20"/>
                <w:szCs w:val="20"/>
                <w:lang w:val="en-GB"/>
              </w:rPr>
            </w:pPr>
            <w:ins w:id="4246" w:author="Dylan Van Aswegen" w:date="2024-07-10T14:50:00Z" w16du:dateUtc="2024-07-10T12:50:00Z">
              <w:r>
                <w:rPr>
                  <w:rFonts w:ascii="Arial" w:hAnsi="Arial" w:cs="Arial"/>
                  <w:sz w:val="20"/>
                  <w:szCs w:val="20"/>
                  <w:lang w:val="en-GB"/>
                </w:rPr>
                <w:t xml:space="preserve">String </w:t>
              </w:r>
            </w:ins>
          </w:p>
        </w:tc>
        <w:tc>
          <w:tcPr>
            <w:tcW w:w="3804" w:type="dxa"/>
          </w:tcPr>
          <w:p w14:paraId="215BCA7E" w14:textId="061204F7" w:rsidR="00B04B2C" w:rsidRDefault="00554284"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47" w:author="Dylan Van Aswegen" w:date="2024-07-10T14:45:00Z" w16du:dateUtc="2024-07-10T12:45:00Z"/>
                <w:rFonts w:ascii="Arial" w:hAnsi="Arial" w:cs="Arial"/>
                <w:sz w:val="20"/>
                <w:szCs w:val="20"/>
                <w:lang w:val="en-GB"/>
              </w:rPr>
            </w:pPr>
            <w:ins w:id="4248" w:author="Dylan Van Aswegen" w:date="2024-07-10T16:40:00Z" w16du:dateUtc="2024-07-10T14:40:00Z">
              <w:r>
                <w:rPr>
                  <w:rFonts w:ascii="Arial" w:hAnsi="Arial" w:cs="Arial"/>
                  <w:sz w:val="20"/>
                  <w:szCs w:val="20"/>
                  <w:lang w:val="en-GB"/>
                </w:rPr>
                <w:t>This column will be popul</w:t>
              </w:r>
            </w:ins>
            <w:ins w:id="4249" w:author="Dylan Van Aswegen" w:date="2024-07-10T16:41:00Z" w16du:dateUtc="2024-07-10T14:41:00Z">
              <w:r>
                <w:rPr>
                  <w:rFonts w:ascii="Arial" w:hAnsi="Arial" w:cs="Arial"/>
                  <w:sz w:val="20"/>
                  <w:szCs w:val="20"/>
                  <w:lang w:val="en-GB"/>
                </w:rPr>
                <w:t xml:space="preserve">ated with the price to renew the subscription. </w:t>
              </w:r>
            </w:ins>
          </w:p>
        </w:tc>
      </w:tr>
      <w:tr w:rsidR="00B04B2C" w14:paraId="74610A4C" w14:textId="77777777" w:rsidTr="00B85F07">
        <w:trPr>
          <w:cnfStyle w:val="000000100000" w:firstRow="0" w:lastRow="0" w:firstColumn="0" w:lastColumn="0" w:oddVBand="0" w:evenVBand="0" w:oddHBand="1" w:evenHBand="0" w:firstRowFirstColumn="0" w:firstRowLastColumn="0" w:lastRowFirstColumn="0" w:lastRowLastColumn="0"/>
          <w:ins w:id="4250" w:author="Dylan Van Aswegen" w:date="2024-07-10T14:45:00Z"/>
        </w:trPr>
        <w:tc>
          <w:tcPr>
            <w:cnfStyle w:val="001000000000" w:firstRow="0" w:lastRow="0" w:firstColumn="1" w:lastColumn="0" w:oddVBand="0" w:evenVBand="0" w:oddHBand="0" w:evenHBand="0" w:firstRowFirstColumn="0" w:firstRowLastColumn="0" w:lastRowFirstColumn="0" w:lastRowLastColumn="0"/>
            <w:tcW w:w="1451" w:type="dxa"/>
          </w:tcPr>
          <w:p w14:paraId="4AFAE0EC" w14:textId="003BE49B" w:rsidR="00B04B2C" w:rsidRDefault="00B04B2C" w:rsidP="00B04B2C">
            <w:pPr>
              <w:spacing w:line="360" w:lineRule="auto"/>
              <w:jc w:val="both"/>
              <w:rPr>
                <w:ins w:id="4251" w:author="Dylan Van Aswegen" w:date="2024-07-10T14:45:00Z" w16du:dateUtc="2024-07-10T12:45:00Z"/>
                <w:rFonts w:ascii="Arial" w:hAnsi="Arial" w:cs="Arial"/>
                <w:sz w:val="20"/>
                <w:szCs w:val="20"/>
                <w:lang w:val="en-GB"/>
              </w:rPr>
            </w:pPr>
            <w:ins w:id="4252" w:author="Dylan Van Aswegen" w:date="2024-07-10T14:46:00Z" w16du:dateUtc="2024-07-10T12:46:00Z">
              <w:r>
                <w:rPr>
                  <w:rFonts w:ascii="Arial" w:hAnsi="Arial" w:cs="Arial"/>
                  <w:sz w:val="20"/>
                  <w:szCs w:val="20"/>
                  <w:lang w:val="en-GB"/>
                </w:rPr>
                <w:t>Renewal Payment Method</w:t>
              </w:r>
            </w:ins>
          </w:p>
        </w:tc>
        <w:tc>
          <w:tcPr>
            <w:tcW w:w="1273" w:type="dxa"/>
          </w:tcPr>
          <w:p w14:paraId="15939DCC" w14:textId="30E84666" w:rsidR="00B04B2C" w:rsidRDefault="00B04B2C"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253" w:author="Dylan Van Aswegen" w:date="2024-07-10T14:45:00Z" w16du:dateUtc="2024-07-10T12:45:00Z"/>
                <w:rFonts w:ascii="Arial" w:hAnsi="Arial" w:cs="Arial"/>
                <w:sz w:val="20"/>
                <w:szCs w:val="20"/>
                <w:lang w:val="en-GB"/>
              </w:rPr>
            </w:pPr>
            <w:ins w:id="4254" w:author="Dylan Van Aswegen" w:date="2024-07-10T14:50:00Z" w16du:dateUtc="2024-07-10T12:50:00Z">
              <w:r>
                <w:rPr>
                  <w:rFonts w:ascii="Arial" w:hAnsi="Arial" w:cs="Arial"/>
                  <w:sz w:val="20"/>
                  <w:szCs w:val="20"/>
                  <w:lang w:val="en-GB"/>
                </w:rPr>
                <w:t xml:space="preserve">Text Field </w:t>
              </w:r>
            </w:ins>
          </w:p>
        </w:tc>
        <w:tc>
          <w:tcPr>
            <w:tcW w:w="1694" w:type="dxa"/>
          </w:tcPr>
          <w:p w14:paraId="5B194957" w14:textId="59E19324" w:rsidR="00B04B2C" w:rsidRDefault="00B04B2C"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255" w:author="Dylan Van Aswegen" w:date="2024-07-10T14:45:00Z" w16du:dateUtc="2024-07-10T12:45:00Z"/>
                <w:rFonts w:ascii="Arial" w:hAnsi="Arial" w:cs="Arial"/>
                <w:sz w:val="20"/>
                <w:szCs w:val="20"/>
                <w:lang w:val="en-GB"/>
              </w:rPr>
            </w:pPr>
            <w:ins w:id="4256" w:author="Dylan Van Aswegen" w:date="2024-07-10T14:50:00Z" w16du:dateUtc="2024-07-10T12:50:00Z">
              <w:r>
                <w:rPr>
                  <w:rFonts w:ascii="Arial" w:hAnsi="Arial" w:cs="Arial"/>
                  <w:sz w:val="20"/>
                  <w:szCs w:val="20"/>
                  <w:lang w:val="en-GB"/>
                </w:rPr>
                <w:t xml:space="preserve">String </w:t>
              </w:r>
            </w:ins>
          </w:p>
        </w:tc>
        <w:tc>
          <w:tcPr>
            <w:tcW w:w="3804" w:type="dxa"/>
          </w:tcPr>
          <w:p w14:paraId="741F6B37" w14:textId="762F289C" w:rsidR="00B04B2C" w:rsidRDefault="00AF64F6" w:rsidP="00B04B2C">
            <w:pPr>
              <w:spacing w:line="360" w:lineRule="auto"/>
              <w:jc w:val="both"/>
              <w:cnfStyle w:val="000000100000" w:firstRow="0" w:lastRow="0" w:firstColumn="0" w:lastColumn="0" w:oddVBand="0" w:evenVBand="0" w:oddHBand="1" w:evenHBand="0" w:firstRowFirstColumn="0" w:firstRowLastColumn="0" w:lastRowFirstColumn="0" w:lastRowLastColumn="0"/>
              <w:rPr>
                <w:ins w:id="4257" w:author="Dylan Van Aswegen" w:date="2024-07-10T14:45:00Z" w16du:dateUtc="2024-07-10T12:45:00Z"/>
                <w:rFonts w:ascii="Arial" w:hAnsi="Arial" w:cs="Arial"/>
                <w:sz w:val="20"/>
                <w:szCs w:val="20"/>
                <w:lang w:val="en-GB"/>
              </w:rPr>
            </w:pPr>
            <w:ins w:id="4258" w:author="Dylan Van Aswegen" w:date="2024-07-10T16:55:00Z" w16du:dateUtc="2024-07-10T14:55:00Z">
              <w:r>
                <w:rPr>
                  <w:rFonts w:ascii="Arial" w:hAnsi="Arial" w:cs="Arial"/>
                  <w:sz w:val="20"/>
                  <w:szCs w:val="20"/>
                  <w:lang w:val="en-GB"/>
                </w:rPr>
                <w:t xml:space="preserve">This column will contain the payment method that was used </w:t>
              </w:r>
            </w:ins>
            <w:ins w:id="4259" w:author="Dylan Van Aswegen" w:date="2024-07-10T16:56:00Z" w16du:dateUtc="2024-07-10T14:56:00Z">
              <w:r w:rsidR="00702B9C">
                <w:rPr>
                  <w:rFonts w:ascii="Arial" w:hAnsi="Arial" w:cs="Arial"/>
                  <w:sz w:val="20"/>
                  <w:szCs w:val="20"/>
                  <w:lang w:val="en-GB"/>
                </w:rPr>
                <w:t>to pay for the s</w:t>
              </w:r>
            </w:ins>
            <w:ins w:id="4260" w:author="Dylan Van Aswegen" w:date="2024-07-10T16:57:00Z" w16du:dateUtc="2024-07-10T14:57:00Z">
              <w:r w:rsidR="00702B9C">
                <w:rPr>
                  <w:rFonts w:ascii="Arial" w:hAnsi="Arial" w:cs="Arial"/>
                  <w:sz w:val="20"/>
                  <w:szCs w:val="20"/>
                  <w:lang w:val="en-GB"/>
                </w:rPr>
                <w:t>ubscription which will also be used to pay for the renewal. The</w:t>
              </w:r>
            </w:ins>
            <w:ins w:id="4261" w:author="Dylan Van Aswegen" w:date="2024-07-10T16:58:00Z" w16du:dateUtc="2024-07-10T14:58:00Z">
              <w:r w:rsidR="00702B9C">
                <w:rPr>
                  <w:rFonts w:ascii="Arial" w:hAnsi="Arial" w:cs="Arial"/>
                  <w:sz w:val="20"/>
                  <w:szCs w:val="20"/>
                  <w:lang w:val="en-GB"/>
                </w:rPr>
                <w:t>re</w:t>
              </w:r>
            </w:ins>
            <w:ins w:id="4262" w:author="Dylan Van Aswegen" w:date="2024-07-10T16:57:00Z" w16du:dateUtc="2024-07-10T14:57:00Z">
              <w:r w:rsidR="00702B9C">
                <w:rPr>
                  <w:rFonts w:ascii="Arial" w:hAnsi="Arial" w:cs="Arial"/>
                  <w:sz w:val="20"/>
                  <w:szCs w:val="20"/>
                  <w:lang w:val="en-GB"/>
                </w:rPr>
                <w:t xml:space="preserve"> </w:t>
              </w:r>
            </w:ins>
            <w:ins w:id="4263" w:author="Dylan Van Aswegen" w:date="2024-07-10T16:58:00Z" w16du:dateUtc="2024-07-10T14:58:00Z">
              <w:r w:rsidR="00702B9C">
                <w:rPr>
                  <w:rFonts w:ascii="Arial" w:hAnsi="Arial" w:cs="Arial"/>
                  <w:sz w:val="20"/>
                  <w:szCs w:val="20"/>
                  <w:lang w:val="en-GB"/>
                </w:rPr>
                <w:t>will be a link to change the method listed below this. Once this link is clicked, the user</w:t>
              </w:r>
            </w:ins>
            <w:ins w:id="4264" w:author="Dylan Van Aswegen" w:date="2024-07-10T16:59:00Z" w16du:dateUtc="2024-07-10T14:59:00Z">
              <w:r w:rsidR="00702B9C">
                <w:rPr>
                  <w:rFonts w:ascii="Arial" w:hAnsi="Arial" w:cs="Arial"/>
                  <w:sz w:val="20"/>
                  <w:szCs w:val="20"/>
                  <w:lang w:val="en-GB"/>
                </w:rPr>
                <w:t xml:space="preserve"> will be presented with a window containing the available payment methods for the user to </w:t>
              </w:r>
            </w:ins>
            <w:ins w:id="4265" w:author="Dylan Van Aswegen" w:date="2024-07-10T17:02:00Z" w16du:dateUtc="2024-07-10T15:02:00Z">
              <w:r w:rsidR="00702B9C">
                <w:rPr>
                  <w:rFonts w:ascii="Arial" w:hAnsi="Arial" w:cs="Arial"/>
                  <w:sz w:val="20"/>
                  <w:szCs w:val="20"/>
                  <w:lang w:val="en-GB"/>
                </w:rPr>
                <w:t>select to pay for the renewal.</w:t>
              </w:r>
            </w:ins>
          </w:p>
        </w:tc>
      </w:tr>
      <w:tr w:rsidR="00B04B2C" w14:paraId="0EC8EFB2" w14:textId="77777777" w:rsidTr="00B85F07">
        <w:trPr>
          <w:ins w:id="4266" w:author="Dylan Van Aswegen" w:date="2024-07-10T14:45:00Z"/>
        </w:trPr>
        <w:tc>
          <w:tcPr>
            <w:cnfStyle w:val="001000000000" w:firstRow="0" w:lastRow="0" w:firstColumn="1" w:lastColumn="0" w:oddVBand="0" w:evenVBand="0" w:oddHBand="0" w:evenHBand="0" w:firstRowFirstColumn="0" w:firstRowLastColumn="0" w:lastRowFirstColumn="0" w:lastRowLastColumn="0"/>
            <w:tcW w:w="1451" w:type="dxa"/>
          </w:tcPr>
          <w:p w14:paraId="36CBDEB7" w14:textId="1F7E17F2" w:rsidR="00B04B2C" w:rsidRDefault="00702B9C" w:rsidP="00B04B2C">
            <w:pPr>
              <w:spacing w:line="360" w:lineRule="auto"/>
              <w:jc w:val="both"/>
              <w:rPr>
                <w:ins w:id="4267" w:author="Dylan Van Aswegen" w:date="2024-07-10T14:45:00Z" w16du:dateUtc="2024-07-10T12:45:00Z"/>
                <w:rFonts w:ascii="Arial" w:hAnsi="Arial" w:cs="Arial"/>
                <w:sz w:val="20"/>
                <w:szCs w:val="20"/>
                <w:lang w:val="en-GB"/>
              </w:rPr>
            </w:pPr>
            <w:ins w:id="4268" w:author="Dylan Van Aswegen" w:date="2024-07-10T17:03:00Z" w16du:dateUtc="2024-07-10T15:03:00Z">
              <w:r>
                <w:rPr>
                  <w:rFonts w:ascii="Arial" w:hAnsi="Arial" w:cs="Arial"/>
                  <w:sz w:val="20"/>
                  <w:szCs w:val="20"/>
                  <w:lang w:val="en-GB"/>
                </w:rPr>
                <w:t xml:space="preserve">Actions </w:t>
              </w:r>
            </w:ins>
          </w:p>
        </w:tc>
        <w:tc>
          <w:tcPr>
            <w:tcW w:w="1273" w:type="dxa"/>
          </w:tcPr>
          <w:p w14:paraId="462BEEB8" w14:textId="10DECDA0" w:rsidR="00B04B2C" w:rsidRDefault="004C2FFE"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69" w:author="Dylan Van Aswegen" w:date="2024-07-10T14:45:00Z" w16du:dateUtc="2024-07-10T12:45:00Z"/>
                <w:rFonts w:ascii="Arial" w:hAnsi="Arial" w:cs="Arial"/>
                <w:sz w:val="20"/>
                <w:szCs w:val="20"/>
                <w:lang w:val="en-GB"/>
              </w:rPr>
            </w:pPr>
            <w:ins w:id="4270" w:author="Dylan Van Aswegen" w:date="2024-07-10T17:11:00Z" w16du:dateUtc="2024-07-10T15:11:00Z">
              <w:r>
                <w:rPr>
                  <w:rFonts w:ascii="Arial" w:hAnsi="Arial" w:cs="Arial"/>
                  <w:sz w:val="20"/>
                  <w:szCs w:val="20"/>
                  <w:lang w:val="en-GB"/>
                </w:rPr>
                <w:t>Links</w:t>
              </w:r>
            </w:ins>
          </w:p>
        </w:tc>
        <w:tc>
          <w:tcPr>
            <w:tcW w:w="1694" w:type="dxa"/>
          </w:tcPr>
          <w:p w14:paraId="1E71D353" w14:textId="77777777" w:rsidR="00B04B2C" w:rsidRDefault="00B04B2C"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71" w:author="Dylan Van Aswegen" w:date="2024-07-10T14:45:00Z" w16du:dateUtc="2024-07-10T12:45:00Z"/>
                <w:rFonts w:ascii="Arial" w:hAnsi="Arial" w:cs="Arial"/>
                <w:sz w:val="20"/>
                <w:szCs w:val="20"/>
                <w:lang w:val="en-GB"/>
              </w:rPr>
            </w:pPr>
          </w:p>
        </w:tc>
        <w:tc>
          <w:tcPr>
            <w:tcW w:w="3804" w:type="dxa"/>
          </w:tcPr>
          <w:p w14:paraId="22629F2C" w14:textId="77777777" w:rsidR="00B04B2C" w:rsidRDefault="004C2FFE"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72" w:author="Dylan Van Aswegen" w:date="2024-07-10T17:13:00Z" w16du:dateUtc="2024-07-10T15:13:00Z"/>
                <w:rFonts w:ascii="Arial" w:hAnsi="Arial" w:cs="Arial"/>
                <w:sz w:val="20"/>
                <w:szCs w:val="20"/>
                <w:lang w:val="en-GB"/>
              </w:rPr>
            </w:pPr>
            <w:ins w:id="4273" w:author="Dylan Van Aswegen" w:date="2024-07-10T17:11:00Z" w16du:dateUtc="2024-07-10T15:11:00Z">
              <w:r>
                <w:rPr>
                  <w:rFonts w:ascii="Arial" w:hAnsi="Arial" w:cs="Arial"/>
                  <w:sz w:val="20"/>
                  <w:szCs w:val="20"/>
                  <w:lang w:val="en-GB"/>
                </w:rPr>
                <w:t>This column will contain text links “Don’t Renew” and “Swap at Renewal”</w:t>
              </w:r>
            </w:ins>
            <w:ins w:id="4274" w:author="Dylan Van Aswegen" w:date="2024-07-10T17:12:00Z" w16du:dateUtc="2024-07-10T15:12:00Z">
              <w:r>
                <w:rPr>
                  <w:rFonts w:ascii="Arial" w:hAnsi="Arial" w:cs="Arial"/>
                  <w:sz w:val="20"/>
                  <w:szCs w:val="20"/>
                  <w:lang w:val="en-GB"/>
                </w:rPr>
                <w:t xml:space="preserve"> which will be </w:t>
              </w:r>
              <w:proofErr w:type="spellStart"/>
              <w:r>
                <w:rPr>
                  <w:rFonts w:ascii="Arial" w:hAnsi="Arial" w:cs="Arial"/>
                  <w:sz w:val="20"/>
                  <w:szCs w:val="20"/>
                  <w:lang w:val="en-GB"/>
                </w:rPr>
                <w:t>disaplayed</w:t>
              </w:r>
              <w:proofErr w:type="spellEnd"/>
              <w:r>
                <w:rPr>
                  <w:rFonts w:ascii="Arial" w:hAnsi="Arial" w:cs="Arial"/>
                  <w:sz w:val="20"/>
                  <w:szCs w:val="20"/>
                  <w:lang w:val="en-GB"/>
                </w:rPr>
                <w:t xml:space="preserve"> for subscriptions with renewal status “Auto-Renew” and “Manual Renew”. For</w:t>
              </w:r>
            </w:ins>
            <w:ins w:id="4275" w:author="Dylan Van Aswegen" w:date="2024-07-10T17:13:00Z" w16du:dateUtc="2024-07-10T15:13:00Z">
              <w:r>
                <w:rPr>
                  <w:rFonts w:ascii="Arial" w:hAnsi="Arial" w:cs="Arial"/>
                  <w:sz w:val="20"/>
                  <w:szCs w:val="20"/>
                  <w:lang w:val="en-GB"/>
                </w:rPr>
                <w:t xml:space="preserve"> subscriptions with the renewal status “Swapping”, only the “Don’t Renew” link will be shown. </w:t>
              </w:r>
            </w:ins>
          </w:p>
          <w:p w14:paraId="0FC4DFC3" w14:textId="2CE0BEA3" w:rsidR="004C2FFE" w:rsidRDefault="004C2FFE" w:rsidP="00B04B2C">
            <w:pPr>
              <w:spacing w:line="360" w:lineRule="auto"/>
              <w:jc w:val="both"/>
              <w:cnfStyle w:val="000000000000" w:firstRow="0" w:lastRow="0" w:firstColumn="0" w:lastColumn="0" w:oddVBand="0" w:evenVBand="0" w:oddHBand="0" w:evenHBand="0" w:firstRowFirstColumn="0" w:firstRowLastColumn="0" w:lastRowFirstColumn="0" w:lastRowLastColumn="0"/>
              <w:rPr>
                <w:ins w:id="4276" w:author="Dylan Van Aswegen" w:date="2024-07-10T14:45:00Z" w16du:dateUtc="2024-07-10T12:45:00Z"/>
                <w:rFonts w:ascii="Arial" w:hAnsi="Arial" w:cs="Arial"/>
                <w:sz w:val="20"/>
                <w:szCs w:val="20"/>
                <w:lang w:val="en-GB"/>
              </w:rPr>
            </w:pPr>
            <w:ins w:id="4277" w:author="Dylan Van Aswegen" w:date="2024-07-10T17:13:00Z" w16du:dateUtc="2024-07-10T15:13:00Z">
              <w:r>
                <w:rPr>
                  <w:rFonts w:ascii="Arial" w:hAnsi="Arial" w:cs="Arial"/>
                  <w:sz w:val="20"/>
                  <w:szCs w:val="20"/>
                  <w:lang w:val="en-GB"/>
                </w:rPr>
                <w:t xml:space="preserve">If the “Don’t Renew” link is clicked, the status for the </w:t>
              </w:r>
            </w:ins>
            <w:ins w:id="4278" w:author="Dylan Van Aswegen" w:date="2024-07-10T17:14:00Z" w16du:dateUtc="2024-07-10T15:14:00Z">
              <w:r>
                <w:rPr>
                  <w:rFonts w:ascii="Arial" w:hAnsi="Arial" w:cs="Arial"/>
                  <w:sz w:val="20"/>
                  <w:szCs w:val="20"/>
                  <w:lang w:val="en-GB"/>
                </w:rPr>
                <w:t>subscription should be changed to “Not Renewing” and should not be renewed. If the “Swapping to</w:t>
              </w:r>
            </w:ins>
            <w:ins w:id="4279" w:author="Dylan Van Aswegen" w:date="2024-07-10T17:15:00Z" w16du:dateUtc="2024-07-10T15:15:00Z">
              <w:r>
                <w:rPr>
                  <w:rFonts w:ascii="Arial" w:hAnsi="Arial" w:cs="Arial"/>
                  <w:sz w:val="20"/>
                  <w:szCs w:val="20"/>
                  <w:lang w:val="en-GB"/>
                </w:rPr>
                <w:t>” link is clicked, the status for that subscription should be changed to “Swapping to” and the application should present a pop-up screen allowing the user to s</w:t>
              </w:r>
            </w:ins>
            <w:ins w:id="4280" w:author="Dylan Van Aswegen" w:date="2024-07-10T17:16:00Z" w16du:dateUtc="2024-07-10T15:16:00Z">
              <w:r>
                <w:rPr>
                  <w:rFonts w:ascii="Arial" w:hAnsi="Arial" w:cs="Arial"/>
                  <w:sz w:val="20"/>
                  <w:szCs w:val="20"/>
                  <w:lang w:val="en-GB"/>
                </w:rPr>
                <w:t>elect the subscription they will swap to.</w:t>
              </w:r>
            </w:ins>
          </w:p>
        </w:tc>
      </w:tr>
    </w:tbl>
    <w:p w14:paraId="7B5C04FB" w14:textId="77777777" w:rsidR="00FF5445" w:rsidRPr="00755064" w:rsidRDefault="00FF5445" w:rsidP="00FF5445">
      <w:pPr>
        <w:rPr>
          <w:ins w:id="4281" w:author="Dylan Van Aswegen" w:date="2024-07-10T14:00:00Z" w16du:dateUtc="2024-07-10T12:00:00Z"/>
          <w:lang w:val="en-GB"/>
          <w:rPrChange w:id="4282" w:author="Dylan Van Aswegen" w:date="2024-07-10T14:19:00Z" w16du:dateUtc="2024-07-10T12:19:00Z">
            <w:rPr>
              <w:ins w:id="4283" w:author="Dylan Van Aswegen" w:date="2024-07-10T14:00:00Z" w16du:dateUtc="2024-07-10T12:00:00Z"/>
            </w:rPr>
          </w:rPrChange>
        </w:rPr>
      </w:pPr>
    </w:p>
    <w:p w14:paraId="17514ADA" w14:textId="37A720EF" w:rsidR="00FF5445" w:rsidRDefault="00380F1B" w:rsidP="00FF5445">
      <w:pPr>
        <w:rPr>
          <w:ins w:id="4284" w:author="Dylan Van Aswegen" w:date="2024-07-10T17:19:00Z" w16du:dateUtc="2024-07-10T15:19:00Z"/>
        </w:rPr>
      </w:pPr>
      <w:ins w:id="4285" w:author="Dylan Van Aswegen" w:date="2024-07-10T17:17:00Z" w16du:dateUtc="2024-07-10T15:17:00Z">
        <w:r>
          <w:t xml:space="preserve">The renewal payment method window </w:t>
        </w:r>
      </w:ins>
      <w:ins w:id="4286" w:author="Dylan Van Aswegen" w:date="2024-07-10T17:18:00Z" w16du:dateUtc="2024-07-10T15:18:00Z">
        <w:r>
          <w:t>presented to the user when they select the option to change the payment method will consist of the foll</w:t>
        </w:r>
      </w:ins>
      <w:ins w:id="4287" w:author="Dylan Van Aswegen" w:date="2024-07-10T17:19:00Z" w16du:dateUtc="2024-07-10T15:19:00Z">
        <w:r>
          <w:t xml:space="preserve">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140DDB" w14:paraId="44E13374" w14:textId="77777777" w:rsidTr="00B85F07">
        <w:trPr>
          <w:cnfStyle w:val="100000000000" w:firstRow="1" w:lastRow="0" w:firstColumn="0" w:lastColumn="0" w:oddVBand="0" w:evenVBand="0" w:oddHBand="0" w:evenHBand="0" w:firstRowFirstColumn="0" w:firstRowLastColumn="0" w:lastRowFirstColumn="0" w:lastRowLastColumn="0"/>
          <w:tblHeader/>
          <w:ins w:id="4288" w:author="Dylan Van Aswegen" w:date="2024-07-11T07:08: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F5847D8" w14:textId="77777777" w:rsidR="00882B49" w:rsidRDefault="00882B49" w:rsidP="00B85F07">
            <w:pPr>
              <w:spacing w:line="360" w:lineRule="auto"/>
              <w:jc w:val="both"/>
              <w:rPr>
                <w:ins w:id="4289" w:author="Dylan Van Aswegen" w:date="2024-07-11T07:08:00Z" w16du:dateUtc="2024-07-11T05:08:00Z"/>
                <w:rFonts w:ascii="Arial" w:hAnsi="Arial" w:cs="Arial"/>
                <w:sz w:val="20"/>
                <w:szCs w:val="20"/>
                <w:lang w:val="en-GB"/>
              </w:rPr>
            </w:pPr>
            <w:ins w:id="4290" w:author="Dylan Van Aswegen" w:date="2024-07-11T07:08:00Z" w16du:dateUtc="2024-07-11T05:08:00Z">
              <w:r>
                <w:rPr>
                  <w:rFonts w:ascii="Arial" w:hAnsi="Arial" w:cs="Arial"/>
                  <w:sz w:val="20"/>
                  <w:szCs w:val="20"/>
                  <w:lang w:val="en-GB"/>
                </w:rPr>
                <w:t xml:space="preserve">Field Number </w:t>
              </w:r>
            </w:ins>
          </w:p>
        </w:tc>
        <w:tc>
          <w:tcPr>
            <w:tcW w:w="1417" w:type="dxa"/>
            <w:shd w:val="clear" w:color="auto" w:fill="002060"/>
          </w:tcPr>
          <w:p w14:paraId="18C8FF7D" w14:textId="77777777" w:rsidR="00882B49" w:rsidRDefault="00882B49"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291" w:author="Dylan Van Aswegen" w:date="2024-07-11T07:08:00Z" w16du:dateUtc="2024-07-11T05:08:00Z"/>
                <w:rFonts w:ascii="Arial" w:hAnsi="Arial" w:cs="Arial"/>
                <w:sz w:val="20"/>
                <w:szCs w:val="20"/>
                <w:lang w:val="en-GB"/>
              </w:rPr>
            </w:pPr>
            <w:ins w:id="4292" w:author="Dylan Van Aswegen" w:date="2024-07-11T07:08:00Z" w16du:dateUtc="2024-07-11T05:08:00Z">
              <w:r>
                <w:rPr>
                  <w:rFonts w:ascii="Arial" w:hAnsi="Arial" w:cs="Arial"/>
                  <w:sz w:val="20"/>
                  <w:szCs w:val="20"/>
                  <w:lang w:val="en-GB"/>
                </w:rPr>
                <w:t>Field Name</w:t>
              </w:r>
            </w:ins>
          </w:p>
        </w:tc>
        <w:tc>
          <w:tcPr>
            <w:tcW w:w="1276" w:type="dxa"/>
            <w:shd w:val="clear" w:color="auto" w:fill="002060"/>
          </w:tcPr>
          <w:p w14:paraId="71FE25F7" w14:textId="77777777" w:rsidR="00882B49" w:rsidRDefault="00882B49"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293" w:author="Dylan Van Aswegen" w:date="2024-07-11T07:08:00Z" w16du:dateUtc="2024-07-11T05:08:00Z"/>
                <w:rFonts w:ascii="Arial" w:hAnsi="Arial" w:cs="Arial"/>
                <w:sz w:val="20"/>
                <w:szCs w:val="20"/>
                <w:lang w:val="en-GB"/>
              </w:rPr>
            </w:pPr>
            <w:ins w:id="4294" w:author="Dylan Van Aswegen" w:date="2024-07-11T07:08:00Z" w16du:dateUtc="2024-07-11T05:08:00Z">
              <w:r>
                <w:rPr>
                  <w:rFonts w:ascii="Arial" w:hAnsi="Arial" w:cs="Arial"/>
                  <w:sz w:val="20"/>
                  <w:szCs w:val="20"/>
                  <w:lang w:val="en-GB"/>
                </w:rPr>
                <w:t>Field Type</w:t>
              </w:r>
            </w:ins>
          </w:p>
        </w:tc>
        <w:tc>
          <w:tcPr>
            <w:tcW w:w="1701" w:type="dxa"/>
            <w:shd w:val="clear" w:color="auto" w:fill="002060"/>
          </w:tcPr>
          <w:p w14:paraId="3E03607A" w14:textId="77777777" w:rsidR="00882B49" w:rsidRDefault="00882B49"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295" w:author="Dylan Van Aswegen" w:date="2024-07-11T07:08:00Z" w16du:dateUtc="2024-07-11T05:08:00Z"/>
                <w:rFonts w:ascii="Arial" w:hAnsi="Arial" w:cs="Arial"/>
                <w:sz w:val="20"/>
                <w:szCs w:val="20"/>
                <w:lang w:val="en-GB"/>
              </w:rPr>
            </w:pPr>
            <w:ins w:id="4296" w:author="Dylan Van Aswegen" w:date="2024-07-11T07:08:00Z" w16du:dateUtc="2024-07-11T05:08:00Z">
              <w:r>
                <w:rPr>
                  <w:rFonts w:ascii="Arial" w:hAnsi="Arial" w:cs="Arial"/>
                  <w:sz w:val="20"/>
                  <w:szCs w:val="20"/>
                  <w:lang w:val="en-GB"/>
                </w:rPr>
                <w:t>Field Data Type</w:t>
              </w:r>
            </w:ins>
          </w:p>
        </w:tc>
        <w:tc>
          <w:tcPr>
            <w:tcW w:w="1417" w:type="dxa"/>
            <w:shd w:val="clear" w:color="auto" w:fill="002060"/>
          </w:tcPr>
          <w:p w14:paraId="229909F4" w14:textId="77777777" w:rsidR="00882B49" w:rsidRDefault="00882B49"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297" w:author="Dylan Van Aswegen" w:date="2024-07-11T07:08:00Z" w16du:dateUtc="2024-07-11T05:08:00Z"/>
                <w:rFonts w:ascii="Arial" w:hAnsi="Arial" w:cs="Arial"/>
                <w:sz w:val="20"/>
                <w:szCs w:val="20"/>
                <w:lang w:val="en-GB"/>
              </w:rPr>
            </w:pPr>
            <w:ins w:id="4298" w:author="Dylan Van Aswegen" w:date="2024-07-11T07:08:00Z" w16du:dateUtc="2024-07-11T05:08:00Z">
              <w:r>
                <w:rPr>
                  <w:rFonts w:ascii="Arial" w:hAnsi="Arial" w:cs="Arial"/>
                  <w:sz w:val="20"/>
                  <w:szCs w:val="20"/>
                  <w:lang w:val="en-GB"/>
                </w:rPr>
                <w:t>Required?</w:t>
              </w:r>
            </w:ins>
          </w:p>
        </w:tc>
        <w:tc>
          <w:tcPr>
            <w:tcW w:w="3828" w:type="dxa"/>
            <w:shd w:val="clear" w:color="auto" w:fill="002060"/>
          </w:tcPr>
          <w:p w14:paraId="641FA31D" w14:textId="77777777" w:rsidR="00882B49" w:rsidRDefault="00882B49"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299" w:author="Dylan Van Aswegen" w:date="2024-07-11T07:08:00Z" w16du:dateUtc="2024-07-11T05:08:00Z"/>
                <w:rFonts w:ascii="Arial" w:hAnsi="Arial" w:cs="Arial"/>
                <w:sz w:val="20"/>
                <w:szCs w:val="20"/>
                <w:lang w:val="en-GB"/>
              </w:rPr>
            </w:pPr>
            <w:ins w:id="4300" w:author="Dylan Van Aswegen" w:date="2024-07-11T07:08:00Z" w16du:dateUtc="2024-07-11T05:08:00Z">
              <w:r>
                <w:rPr>
                  <w:rFonts w:ascii="Arial" w:hAnsi="Arial" w:cs="Arial"/>
                  <w:sz w:val="20"/>
                  <w:szCs w:val="20"/>
                  <w:lang w:val="en-GB"/>
                </w:rPr>
                <w:t>Field Rules</w:t>
              </w:r>
            </w:ins>
          </w:p>
        </w:tc>
      </w:tr>
      <w:tr w:rsidR="00140DDB" w14:paraId="0CAB91C3" w14:textId="77777777" w:rsidTr="00B85F07">
        <w:trPr>
          <w:cnfStyle w:val="000000100000" w:firstRow="0" w:lastRow="0" w:firstColumn="0" w:lastColumn="0" w:oddVBand="0" w:evenVBand="0" w:oddHBand="1" w:evenHBand="0" w:firstRowFirstColumn="0" w:firstRowLastColumn="0" w:lastRowFirstColumn="0" w:lastRowLastColumn="0"/>
          <w:ins w:id="4301" w:author="Dylan Van Aswegen" w:date="2024-07-11T07:17:00Z"/>
        </w:trPr>
        <w:tc>
          <w:tcPr>
            <w:cnfStyle w:val="001000000000" w:firstRow="0" w:lastRow="0" w:firstColumn="1" w:lastColumn="0" w:oddVBand="0" w:evenVBand="0" w:oddHBand="0" w:evenHBand="0" w:firstRowFirstColumn="0" w:firstRowLastColumn="0" w:lastRowFirstColumn="0" w:lastRowLastColumn="0"/>
            <w:tcW w:w="1135" w:type="dxa"/>
          </w:tcPr>
          <w:p w14:paraId="6764DE92" w14:textId="77777777" w:rsidR="00140DDB" w:rsidRDefault="00140DDB" w:rsidP="00B85F07">
            <w:pPr>
              <w:spacing w:line="360" w:lineRule="auto"/>
              <w:jc w:val="both"/>
              <w:rPr>
                <w:ins w:id="4302" w:author="Dylan Van Aswegen" w:date="2024-07-11T07:17:00Z" w16du:dateUtc="2024-07-11T05:17:00Z"/>
                <w:rFonts w:ascii="Arial" w:hAnsi="Arial" w:cs="Arial"/>
                <w:sz w:val="20"/>
                <w:szCs w:val="20"/>
                <w:lang w:val="en-GB"/>
              </w:rPr>
            </w:pPr>
          </w:p>
        </w:tc>
        <w:tc>
          <w:tcPr>
            <w:tcW w:w="1417" w:type="dxa"/>
          </w:tcPr>
          <w:p w14:paraId="23BB8179" w14:textId="7D896E87" w:rsidR="00140DDB" w:rsidRDefault="00140DD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303" w:author="Dylan Van Aswegen" w:date="2024-07-11T07:17:00Z" w16du:dateUtc="2024-07-11T05:17:00Z"/>
                <w:rFonts w:ascii="Arial" w:hAnsi="Arial" w:cs="Arial"/>
                <w:sz w:val="20"/>
                <w:szCs w:val="20"/>
                <w:lang w:val="en-GB"/>
              </w:rPr>
            </w:pPr>
            <w:ins w:id="4304" w:author="Dylan Van Aswegen" w:date="2024-07-11T07:17:00Z" w16du:dateUtc="2024-07-11T05:17:00Z">
              <w:r>
                <w:rPr>
                  <w:rFonts w:ascii="Arial" w:hAnsi="Arial" w:cs="Arial"/>
                  <w:sz w:val="20"/>
                  <w:szCs w:val="20"/>
                  <w:lang w:val="en-GB"/>
                </w:rPr>
                <w:t>Warning Message</w:t>
              </w:r>
            </w:ins>
          </w:p>
        </w:tc>
        <w:tc>
          <w:tcPr>
            <w:tcW w:w="1276" w:type="dxa"/>
          </w:tcPr>
          <w:p w14:paraId="6B62D127" w14:textId="4D704C2B" w:rsidR="00140DDB" w:rsidRDefault="00140DD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305" w:author="Dylan Van Aswegen" w:date="2024-07-11T07:17:00Z" w16du:dateUtc="2024-07-11T05:17:00Z"/>
                <w:rFonts w:ascii="Arial" w:hAnsi="Arial" w:cs="Arial"/>
                <w:sz w:val="20"/>
                <w:szCs w:val="20"/>
                <w:lang w:val="en-GB"/>
              </w:rPr>
            </w:pPr>
            <w:ins w:id="4306" w:author="Dylan Van Aswegen" w:date="2024-07-11T07:17:00Z" w16du:dateUtc="2024-07-11T05:17:00Z">
              <w:r>
                <w:rPr>
                  <w:rFonts w:ascii="Arial" w:hAnsi="Arial" w:cs="Arial"/>
                  <w:sz w:val="20"/>
                  <w:szCs w:val="20"/>
                  <w:lang w:val="en-GB"/>
                </w:rPr>
                <w:t>Text Field</w:t>
              </w:r>
            </w:ins>
          </w:p>
        </w:tc>
        <w:tc>
          <w:tcPr>
            <w:tcW w:w="1701" w:type="dxa"/>
          </w:tcPr>
          <w:p w14:paraId="48FEA8F9" w14:textId="5DC0550C" w:rsidR="00140DDB" w:rsidRPr="00140DDB" w:rsidRDefault="00140DDB">
            <w:pPr>
              <w:spacing w:line="360" w:lineRule="auto"/>
              <w:jc w:val="both"/>
              <w:cnfStyle w:val="000000100000" w:firstRow="0" w:lastRow="0" w:firstColumn="0" w:lastColumn="0" w:oddVBand="0" w:evenVBand="0" w:oddHBand="1" w:evenHBand="0" w:firstRowFirstColumn="0" w:firstRowLastColumn="0" w:lastRowFirstColumn="0" w:lastRowLastColumn="0"/>
              <w:rPr>
                <w:ins w:id="4307" w:author="Dylan Van Aswegen" w:date="2024-07-11T07:17:00Z" w16du:dateUtc="2024-07-11T05:17:00Z"/>
                <w:rFonts w:ascii="Arial" w:hAnsi="Arial" w:cs="Arial"/>
                <w:sz w:val="20"/>
                <w:szCs w:val="20"/>
                <w:lang w:val="en-GB"/>
                <w:rPrChange w:id="4308" w:author="Dylan Van Aswegen" w:date="2024-07-11T07:17:00Z" w16du:dateUtc="2024-07-11T05:17:00Z">
                  <w:rPr>
                    <w:ins w:id="4309" w:author="Dylan Van Aswegen" w:date="2024-07-11T07:17:00Z" w16du:dateUtc="2024-07-11T05:17:00Z"/>
                    <w:lang w:val="en-GB"/>
                  </w:rPr>
                </w:rPrChange>
              </w:rPr>
              <w:pPrChange w:id="4310" w:author="Dylan Van Aswegen" w:date="2024-07-11T07:17:00Z" w16du:dateUtc="2024-07-11T05:17: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4311" w:author="Dylan Van Aswegen" w:date="2024-07-11T07:17:00Z" w16du:dateUtc="2024-07-11T05:17:00Z">
              <w:r>
                <w:rPr>
                  <w:rFonts w:ascii="Arial" w:hAnsi="Arial" w:cs="Arial"/>
                  <w:sz w:val="20"/>
                  <w:szCs w:val="20"/>
                  <w:lang w:val="en-GB"/>
                </w:rPr>
                <w:t>String</w:t>
              </w:r>
            </w:ins>
          </w:p>
        </w:tc>
        <w:tc>
          <w:tcPr>
            <w:tcW w:w="1417" w:type="dxa"/>
          </w:tcPr>
          <w:p w14:paraId="6CA53032" w14:textId="77777777" w:rsidR="00140DDB" w:rsidRDefault="00140DD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312" w:author="Dylan Van Aswegen" w:date="2024-07-11T07:17:00Z" w16du:dateUtc="2024-07-11T05:17:00Z"/>
                <w:rFonts w:ascii="Arial" w:hAnsi="Arial" w:cs="Arial"/>
                <w:sz w:val="20"/>
                <w:szCs w:val="20"/>
                <w:lang w:val="en-GB"/>
              </w:rPr>
            </w:pPr>
          </w:p>
        </w:tc>
        <w:tc>
          <w:tcPr>
            <w:tcW w:w="3828" w:type="dxa"/>
          </w:tcPr>
          <w:p w14:paraId="1836E2E8" w14:textId="35D82447" w:rsidR="00140DDB" w:rsidRPr="00140DDB" w:rsidRDefault="00140DDB">
            <w:pPr>
              <w:pStyle w:val="BodyText"/>
              <w:jc w:val="both"/>
              <w:cnfStyle w:val="000000100000" w:firstRow="0" w:lastRow="0" w:firstColumn="0" w:lastColumn="0" w:oddVBand="0" w:evenVBand="0" w:oddHBand="1" w:evenHBand="0" w:firstRowFirstColumn="0" w:firstRowLastColumn="0" w:lastRowFirstColumn="0" w:lastRowLastColumn="0"/>
              <w:rPr>
                <w:ins w:id="4313" w:author="Dylan Van Aswegen" w:date="2024-07-11T07:17:00Z" w16du:dateUtc="2024-07-11T05:17:00Z"/>
              </w:rPr>
              <w:pPrChange w:id="4314" w:author="Dylan Van Aswegen" w:date="2024-07-11T07:18:00Z" w16du:dateUtc="2024-07-11T05:18: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4315" w:author="Dylan Van Aswegen" w:date="2024-07-11T07:17:00Z" w16du:dateUtc="2024-07-11T05:17:00Z">
              <w:r>
                <w:rPr>
                  <w:rFonts w:ascii="Arial" w:hAnsi="Arial" w:cs="Arial"/>
                  <w:sz w:val="20"/>
                  <w:szCs w:val="20"/>
                </w:rPr>
                <w:t xml:space="preserve">This field will be populated by the application with the </w:t>
              </w:r>
            </w:ins>
            <w:ins w:id="4316" w:author="Dylan Van Aswegen" w:date="2024-07-11T07:18:00Z" w16du:dateUtc="2024-07-11T05:18:00Z">
              <w:r>
                <w:rPr>
                  <w:rFonts w:ascii="Arial" w:hAnsi="Arial" w:cs="Arial"/>
                  <w:sz w:val="20"/>
                  <w:szCs w:val="20"/>
                </w:rPr>
                <w:t>warning message “</w:t>
              </w:r>
              <w:r w:rsidRPr="00140DDB">
                <w:rPr>
                  <w:rFonts w:ascii="Arial" w:hAnsi="Arial" w:cs="Arial"/>
                  <w:sz w:val="20"/>
                  <w:szCs w:val="20"/>
                  <w:rPrChange w:id="4317" w:author="Dylan Van Aswegen" w:date="2024-07-11T07:18:00Z" w16du:dateUtc="2024-07-11T05:18:00Z">
                    <w:rPr>
                      <w:color w:val="0070C0"/>
                    </w:rPr>
                  </w:rPrChange>
                </w:rPr>
                <w:t>If you want to use one of the payment methods that can’t be selected, you will need to manually renew the subscription.  You will be able to select the payment method in checkout.</w:t>
              </w:r>
              <w:r w:rsidRPr="00140DDB">
                <w:rPr>
                  <w:rFonts w:ascii="Arial" w:hAnsi="Arial" w:cs="Arial"/>
                  <w:sz w:val="20"/>
                  <w:szCs w:val="20"/>
                  <w:rPrChange w:id="4318" w:author="Dylan Van Aswegen" w:date="2024-07-11T07:18:00Z" w16du:dateUtc="2024-07-11T05:18:00Z">
                    <w:rPr/>
                  </w:rPrChange>
                </w:rPr>
                <w:t>”</w:t>
              </w:r>
            </w:ins>
          </w:p>
        </w:tc>
      </w:tr>
      <w:tr w:rsidR="00140DDB" w14:paraId="54EACC23" w14:textId="77777777" w:rsidTr="00B85F07">
        <w:trPr>
          <w:ins w:id="4319" w:author="Dylan Van Aswegen" w:date="2024-07-11T07:08:00Z"/>
        </w:trPr>
        <w:tc>
          <w:tcPr>
            <w:cnfStyle w:val="001000000000" w:firstRow="0" w:lastRow="0" w:firstColumn="1" w:lastColumn="0" w:oddVBand="0" w:evenVBand="0" w:oddHBand="0" w:evenHBand="0" w:firstRowFirstColumn="0" w:firstRowLastColumn="0" w:lastRowFirstColumn="0" w:lastRowLastColumn="0"/>
            <w:tcW w:w="1135" w:type="dxa"/>
          </w:tcPr>
          <w:p w14:paraId="17A5E37E" w14:textId="77777777" w:rsidR="00882B49" w:rsidRDefault="00882B49" w:rsidP="00B85F07">
            <w:pPr>
              <w:spacing w:line="360" w:lineRule="auto"/>
              <w:jc w:val="both"/>
              <w:rPr>
                <w:ins w:id="4320" w:author="Dylan Van Aswegen" w:date="2024-07-11T07:08:00Z" w16du:dateUtc="2024-07-11T05:08:00Z"/>
                <w:rFonts w:ascii="Arial" w:hAnsi="Arial" w:cs="Arial"/>
                <w:sz w:val="20"/>
                <w:szCs w:val="20"/>
                <w:lang w:val="en-GB"/>
              </w:rPr>
            </w:pPr>
          </w:p>
        </w:tc>
        <w:tc>
          <w:tcPr>
            <w:tcW w:w="1417" w:type="dxa"/>
          </w:tcPr>
          <w:p w14:paraId="52150F8C" w14:textId="31C5D450" w:rsidR="00882B49" w:rsidRDefault="00882B4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321" w:author="Dylan Van Aswegen" w:date="2024-07-11T07:08:00Z" w16du:dateUtc="2024-07-11T05:08:00Z"/>
                <w:rFonts w:ascii="Arial" w:hAnsi="Arial" w:cs="Arial"/>
                <w:sz w:val="20"/>
                <w:szCs w:val="20"/>
                <w:lang w:val="en-GB"/>
              </w:rPr>
            </w:pPr>
            <w:ins w:id="4322" w:author="Dylan Van Aswegen" w:date="2024-07-11T07:09:00Z" w16du:dateUtc="2024-07-11T05:09:00Z">
              <w:r>
                <w:rPr>
                  <w:rFonts w:ascii="Arial" w:hAnsi="Arial" w:cs="Arial"/>
                  <w:sz w:val="20"/>
                  <w:szCs w:val="20"/>
                  <w:lang w:val="en-GB"/>
                </w:rPr>
                <w:t>Available Payment Methods</w:t>
              </w:r>
            </w:ins>
          </w:p>
        </w:tc>
        <w:tc>
          <w:tcPr>
            <w:tcW w:w="1276" w:type="dxa"/>
          </w:tcPr>
          <w:p w14:paraId="0D023F3C" w14:textId="37483EA0" w:rsidR="00882B49" w:rsidRDefault="00882B4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323" w:author="Dylan Van Aswegen" w:date="2024-07-11T07:08:00Z" w16du:dateUtc="2024-07-11T05:08:00Z"/>
                <w:rFonts w:ascii="Arial" w:hAnsi="Arial" w:cs="Arial"/>
                <w:sz w:val="20"/>
                <w:szCs w:val="20"/>
                <w:lang w:val="en-GB"/>
              </w:rPr>
            </w:pPr>
            <w:ins w:id="4324" w:author="Dylan Van Aswegen" w:date="2024-07-11T07:09:00Z" w16du:dateUtc="2024-07-11T05:09:00Z">
              <w:r>
                <w:rPr>
                  <w:rFonts w:ascii="Arial" w:hAnsi="Arial" w:cs="Arial"/>
                  <w:sz w:val="20"/>
                  <w:szCs w:val="20"/>
                  <w:lang w:val="en-GB"/>
                </w:rPr>
                <w:t>Drop Down Menu</w:t>
              </w:r>
            </w:ins>
            <w:ins w:id="4325" w:author="Dylan Van Aswegen" w:date="2024-07-11T07:08:00Z" w16du:dateUtc="2024-07-11T05:08:00Z">
              <w:r>
                <w:rPr>
                  <w:rFonts w:ascii="Arial" w:hAnsi="Arial" w:cs="Arial"/>
                  <w:sz w:val="20"/>
                  <w:szCs w:val="20"/>
                  <w:lang w:val="en-GB"/>
                </w:rPr>
                <w:t xml:space="preserve"> </w:t>
              </w:r>
            </w:ins>
          </w:p>
        </w:tc>
        <w:tc>
          <w:tcPr>
            <w:tcW w:w="1701" w:type="dxa"/>
          </w:tcPr>
          <w:p w14:paraId="2A409E51" w14:textId="294980DF" w:rsidR="00882B49" w:rsidRPr="00882B49" w:rsidRDefault="00882B49">
            <w:pPr>
              <w:pStyle w:val="ListParagraph"/>
              <w:numPr>
                <w:ilvl w:val="0"/>
                <w:numId w:val="2"/>
              </w:numPr>
              <w:spacing w:line="360" w:lineRule="auto"/>
              <w:ind w:left="174" w:hanging="158"/>
              <w:jc w:val="both"/>
              <w:cnfStyle w:val="000000000000" w:firstRow="0" w:lastRow="0" w:firstColumn="0" w:lastColumn="0" w:oddVBand="0" w:evenVBand="0" w:oddHBand="0" w:evenHBand="0" w:firstRowFirstColumn="0" w:firstRowLastColumn="0" w:lastRowFirstColumn="0" w:lastRowLastColumn="0"/>
              <w:rPr>
                <w:ins w:id="4326" w:author="Dylan Van Aswegen" w:date="2024-07-11T07:08:00Z" w16du:dateUtc="2024-07-11T05:08:00Z"/>
                <w:rFonts w:ascii="Arial" w:hAnsi="Arial" w:cs="Arial"/>
                <w:sz w:val="20"/>
                <w:szCs w:val="20"/>
                <w:lang w:val="en-GB"/>
                <w:rPrChange w:id="4327" w:author="Dylan Van Aswegen" w:date="2024-07-11T07:09:00Z" w16du:dateUtc="2024-07-11T05:09:00Z">
                  <w:rPr>
                    <w:ins w:id="4328" w:author="Dylan Van Aswegen" w:date="2024-07-11T07:08:00Z" w16du:dateUtc="2024-07-11T05:08:00Z"/>
                    <w:lang w:val="en-GB"/>
                  </w:rPr>
                </w:rPrChange>
              </w:rPr>
              <w:pPrChange w:id="4329" w:author="Dylan Van Aswegen" w:date="2024-07-11T07:17:00Z" w16du:dateUtc="2024-07-11T05:17: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4330" w:author="Dylan Van Aswegen" w:date="2024-07-11T07:09:00Z" w16du:dateUtc="2024-07-11T05:09:00Z">
              <w:r>
                <w:rPr>
                  <w:rFonts w:ascii="Arial" w:hAnsi="Arial" w:cs="Arial"/>
                  <w:sz w:val="20"/>
                  <w:szCs w:val="20"/>
                  <w:lang w:val="en-GB"/>
                </w:rPr>
                <w:t>P</w:t>
              </w:r>
            </w:ins>
            <w:ins w:id="4331" w:author="Dylan Van Aswegen" w:date="2024-07-11T07:10:00Z" w16du:dateUtc="2024-07-11T05:10:00Z">
              <w:r>
                <w:rPr>
                  <w:rFonts w:ascii="Arial" w:hAnsi="Arial" w:cs="Arial"/>
                  <w:sz w:val="20"/>
                  <w:szCs w:val="20"/>
                  <w:lang w:val="en-GB"/>
                </w:rPr>
                <w:t xml:space="preserve">ayment Methods </w:t>
              </w:r>
            </w:ins>
            <w:ins w:id="4332" w:author="Dylan Van Aswegen" w:date="2024-07-11T07:11:00Z" w16du:dateUtc="2024-07-11T05:11:00Z">
              <w:r>
                <w:rPr>
                  <w:rFonts w:ascii="Arial" w:hAnsi="Arial" w:cs="Arial"/>
                  <w:sz w:val="20"/>
                  <w:szCs w:val="20"/>
                  <w:lang w:val="en-GB"/>
                </w:rPr>
                <w:t>Configured By Admin</w:t>
              </w:r>
            </w:ins>
            <w:ins w:id="4333" w:author="Dylan Van Aswegen" w:date="2024-07-11T07:08:00Z" w16du:dateUtc="2024-07-11T05:08:00Z">
              <w:r w:rsidRPr="00882B49">
                <w:rPr>
                  <w:rFonts w:ascii="Arial" w:hAnsi="Arial" w:cs="Arial"/>
                  <w:sz w:val="20"/>
                  <w:szCs w:val="20"/>
                  <w:lang w:val="en-GB"/>
                  <w:rPrChange w:id="4334" w:author="Dylan Van Aswegen" w:date="2024-07-11T07:09:00Z" w16du:dateUtc="2024-07-11T05:09:00Z">
                    <w:rPr>
                      <w:lang w:val="en-GB"/>
                    </w:rPr>
                  </w:rPrChange>
                </w:rPr>
                <w:t xml:space="preserve"> </w:t>
              </w:r>
            </w:ins>
          </w:p>
        </w:tc>
        <w:tc>
          <w:tcPr>
            <w:tcW w:w="1417" w:type="dxa"/>
          </w:tcPr>
          <w:p w14:paraId="0C0641C6" w14:textId="77777777" w:rsidR="00882B49" w:rsidRDefault="00882B4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335" w:author="Dylan Van Aswegen" w:date="2024-07-11T07:08:00Z" w16du:dateUtc="2024-07-11T05:08:00Z"/>
                <w:rFonts w:ascii="Arial" w:hAnsi="Arial" w:cs="Arial"/>
                <w:sz w:val="20"/>
                <w:szCs w:val="20"/>
                <w:lang w:val="en-GB"/>
              </w:rPr>
            </w:pPr>
            <w:ins w:id="4336" w:author="Dylan Van Aswegen" w:date="2024-07-11T07:08:00Z" w16du:dateUtc="2024-07-11T05:08:00Z">
              <w:r>
                <w:rPr>
                  <w:rFonts w:ascii="Arial" w:hAnsi="Arial" w:cs="Arial"/>
                  <w:sz w:val="20"/>
                  <w:szCs w:val="20"/>
                  <w:lang w:val="en-GB"/>
                </w:rPr>
                <w:t>N/A</w:t>
              </w:r>
            </w:ins>
          </w:p>
        </w:tc>
        <w:tc>
          <w:tcPr>
            <w:tcW w:w="3828" w:type="dxa"/>
          </w:tcPr>
          <w:p w14:paraId="6716132E" w14:textId="1C6F6B07" w:rsidR="00882B49" w:rsidRDefault="00882B49"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337" w:author="Dylan Van Aswegen" w:date="2024-07-11T07:08:00Z" w16du:dateUtc="2024-07-11T05:08:00Z"/>
                <w:rFonts w:ascii="Arial" w:hAnsi="Arial" w:cs="Arial"/>
                <w:sz w:val="20"/>
                <w:szCs w:val="20"/>
                <w:lang w:val="en-GB"/>
              </w:rPr>
            </w:pPr>
            <w:ins w:id="4338" w:author="Dylan Van Aswegen" w:date="2024-07-11T07:11:00Z" w16du:dateUtc="2024-07-11T05:11:00Z">
              <w:r>
                <w:rPr>
                  <w:rFonts w:ascii="Arial" w:hAnsi="Arial" w:cs="Arial"/>
                  <w:sz w:val="20"/>
                  <w:szCs w:val="20"/>
                  <w:lang w:val="en-GB"/>
                </w:rPr>
                <w:t xml:space="preserve">The </w:t>
              </w:r>
            </w:ins>
            <w:ins w:id="4339" w:author="Dylan Van Aswegen" w:date="2024-07-11T07:12:00Z" w16du:dateUtc="2024-07-11T05:12:00Z">
              <w:r>
                <w:rPr>
                  <w:rFonts w:ascii="Arial" w:hAnsi="Arial" w:cs="Arial"/>
                  <w:sz w:val="20"/>
                  <w:szCs w:val="20"/>
                  <w:lang w:val="en-GB"/>
                </w:rPr>
                <w:t xml:space="preserve">user will select the payment method they want to use to renew the subscription. </w:t>
              </w:r>
            </w:ins>
            <w:ins w:id="4340" w:author="Dylan Van Aswegen" w:date="2024-07-11T07:16:00Z" w16du:dateUtc="2024-07-11T05:16:00Z">
              <w:r w:rsidR="00140DDB">
                <w:rPr>
                  <w:rFonts w:ascii="Arial" w:hAnsi="Arial" w:cs="Arial"/>
                  <w:sz w:val="20"/>
                  <w:szCs w:val="20"/>
                  <w:lang w:val="en-GB"/>
                </w:rPr>
                <w:t xml:space="preserve">Payment methods that will require them to go offsite should be greyed out. </w:t>
              </w:r>
            </w:ins>
          </w:p>
        </w:tc>
      </w:tr>
      <w:tr w:rsidR="00140DDB" w14:paraId="19C19CAC" w14:textId="77777777" w:rsidTr="00B85F07">
        <w:trPr>
          <w:cnfStyle w:val="000000100000" w:firstRow="0" w:lastRow="0" w:firstColumn="0" w:lastColumn="0" w:oddVBand="0" w:evenVBand="0" w:oddHBand="1" w:evenHBand="0" w:firstRowFirstColumn="0" w:firstRowLastColumn="0" w:lastRowFirstColumn="0" w:lastRowLastColumn="0"/>
          <w:ins w:id="4341" w:author="Dylan Van Aswegen" w:date="2024-07-11T07:08:00Z"/>
        </w:trPr>
        <w:tc>
          <w:tcPr>
            <w:cnfStyle w:val="001000000000" w:firstRow="0" w:lastRow="0" w:firstColumn="1" w:lastColumn="0" w:oddVBand="0" w:evenVBand="0" w:oddHBand="0" w:evenHBand="0" w:firstRowFirstColumn="0" w:firstRowLastColumn="0" w:lastRowFirstColumn="0" w:lastRowLastColumn="0"/>
            <w:tcW w:w="1135" w:type="dxa"/>
          </w:tcPr>
          <w:p w14:paraId="4EA6414B" w14:textId="77777777" w:rsidR="00882B49" w:rsidRDefault="00882B49" w:rsidP="00B85F07">
            <w:pPr>
              <w:spacing w:line="360" w:lineRule="auto"/>
              <w:jc w:val="both"/>
              <w:rPr>
                <w:ins w:id="4342" w:author="Dylan Van Aswegen" w:date="2024-07-11T07:08:00Z" w16du:dateUtc="2024-07-11T05:08:00Z"/>
                <w:rFonts w:ascii="Arial" w:hAnsi="Arial" w:cs="Arial"/>
                <w:sz w:val="20"/>
                <w:szCs w:val="20"/>
                <w:lang w:val="en-GB"/>
              </w:rPr>
            </w:pPr>
          </w:p>
        </w:tc>
        <w:tc>
          <w:tcPr>
            <w:tcW w:w="1417" w:type="dxa"/>
          </w:tcPr>
          <w:p w14:paraId="5B23A745" w14:textId="49734FAD" w:rsidR="00882B49" w:rsidRDefault="008625C3"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343" w:author="Dylan Van Aswegen" w:date="2024-07-11T07:08:00Z" w16du:dateUtc="2024-07-11T05:08:00Z"/>
                <w:rFonts w:ascii="Arial" w:hAnsi="Arial" w:cs="Arial"/>
                <w:sz w:val="20"/>
                <w:szCs w:val="20"/>
                <w:lang w:val="en-GB"/>
              </w:rPr>
            </w:pPr>
            <w:ins w:id="4344" w:author="Dylan Van Aswegen" w:date="2024-07-11T07:18:00Z" w16du:dateUtc="2024-07-11T05:18:00Z">
              <w:r>
                <w:rPr>
                  <w:rFonts w:ascii="Arial" w:hAnsi="Arial" w:cs="Arial"/>
                  <w:sz w:val="20"/>
                  <w:szCs w:val="20"/>
                  <w:lang w:val="en-GB"/>
                </w:rPr>
                <w:t>Cancel</w:t>
              </w:r>
            </w:ins>
          </w:p>
        </w:tc>
        <w:tc>
          <w:tcPr>
            <w:tcW w:w="1276" w:type="dxa"/>
          </w:tcPr>
          <w:p w14:paraId="01D4F7C8" w14:textId="77777777" w:rsidR="00882B49" w:rsidRDefault="00882B4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345" w:author="Dylan Van Aswegen" w:date="2024-07-11T07:08:00Z" w16du:dateUtc="2024-07-11T05:08:00Z"/>
                <w:rFonts w:ascii="Arial" w:hAnsi="Arial" w:cs="Arial"/>
                <w:sz w:val="20"/>
                <w:szCs w:val="20"/>
                <w:lang w:val="en-GB"/>
              </w:rPr>
            </w:pPr>
            <w:ins w:id="4346" w:author="Dylan Van Aswegen" w:date="2024-07-11T07:08:00Z" w16du:dateUtc="2024-07-11T05:08:00Z">
              <w:r>
                <w:rPr>
                  <w:rFonts w:ascii="Arial" w:hAnsi="Arial" w:cs="Arial"/>
                  <w:sz w:val="20"/>
                  <w:szCs w:val="20"/>
                  <w:lang w:val="en-GB"/>
                </w:rPr>
                <w:t>Button</w:t>
              </w:r>
            </w:ins>
          </w:p>
        </w:tc>
        <w:tc>
          <w:tcPr>
            <w:tcW w:w="1701" w:type="dxa"/>
          </w:tcPr>
          <w:p w14:paraId="623274D8" w14:textId="77777777" w:rsidR="00882B49" w:rsidRDefault="00882B4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347" w:author="Dylan Van Aswegen" w:date="2024-07-11T07:08:00Z" w16du:dateUtc="2024-07-11T05:08:00Z"/>
                <w:rFonts w:ascii="Arial" w:hAnsi="Arial" w:cs="Arial"/>
                <w:sz w:val="20"/>
                <w:szCs w:val="20"/>
                <w:lang w:val="en-GB"/>
              </w:rPr>
            </w:pPr>
          </w:p>
        </w:tc>
        <w:tc>
          <w:tcPr>
            <w:tcW w:w="1417" w:type="dxa"/>
          </w:tcPr>
          <w:p w14:paraId="44B95D5C" w14:textId="77777777" w:rsidR="00882B49" w:rsidRDefault="00882B4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348" w:author="Dylan Van Aswegen" w:date="2024-07-11T07:08:00Z" w16du:dateUtc="2024-07-11T05:08:00Z"/>
                <w:rFonts w:ascii="Arial" w:hAnsi="Arial" w:cs="Arial"/>
                <w:sz w:val="20"/>
                <w:szCs w:val="20"/>
                <w:lang w:val="en-GB"/>
              </w:rPr>
            </w:pPr>
            <w:ins w:id="4349" w:author="Dylan Van Aswegen" w:date="2024-07-11T07:08:00Z" w16du:dateUtc="2024-07-11T05:08:00Z">
              <w:r>
                <w:rPr>
                  <w:rFonts w:ascii="Arial" w:hAnsi="Arial" w:cs="Arial"/>
                  <w:sz w:val="20"/>
                  <w:szCs w:val="20"/>
                  <w:lang w:val="en-GB"/>
                </w:rPr>
                <w:t>N/A</w:t>
              </w:r>
            </w:ins>
          </w:p>
        </w:tc>
        <w:tc>
          <w:tcPr>
            <w:tcW w:w="3828" w:type="dxa"/>
          </w:tcPr>
          <w:p w14:paraId="163F6991" w14:textId="287ED31E" w:rsidR="00882B49" w:rsidRDefault="00882B49"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350" w:author="Dylan Van Aswegen" w:date="2024-07-11T07:08:00Z" w16du:dateUtc="2024-07-11T05:08:00Z"/>
                <w:rFonts w:ascii="Arial" w:hAnsi="Arial" w:cs="Arial"/>
                <w:sz w:val="20"/>
                <w:szCs w:val="20"/>
                <w:lang w:val="en-GB"/>
              </w:rPr>
            </w:pPr>
            <w:ins w:id="4351" w:author="Dylan Van Aswegen" w:date="2024-07-11T07:08:00Z" w16du:dateUtc="2024-07-11T05:08:00Z">
              <w:r>
                <w:rPr>
                  <w:rFonts w:ascii="Arial" w:hAnsi="Arial" w:cs="Arial"/>
                  <w:sz w:val="20"/>
                  <w:szCs w:val="20"/>
                  <w:lang w:val="en-GB"/>
                </w:rPr>
                <w:t>This button will be used to navigate back to the “</w:t>
              </w:r>
            </w:ins>
            <w:ins w:id="4352" w:author="Dylan Van Aswegen" w:date="2024-07-11T07:18:00Z" w16du:dateUtc="2024-07-11T05:18:00Z">
              <w:r w:rsidR="008625C3">
                <w:rPr>
                  <w:rFonts w:ascii="Arial" w:hAnsi="Arial" w:cs="Arial"/>
                  <w:sz w:val="20"/>
                  <w:szCs w:val="20"/>
                  <w:lang w:val="en-GB"/>
                </w:rPr>
                <w:t>Su</w:t>
              </w:r>
            </w:ins>
            <w:ins w:id="4353" w:author="Dylan Van Aswegen" w:date="2024-07-11T07:19:00Z" w16du:dateUtc="2024-07-11T05:19:00Z">
              <w:r w:rsidR="008625C3">
                <w:rPr>
                  <w:rFonts w:ascii="Arial" w:hAnsi="Arial" w:cs="Arial"/>
                  <w:sz w:val="20"/>
                  <w:szCs w:val="20"/>
                  <w:lang w:val="en-GB"/>
                </w:rPr>
                <w:t>bscriptions</w:t>
              </w:r>
            </w:ins>
            <w:ins w:id="4354" w:author="Dylan Van Aswegen" w:date="2024-07-11T07:08:00Z" w16du:dateUtc="2024-07-11T05:08:00Z">
              <w:r>
                <w:rPr>
                  <w:rFonts w:ascii="Arial" w:hAnsi="Arial" w:cs="Arial"/>
                  <w:sz w:val="20"/>
                  <w:szCs w:val="20"/>
                  <w:lang w:val="en-GB"/>
                </w:rPr>
                <w:t>” page. Once clicked, the user will be navigated back to the “</w:t>
              </w:r>
            </w:ins>
            <w:ins w:id="4355" w:author="Dylan Van Aswegen" w:date="2024-07-11T07:19:00Z" w16du:dateUtc="2024-07-11T05:19:00Z">
              <w:r w:rsidR="008625C3">
                <w:rPr>
                  <w:rFonts w:ascii="Arial" w:hAnsi="Arial" w:cs="Arial"/>
                  <w:sz w:val="20"/>
                  <w:szCs w:val="20"/>
                  <w:lang w:val="en-GB"/>
                </w:rPr>
                <w:t>“Subscriptions</w:t>
              </w:r>
            </w:ins>
            <w:ins w:id="4356" w:author="Dylan Van Aswegen" w:date="2024-07-11T07:08:00Z" w16du:dateUtc="2024-07-11T05:08:00Z">
              <w:r>
                <w:rPr>
                  <w:rFonts w:ascii="Arial" w:hAnsi="Arial" w:cs="Arial"/>
                  <w:sz w:val="20"/>
                  <w:szCs w:val="20"/>
                  <w:lang w:val="en-GB"/>
                </w:rPr>
                <w:t>” page</w:t>
              </w:r>
            </w:ins>
            <w:ins w:id="4357" w:author="Dylan Van Aswegen" w:date="2024-07-11T07:19:00Z" w16du:dateUtc="2024-07-11T05:19:00Z">
              <w:r w:rsidR="008625C3">
                <w:rPr>
                  <w:rFonts w:ascii="Arial" w:hAnsi="Arial" w:cs="Arial"/>
                  <w:sz w:val="20"/>
                  <w:szCs w:val="20"/>
                  <w:lang w:val="en-GB"/>
                </w:rPr>
                <w:t xml:space="preserve"> and selections made in the </w:t>
              </w:r>
            </w:ins>
            <w:ins w:id="4358" w:author="Dylan Van Aswegen" w:date="2024-07-11T07:20:00Z" w16du:dateUtc="2024-07-11T05:20:00Z">
              <w:r w:rsidR="008625C3">
                <w:rPr>
                  <w:rFonts w:ascii="Arial" w:hAnsi="Arial" w:cs="Arial"/>
                  <w:sz w:val="20"/>
                  <w:szCs w:val="20"/>
                  <w:lang w:val="en-GB"/>
                </w:rPr>
                <w:t>drop-down</w:t>
              </w:r>
            </w:ins>
            <w:ins w:id="4359" w:author="Dylan Van Aswegen" w:date="2024-07-11T07:19:00Z" w16du:dateUtc="2024-07-11T05:19:00Z">
              <w:r w:rsidR="008625C3">
                <w:rPr>
                  <w:rFonts w:ascii="Arial" w:hAnsi="Arial" w:cs="Arial"/>
                  <w:sz w:val="20"/>
                  <w:szCs w:val="20"/>
                  <w:lang w:val="en-GB"/>
                </w:rPr>
                <w:t xml:space="preserve"> menu should be ignored. </w:t>
              </w:r>
            </w:ins>
            <w:ins w:id="4360" w:author="Dylan Van Aswegen" w:date="2024-07-11T07:08:00Z" w16du:dateUtc="2024-07-11T05:08:00Z">
              <w:r>
                <w:rPr>
                  <w:rFonts w:ascii="Arial" w:hAnsi="Arial" w:cs="Arial"/>
                  <w:sz w:val="20"/>
                  <w:szCs w:val="20"/>
                  <w:lang w:val="en-GB"/>
                </w:rPr>
                <w:t xml:space="preserve"> </w:t>
              </w:r>
            </w:ins>
          </w:p>
        </w:tc>
      </w:tr>
      <w:tr w:rsidR="008625C3" w14:paraId="794E6B78" w14:textId="77777777" w:rsidTr="00B85F07">
        <w:trPr>
          <w:ins w:id="4361" w:author="Dylan Van Aswegen" w:date="2024-07-11T07:19:00Z"/>
        </w:trPr>
        <w:tc>
          <w:tcPr>
            <w:cnfStyle w:val="001000000000" w:firstRow="0" w:lastRow="0" w:firstColumn="1" w:lastColumn="0" w:oddVBand="0" w:evenVBand="0" w:oddHBand="0" w:evenHBand="0" w:firstRowFirstColumn="0" w:firstRowLastColumn="0" w:lastRowFirstColumn="0" w:lastRowLastColumn="0"/>
            <w:tcW w:w="1135" w:type="dxa"/>
          </w:tcPr>
          <w:p w14:paraId="066225FA" w14:textId="77777777" w:rsidR="008625C3" w:rsidRDefault="008625C3" w:rsidP="00B85F07">
            <w:pPr>
              <w:spacing w:line="360" w:lineRule="auto"/>
              <w:jc w:val="both"/>
              <w:rPr>
                <w:ins w:id="4362" w:author="Dylan Van Aswegen" w:date="2024-07-11T07:19:00Z" w16du:dateUtc="2024-07-11T05:19:00Z"/>
                <w:rFonts w:ascii="Arial" w:hAnsi="Arial" w:cs="Arial"/>
                <w:sz w:val="20"/>
                <w:szCs w:val="20"/>
                <w:lang w:val="en-GB"/>
              </w:rPr>
            </w:pPr>
          </w:p>
        </w:tc>
        <w:tc>
          <w:tcPr>
            <w:tcW w:w="1417" w:type="dxa"/>
          </w:tcPr>
          <w:p w14:paraId="7E5797B2" w14:textId="5DFEAA24" w:rsidR="008625C3" w:rsidRDefault="008625C3"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363" w:author="Dylan Van Aswegen" w:date="2024-07-11T07:19:00Z" w16du:dateUtc="2024-07-11T05:19:00Z"/>
                <w:rFonts w:ascii="Arial" w:hAnsi="Arial" w:cs="Arial"/>
                <w:sz w:val="20"/>
                <w:szCs w:val="20"/>
                <w:lang w:val="en-GB"/>
              </w:rPr>
            </w:pPr>
            <w:ins w:id="4364" w:author="Dylan Van Aswegen" w:date="2024-07-11T07:19:00Z" w16du:dateUtc="2024-07-11T05:19:00Z">
              <w:r>
                <w:rPr>
                  <w:rFonts w:ascii="Arial" w:hAnsi="Arial" w:cs="Arial"/>
                  <w:sz w:val="20"/>
                  <w:szCs w:val="20"/>
                  <w:lang w:val="en-GB"/>
                </w:rPr>
                <w:t>Confirm</w:t>
              </w:r>
            </w:ins>
          </w:p>
        </w:tc>
        <w:tc>
          <w:tcPr>
            <w:tcW w:w="1276" w:type="dxa"/>
          </w:tcPr>
          <w:p w14:paraId="01638A7E" w14:textId="57F2821E" w:rsidR="008625C3" w:rsidRDefault="008625C3"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365" w:author="Dylan Van Aswegen" w:date="2024-07-11T07:19:00Z" w16du:dateUtc="2024-07-11T05:19:00Z"/>
                <w:rFonts w:ascii="Arial" w:hAnsi="Arial" w:cs="Arial"/>
                <w:sz w:val="20"/>
                <w:szCs w:val="20"/>
                <w:lang w:val="en-GB"/>
              </w:rPr>
            </w:pPr>
            <w:ins w:id="4366" w:author="Dylan Van Aswegen" w:date="2024-07-11T07:19:00Z" w16du:dateUtc="2024-07-11T05:19:00Z">
              <w:r>
                <w:rPr>
                  <w:rFonts w:ascii="Arial" w:hAnsi="Arial" w:cs="Arial"/>
                  <w:sz w:val="20"/>
                  <w:szCs w:val="20"/>
                  <w:lang w:val="en-GB"/>
                </w:rPr>
                <w:t>Button</w:t>
              </w:r>
            </w:ins>
          </w:p>
        </w:tc>
        <w:tc>
          <w:tcPr>
            <w:tcW w:w="1701" w:type="dxa"/>
          </w:tcPr>
          <w:p w14:paraId="62C4BCF1" w14:textId="77777777" w:rsidR="008625C3" w:rsidRDefault="008625C3"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367" w:author="Dylan Van Aswegen" w:date="2024-07-11T07:19:00Z" w16du:dateUtc="2024-07-11T05:19:00Z"/>
                <w:rFonts w:ascii="Arial" w:hAnsi="Arial" w:cs="Arial"/>
                <w:sz w:val="20"/>
                <w:szCs w:val="20"/>
                <w:lang w:val="en-GB"/>
              </w:rPr>
            </w:pPr>
          </w:p>
        </w:tc>
        <w:tc>
          <w:tcPr>
            <w:tcW w:w="1417" w:type="dxa"/>
          </w:tcPr>
          <w:p w14:paraId="30915A18" w14:textId="5B9B4C5F" w:rsidR="008625C3" w:rsidRDefault="008625C3"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368" w:author="Dylan Van Aswegen" w:date="2024-07-11T07:19:00Z" w16du:dateUtc="2024-07-11T05:19:00Z"/>
                <w:rFonts w:ascii="Arial" w:hAnsi="Arial" w:cs="Arial"/>
                <w:sz w:val="20"/>
                <w:szCs w:val="20"/>
                <w:lang w:val="en-GB"/>
              </w:rPr>
            </w:pPr>
            <w:ins w:id="4369" w:author="Dylan Van Aswegen" w:date="2024-07-11T07:19:00Z" w16du:dateUtc="2024-07-11T05:19:00Z">
              <w:r>
                <w:rPr>
                  <w:rFonts w:ascii="Arial" w:hAnsi="Arial" w:cs="Arial"/>
                  <w:sz w:val="20"/>
                  <w:szCs w:val="20"/>
                  <w:lang w:val="en-GB"/>
                </w:rPr>
                <w:t>N/A</w:t>
              </w:r>
            </w:ins>
          </w:p>
        </w:tc>
        <w:tc>
          <w:tcPr>
            <w:tcW w:w="3828" w:type="dxa"/>
          </w:tcPr>
          <w:p w14:paraId="533A2947" w14:textId="262A5D6C" w:rsidR="008625C3" w:rsidRDefault="008625C3"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370" w:author="Dylan Van Aswegen" w:date="2024-07-11T07:19:00Z" w16du:dateUtc="2024-07-11T05:19:00Z"/>
                <w:rFonts w:ascii="Arial" w:hAnsi="Arial" w:cs="Arial"/>
                <w:sz w:val="20"/>
                <w:szCs w:val="20"/>
                <w:lang w:val="en-GB"/>
              </w:rPr>
            </w:pPr>
            <w:ins w:id="4371" w:author="Dylan Van Aswegen" w:date="2024-07-11T07:20:00Z" w16du:dateUtc="2024-07-11T05:20:00Z">
              <w:r>
                <w:rPr>
                  <w:rFonts w:ascii="Arial" w:hAnsi="Arial" w:cs="Arial"/>
                  <w:sz w:val="20"/>
                  <w:szCs w:val="20"/>
                  <w:lang w:val="en-GB"/>
                </w:rPr>
                <w:t>This button will be used by the user to confirm the payment method selected. Once clicked, the user will be navigated back to the “Subscriptions” page and the selected pay</w:t>
              </w:r>
            </w:ins>
            <w:ins w:id="4372" w:author="Dylan Van Aswegen" w:date="2024-07-11T07:21:00Z" w16du:dateUtc="2024-07-11T05:21:00Z">
              <w:r>
                <w:rPr>
                  <w:rFonts w:ascii="Arial" w:hAnsi="Arial" w:cs="Arial"/>
                  <w:sz w:val="20"/>
                  <w:szCs w:val="20"/>
                  <w:lang w:val="en-GB"/>
                </w:rPr>
                <w:t xml:space="preserve">ment method </w:t>
              </w:r>
            </w:ins>
            <w:ins w:id="4373" w:author="Dylan Van Aswegen" w:date="2024-07-11T07:22:00Z" w16du:dateUtc="2024-07-11T05:22:00Z">
              <w:r>
                <w:rPr>
                  <w:rFonts w:ascii="Arial" w:hAnsi="Arial" w:cs="Arial"/>
                  <w:sz w:val="20"/>
                  <w:szCs w:val="20"/>
                  <w:lang w:val="en-GB"/>
                </w:rPr>
                <w:t>should be assigned to the subscription it was selected for.</w:t>
              </w:r>
            </w:ins>
            <w:ins w:id="4374" w:author="Dylan Van Aswegen" w:date="2024-07-11T07:23:00Z" w16du:dateUtc="2024-07-11T05:23:00Z">
              <w:r>
                <w:rPr>
                  <w:rFonts w:ascii="Arial" w:hAnsi="Arial" w:cs="Arial"/>
                  <w:sz w:val="20"/>
                  <w:szCs w:val="20"/>
                  <w:lang w:val="en-GB"/>
                </w:rPr>
                <w:t xml:space="preserve"> Where the user selected a greyed out payment method, the status will be updated to manual renew. </w:t>
              </w:r>
            </w:ins>
          </w:p>
        </w:tc>
      </w:tr>
    </w:tbl>
    <w:p w14:paraId="6DD25E93" w14:textId="534C5961" w:rsidR="00380F1B" w:rsidRPr="00882B49" w:rsidRDefault="00380F1B" w:rsidP="00FF5445">
      <w:pPr>
        <w:rPr>
          <w:ins w:id="4375" w:author="Dylan Van Aswegen" w:date="2024-07-10T17:19:00Z" w16du:dateUtc="2024-07-10T15:19:00Z"/>
          <w:lang w:val="en-GB"/>
          <w:rPrChange w:id="4376" w:author="Dylan Van Aswegen" w:date="2024-07-11T07:08:00Z" w16du:dateUtc="2024-07-11T05:08:00Z">
            <w:rPr>
              <w:ins w:id="4377" w:author="Dylan Van Aswegen" w:date="2024-07-10T17:19:00Z" w16du:dateUtc="2024-07-10T15:19:00Z"/>
            </w:rPr>
          </w:rPrChange>
        </w:rPr>
      </w:pPr>
    </w:p>
    <w:p w14:paraId="43F2143A" w14:textId="7096E124" w:rsidR="00380F1B" w:rsidRDefault="00380F1B" w:rsidP="00FF5445">
      <w:pPr>
        <w:rPr>
          <w:ins w:id="4378" w:author="Dylan Van Aswegen" w:date="2024-07-10T17:19:00Z" w16du:dateUtc="2024-07-10T15:19:00Z"/>
        </w:rPr>
      </w:pPr>
      <w:ins w:id="4379" w:author="Dylan Van Aswegen" w:date="2024-07-10T17:19:00Z" w16du:dateUtc="2024-07-10T15:19:00Z">
        <w:r>
          <w:t xml:space="preserve">The swapping window presented to the user when they select the “Swapping To” link will consist of the following fields. </w:t>
        </w:r>
      </w:ins>
    </w:p>
    <w:tbl>
      <w:tblPr>
        <w:tblStyle w:val="GridTable4-Accent1"/>
        <w:tblW w:w="10774" w:type="dxa"/>
        <w:tblInd w:w="-714" w:type="dxa"/>
        <w:tblLook w:val="04A0" w:firstRow="1" w:lastRow="0" w:firstColumn="1" w:lastColumn="0" w:noHBand="0" w:noVBand="1"/>
      </w:tblPr>
      <w:tblGrid>
        <w:gridCol w:w="1120"/>
        <w:gridCol w:w="1407"/>
        <w:gridCol w:w="1229"/>
        <w:gridCol w:w="2037"/>
        <w:gridCol w:w="1396"/>
        <w:gridCol w:w="3585"/>
      </w:tblGrid>
      <w:tr w:rsidR="00586F9F" w14:paraId="7BA9DAC7" w14:textId="77777777" w:rsidTr="00B85F07">
        <w:trPr>
          <w:cnfStyle w:val="100000000000" w:firstRow="1" w:lastRow="0" w:firstColumn="0" w:lastColumn="0" w:oddVBand="0" w:evenVBand="0" w:oddHBand="0" w:evenHBand="0" w:firstRowFirstColumn="0" w:firstRowLastColumn="0" w:lastRowFirstColumn="0" w:lastRowLastColumn="0"/>
          <w:tblHeader/>
          <w:ins w:id="4380" w:author="Dylan Van Aswegen" w:date="2024-07-11T07:23: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562F45A" w14:textId="77777777" w:rsidR="008625C3" w:rsidRDefault="008625C3" w:rsidP="00B85F07">
            <w:pPr>
              <w:spacing w:line="360" w:lineRule="auto"/>
              <w:jc w:val="both"/>
              <w:rPr>
                <w:ins w:id="4381" w:author="Dylan Van Aswegen" w:date="2024-07-11T07:23:00Z" w16du:dateUtc="2024-07-11T05:23:00Z"/>
                <w:rFonts w:ascii="Arial" w:hAnsi="Arial" w:cs="Arial"/>
                <w:sz w:val="20"/>
                <w:szCs w:val="20"/>
                <w:lang w:val="en-GB"/>
              </w:rPr>
            </w:pPr>
            <w:ins w:id="4382" w:author="Dylan Van Aswegen" w:date="2024-07-11T07:23:00Z" w16du:dateUtc="2024-07-11T05:23:00Z">
              <w:r>
                <w:rPr>
                  <w:rFonts w:ascii="Arial" w:hAnsi="Arial" w:cs="Arial"/>
                  <w:sz w:val="20"/>
                  <w:szCs w:val="20"/>
                  <w:lang w:val="en-GB"/>
                </w:rPr>
                <w:t xml:space="preserve">Field Number </w:t>
              </w:r>
            </w:ins>
          </w:p>
        </w:tc>
        <w:tc>
          <w:tcPr>
            <w:tcW w:w="1417" w:type="dxa"/>
            <w:shd w:val="clear" w:color="auto" w:fill="002060"/>
          </w:tcPr>
          <w:p w14:paraId="1044CB55" w14:textId="77777777" w:rsidR="008625C3" w:rsidRDefault="008625C3"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383" w:author="Dylan Van Aswegen" w:date="2024-07-11T07:23:00Z" w16du:dateUtc="2024-07-11T05:23:00Z"/>
                <w:rFonts w:ascii="Arial" w:hAnsi="Arial" w:cs="Arial"/>
                <w:sz w:val="20"/>
                <w:szCs w:val="20"/>
                <w:lang w:val="en-GB"/>
              </w:rPr>
            </w:pPr>
            <w:ins w:id="4384" w:author="Dylan Van Aswegen" w:date="2024-07-11T07:23:00Z" w16du:dateUtc="2024-07-11T05:23:00Z">
              <w:r>
                <w:rPr>
                  <w:rFonts w:ascii="Arial" w:hAnsi="Arial" w:cs="Arial"/>
                  <w:sz w:val="20"/>
                  <w:szCs w:val="20"/>
                  <w:lang w:val="en-GB"/>
                </w:rPr>
                <w:t>Field Name</w:t>
              </w:r>
            </w:ins>
          </w:p>
        </w:tc>
        <w:tc>
          <w:tcPr>
            <w:tcW w:w="1276" w:type="dxa"/>
            <w:shd w:val="clear" w:color="auto" w:fill="002060"/>
          </w:tcPr>
          <w:p w14:paraId="3A393CEB" w14:textId="77777777" w:rsidR="008625C3" w:rsidRDefault="008625C3"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385" w:author="Dylan Van Aswegen" w:date="2024-07-11T07:23:00Z" w16du:dateUtc="2024-07-11T05:23:00Z"/>
                <w:rFonts w:ascii="Arial" w:hAnsi="Arial" w:cs="Arial"/>
                <w:sz w:val="20"/>
                <w:szCs w:val="20"/>
                <w:lang w:val="en-GB"/>
              </w:rPr>
            </w:pPr>
            <w:ins w:id="4386" w:author="Dylan Van Aswegen" w:date="2024-07-11T07:23:00Z" w16du:dateUtc="2024-07-11T05:23:00Z">
              <w:r>
                <w:rPr>
                  <w:rFonts w:ascii="Arial" w:hAnsi="Arial" w:cs="Arial"/>
                  <w:sz w:val="20"/>
                  <w:szCs w:val="20"/>
                  <w:lang w:val="en-GB"/>
                </w:rPr>
                <w:t>Field Type</w:t>
              </w:r>
            </w:ins>
          </w:p>
        </w:tc>
        <w:tc>
          <w:tcPr>
            <w:tcW w:w="1701" w:type="dxa"/>
            <w:shd w:val="clear" w:color="auto" w:fill="002060"/>
          </w:tcPr>
          <w:p w14:paraId="40E2D053" w14:textId="77777777" w:rsidR="008625C3" w:rsidRDefault="008625C3"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387" w:author="Dylan Van Aswegen" w:date="2024-07-11T07:23:00Z" w16du:dateUtc="2024-07-11T05:23:00Z"/>
                <w:rFonts w:ascii="Arial" w:hAnsi="Arial" w:cs="Arial"/>
                <w:sz w:val="20"/>
                <w:szCs w:val="20"/>
                <w:lang w:val="en-GB"/>
              </w:rPr>
            </w:pPr>
            <w:ins w:id="4388" w:author="Dylan Van Aswegen" w:date="2024-07-11T07:23:00Z" w16du:dateUtc="2024-07-11T05:23:00Z">
              <w:r>
                <w:rPr>
                  <w:rFonts w:ascii="Arial" w:hAnsi="Arial" w:cs="Arial"/>
                  <w:sz w:val="20"/>
                  <w:szCs w:val="20"/>
                  <w:lang w:val="en-GB"/>
                </w:rPr>
                <w:t>Field Data Type</w:t>
              </w:r>
            </w:ins>
          </w:p>
        </w:tc>
        <w:tc>
          <w:tcPr>
            <w:tcW w:w="1417" w:type="dxa"/>
            <w:shd w:val="clear" w:color="auto" w:fill="002060"/>
          </w:tcPr>
          <w:p w14:paraId="585EC888" w14:textId="77777777" w:rsidR="008625C3" w:rsidRDefault="008625C3"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389" w:author="Dylan Van Aswegen" w:date="2024-07-11T07:23:00Z" w16du:dateUtc="2024-07-11T05:23:00Z"/>
                <w:rFonts w:ascii="Arial" w:hAnsi="Arial" w:cs="Arial"/>
                <w:sz w:val="20"/>
                <w:szCs w:val="20"/>
                <w:lang w:val="en-GB"/>
              </w:rPr>
            </w:pPr>
            <w:ins w:id="4390" w:author="Dylan Van Aswegen" w:date="2024-07-11T07:23:00Z" w16du:dateUtc="2024-07-11T05:23:00Z">
              <w:r>
                <w:rPr>
                  <w:rFonts w:ascii="Arial" w:hAnsi="Arial" w:cs="Arial"/>
                  <w:sz w:val="20"/>
                  <w:szCs w:val="20"/>
                  <w:lang w:val="en-GB"/>
                </w:rPr>
                <w:t>Required?</w:t>
              </w:r>
            </w:ins>
          </w:p>
        </w:tc>
        <w:tc>
          <w:tcPr>
            <w:tcW w:w="3828" w:type="dxa"/>
            <w:shd w:val="clear" w:color="auto" w:fill="002060"/>
          </w:tcPr>
          <w:p w14:paraId="473FF514" w14:textId="77777777" w:rsidR="008625C3" w:rsidRDefault="008625C3"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391" w:author="Dylan Van Aswegen" w:date="2024-07-11T07:23:00Z" w16du:dateUtc="2024-07-11T05:23:00Z"/>
                <w:rFonts w:ascii="Arial" w:hAnsi="Arial" w:cs="Arial"/>
                <w:sz w:val="20"/>
                <w:szCs w:val="20"/>
                <w:lang w:val="en-GB"/>
              </w:rPr>
            </w:pPr>
            <w:ins w:id="4392" w:author="Dylan Van Aswegen" w:date="2024-07-11T07:23:00Z" w16du:dateUtc="2024-07-11T05:23:00Z">
              <w:r>
                <w:rPr>
                  <w:rFonts w:ascii="Arial" w:hAnsi="Arial" w:cs="Arial"/>
                  <w:sz w:val="20"/>
                  <w:szCs w:val="20"/>
                  <w:lang w:val="en-GB"/>
                </w:rPr>
                <w:t>Field Rules</w:t>
              </w:r>
            </w:ins>
          </w:p>
        </w:tc>
      </w:tr>
      <w:tr w:rsidR="00586F9F" w:rsidRPr="00140DDB" w14:paraId="3C3F1DFC" w14:textId="77777777" w:rsidTr="00B85F07">
        <w:trPr>
          <w:cnfStyle w:val="000000100000" w:firstRow="0" w:lastRow="0" w:firstColumn="0" w:lastColumn="0" w:oddVBand="0" w:evenVBand="0" w:oddHBand="1" w:evenHBand="0" w:firstRowFirstColumn="0" w:firstRowLastColumn="0" w:lastRowFirstColumn="0" w:lastRowLastColumn="0"/>
          <w:ins w:id="4393" w:author="Dylan Van Aswegen" w:date="2024-07-11T07:23:00Z"/>
        </w:trPr>
        <w:tc>
          <w:tcPr>
            <w:cnfStyle w:val="001000000000" w:firstRow="0" w:lastRow="0" w:firstColumn="1" w:lastColumn="0" w:oddVBand="0" w:evenVBand="0" w:oddHBand="0" w:evenHBand="0" w:firstRowFirstColumn="0" w:firstRowLastColumn="0" w:lastRowFirstColumn="0" w:lastRowLastColumn="0"/>
            <w:tcW w:w="1135" w:type="dxa"/>
          </w:tcPr>
          <w:p w14:paraId="3E3AEE51" w14:textId="77777777" w:rsidR="008625C3" w:rsidRDefault="008625C3" w:rsidP="00B85F07">
            <w:pPr>
              <w:spacing w:line="360" w:lineRule="auto"/>
              <w:jc w:val="both"/>
              <w:rPr>
                <w:ins w:id="4394" w:author="Dylan Van Aswegen" w:date="2024-07-11T07:23:00Z" w16du:dateUtc="2024-07-11T05:23:00Z"/>
                <w:rFonts w:ascii="Arial" w:hAnsi="Arial" w:cs="Arial"/>
                <w:sz w:val="20"/>
                <w:szCs w:val="20"/>
                <w:lang w:val="en-GB"/>
              </w:rPr>
            </w:pPr>
          </w:p>
        </w:tc>
        <w:tc>
          <w:tcPr>
            <w:tcW w:w="1417" w:type="dxa"/>
          </w:tcPr>
          <w:p w14:paraId="75D57429" w14:textId="4973713C" w:rsidR="008625C3" w:rsidRDefault="00586F9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395" w:author="Dylan Van Aswegen" w:date="2024-07-11T07:23:00Z" w16du:dateUtc="2024-07-11T05:23:00Z"/>
                <w:rFonts w:ascii="Arial" w:hAnsi="Arial" w:cs="Arial"/>
                <w:sz w:val="20"/>
                <w:szCs w:val="20"/>
                <w:lang w:val="en-GB"/>
              </w:rPr>
            </w:pPr>
            <w:ins w:id="4396" w:author="Dylan Van Aswegen" w:date="2024-07-11T07:26:00Z" w16du:dateUtc="2024-07-11T05:26:00Z">
              <w:r>
                <w:rPr>
                  <w:rFonts w:ascii="Arial" w:hAnsi="Arial" w:cs="Arial"/>
                  <w:sz w:val="20"/>
                  <w:szCs w:val="20"/>
                  <w:lang w:val="en-GB"/>
                </w:rPr>
                <w:t>Membership / Other</w:t>
              </w:r>
            </w:ins>
          </w:p>
        </w:tc>
        <w:tc>
          <w:tcPr>
            <w:tcW w:w="1276" w:type="dxa"/>
          </w:tcPr>
          <w:p w14:paraId="18D647D3" w14:textId="69760ABD" w:rsidR="008625C3" w:rsidRDefault="00586F9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397" w:author="Dylan Van Aswegen" w:date="2024-07-11T07:23:00Z" w16du:dateUtc="2024-07-11T05:23:00Z"/>
                <w:rFonts w:ascii="Arial" w:hAnsi="Arial" w:cs="Arial"/>
                <w:sz w:val="20"/>
                <w:szCs w:val="20"/>
                <w:lang w:val="en-GB"/>
              </w:rPr>
            </w:pPr>
            <w:ins w:id="4398" w:author="Dylan Van Aswegen" w:date="2024-07-11T07:26:00Z" w16du:dateUtc="2024-07-11T05:26:00Z">
              <w:r>
                <w:rPr>
                  <w:rFonts w:ascii="Arial" w:hAnsi="Arial" w:cs="Arial"/>
                  <w:sz w:val="20"/>
                  <w:szCs w:val="20"/>
                  <w:lang w:val="en-GB"/>
                </w:rPr>
                <w:t>Radio Button</w:t>
              </w:r>
            </w:ins>
          </w:p>
        </w:tc>
        <w:tc>
          <w:tcPr>
            <w:tcW w:w="1701" w:type="dxa"/>
          </w:tcPr>
          <w:p w14:paraId="3E05570A" w14:textId="77777777" w:rsidR="008625C3" w:rsidRDefault="00586F9F" w:rsidP="00586F9F">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4399" w:author="Dylan Van Aswegen" w:date="2024-07-11T07:26:00Z" w16du:dateUtc="2024-07-11T05:26:00Z"/>
                <w:rFonts w:ascii="Arial" w:hAnsi="Arial" w:cs="Arial"/>
                <w:sz w:val="20"/>
                <w:szCs w:val="20"/>
                <w:lang w:val="en-GB"/>
              </w:rPr>
            </w:pPr>
            <w:ins w:id="4400" w:author="Dylan Van Aswegen" w:date="2024-07-11T07:26:00Z" w16du:dateUtc="2024-07-11T05:26:00Z">
              <w:r>
                <w:rPr>
                  <w:rFonts w:ascii="Arial" w:hAnsi="Arial" w:cs="Arial"/>
                  <w:sz w:val="20"/>
                  <w:szCs w:val="20"/>
                  <w:lang w:val="en-GB"/>
                </w:rPr>
                <w:t xml:space="preserve">Membership </w:t>
              </w:r>
            </w:ins>
          </w:p>
          <w:p w14:paraId="6F8E381A" w14:textId="4962F7BA" w:rsidR="00586F9F" w:rsidRPr="00586F9F" w:rsidRDefault="00586F9F">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4401" w:author="Dylan Van Aswegen" w:date="2024-07-11T07:23:00Z" w16du:dateUtc="2024-07-11T05:23:00Z"/>
                <w:rFonts w:ascii="Arial" w:hAnsi="Arial" w:cs="Arial"/>
                <w:sz w:val="20"/>
                <w:szCs w:val="20"/>
                <w:lang w:val="en-GB"/>
                <w:rPrChange w:id="4402" w:author="Dylan Van Aswegen" w:date="2024-07-11T07:26:00Z" w16du:dateUtc="2024-07-11T05:26:00Z">
                  <w:rPr>
                    <w:ins w:id="4403" w:author="Dylan Van Aswegen" w:date="2024-07-11T07:23:00Z" w16du:dateUtc="2024-07-11T05:23:00Z"/>
                    <w:lang w:val="en-GB"/>
                  </w:rPr>
                </w:rPrChange>
              </w:rPr>
              <w:pPrChange w:id="4404" w:author="Dylan Van Aswegen" w:date="2024-07-11T07:26:00Z" w16du:dateUtc="2024-07-11T05:26: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4405" w:author="Dylan Van Aswegen" w:date="2024-07-11T07:26:00Z" w16du:dateUtc="2024-07-11T05:26:00Z">
              <w:r>
                <w:rPr>
                  <w:rFonts w:ascii="Arial" w:hAnsi="Arial" w:cs="Arial"/>
                  <w:sz w:val="20"/>
                  <w:szCs w:val="20"/>
                  <w:lang w:val="en-GB"/>
                </w:rPr>
                <w:t>Other</w:t>
              </w:r>
            </w:ins>
          </w:p>
        </w:tc>
        <w:tc>
          <w:tcPr>
            <w:tcW w:w="1417" w:type="dxa"/>
          </w:tcPr>
          <w:p w14:paraId="3E0B1E1A" w14:textId="4F706F28" w:rsidR="008625C3" w:rsidRDefault="00586F9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406" w:author="Dylan Van Aswegen" w:date="2024-07-11T07:23:00Z" w16du:dateUtc="2024-07-11T05:23:00Z"/>
                <w:rFonts w:ascii="Arial" w:hAnsi="Arial" w:cs="Arial"/>
                <w:sz w:val="20"/>
                <w:szCs w:val="20"/>
                <w:lang w:val="en-GB"/>
              </w:rPr>
            </w:pPr>
            <w:ins w:id="4407" w:author="Dylan Van Aswegen" w:date="2024-07-11T07:26:00Z" w16du:dateUtc="2024-07-11T05:26:00Z">
              <w:r>
                <w:rPr>
                  <w:rFonts w:ascii="Arial" w:hAnsi="Arial" w:cs="Arial"/>
                  <w:sz w:val="20"/>
                  <w:szCs w:val="20"/>
                  <w:lang w:val="en-GB"/>
                </w:rPr>
                <w:t>Yes</w:t>
              </w:r>
            </w:ins>
          </w:p>
        </w:tc>
        <w:tc>
          <w:tcPr>
            <w:tcW w:w="3828" w:type="dxa"/>
          </w:tcPr>
          <w:p w14:paraId="4B8EB192" w14:textId="45F3C650" w:rsidR="008625C3" w:rsidRPr="00140DDB" w:rsidRDefault="00586F9F" w:rsidP="00B85F07">
            <w:pPr>
              <w:pStyle w:val="BodyText"/>
              <w:jc w:val="both"/>
              <w:cnfStyle w:val="000000100000" w:firstRow="0" w:lastRow="0" w:firstColumn="0" w:lastColumn="0" w:oddVBand="0" w:evenVBand="0" w:oddHBand="1" w:evenHBand="0" w:firstRowFirstColumn="0" w:firstRowLastColumn="0" w:lastRowFirstColumn="0" w:lastRowLastColumn="0"/>
              <w:rPr>
                <w:ins w:id="4408" w:author="Dylan Van Aswegen" w:date="2024-07-11T07:23:00Z" w16du:dateUtc="2024-07-11T05:23:00Z"/>
              </w:rPr>
            </w:pPr>
            <w:ins w:id="4409" w:author="Dylan Van Aswegen" w:date="2024-07-11T07:26:00Z" w16du:dateUtc="2024-07-11T05:26:00Z">
              <w:r>
                <w:rPr>
                  <w:rFonts w:ascii="Arial" w:hAnsi="Arial" w:cs="Arial"/>
                  <w:sz w:val="20"/>
                  <w:szCs w:val="20"/>
                </w:rPr>
                <w:t xml:space="preserve">The user will use this field to select </w:t>
              </w:r>
            </w:ins>
            <w:ins w:id="4410" w:author="Dylan Van Aswegen" w:date="2024-07-11T07:27:00Z" w16du:dateUtc="2024-07-11T05:27:00Z">
              <w:r>
                <w:rPr>
                  <w:rFonts w:ascii="Arial" w:hAnsi="Arial" w:cs="Arial"/>
                  <w:sz w:val="20"/>
                  <w:szCs w:val="20"/>
                </w:rPr>
                <w:t xml:space="preserve">if they want a membership subscription or </w:t>
              </w:r>
            </w:ins>
            <w:ins w:id="4411" w:author="Dylan Van Aswegen" w:date="2024-07-11T07:28:00Z" w16du:dateUtc="2024-07-11T05:28:00Z">
              <w:r>
                <w:rPr>
                  <w:rFonts w:ascii="Arial" w:hAnsi="Arial" w:cs="Arial"/>
                  <w:sz w:val="20"/>
                  <w:szCs w:val="20"/>
                </w:rPr>
                <w:t>a</w:t>
              </w:r>
            </w:ins>
            <w:ins w:id="4412" w:author="Dylan Van Aswegen" w:date="2024-07-11T07:27:00Z" w16du:dateUtc="2024-07-11T05:27:00Z">
              <w:r>
                <w:rPr>
                  <w:rFonts w:ascii="Arial" w:hAnsi="Arial" w:cs="Arial"/>
                  <w:sz w:val="20"/>
                  <w:szCs w:val="20"/>
                </w:rPr>
                <w:t xml:space="preserve"> non-membership subscription (Other). </w:t>
              </w:r>
            </w:ins>
          </w:p>
        </w:tc>
      </w:tr>
      <w:tr w:rsidR="00586F9F" w:rsidRPr="00140DDB" w14:paraId="26F3E01C" w14:textId="77777777" w:rsidTr="00B85F07">
        <w:trPr>
          <w:ins w:id="4413" w:author="Dylan Van Aswegen" w:date="2024-07-11T07:27:00Z"/>
        </w:trPr>
        <w:tc>
          <w:tcPr>
            <w:cnfStyle w:val="001000000000" w:firstRow="0" w:lastRow="0" w:firstColumn="1" w:lastColumn="0" w:oddVBand="0" w:evenVBand="0" w:oddHBand="0" w:evenHBand="0" w:firstRowFirstColumn="0" w:firstRowLastColumn="0" w:lastRowFirstColumn="0" w:lastRowLastColumn="0"/>
            <w:tcW w:w="1135" w:type="dxa"/>
          </w:tcPr>
          <w:p w14:paraId="0FDDB9D6" w14:textId="77777777" w:rsidR="00586F9F" w:rsidRDefault="00586F9F" w:rsidP="00B85F07">
            <w:pPr>
              <w:spacing w:line="360" w:lineRule="auto"/>
              <w:jc w:val="both"/>
              <w:rPr>
                <w:ins w:id="4414" w:author="Dylan Van Aswegen" w:date="2024-07-11T07:27:00Z" w16du:dateUtc="2024-07-11T05:27:00Z"/>
                <w:rFonts w:ascii="Arial" w:hAnsi="Arial" w:cs="Arial"/>
                <w:sz w:val="20"/>
                <w:szCs w:val="20"/>
                <w:lang w:val="en-GB"/>
              </w:rPr>
            </w:pPr>
          </w:p>
        </w:tc>
        <w:tc>
          <w:tcPr>
            <w:tcW w:w="1417" w:type="dxa"/>
          </w:tcPr>
          <w:p w14:paraId="482F0A07" w14:textId="38496D1F" w:rsidR="00586F9F" w:rsidRDefault="00586F9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415" w:author="Dylan Van Aswegen" w:date="2024-07-11T07:27:00Z" w16du:dateUtc="2024-07-11T05:27:00Z"/>
                <w:rFonts w:ascii="Arial" w:hAnsi="Arial" w:cs="Arial"/>
                <w:sz w:val="20"/>
                <w:szCs w:val="20"/>
                <w:lang w:val="en-GB"/>
              </w:rPr>
            </w:pPr>
            <w:ins w:id="4416" w:author="Dylan Van Aswegen" w:date="2024-07-11T07:28:00Z" w16du:dateUtc="2024-07-11T05:28:00Z">
              <w:r>
                <w:rPr>
                  <w:rFonts w:ascii="Arial" w:hAnsi="Arial" w:cs="Arial"/>
                  <w:sz w:val="20"/>
                  <w:szCs w:val="20"/>
                  <w:lang w:val="en-GB"/>
                </w:rPr>
                <w:t>Subscription Categories</w:t>
              </w:r>
            </w:ins>
          </w:p>
        </w:tc>
        <w:tc>
          <w:tcPr>
            <w:tcW w:w="1276" w:type="dxa"/>
          </w:tcPr>
          <w:p w14:paraId="4FA08CBA" w14:textId="05D7214B" w:rsidR="00586F9F" w:rsidRDefault="00586F9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417" w:author="Dylan Van Aswegen" w:date="2024-07-11T07:27:00Z" w16du:dateUtc="2024-07-11T05:27:00Z"/>
                <w:rFonts w:ascii="Arial" w:hAnsi="Arial" w:cs="Arial"/>
                <w:sz w:val="20"/>
                <w:szCs w:val="20"/>
                <w:lang w:val="en-GB"/>
              </w:rPr>
            </w:pPr>
            <w:ins w:id="4418" w:author="Dylan Van Aswegen" w:date="2024-07-11T07:28:00Z" w16du:dateUtc="2024-07-11T05:28:00Z">
              <w:r>
                <w:rPr>
                  <w:rFonts w:ascii="Arial" w:hAnsi="Arial" w:cs="Arial"/>
                  <w:sz w:val="20"/>
                  <w:szCs w:val="20"/>
                  <w:lang w:val="en-GB"/>
                </w:rPr>
                <w:t>Drop Down Menu</w:t>
              </w:r>
            </w:ins>
          </w:p>
        </w:tc>
        <w:tc>
          <w:tcPr>
            <w:tcW w:w="1701" w:type="dxa"/>
          </w:tcPr>
          <w:p w14:paraId="5D43A1C5" w14:textId="631A1FBA" w:rsidR="00586F9F" w:rsidRDefault="00586F9F" w:rsidP="00586F9F">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4419" w:author="Dylan Van Aswegen" w:date="2024-07-11T07:27:00Z" w16du:dateUtc="2024-07-11T05:27:00Z"/>
                <w:rFonts w:ascii="Arial" w:hAnsi="Arial" w:cs="Arial"/>
                <w:sz w:val="20"/>
                <w:szCs w:val="20"/>
                <w:lang w:val="en-GB"/>
              </w:rPr>
            </w:pPr>
            <w:ins w:id="4420" w:author="Dylan Van Aswegen" w:date="2024-07-11T07:28:00Z" w16du:dateUtc="2024-07-11T05:28:00Z">
              <w:r>
                <w:rPr>
                  <w:rFonts w:ascii="Arial" w:hAnsi="Arial" w:cs="Arial"/>
                  <w:sz w:val="20"/>
                  <w:szCs w:val="20"/>
                  <w:lang w:val="en-GB"/>
                </w:rPr>
                <w:t>Categories configured by Admin</w:t>
              </w:r>
            </w:ins>
          </w:p>
        </w:tc>
        <w:tc>
          <w:tcPr>
            <w:tcW w:w="1417" w:type="dxa"/>
          </w:tcPr>
          <w:p w14:paraId="06A1F97B" w14:textId="4EF26F65" w:rsidR="00586F9F" w:rsidRDefault="00586F9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421" w:author="Dylan Van Aswegen" w:date="2024-07-11T07:27:00Z" w16du:dateUtc="2024-07-11T05:27:00Z"/>
                <w:rFonts w:ascii="Arial" w:hAnsi="Arial" w:cs="Arial"/>
                <w:sz w:val="20"/>
                <w:szCs w:val="20"/>
                <w:lang w:val="en-GB"/>
              </w:rPr>
            </w:pPr>
            <w:ins w:id="4422" w:author="Dylan Van Aswegen" w:date="2024-07-11T07:28:00Z" w16du:dateUtc="2024-07-11T05:28:00Z">
              <w:r>
                <w:rPr>
                  <w:rFonts w:ascii="Arial" w:hAnsi="Arial" w:cs="Arial"/>
                  <w:sz w:val="20"/>
                  <w:szCs w:val="20"/>
                  <w:lang w:val="en-GB"/>
                </w:rPr>
                <w:t>Yes</w:t>
              </w:r>
            </w:ins>
          </w:p>
        </w:tc>
        <w:tc>
          <w:tcPr>
            <w:tcW w:w="3828" w:type="dxa"/>
          </w:tcPr>
          <w:p w14:paraId="0EECA147" w14:textId="49A406AD" w:rsidR="00586F9F" w:rsidRDefault="00586F9F" w:rsidP="00B85F07">
            <w:pPr>
              <w:pStyle w:val="BodyText"/>
              <w:jc w:val="both"/>
              <w:cnfStyle w:val="000000000000" w:firstRow="0" w:lastRow="0" w:firstColumn="0" w:lastColumn="0" w:oddVBand="0" w:evenVBand="0" w:oddHBand="0" w:evenHBand="0" w:firstRowFirstColumn="0" w:firstRowLastColumn="0" w:lastRowFirstColumn="0" w:lastRowLastColumn="0"/>
              <w:rPr>
                <w:ins w:id="4423" w:author="Dylan Van Aswegen" w:date="2024-07-11T07:27:00Z" w16du:dateUtc="2024-07-11T05:27:00Z"/>
                <w:rFonts w:ascii="Arial" w:hAnsi="Arial" w:cs="Arial"/>
                <w:sz w:val="20"/>
                <w:szCs w:val="20"/>
              </w:rPr>
            </w:pPr>
            <w:ins w:id="4424" w:author="Dylan Van Aswegen" w:date="2024-07-11T07:28:00Z" w16du:dateUtc="2024-07-11T05:28:00Z">
              <w:r>
                <w:rPr>
                  <w:rFonts w:ascii="Arial" w:hAnsi="Arial" w:cs="Arial"/>
                  <w:sz w:val="20"/>
                  <w:szCs w:val="20"/>
                </w:rPr>
                <w:t>The user will use this field to select the subscription category (</w:t>
              </w:r>
            </w:ins>
            <w:ins w:id="4425" w:author="Dylan Van Aswegen" w:date="2024-07-11T07:29:00Z" w16du:dateUtc="2024-07-11T05:29:00Z">
              <w:r>
                <w:rPr>
                  <w:rFonts w:ascii="Arial" w:hAnsi="Arial" w:cs="Arial"/>
                  <w:sz w:val="20"/>
                  <w:szCs w:val="20"/>
                </w:rPr>
                <w:t>if there is only one category don’t display this field)</w:t>
              </w:r>
            </w:ins>
          </w:p>
        </w:tc>
      </w:tr>
      <w:tr w:rsidR="00586F9F" w:rsidRPr="00140DDB" w14:paraId="338C4E4C" w14:textId="77777777" w:rsidTr="00B85F07">
        <w:trPr>
          <w:cnfStyle w:val="000000100000" w:firstRow="0" w:lastRow="0" w:firstColumn="0" w:lastColumn="0" w:oddVBand="0" w:evenVBand="0" w:oddHBand="1" w:evenHBand="0" w:firstRowFirstColumn="0" w:firstRowLastColumn="0" w:lastRowFirstColumn="0" w:lastRowLastColumn="0"/>
          <w:ins w:id="4426" w:author="Dylan Van Aswegen" w:date="2024-07-11T07:27:00Z"/>
        </w:trPr>
        <w:tc>
          <w:tcPr>
            <w:cnfStyle w:val="001000000000" w:firstRow="0" w:lastRow="0" w:firstColumn="1" w:lastColumn="0" w:oddVBand="0" w:evenVBand="0" w:oddHBand="0" w:evenHBand="0" w:firstRowFirstColumn="0" w:firstRowLastColumn="0" w:lastRowFirstColumn="0" w:lastRowLastColumn="0"/>
            <w:tcW w:w="1135" w:type="dxa"/>
          </w:tcPr>
          <w:p w14:paraId="540572E3" w14:textId="77777777" w:rsidR="00586F9F" w:rsidRDefault="00586F9F" w:rsidP="00B85F07">
            <w:pPr>
              <w:spacing w:line="360" w:lineRule="auto"/>
              <w:jc w:val="both"/>
              <w:rPr>
                <w:ins w:id="4427" w:author="Dylan Van Aswegen" w:date="2024-07-11T07:27:00Z" w16du:dateUtc="2024-07-11T05:27:00Z"/>
                <w:rFonts w:ascii="Arial" w:hAnsi="Arial" w:cs="Arial"/>
                <w:sz w:val="20"/>
                <w:szCs w:val="20"/>
                <w:lang w:val="en-GB"/>
              </w:rPr>
            </w:pPr>
          </w:p>
        </w:tc>
        <w:tc>
          <w:tcPr>
            <w:tcW w:w="1417" w:type="dxa"/>
          </w:tcPr>
          <w:p w14:paraId="70155617" w14:textId="150C68B8" w:rsidR="00586F9F" w:rsidRDefault="00586F9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428" w:author="Dylan Van Aswegen" w:date="2024-07-11T07:27:00Z" w16du:dateUtc="2024-07-11T05:27:00Z"/>
                <w:rFonts w:ascii="Arial" w:hAnsi="Arial" w:cs="Arial"/>
                <w:sz w:val="20"/>
                <w:szCs w:val="20"/>
                <w:lang w:val="en-GB"/>
              </w:rPr>
            </w:pPr>
            <w:ins w:id="4429" w:author="Dylan Van Aswegen" w:date="2024-07-11T07:29:00Z" w16du:dateUtc="2024-07-11T05:29:00Z">
              <w:r>
                <w:rPr>
                  <w:rFonts w:ascii="Arial" w:hAnsi="Arial" w:cs="Arial"/>
                  <w:sz w:val="20"/>
                  <w:szCs w:val="20"/>
                  <w:lang w:val="en-GB"/>
                </w:rPr>
                <w:t>Subscription Type</w:t>
              </w:r>
            </w:ins>
          </w:p>
        </w:tc>
        <w:tc>
          <w:tcPr>
            <w:tcW w:w="1276" w:type="dxa"/>
          </w:tcPr>
          <w:p w14:paraId="7D949235" w14:textId="0D002975" w:rsidR="00586F9F" w:rsidRDefault="00586F9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430" w:author="Dylan Van Aswegen" w:date="2024-07-11T07:27:00Z" w16du:dateUtc="2024-07-11T05:27:00Z"/>
                <w:rFonts w:ascii="Arial" w:hAnsi="Arial" w:cs="Arial"/>
                <w:sz w:val="20"/>
                <w:szCs w:val="20"/>
                <w:lang w:val="en-GB"/>
              </w:rPr>
            </w:pPr>
            <w:ins w:id="4431" w:author="Dylan Van Aswegen" w:date="2024-07-11T07:29:00Z" w16du:dateUtc="2024-07-11T05:29:00Z">
              <w:r>
                <w:rPr>
                  <w:rFonts w:ascii="Arial" w:hAnsi="Arial" w:cs="Arial"/>
                  <w:sz w:val="20"/>
                  <w:szCs w:val="20"/>
                  <w:lang w:val="en-GB"/>
                </w:rPr>
                <w:t>Drop Down Menu</w:t>
              </w:r>
            </w:ins>
          </w:p>
        </w:tc>
        <w:tc>
          <w:tcPr>
            <w:tcW w:w="1701" w:type="dxa"/>
          </w:tcPr>
          <w:p w14:paraId="47BA0426" w14:textId="2BB33582" w:rsidR="00586F9F" w:rsidRDefault="00586F9F" w:rsidP="00586F9F">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4432" w:author="Dylan Van Aswegen" w:date="2024-07-11T07:27:00Z" w16du:dateUtc="2024-07-11T05:27:00Z"/>
                <w:rFonts w:ascii="Arial" w:hAnsi="Arial" w:cs="Arial"/>
                <w:sz w:val="20"/>
                <w:szCs w:val="20"/>
                <w:lang w:val="en-GB"/>
              </w:rPr>
            </w:pPr>
            <w:ins w:id="4433" w:author="Dylan Van Aswegen" w:date="2024-07-11T07:29:00Z" w16du:dateUtc="2024-07-11T05:29:00Z">
              <w:r>
                <w:rPr>
                  <w:rFonts w:ascii="Arial" w:hAnsi="Arial" w:cs="Arial"/>
                  <w:sz w:val="20"/>
                  <w:szCs w:val="20"/>
                  <w:lang w:val="en-GB"/>
                </w:rPr>
                <w:t>Subscription Types configured by Admin</w:t>
              </w:r>
            </w:ins>
          </w:p>
        </w:tc>
        <w:tc>
          <w:tcPr>
            <w:tcW w:w="1417" w:type="dxa"/>
          </w:tcPr>
          <w:p w14:paraId="463DFA40" w14:textId="49E452D7" w:rsidR="00586F9F" w:rsidRDefault="00586F9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434" w:author="Dylan Van Aswegen" w:date="2024-07-11T07:27:00Z" w16du:dateUtc="2024-07-11T05:27:00Z"/>
                <w:rFonts w:ascii="Arial" w:hAnsi="Arial" w:cs="Arial"/>
                <w:sz w:val="20"/>
                <w:szCs w:val="20"/>
                <w:lang w:val="en-GB"/>
              </w:rPr>
            </w:pPr>
            <w:ins w:id="4435" w:author="Dylan Van Aswegen" w:date="2024-07-11T07:29:00Z" w16du:dateUtc="2024-07-11T05:29:00Z">
              <w:r>
                <w:rPr>
                  <w:rFonts w:ascii="Arial" w:hAnsi="Arial" w:cs="Arial"/>
                  <w:sz w:val="20"/>
                  <w:szCs w:val="20"/>
                  <w:lang w:val="en-GB"/>
                </w:rPr>
                <w:t>Yes</w:t>
              </w:r>
            </w:ins>
          </w:p>
        </w:tc>
        <w:tc>
          <w:tcPr>
            <w:tcW w:w="3828" w:type="dxa"/>
          </w:tcPr>
          <w:p w14:paraId="52B637ED" w14:textId="5041EB6D" w:rsidR="00586F9F" w:rsidRDefault="00586F9F" w:rsidP="00B85F07">
            <w:pPr>
              <w:pStyle w:val="BodyText"/>
              <w:jc w:val="both"/>
              <w:cnfStyle w:val="000000100000" w:firstRow="0" w:lastRow="0" w:firstColumn="0" w:lastColumn="0" w:oddVBand="0" w:evenVBand="0" w:oddHBand="1" w:evenHBand="0" w:firstRowFirstColumn="0" w:firstRowLastColumn="0" w:lastRowFirstColumn="0" w:lastRowLastColumn="0"/>
              <w:rPr>
                <w:ins w:id="4436" w:author="Dylan Van Aswegen" w:date="2024-07-11T07:27:00Z" w16du:dateUtc="2024-07-11T05:27:00Z"/>
                <w:rFonts w:ascii="Arial" w:hAnsi="Arial" w:cs="Arial"/>
                <w:sz w:val="20"/>
                <w:szCs w:val="20"/>
              </w:rPr>
            </w:pPr>
            <w:ins w:id="4437" w:author="Dylan Van Aswegen" w:date="2024-07-11T07:29:00Z" w16du:dateUtc="2024-07-11T05:29:00Z">
              <w:r>
                <w:rPr>
                  <w:rFonts w:ascii="Arial" w:hAnsi="Arial" w:cs="Arial"/>
                  <w:sz w:val="20"/>
                  <w:szCs w:val="20"/>
                </w:rPr>
                <w:t>The user will use this field to select the subs</w:t>
              </w:r>
            </w:ins>
            <w:ins w:id="4438" w:author="Dylan Van Aswegen" w:date="2024-07-11T07:30:00Z" w16du:dateUtc="2024-07-11T05:30:00Z">
              <w:r>
                <w:rPr>
                  <w:rFonts w:ascii="Arial" w:hAnsi="Arial" w:cs="Arial"/>
                  <w:sz w:val="20"/>
                  <w:szCs w:val="20"/>
                </w:rPr>
                <w:t xml:space="preserve">cription type. The options in the dropdown menu should be filtered </w:t>
              </w:r>
            </w:ins>
            <w:ins w:id="4439" w:author="Dylan Van Aswegen" w:date="2024-07-11T07:31:00Z" w16du:dateUtc="2024-07-11T05:31:00Z">
              <w:r>
                <w:rPr>
                  <w:rFonts w:ascii="Arial" w:hAnsi="Arial" w:cs="Arial"/>
                  <w:sz w:val="20"/>
                  <w:szCs w:val="20"/>
                </w:rPr>
                <w:t xml:space="preserve">to show the types for the category selected. (if there is only one type don’t show this field). </w:t>
              </w:r>
            </w:ins>
          </w:p>
        </w:tc>
      </w:tr>
      <w:tr w:rsidR="00586F9F" w:rsidRPr="00140DDB" w14:paraId="54658413" w14:textId="77777777" w:rsidTr="00B85F07">
        <w:trPr>
          <w:ins w:id="4440" w:author="Dylan Van Aswegen" w:date="2024-07-11T07:31:00Z"/>
        </w:trPr>
        <w:tc>
          <w:tcPr>
            <w:cnfStyle w:val="001000000000" w:firstRow="0" w:lastRow="0" w:firstColumn="1" w:lastColumn="0" w:oddVBand="0" w:evenVBand="0" w:oddHBand="0" w:evenHBand="0" w:firstRowFirstColumn="0" w:firstRowLastColumn="0" w:lastRowFirstColumn="0" w:lastRowLastColumn="0"/>
            <w:tcW w:w="1135" w:type="dxa"/>
          </w:tcPr>
          <w:p w14:paraId="65351B23" w14:textId="77777777" w:rsidR="00586F9F" w:rsidRDefault="00586F9F" w:rsidP="00B85F07">
            <w:pPr>
              <w:spacing w:line="360" w:lineRule="auto"/>
              <w:jc w:val="both"/>
              <w:rPr>
                <w:ins w:id="4441" w:author="Dylan Van Aswegen" w:date="2024-07-11T07:31:00Z" w16du:dateUtc="2024-07-11T05:31:00Z"/>
                <w:rFonts w:ascii="Arial" w:hAnsi="Arial" w:cs="Arial"/>
                <w:sz w:val="20"/>
                <w:szCs w:val="20"/>
                <w:lang w:val="en-GB"/>
              </w:rPr>
            </w:pPr>
          </w:p>
        </w:tc>
        <w:tc>
          <w:tcPr>
            <w:tcW w:w="1417" w:type="dxa"/>
          </w:tcPr>
          <w:p w14:paraId="415F0BD2" w14:textId="5664D84D" w:rsidR="00586F9F" w:rsidRDefault="00586F9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442" w:author="Dylan Van Aswegen" w:date="2024-07-11T07:31:00Z" w16du:dateUtc="2024-07-11T05:31:00Z"/>
                <w:rFonts w:ascii="Arial" w:hAnsi="Arial" w:cs="Arial"/>
                <w:sz w:val="20"/>
                <w:szCs w:val="20"/>
                <w:lang w:val="en-GB"/>
              </w:rPr>
            </w:pPr>
            <w:ins w:id="4443" w:author="Dylan Van Aswegen" w:date="2024-07-11T07:31:00Z" w16du:dateUtc="2024-07-11T05:31:00Z">
              <w:r>
                <w:rPr>
                  <w:rFonts w:ascii="Arial" w:hAnsi="Arial" w:cs="Arial"/>
                  <w:sz w:val="20"/>
                  <w:szCs w:val="20"/>
                  <w:lang w:val="en-GB"/>
                </w:rPr>
                <w:t>Subscription Price Option</w:t>
              </w:r>
            </w:ins>
          </w:p>
        </w:tc>
        <w:tc>
          <w:tcPr>
            <w:tcW w:w="1276" w:type="dxa"/>
          </w:tcPr>
          <w:p w14:paraId="765545A9" w14:textId="2C9946DA" w:rsidR="00586F9F" w:rsidRDefault="00586F9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444" w:author="Dylan Van Aswegen" w:date="2024-07-11T07:31:00Z" w16du:dateUtc="2024-07-11T05:31:00Z"/>
                <w:rFonts w:ascii="Arial" w:hAnsi="Arial" w:cs="Arial"/>
                <w:sz w:val="20"/>
                <w:szCs w:val="20"/>
                <w:lang w:val="en-GB"/>
              </w:rPr>
            </w:pPr>
            <w:ins w:id="4445" w:author="Dylan Van Aswegen" w:date="2024-07-11T07:31:00Z" w16du:dateUtc="2024-07-11T05:31:00Z">
              <w:r>
                <w:rPr>
                  <w:rFonts w:ascii="Arial" w:hAnsi="Arial" w:cs="Arial"/>
                  <w:sz w:val="20"/>
                  <w:szCs w:val="20"/>
                  <w:lang w:val="en-GB"/>
                </w:rPr>
                <w:t xml:space="preserve">Drop Down </w:t>
              </w:r>
              <w:proofErr w:type="spellStart"/>
              <w:r>
                <w:rPr>
                  <w:rFonts w:ascii="Arial" w:hAnsi="Arial" w:cs="Arial"/>
                  <w:sz w:val="20"/>
                  <w:szCs w:val="20"/>
                  <w:lang w:val="en-GB"/>
                </w:rPr>
                <w:t>Menui</w:t>
              </w:r>
              <w:proofErr w:type="spellEnd"/>
            </w:ins>
          </w:p>
        </w:tc>
        <w:tc>
          <w:tcPr>
            <w:tcW w:w="1701" w:type="dxa"/>
          </w:tcPr>
          <w:p w14:paraId="405E6473" w14:textId="2E5B3DF6" w:rsidR="00586F9F" w:rsidRDefault="00586F9F" w:rsidP="00586F9F">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4446" w:author="Dylan Van Aswegen" w:date="2024-07-11T07:31:00Z" w16du:dateUtc="2024-07-11T05:31:00Z"/>
                <w:rFonts w:ascii="Arial" w:hAnsi="Arial" w:cs="Arial"/>
                <w:sz w:val="20"/>
                <w:szCs w:val="20"/>
                <w:lang w:val="en-GB"/>
              </w:rPr>
            </w:pPr>
            <w:ins w:id="4447" w:author="Dylan Van Aswegen" w:date="2024-07-11T07:32:00Z" w16du:dateUtc="2024-07-11T05:32:00Z">
              <w:r>
                <w:rPr>
                  <w:rFonts w:ascii="Arial" w:hAnsi="Arial" w:cs="Arial"/>
                  <w:sz w:val="20"/>
                  <w:szCs w:val="20"/>
                  <w:lang w:val="en-GB"/>
                </w:rPr>
                <w:t>Subscription Price Options configured by Admin</w:t>
              </w:r>
            </w:ins>
          </w:p>
        </w:tc>
        <w:tc>
          <w:tcPr>
            <w:tcW w:w="1417" w:type="dxa"/>
          </w:tcPr>
          <w:p w14:paraId="00405397" w14:textId="48070031" w:rsidR="00586F9F" w:rsidRDefault="00586F9F"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448" w:author="Dylan Van Aswegen" w:date="2024-07-11T07:31:00Z" w16du:dateUtc="2024-07-11T05:31:00Z"/>
                <w:rFonts w:ascii="Arial" w:hAnsi="Arial" w:cs="Arial"/>
                <w:sz w:val="20"/>
                <w:szCs w:val="20"/>
                <w:lang w:val="en-GB"/>
              </w:rPr>
            </w:pPr>
            <w:ins w:id="4449" w:author="Dylan Van Aswegen" w:date="2024-07-11T07:32:00Z" w16du:dateUtc="2024-07-11T05:32:00Z">
              <w:r>
                <w:rPr>
                  <w:rFonts w:ascii="Arial" w:hAnsi="Arial" w:cs="Arial"/>
                  <w:sz w:val="20"/>
                  <w:szCs w:val="20"/>
                  <w:lang w:val="en-GB"/>
                </w:rPr>
                <w:t>Yes</w:t>
              </w:r>
            </w:ins>
          </w:p>
        </w:tc>
        <w:tc>
          <w:tcPr>
            <w:tcW w:w="3828" w:type="dxa"/>
          </w:tcPr>
          <w:p w14:paraId="3ED38A18" w14:textId="48540CFC" w:rsidR="00586F9F" w:rsidRDefault="00586F9F" w:rsidP="00B85F07">
            <w:pPr>
              <w:pStyle w:val="BodyText"/>
              <w:jc w:val="both"/>
              <w:cnfStyle w:val="000000000000" w:firstRow="0" w:lastRow="0" w:firstColumn="0" w:lastColumn="0" w:oddVBand="0" w:evenVBand="0" w:oddHBand="0" w:evenHBand="0" w:firstRowFirstColumn="0" w:firstRowLastColumn="0" w:lastRowFirstColumn="0" w:lastRowLastColumn="0"/>
              <w:rPr>
                <w:ins w:id="4450" w:author="Dylan Van Aswegen" w:date="2024-07-11T07:31:00Z" w16du:dateUtc="2024-07-11T05:31:00Z"/>
                <w:rFonts w:ascii="Arial" w:hAnsi="Arial" w:cs="Arial"/>
                <w:sz w:val="20"/>
                <w:szCs w:val="20"/>
              </w:rPr>
            </w:pPr>
            <w:ins w:id="4451" w:author="Dylan Van Aswegen" w:date="2024-07-11T07:32:00Z" w16du:dateUtc="2024-07-11T05:32:00Z">
              <w:r>
                <w:rPr>
                  <w:rFonts w:ascii="Arial" w:hAnsi="Arial" w:cs="Arial"/>
                  <w:sz w:val="20"/>
                  <w:szCs w:val="20"/>
                </w:rPr>
                <w:t xml:space="preserve">The user will use this field to select the price option. The options in the dropdown menu should be filtered to show the price options for the subscription type selected. </w:t>
              </w:r>
            </w:ins>
          </w:p>
        </w:tc>
      </w:tr>
    </w:tbl>
    <w:p w14:paraId="4CB1A412" w14:textId="77777777" w:rsidR="00FF5445" w:rsidRDefault="00FF5445" w:rsidP="00FF5445">
      <w:pPr>
        <w:rPr>
          <w:ins w:id="4452" w:author="Dylan Van Aswegen" w:date="2024-07-11T07:34:00Z" w16du:dateUtc="2024-07-11T05:34:00Z"/>
        </w:rPr>
      </w:pPr>
    </w:p>
    <w:p w14:paraId="3DD2DF91" w14:textId="77777777" w:rsidR="008157E2" w:rsidRPr="00FF5445" w:rsidRDefault="008157E2">
      <w:pPr>
        <w:rPr>
          <w:ins w:id="4453" w:author="Dylan Van Aswegen" w:date="2024-07-10T14:00:00Z" w16du:dateUtc="2024-07-10T12:00:00Z"/>
        </w:rPr>
        <w:pPrChange w:id="4454" w:author="Dylan Van Aswegen" w:date="2024-07-10T14:00:00Z" w16du:dateUtc="2024-07-10T12:00:00Z">
          <w:pPr>
            <w:pStyle w:val="Heading4"/>
          </w:pPr>
        </w:pPrChange>
      </w:pPr>
    </w:p>
    <w:p w14:paraId="2EEC4832" w14:textId="7A76716B" w:rsidR="008157E2" w:rsidRPr="008157E2" w:rsidRDefault="008157E2">
      <w:pPr>
        <w:pStyle w:val="Heading4"/>
        <w:rPr>
          <w:ins w:id="4455" w:author="Dylan Van Aswegen" w:date="2024-07-11T07:33:00Z" w16du:dateUtc="2024-07-11T05:33:00Z"/>
          <w:i w:val="0"/>
          <w:iCs w:val="0"/>
          <w:sz w:val="32"/>
          <w:szCs w:val="32"/>
          <w:rPrChange w:id="4456" w:author="Dylan Van Aswegen" w:date="2024-07-11T07:33:00Z" w16du:dateUtc="2024-07-11T05:33:00Z">
            <w:rPr>
              <w:ins w:id="4457" w:author="Dylan Van Aswegen" w:date="2024-07-11T07:33:00Z" w16du:dateUtc="2024-07-11T05:33:00Z"/>
            </w:rPr>
          </w:rPrChange>
        </w:rPr>
      </w:pPr>
      <w:ins w:id="4458" w:author="Dylan Van Aswegen" w:date="2024-07-11T07:33:00Z" w16du:dateUtc="2024-07-11T05:33:00Z">
        <w:r w:rsidRPr="008157E2">
          <w:rPr>
            <w:i w:val="0"/>
            <w:iCs w:val="0"/>
            <w:sz w:val="32"/>
            <w:szCs w:val="32"/>
            <w:rPrChange w:id="4459" w:author="Dylan Van Aswegen" w:date="2024-07-11T07:33:00Z" w16du:dateUtc="2024-07-11T05:33:00Z">
              <w:rPr/>
            </w:rPrChange>
          </w:rPr>
          <w:t xml:space="preserve">Orders </w:t>
        </w:r>
      </w:ins>
    </w:p>
    <w:p w14:paraId="5EE0DCB1" w14:textId="16B95FBE" w:rsidR="00F51CEC" w:rsidRDefault="00F51CEC" w:rsidP="008157E2">
      <w:pPr>
        <w:rPr>
          <w:ins w:id="4460" w:author="Dylan Van Aswegen" w:date="2024-07-11T07:37:00Z" w16du:dateUtc="2024-07-11T05:37:00Z"/>
        </w:rPr>
      </w:pPr>
      <w:ins w:id="4461" w:author="Dylan Van Aswegen" w:date="2024-07-11T07:34:00Z" w16du:dateUtc="2024-07-11T05:34:00Z">
        <w:r>
          <w:t>The user will be navigated to the orders page once they click on the view button of the orders section of the “My Home” pa</w:t>
        </w:r>
      </w:ins>
      <w:ins w:id="4462" w:author="Dylan Van Aswegen" w:date="2024-07-11T07:35:00Z" w16du:dateUtc="2024-07-11T05:35:00Z">
        <w:r>
          <w:t>ge.</w:t>
        </w:r>
      </w:ins>
    </w:p>
    <w:p w14:paraId="70B27C2E" w14:textId="775E69A1" w:rsidR="00011E91" w:rsidRDefault="00011E91" w:rsidP="008157E2">
      <w:pPr>
        <w:rPr>
          <w:ins w:id="4463" w:author="Dylan Van Aswegen" w:date="2024-07-11T07:35:00Z" w16du:dateUtc="2024-07-11T05:35:00Z"/>
        </w:rPr>
      </w:pPr>
      <w:ins w:id="4464" w:author="Dylan Van Aswegen" w:date="2024-07-11T07:37:00Z" w16du:dateUtc="2024-07-11T05:37:00Z">
        <w:r>
          <w:t xml:space="preserve">The page will consist of the following: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F51CEC" w14:paraId="4A302483" w14:textId="77777777" w:rsidTr="00B85F07">
        <w:trPr>
          <w:cnfStyle w:val="100000000000" w:firstRow="1" w:lastRow="0" w:firstColumn="0" w:lastColumn="0" w:oddVBand="0" w:evenVBand="0" w:oddHBand="0" w:evenHBand="0" w:firstRowFirstColumn="0" w:firstRowLastColumn="0" w:lastRowFirstColumn="0" w:lastRowLastColumn="0"/>
          <w:tblHeader/>
          <w:ins w:id="4465" w:author="Dylan Van Aswegen" w:date="2024-07-11T07:35: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70B336D8" w14:textId="77777777" w:rsidR="00F51CEC" w:rsidRDefault="00F51CEC" w:rsidP="00B85F07">
            <w:pPr>
              <w:spacing w:line="360" w:lineRule="auto"/>
              <w:jc w:val="both"/>
              <w:rPr>
                <w:ins w:id="4466" w:author="Dylan Van Aswegen" w:date="2024-07-11T07:35:00Z" w16du:dateUtc="2024-07-11T05:35:00Z"/>
                <w:rFonts w:ascii="Arial" w:hAnsi="Arial" w:cs="Arial"/>
                <w:sz w:val="20"/>
                <w:szCs w:val="20"/>
                <w:lang w:val="en-GB"/>
              </w:rPr>
            </w:pPr>
            <w:ins w:id="4467" w:author="Dylan Van Aswegen" w:date="2024-07-11T07:35:00Z" w16du:dateUtc="2024-07-11T05:35:00Z">
              <w:r>
                <w:rPr>
                  <w:rFonts w:ascii="Arial" w:hAnsi="Arial" w:cs="Arial"/>
                  <w:sz w:val="20"/>
                  <w:szCs w:val="20"/>
                  <w:lang w:val="en-GB"/>
                </w:rPr>
                <w:t xml:space="preserve">Field Number </w:t>
              </w:r>
            </w:ins>
          </w:p>
        </w:tc>
        <w:tc>
          <w:tcPr>
            <w:tcW w:w="1417" w:type="dxa"/>
            <w:shd w:val="clear" w:color="auto" w:fill="002060"/>
          </w:tcPr>
          <w:p w14:paraId="264BFB8D" w14:textId="77777777" w:rsidR="00F51CEC" w:rsidRDefault="00F51CE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468" w:author="Dylan Van Aswegen" w:date="2024-07-11T07:35:00Z" w16du:dateUtc="2024-07-11T05:35:00Z"/>
                <w:rFonts w:ascii="Arial" w:hAnsi="Arial" w:cs="Arial"/>
                <w:sz w:val="20"/>
                <w:szCs w:val="20"/>
                <w:lang w:val="en-GB"/>
              </w:rPr>
            </w:pPr>
            <w:ins w:id="4469" w:author="Dylan Van Aswegen" w:date="2024-07-11T07:35:00Z" w16du:dateUtc="2024-07-11T05:35:00Z">
              <w:r>
                <w:rPr>
                  <w:rFonts w:ascii="Arial" w:hAnsi="Arial" w:cs="Arial"/>
                  <w:sz w:val="20"/>
                  <w:szCs w:val="20"/>
                  <w:lang w:val="en-GB"/>
                </w:rPr>
                <w:t>Field Name</w:t>
              </w:r>
            </w:ins>
          </w:p>
        </w:tc>
        <w:tc>
          <w:tcPr>
            <w:tcW w:w="1276" w:type="dxa"/>
            <w:shd w:val="clear" w:color="auto" w:fill="002060"/>
          </w:tcPr>
          <w:p w14:paraId="4BFE0618" w14:textId="77777777" w:rsidR="00F51CEC" w:rsidRDefault="00F51CE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470" w:author="Dylan Van Aswegen" w:date="2024-07-11T07:35:00Z" w16du:dateUtc="2024-07-11T05:35:00Z"/>
                <w:rFonts w:ascii="Arial" w:hAnsi="Arial" w:cs="Arial"/>
                <w:sz w:val="20"/>
                <w:szCs w:val="20"/>
                <w:lang w:val="en-GB"/>
              </w:rPr>
            </w:pPr>
            <w:ins w:id="4471" w:author="Dylan Van Aswegen" w:date="2024-07-11T07:35:00Z" w16du:dateUtc="2024-07-11T05:35:00Z">
              <w:r>
                <w:rPr>
                  <w:rFonts w:ascii="Arial" w:hAnsi="Arial" w:cs="Arial"/>
                  <w:sz w:val="20"/>
                  <w:szCs w:val="20"/>
                  <w:lang w:val="en-GB"/>
                </w:rPr>
                <w:t>Field Type</w:t>
              </w:r>
            </w:ins>
          </w:p>
        </w:tc>
        <w:tc>
          <w:tcPr>
            <w:tcW w:w="1701" w:type="dxa"/>
            <w:shd w:val="clear" w:color="auto" w:fill="002060"/>
          </w:tcPr>
          <w:p w14:paraId="6B3CB78F" w14:textId="77777777" w:rsidR="00F51CEC" w:rsidRDefault="00F51CE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472" w:author="Dylan Van Aswegen" w:date="2024-07-11T07:35:00Z" w16du:dateUtc="2024-07-11T05:35:00Z"/>
                <w:rFonts w:ascii="Arial" w:hAnsi="Arial" w:cs="Arial"/>
                <w:sz w:val="20"/>
                <w:szCs w:val="20"/>
                <w:lang w:val="en-GB"/>
              </w:rPr>
            </w:pPr>
            <w:ins w:id="4473" w:author="Dylan Van Aswegen" w:date="2024-07-11T07:35:00Z" w16du:dateUtc="2024-07-11T05:35:00Z">
              <w:r>
                <w:rPr>
                  <w:rFonts w:ascii="Arial" w:hAnsi="Arial" w:cs="Arial"/>
                  <w:sz w:val="20"/>
                  <w:szCs w:val="20"/>
                  <w:lang w:val="en-GB"/>
                </w:rPr>
                <w:t>Field Data Type</w:t>
              </w:r>
            </w:ins>
          </w:p>
        </w:tc>
        <w:tc>
          <w:tcPr>
            <w:tcW w:w="1417" w:type="dxa"/>
            <w:shd w:val="clear" w:color="auto" w:fill="002060"/>
          </w:tcPr>
          <w:p w14:paraId="135AD7EC" w14:textId="77777777" w:rsidR="00F51CEC" w:rsidRDefault="00F51CE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474" w:author="Dylan Van Aswegen" w:date="2024-07-11T07:35:00Z" w16du:dateUtc="2024-07-11T05:35:00Z"/>
                <w:rFonts w:ascii="Arial" w:hAnsi="Arial" w:cs="Arial"/>
                <w:sz w:val="20"/>
                <w:szCs w:val="20"/>
                <w:lang w:val="en-GB"/>
              </w:rPr>
            </w:pPr>
            <w:ins w:id="4475" w:author="Dylan Van Aswegen" w:date="2024-07-11T07:35:00Z" w16du:dateUtc="2024-07-11T05:35:00Z">
              <w:r>
                <w:rPr>
                  <w:rFonts w:ascii="Arial" w:hAnsi="Arial" w:cs="Arial"/>
                  <w:sz w:val="20"/>
                  <w:szCs w:val="20"/>
                  <w:lang w:val="en-GB"/>
                </w:rPr>
                <w:t>Required?</w:t>
              </w:r>
            </w:ins>
          </w:p>
        </w:tc>
        <w:tc>
          <w:tcPr>
            <w:tcW w:w="3828" w:type="dxa"/>
            <w:shd w:val="clear" w:color="auto" w:fill="002060"/>
          </w:tcPr>
          <w:p w14:paraId="1F1A2CA9" w14:textId="77777777" w:rsidR="00F51CEC" w:rsidRDefault="00F51CE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476" w:author="Dylan Van Aswegen" w:date="2024-07-11T07:35:00Z" w16du:dateUtc="2024-07-11T05:35:00Z"/>
                <w:rFonts w:ascii="Arial" w:hAnsi="Arial" w:cs="Arial"/>
                <w:sz w:val="20"/>
                <w:szCs w:val="20"/>
                <w:lang w:val="en-GB"/>
              </w:rPr>
            </w:pPr>
            <w:ins w:id="4477" w:author="Dylan Van Aswegen" w:date="2024-07-11T07:35:00Z" w16du:dateUtc="2024-07-11T05:35:00Z">
              <w:r>
                <w:rPr>
                  <w:rFonts w:ascii="Arial" w:hAnsi="Arial" w:cs="Arial"/>
                  <w:sz w:val="20"/>
                  <w:szCs w:val="20"/>
                  <w:lang w:val="en-GB"/>
                </w:rPr>
                <w:t>Field Rules</w:t>
              </w:r>
            </w:ins>
          </w:p>
        </w:tc>
      </w:tr>
      <w:tr w:rsidR="00F51CEC" w14:paraId="110DD561" w14:textId="77777777" w:rsidTr="00B85F07">
        <w:trPr>
          <w:cnfStyle w:val="000000100000" w:firstRow="0" w:lastRow="0" w:firstColumn="0" w:lastColumn="0" w:oddVBand="0" w:evenVBand="0" w:oddHBand="1" w:evenHBand="0" w:firstRowFirstColumn="0" w:firstRowLastColumn="0" w:lastRowFirstColumn="0" w:lastRowLastColumn="0"/>
          <w:ins w:id="4478" w:author="Dylan Van Aswegen" w:date="2024-07-11T07:35:00Z"/>
        </w:trPr>
        <w:tc>
          <w:tcPr>
            <w:cnfStyle w:val="001000000000" w:firstRow="0" w:lastRow="0" w:firstColumn="1" w:lastColumn="0" w:oddVBand="0" w:evenVBand="0" w:oddHBand="0" w:evenHBand="0" w:firstRowFirstColumn="0" w:firstRowLastColumn="0" w:lastRowFirstColumn="0" w:lastRowLastColumn="0"/>
            <w:tcW w:w="1135" w:type="dxa"/>
          </w:tcPr>
          <w:p w14:paraId="33F59C9E" w14:textId="77777777" w:rsidR="00F51CEC" w:rsidRDefault="00F51CEC" w:rsidP="00B85F07">
            <w:pPr>
              <w:spacing w:line="360" w:lineRule="auto"/>
              <w:jc w:val="both"/>
              <w:rPr>
                <w:ins w:id="4479" w:author="Dylan Van Aswegen" w:date="2024-07-11T07:35:00Z" w16du:dateUtc="2024-07-11T05:35:00Z"/>
                <w:rFonts w:ascii="Arial" w:hAnsi="Arial" w:cs="Arial"/>
                <w:sz w:val="20"/>
                <w:szCs w:val="20"/>
                <w:lang w:val="en-GB"/>
              </w:rPr>
            </w:pPr>
          </w:p>
        </w:tc>
        <w:tc>
          <w:tcPr>
            <w:tcW w:w="1417" w:type="dxa"/>
          </w:tcPr>
          <w:p w14:paraId="708629DE" w14:textId="43C6B651" w:rsidR="00F51CEC" w:rsidRDefault="00B5289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480" w:author="Dylan Van Aswegen" w:date="2024-07-11T07:35:00Z" w16du:dateUtc="2024-07-11T05:35:00Z"/>
                <w:rFonts w:ascii="Arial" w:hAnsi="Arial" w:cs="Arial"/>
                <w:sz w:val="20"/>
                <w:szCs w:val="20"/>
                <w:lang w:val="en-GB"/>
              </w:rPr>
            </w:pPr>
            <w:ins w:id="4481" w:author="Dylan Van Aswegen" w:date="2024-07-11T09:40:00Z" w16du:dateUtc="2024-07-11T07:40:00Z">
              <w:r>
                <w:rPr>
                  <w:rFonts w:ascii="Arial" w:hAnsi="Arial" w:cs="Arial"/>
                  <w:sz w:val="20"/>
                  <w:szCs w:val="20"/>
                  <w:lang w:val="en-GB"/>
                </w:rPr>
                <w:t xml:space="preserve">Orders </w:t>
              </w:r>
            </w:ins>
            <w:ins w:id="4482" w:author="Dylan Van Aswegen" w:date="2024-07-11T07:35:00Z" w16du:dateUtc="2024-07-11T05:35:00Z">
              <w:r w:rsidR="00F51CEC">
                <w:rPr>
                  <w:rFonts w:ascii="Arial" w:hAnsi="Arial" w:cs="Arial"/>
                  <w:sz w:val="20"/>
                  <w:szCs w:val="20"/>
                  <w:lang w:val="en-GB"/>
                </w:rPr>
                <w:t>Page Heading</w:t>
              </w:r>
            </w:ins>
          </w:p>
        </w:tc>
        <w:tc>
          <w:tcPr>
            <w:tcW w:w="1276" w:type="dxa"/>
          </w:tcPr>
          <w:p w14:paraId="66012CFF" w14:textId="77777777" w:rsidR="00F51CEC" w:rsidRDefault="00F51CE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483" w:author="Dylan Van Aswegen" w:date="2024-07-11T07:35:00Z" w16du:dateUtc="2024-07-11T05:35:00Z"/>
                <w:rFonts w:ascii="Arial" w:hAnsi="Arial" w:cs="Arial"/>
                <w:sz w:val="20"/>
                <w:szCs w:val="20"/>
                <w:lang w:val="en-GB"/>
              </w:rPr>
            </w:pPr>
            <w:ins w:id="4484" w:author="Dylan Van Aswegen" w:date="2024-07-11T07:35:00Z" w16du:dateUtc="2024-07-11T05:35:00Z">
              <w:r>
                <w:rPr>
                  <w:rFonts w:ascii="Arial" w:hAnsi="Arial" w:cs="Arial"/>
                  <w:sz w:val="20"/>
                  <w:szCs w:val="20"/>
                  <w:lang w:val="en-GB"/>
                </w:rPr>
                <w:t xml:space="preserve">Text Field </w:t>
              </w:r>
            </w:ins>
          </w:p>
        </w:tc>
        <w:tc>
          <w:tcPr>
            <w:tcW w:w="1701" w:type="dxa"/>
          </w:tcPr>
          <w:p w14:paraId="56281C82" w14:textId="77777777" w:rsidR="00F51CEC" w:rsidRDefault="00F51CE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485" w:author="Dylan Van Aswegen" w:date="2024-07-11T07:35:00Z" w16du:dateUtc="2024-07-11T05:35:00Z"/>
                <w:rFonts w:ascii="Arial" w:hAnsi="Arial" w:cs="Arial"/>
                <w:sz w:val="20"/>
                <w:szCs w:val="20"/>
                <w:lang w:val="en-GB"/>
              </w:rPr>
            </w:pPr>
            <w:ins w:id="4486" w:author="Dylan Van Aswegen" w:date="2024-07-11T07:35:00Z" w16du:dateUtc="2024-07-11T05:35:00Z">
              <w:r>
                <w:rPr>
                  <w:rFonts w:ascii="Arial" w:hAnsi="Arial" w:cs="Arial"/>
                  <w:sz w:val="20"/>
                  <w:szCs w:val="20"/>
                  <w:lang w:val="en-GB"/>
                </w:rPr>
                <w:t xml:space="preserve">String </w:t>
              </w:r>
            </w:ins>
          </w:p>
        </w:tc>
        <w:tc>
          <w:tcPr>
            <w:tcW w:w="1417" w:type="dxa"/>
          </w:tcPr>
          <w:p w14:paraId="5BDA9A51" w14:textId="77777777" w:rsidR="00F51CEC" w:rsidRDefault="00F51CE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487" w:author="Dylan Van Aswegen" w:date="2024-07-11T07:35:00Z" w16du:dateUtc="2024-07-11T05:35:00Z"/>
                <w:rFonts w:ascii="Arial" w:hAnsi="Arial" w:cs="Arial"/>
                <w:sz w:val="20"/>
                <w:szCs w:val="20"/>
                <w:lang w:val="en-GB"/>
              </w:rPr>
            </w:pPr>
            <w:ins w:id="4488" w:author="Dylan Van Aswegen" w:date="2024-07-11T07:35:00Z" w16du:dateUtc="2024-07-11T05:35:00Z">
              <w:r>
                <w:rPr>
                  <w:rFonts w:ascii="Arial" w:hAnsi="Arial" w:cs="Arial"/>
                  <w:sz w:val="20"/>
                  <w:szCs w:val="20"/>
                  <w:lang w:val="en-GB"/>
                </w:rPr>
                <w:t>N/A</w:t>
              </w:r>
            </w:ins>
          </w:p>
        </w:tc>
        <w:tc>
          <w:tcPr>
            <w:tcW w:w="3828" w:type="dxa"/>
          </w:tcPr>
          <w:p w14:paraId="6C5EEF43" w14:textId="29E54F13" w:rsidR="00F51CEC" w:rsidRDefault="00F51CE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489" w:author="Dylan Van Aswegen" w:date="2024-07-11T07:35:00Z" w16du:dateUtc="2024-07-11T05:35:00Z"/>
                <w:rFonts w:ascii="Arial" w:hAnsi="Arial" w:cs="Arial"/>
                <w:sz w:val="20"/>
                <w:szCs w:val="20"/>
                <w:lang w:val="en-GB"/>
              </w:rPr>
            </w:pPr>
            <w:ins w:id="4490" w:author="Dylan Van Aswegen" w:date="2024-07-11T07:35:00Z" w16du:dateUtc="2024-07-11T05:35:00Z">
              <w:r>
                <w:rPr>
                  <w:rFonts w:ascii="Arial" w:hAnsi="Arial" w:cs="Arial"/>
                  <w:sz w:val="20"/>
                  <w:szCs w:val="20"/>
                  <w:lang w:val="en-GB"/>
                </w:rPr>
                <w:t xml:space="preserve">This field will be populated by the application with the text “My Orders”. </w:t>
              </w:r>
            </w:ins>
          </w:p>
        </w:tc>
      </w:tr>
      <w:tr w:rsidR="00F51CEC" w14:paraId="106E1EA7" w14:textId="77777777" w:rsidTr="00B85F07">
        <w:trPr>
          <w:ins w:id="4491" w:author="Dylan Van Aswegen" w:date="2024-07-11T07:35:00Z"/>
        </w:trPr>
        <w:tc>
          <w:tcPr>
            <w:cnfStyle w:val="001000000000" w:firstRow="0" w:lastRow="0" w:firstColumn="1" w:lastColumn="0" w:oddVBand="0" w:evenVBand="0" w:oddHBand="0" w:evenHBand="0" w:firstRowFirstColumn="0" w:firstRowLastColumn="0" w:lastRowFirstColumn="0" w:lastRowLastColumn="0"/>
            <w:tcW w:w="1135" w:type="dxa"/>
          </w:tcPr>
          <w:p w14:paraId="5ABF9D6A" w14:textId="77777777" w:rsidR="00F51CEC" w:rsidRDefault="00F51CEC" w:rsidP="00B85F07">
            <w:pPr>
              <w:spacing w:line="360" w:lineRule="auto"/>
              <w:jc w:val="both"/>
              <w:rPr>
                <w:ins w:id="4492" w:author="Dylan Van Aswegen" w:date="2024-07-11T07:35:00Z" w16du:dateUtc="2024-07-11T05:35:00Z"/>
                <w:rFonts w:ascii="Arial" w:hAnsi="Arial" w:cs="Arial"/>
                <w:sz w:val="20"/>
                <w:szCs w:val="20"/>
                <w:lang w:val="en-GB"/>
              </w:rPr>
            </w:pPr>
          </w:p>
        </w:tc>
        <w:tc>
          <w:tcPr>
            <w:tcW w:w="1417" w:type="dxa"/>
          </w:tcPr>
          <w:p w14:paraId="0406C7AC" w14:textId="77777777" w:rsidR="00F51CEC" w:rsidRDefault="00F51CEC"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493" w:author="Dylan Van Aswegen" w:date="2024-07-11T07:35:00Z" w16du:dateUtc="2024-07-11T05:35:00Z"/>
                <w:rFonts w:ascii="Arial" w:hAnsi="Arial" w:cs="Arial"/>
                <w:sz w:val="20"/>
                <w:szCs w:val="20"/>
                <w:lang w:val="en-GB"/>
              </w:rPr>
            </w:pPr>
            <w:ins w:id="4494" w:author="Dylan Van Aswegen" w:date="2024-07-11T07:35:00Z" w16du:dateUtc="2024-07-11T05:35:00Z">
              <w:r>
                <w:rPr>
                  <w:rFonts w:ascii="Arial" w:hAnsi="Arial" w:cs="Arial"/>
                  <w:sz w:val="20"/>
                  <w:szCs w:val="20"/>
                  <w:lang w:val="en-GB"/>
                </w:rPr>
                <w:t xml:space="preserve">Back </w:t>
              </w:r>
            </w:ins>
          </w:p>
        </w:tc>
        <w:tc>
          <w:tcPr>
            <w:tcW w:w="1276" w:type="dxa"/>
          </w:tcPr>
          <w:p w14:paraId="1326D4FF" w14:textId="77777777" w:rsidR="00F51CEC" w:rsidRDefault="00F51CEC"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495" w:author="Dylan Van Aswegen" w:date="2024-07-11T07:35:00Z" w16du:dateUtc="2024-07-11T05:35:00Z"/>
                <w:rFonts w:ascii="Arial" w:hAnsi="Arial" w:cs="Arial"/>
                <w:sz w:val="20"/>
                <w:szCs w:val="20"/>
                <w:lang w:val="en-GB"/>
              </w:rPr>
            </w:pPr>
            <w:ins w:id="4496" w:author="Dylan Van Aswegen" w:date="2024-07-11T07:35:00Z" w16du:dateUtc="2024-07-11T05:35:00Z">
              <w:r>
                <w:rPr>
                  <w:rFonts w:ascii="Arial" w:hAnsi="Arial" w:cs="Arial"/>
                  <w:sz w:val="20"/>
                  <w:szCs w:val="20"/>
                  <w:lang w:val="en-GB"/>
                </w:rPr>
                <w:t>Button</w:t>
              </w:r>
            </w:ins>
          </w:p>
        </w:tc>
        <w:tc>
          <w:tcPr>
            <w:tcW w:w="1701" w:type="dxa"/>
          </w:tcPr>
          <w:p w14:paraId="53C6075D" w14:textId="77777777" w:rsidR="00F51CEC" w:rsidRDefault="00F51CEC"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497" w:author="Dylan Van Aswegen" w:date="2024-07-11T07:35:00Z" w16du:dateUtc="2024-07-11T05:35:00Z"/>
                <w:rFonts w:ascii="Arial" w:hAnsi="Arial" w:cs="Arial"/>
                <w:sz w:val="20"/>
                <w:szCs w:val="20"/>
                <w:lang w:val="en-GB"/>
              </w:rPr>
            </w:pPr>
          </w:p>
        </w:tc>
        <w:tc>
          <w:tcPr>
            <w:tcW w:w="1417" w:type="dxa"/>
          </w:tcPr>
          <w:p w14:paraId="6F15549F" w14:textId="77777777" w:rsidR="00F51CEC" w:rsidRDefault="00F51CEC"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498" w:author="Dylan Van Aswegen" w:date="2024-07-11T07:35:00Z" w16du:dateUtc="2024-07-11T05:35:00Z"/>
                <w:rFonts w:ascii="Arial" w:hAnsi="Arial" w:cs="Arial"/>
                <w:sz w:val="20"/>
                <w:szCs w:val="20"/>
                <w:lang w:val="en-GB"/>
              </w:rPr>
            </w:pPr>
            <w:ins w:id="4499" w:author="Dylan Van Aswegen" w:date="2024-07-11T07:35:00Z" w16du:dateUtc="2024-07-11T05:35:00Z">
              <w:r>
                <w:rPr>
                  <w:rFonts w:ascii="Arial" w:hAnsi="Arial" w:cs="Arial"/>
                  <w:sz w:val="20"/>
                  <w:szCs w:val="20"/>
                  <w:lang w:val="en-GB"/>
                </w:rPr>
                <w:t>N/A</w:t>
              </w:r>
            </w:ins>
          </w:p>
        </w:tc>
        <w:tc>
          <w:tcPr>
            <w:tcW w:w="3828" w:type="dxa"/>
          </w:tcPr>
          <w:p w14:paraId="205C4FCD" w14:textId="77777777" w:rsidR="00F51CEC" w:rsidRDefault="00F51CEC"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500" w:author="Dylan Van Aswegen" w:date="2024-07-11T07:35:00Z" w16du:dateUtc="2024-07-11T05:35:00Z"/>
                <w:rFonts w:ascii="Arial" w:hAnsi="Arial" w:cs="Arial"/>
                <w:sz w:val="20"/>
                <w:szCs w:val="20"/>
                <w:lang w:val="en-GB"/>
              </w:rPr>
            </w:pPr>
            <w:ins w:id="4501" w:author="Dylan Van Aswegen" w:date="2024-07-11T07:35:00Z" w16du:dateUtc="2024-07-11T05:35:00Z">
              <w:r>
                <w:rPr>
                  <w:rFonts w:ascii="Arial" w:hAnsi="Arial" w:cs="Arial"/>
                  <w:sz w:val="20"/>
                  <w:szCs w:val="20"/>
                  <w:lang w:val="en-GB"/>
                </w:rPr>
                <w:t xml:space="preserve">This button will be used to navigate back to the “My Home” page. Once clicked, the user will be navigated back to the “My Home” page. </w:t>
              </w:r>
            </w:ins>
          </w:p>
        </w:tc>
      </w:tr>
    </w:tbl>
    <w:p w14:paraId="5BF69D17" w14:textId="77777777" w:rsidR="00F51CEC" w:rsidRDefault="00F51CEC" w:rsidP="008157E2">
      <w:pPr>
        <w:rPr>
          <w:ins w:id="4502" w:author="Dylan Van Aswegen" w:date="2024-07-11T07:37:00Z" w16du:dateUtc="2024-07-11T05:37:00Z"/>
          <w:lang w:val="en-GB"/>
        </w:rPr>
      </w:pPr>
    </w:p>
    <w:p w14:paraId="05DE49A7" w14:textId="77777777" w:rsidR="00011E91" w:rsidRDefault="00011E91" w:rsidP="008157E2">
      <w:pPr>
        <w:rPr>
          <w:ins w:id="4503" w:author="Dylan Van Aswegen" w:date="2024-07-11T07:38:00Z" w16du:dateUtc="2024-07-11T05:38:00Z"/>
          <w:lang w:val="en-GB"/>
        </w:rPr>
      </w:pPr>
      <w:ins w:id="4504" w:author="Dylan Van Aswegen" w:date="2024-07-11T07:37:00Z" w16du:dateUtc="2024-07-11T05:37:00Z">
        <w:r>
          <w:rPr>
            <w:lang w:val="en-GB"/>
          </w:rPr>
          <w:t>Below this, there will be two tables</w:t>
        </w:r>
      </w:ins>
      <w:ins w:id="4505" w:author="Dylan Van Aswegen" w:date="2024-07-11T07:38:00Z" w16du:dateUtc="2024-07-11T05:38:00Z">
        <w:r>
          <w:rPr>
            <w:lang w:val="en-GB"/>
          </w:rPr>
          <w:t xml:space="preserve">: “Current Subscriptions and Event Bookings” and “Older Orders” </w:t>
        </w:r>
      </w:ins>
    </w:p>
    <w:p w14:paraId="3FAA68EC" w14:textId="77777777" w:rsidR="00011E91" w:rsidRDefault="00011E91" w:rsidP="008157E2">
      <w:pPr>
        <w:rPr>
          <w:ins w:id="4506" w:author="Dylan Van Aswegen" w:date="2024-07-11T07:39:00Z" w16du:dateUtc="2024-07-11T05:39:00Z"/>
          <w:lang w:val="en-GB"/>
        </w:rPr>
      </w:pPr>
      <w:ins w:id="4507" w:author="Dylan Van Aswegen" w:date="2024-07-11T07:38:00Z" w16du:dateUtc="2024-07-11T05:38:00Z">
        <w:r>
          <w:rPr>
            <w:lang w:val="en-GB"/>
          </w:rPr>
          <w:t>The Curr</w:t>
        </w:r>
      </w:ins>
      <w:ins w:id="4508" w:author="Dylan Van Aswegen" w:date="2024-07-11T07:39:00Z" w16du:dateUtc="2024-07-11T05:39:00Z">
        <w:r>
          <w:rPr>
            <w:lang w:val="en-GB"/>
          </w:rPr>
          <w:t>ent subscriptions and Event Bookings table will consist of the following:</w:t>
        </w:r>
      </w:ins>
    </w:p>
    <w:tbl>
      <w:tblPr>
        <w:tblStyle w:val="GridTable4-Accent1"/>
        <w:tblW w:w="8222" w:type="dxa"/>
        <w:tblInd w:w="-714" w:type="dxa"/>
        <w:tblLook w:val="04A0" w:firstRow="1" w:lastRow="0" w:firstColumn="1" w:lastColumn="0" w:noHBand="0" w:noVBand="1"/>
        <w:tblPrChange w:id="4509" w:author="Dylan Van Aswegen" w:date="2024-07-11T07:54:00Z" w16du:dateUtc="2024-07-11T05:54:00Z">
          <w:tblPr>
            <w:tblStyle w:val="GridTable4-Accent1"/>
            <w:tblW w:w="8222" w:type="dxa"/>
            <w:tblInd w:w="-714" w:type="dxa"/>
            <w:tblLook w:val="04A0" w:firstRow="1" w:lastRow="0" w:firstColumn="1" w:lastColumn="0" w:noHBand="0" w:noVBand="1"/>
          </w:tblPr>
        </w:tblPrChange>
      </w:tblPr>
      <w:tblGrid>
        <w:gridCol w:w="1550"/>
        <w:gridCol w:w="1264"/>
        <w:gridCol w:w="1673"/>
        <w:gridCol w:w="3735"/>
        <w:tblGridChange w:id="4510">
          <w:tblGrid>
            <w:gridCol w:w="1550"/>
            <w:gridCol w:w="592"/>
            <w:gridCol w:w="672"/>
            <w:gridCol w:w="878"/>
            <w:gridCol w:w="795"/>
            <w:gridCol w:w="469"/>
            <w:gridCol w:w="1673"/>
            <w:gridCol w:w="1593"/>
            <w:gridCol w:w="2142"/>
          </w:tblGrid>
        </w:tblGridChange>
      </w:tblGrid>
      <w:tr w:rsidR="00011E91" w14:paraId="4D49F99B" w14:textId="77777777" w:rsidTr="00B636B3">
        <w:trPr>
          <w:cnfStyle w:val="100000000000" w:firstRow="1" w:lastRow="0" w:firstColumn="0" w:lastColumn="0" w:oddVBand="0" w:evenVBand="0" w:oddHBand="0" w:evenHBand="0" w:firstRowFirstColumn="0" w:firstRowLastColumn="0" w:lastRowFirstColumn="0" w:lastRowLastColumn="0"/>
          <w:tblHeader/>
          <w:ins w:id="4511" w:author="Dylan Van Aswegen" w:date="2024-07-11T07:39:00Z"/>
          <w:trPrChange w:id="4512" w:author="Dylan Van Aswegen" w:date="2024-07-11T07:54:00Z" w16du:dateUtc="2024-07-11T05:54:00Z">
            <w:trPr>
              <w:gridBefore w:val="2"/>
              <w:tblHeader/>
            </w:trPr>
          </w:trPrChange>
        </w:trPr>
        <w:tc>
          <w:tcPr>
            <w:cnfStyle w:val="001000000000" w:firstRow="0" w:lastRow="0" w:firstColumn="1" w:lastColumn="0" w:oddVBand="0" w:evenVBand="0" w:oddHBand="0" w:evenHBand="0" w:firstRowFirstColumn="0" w:firstRowLastColumn="0" w:lastRowFirstColumn="0" w:lastRowLastColumn="0"/>
            <w:tcW w:w="1550" w:type="dxa"/>
            <w:shd w:val="clear" w:color="auto" w:fill="002060"/>
            <w:tcPrChange w:id="4513" w:author="Dylan Van Aswegen" w:date="2024-07-11T07:54:00Z" w16du:dateUtc="2024-07-11T05:54:00Z">
              <w:tcPr>
                <w:tcW w:w="1451" w:type="dxa"/>
                <w:gridSpan w:val="2"/>
                <w:shd w:val="clear" w:color="auto" w:fill="002060"/>
              </w:tcPr>
            </w:tcPrChange>
          </w:tcPr>
          <w:p w14:paraId="5305CAE6" w14:textId="77777777" w:rsidR="00011E91" w:rsidRDefault="00011E91" w:rsidP="00B85F07">
            <w:pPr>
              <w:spacing w:line="360" w:lineRule="auto"/>
              <w:jc w:val="both"/>
              <w:cnfStyle w:val="101000000000" w:firstRow="1" w:lastRow="0" w:firstColumn="1" w:lastColumn="0" w:oddVBand="0" w:evenVBand="0" w:oddHBand="0" w:evenHBand="0" w:firstRowFirstColumn="0" w:firstRowLastColumn="0" w:lastRowFirstColumn="0" w:lastRowLastColumn="0"/>
              <w:rPr>
                <w:ins w:id="4514" w:author="Dylan Van Aswegen" w:date="2024-07-11T07:39:00Z" w16du:dateUtc="2024-07-11T05:39:00Z"/>
                <w:rFonts w:ascii="Arial" w:hAnsi="Arial" w:cs="Arial"/>
                <w:sz w:val="20"/>
                <w:szCs w:val="20"/>
                <w:lang w:val="en-GB"/>
              </w:rPr>
            </w:pPr>
            <w:ins w:id="4515" w:author="Dylan Van Aswegen" w:date="2024-07-11T07:39:00Z" w16du:dateUtc="2024-07-11T05:39:00Z">
              <w:r>
                <w:rPr>
                  <w:rFonts w:ascii="Arial" w:hAnsi="Arial" w:cs="Arial"/>
                  <w:sz w:val="20"/>
                  <w:szCs w:val="20"/>
                  <w:lang w:val="en-GB"/>
                </w:rPr>
                <w:t>Column Name</w:t>
              </w:r>
            </w:ins>
          </w:p>
        </w:tc>
        <w:tc>
          <w:tcPr>
            <w:tcW w:w="1264" w:type="dxa"/>
            <w:shd w:val="clear" w:color="auto" w:fill="002060"/>
            <w:tcPrChange w:id="4516" w:author="Dylan Van Aswegen" w:date="2024-07-11T07:54:00Z" w16du:dateUtc="2024-07-11T05:54:00Z">
              <w:tcPr>
                <w:tcW w:w="1273" w:type="dxa"/>
                <w:gridSpan w:val="2"/>
                <w:shd w:val="clear" w:color="auto" w:fill="002060"/>
              </w:tcPr>
            </w:tcPrChange>
          </w:tcPr>
          <w:p w14:paraId="2045A96E" w14:textId="77777777" w:rsidR="00011E91" w:rsidRDefault="00011E9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517" w:author="Dylan Van Aswegen" w:date="2024-07-11T07:39:00Z" w16du:dateUtc="2024-07-11T05:39:00Z"/>
                <w:rFonts w:ascii="Arial" w:hAnsi="Arial" w:cs="Arial"/>
                <w:sz w:val="20"/>
                <w:szCs w:val="20"/>
                <w:lang w:val="en-GB"/>
              </w:rPr>
            </w:pPr>
            <w:ins w:id="4518" w:author="Dylan Van Aswegen" w:date="2024-07-11T07:39:00Z" w16du:dateUtc="2024-07-11T05:39:00Z">
              <w:r>
                <w:rPr>
                  <w:rFonts w:ascii="Arial" w:hAnsi="Arial" w:cs="Arial"/>
                  <w:sz w:val="20"/>
                  <w:szCs w:val="20"/>
                  <w:lang w:val="en-GB"/>
                </w:rPr>
                <w:t>Column Type</w:t>
              </w:r>
            </w:ins>
          </w:p>
        </w:tc>
        <w:tc>
          <w:tcPr>
            <w:tcW w:w="1673" w:type="dxa"/>
            <w:shd w:val="clear" w:color="auto" w:fill="002060"/>
            <w:tcPrChange w:id="4519" w:author="Dylan Van Aswegen" w:date="2024-07-11T07:54:00Z" w16du:dateUtc="2024-07-11T05:54:00Z">
              <w:tcPr>
                <w:tcW w:w="1694" w:type="dxa"/>
                <w:shd w:val="clear" w:color="auto" w:fill="002060"/>
              </w:tcPr>
            </w:tcPrChange>
          </w:tcPr>
          <w:p w14:paraId="2B81AC91" w14:textId="77777777" w:rsidR="00011E91" w:rsidRDefault="00011E9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520" w:author="Dylan Van Aswegen" w:date="2024-07-11T07:39:00Z" w16du:dateUtc="2024-07-11T05:39:00Z"/>
                <w:rFonts w:ascii="Arial" w:hAnsi="Arial" w:cs="Arial"/>
                <w:sz w:val="20"/>
                <w:szCs w:val="20"/>
                <w:lang w:val="en-GB"/>
              </w:rPr>
            </w:pPr>
            <w:ins w:id="4521" w:author="Dylan Van Aswegen" w:date="2024-07-11T07:39:00Z" w16du:dateUtc="2024-07-11T05:39:00Z">
              <w:r>
                <w:rPr>
                  <w:rFonts w:ascii="Arial" w:hAnsi="Arial" w:cs="Arial"/>
                  <w:sz w:val="20"/>
                  <w:szCs w:val="20"/>
                  <w:lang w:val="en-GB"/>
                </w:rPr>
                <w:t>Column Data Type</w:t>
              </w:r>
            </w:ins>
          </w:p>
        </w:tc>
        <w:tc>
          <w:tcPr>
            <w:tcW w:w="3735" w:type="dxa"/>
            <w:shd w:val="clear" w:color="auto" w:fill="002060"/>
            <w:tcPrChange w:id="4522" w:author="Dylan Van Aswegen" w:date="2024-07-11T07:54:00Z" w16du:dateUtc="2024-07-11T05:54:00Z">
              <w:tcPr>
                <w:tcW w:w="3804" w:type="dxa"/>
                <w:gridSpan w:val="2"/>
                <w:shd w:val="clear" w:color="auto" w:fill="002060"/>
              </w:tcPr>
            </w:tcPrChange>
          </w:tcPr>
          <w:p w14:paraId="28C5F4B8" w14:textId="77777777" w:rsidR="00011E91" w:rsidRDefault="00011E9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523" w:author="Dylan Van Aswegen" w:date="2024-07-11T07:39:00Z" w16du:dateUtc="2024-07-11T05:39:00Z"/>
                <w:rFonts w:ascii="Arial" w:hAnsi="Arial" w:cs="Arial"/>
                <w:sz w:val="20"/>
                <w:szCs w:val="20"/>
                <w:lang w:val="en-GB"/>
              </w:rPr>
            </w:pPr>
            <w:ins w:id="4524" w:author="Dylan Van Aswegen" w:date="2024-07-11T07:39:00Z" w16du:dateUtc="2024-07-11T05:39:00Z">
              <w:r>
                <w:rPr>
                  <w:rFonts w:ascii="Arial" w:hAnsi="Arial" w:cs="Arial"/>
                  <w:sz w:val="20"/>
                  <w:szCs w:val="20"/>
                  <w:lang w:val="en-GB"/>
                </w:rPr>
                <w:t>Column Rules</w:t>
              </w:r>
            </w:ins>
          </w:p>
        </w:tc>
      </w:tr>
      <w:tr w:rsidR="00011E91" w14:paraId="7A176BD4" w14:textId="77777777" w:rsidTr="00B636B3">
        <w:trPr>
          <w:cnfStyle w:val="000000100000" w:firstRow="0" w:lastRow="0" w:firstColumn="0" w:lastColumn="0" w:oddVBand="0" w:evenVBand="0" w:oddHBand="1" w:evenHBand="0" w:firstRowFirstColumn="0" w:firstRowLastColumn="0" w:lastRowFirstColumn="0" w:lastRowLastColumn="0"/>
          <w:ins w:id="4525" w:author="Dylan Van Aswegen" w:date="2024-07-11T07:39:00Z"/>
          <w:trPrChange w:id="4526" w:author="Dylan Van Aswegen" w:date="2024-07-11T07:54:00Z" w16du:dateUtc="2024-07-11T05:54:00Z">
            <w:trPr>
              <w:gridBefore w:val="2"/>
            </w:trPr>
          </w:trPrChange>
        </w:trPr>
        <w:tc>
          <w:tcPr>
            <w:cnfStyle w:val="001000000000" w:firstRow="0" w:lastRow="0" w:firstColumn="1" w:lastColumn="0" w:oddVBand="0" w:evenVBand="0" w:oddHBand="0" w:evenHBand="0" w:firstRowFirstColumn="0" w:firstRowLastColumn="0" w:lastRowFirstColumn="0" w:lastRowLastColumn="0"/>
            <w:tcW w:w="1550" w:type="dxa"/>
            <w:tcPrChange w:id="4527" w:author="Dylan Van Aswegen" w:date="2024-07-11T07:54:00Z" w16du:dateUtc="2024-07-11T05:54:00Z">
              <w:tcPr>
                <w:tcW w:w="1451" w:type="dxa"/>
                <w:gridSpan w:val="2"/>
              </w:tcPr>
            </w:tcPrChange>
          </w:tcPr>
          <w:p w14:paraId="29F98315" w14:textId="014ECF70" w:rsidR="00011E91" w:rsidRDefault="009D3DA5" w:rsidP="00B85F07">
            <w:pPr>
              <w:spacing w:line="360" w:lineRule="auto"/>
              <w:jc w:val="both"/>
              <w:cnfStyle w:val="001000100000" w:firstRow="0" w:lastRow="0" w:firstColumn="1" w:lastColumn="0" w:oddVBand="0" w:evenVBand="0" w:oddHBand="1" w:evenHBand="0" w:firstRowFirstColumn="0" w:firstRowLastColumn="0" w:lastRowFirstColumn="0" w:lastRowLastColumn="0"/>
              <w:rPr>
                <w:ins w:id="4528" w:author="Dylan Van Aswegen" w:date="2024-07-11T07:39:00Z" w16du:dateUtc="2024-07-11T05:39:00Z"/>
                <w:rFonts w:ascii="Arial" w:hAnsi="Arial" w:cs="Arial"/>
                <w:sz w:val="20"/>
                <w:szCs w:val="20"/>
                <w:lang w:val="en-GB"/>
              </w:rPr>
            </w:pPr>
            <w:ins w:id="4529" w:author="Dylan Van Aswegen" w:date="2024-07-11T07:40:00Z" w16du:dateUtc="2024-07-11T05:40:00Z">
              <w:r>
                <w:rPr>
                  <w:rFonts w:ascii="Arial" w:hAnsi="Arial" w:cs="Arial"/>
                  <w:sz w:val="20"/>
                  <w:szCs w:val="20"/>
                  <w:lang w:val="en-GB"/>
                </w:rPr>
                <w:t>Order Number</w:t>
              </w:r>
            </w:ins>
          </w:p>
        </w:tc>
        <w:tc>
          <w:tcPr>
            <w:tcW w:w="1264" w:type="dxa"/>
            <w:tcPrChange w:id="4530" w:author="Dylan Van Aswegen" w:date="2024-07-11T07:54:00Z" w16du:dateUtc="2024-07-11T05:54:00Z">
              <w:tcPr>
                <w:tcW w:w="1273" w:type="dxa"/>
                <w:gridSpan w:val="2"/>
              </w:tcPr>
            </w:tcPrChange>
          </w:tcPr>
          <w:p w14:paraId="642672F3" w14:textId="7381E14C" w:rsidR="00011E91" w:rsidRDefault="009D3DA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531" w:author="Dylan Van Aswegen" w:date="2024-07-11T07:39:00Z" w16du:dateUtc="2024-07-11T05:39:00Z"/>
                <w:rFonts w:ascii="Arial" w:hAnsi="Arial" w:cs="Arial"/>
                <w:sz w:val="20"/>
                <w:szCs w:val="20"/>
                <w:lang w:val="en-GB"/>
              </w:rPr>
            </w:pPr>
            <w:ins w:id="4532" w:author="Dylan Van Aswegen" w:date="2024-07-11T07:40:00Z" w16du:dateUtc="2024-07-11T05:40:00Z">
              <w:r>
                <w:rPr>
                  <w:rFonts w:ascii="Arial" w:hAnsi="Arial" w:cs="Arial"/>
                  <w:sz w:val="20"/>
                  <w:szCs w:val="20"/>
                  <w:lang w:val="en-GB"/>
                </w:rPr>
                <w:t>Link</w:t>
              </w:r>
            </w:ins>
            <w:ins w:id="4533" w:author="Dylan Van Aswegen" w:date="2024-07-11T07:39:00Z" w16du:dateUtc="2024-07-11T05:39:00Z">
              <w:r w:rsidR="00011E91">
                <w:rPr>
                  <w:rFonts w:ascii="Arial" w:hAnsi="Arial" w:cs="Arial"/>
                  <w:sz w:val="20"/>
                  <w:szCs w:val="20"/>
                  <w:lang w:val="en-GB"/>
                </w:rPr>
                <w:t xml:space="preserve"> </w:t>
              </w:r>
            </w:ins>
          </w:p>
        </w:tc>
        <w:tc>
          <w:tcPr>
            <w:tcW w:w="1673" w:type="dxa"/>
            <w:tcPrChange w:id="4534" w:author="Dylan Van Aswegen" w:date="2024-07-11T07:54:00Z" w16du:dateUtc="2024-07-11T05:54:00Z">
              <w:tcPr>
                <w:tcW w:w="1694" w:type="dxa"/>
              </w:tcPr>
            </w:tcPrChange>
          </w:tcPr>
          <w:p w14:paraId="3214C891" w14:textId="77777777" w:rsidR="00011E91" w:rsidRDefault="00011E91"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535" w:author="Dylan Van Aswegen" w:date="2024-07-11T07:39:00Z" w16du:dateUtc="2024-07-11T05:39:00Z"/>
                <w:rFonts w:ascii="Arial" w:hAnsi="Arial" w:cs="Arial"/>
                <w:sz w:val="20"/>
                <w:szCs w:val="20"/>
                <w:lang w:val="en-GB"/>
              </w:rPr>
            </w:pPr>
            <w:ins w:id="4536" w:author="Dylan Van Aswegen" w:date="2024-07-11T07:39:00Z" w16du:dateUtc="2024-07-11T05:39:00Z">
              <w:r>
                <w:rPr>
                  <w:rFonts w:ascii="Arial" w:hAnsi="Arial" w:cs="Arial"/>
                  <w:sz w:val="20"/>
                  <w:szCs w:val="20"/>
                  <w:lang w:val="en-GB"/>
                </w:rPr>
                <w:t xml:space="preserve"> </w:t>
              </w:r>
            </w:ins>
          </w:p>
        </w:tc>
        <w:tc>
          <w:tcPr>
            <w:tcW w:w="3735" w:type="dxa"/>
            <w:tcPrChange w:id="4537" w:author="Dylan Van Aswegen" w:date="2024-07-11T07:54:00Z" w16du:dateUtc="2024-07-11T05:54:00Z">
              <w:tcPr>
                <w:tcW w:w="3804" w:type="dxa"/>
                <w:gridSpan w:val="2"/>
              </w:tcPr>
            </w:tcPrChange>
          </w:tcPr>
          <w:p w14:paraId="625F38EB" w14:textId="7C135D24" w:rsidR="00011E91" w:rsidRDefault="009D3DA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538" w:author="Dylan Van Aswegen" w:date="2024-07-11T07:39:00Z" w16du:dateUtc="2024-07-11T05:39:00Z"/>
                <w:rFonts w:ascii="Arial" w:hAnsi="Arial" w:cs="Arial"/>
                <w:sz w:val="20"/>
                <w:szCs w:val="20"/>
                <w:lang w:val="en-GB"/>
              </w:rPr>
            </w:pPr>
            <w:ins w:id="4539" w:author="Dylan Van Aswegen" w:date="2024-07-11T07:42:00Z" w16du:dateUtc="2024-07-11T05:42:00Z">
              <w:r>
                <w:rPr>
                  <w:rFonts w:ascii="Arial" w:hAnsi="Arial" w:cs="Arial"/>
                  <w:sz w:val="20"/>
                  <w:szCs w:val="20"/>
                  <w:lang w:val="en-GB"/>
                </w:rPr>
                <w:t>This column will be populated by the order</w:t>
              </w:r>
            </w:ins>
            <w:ins w:id="4540" w:author="Dylan Van Aswegen" w:date="2024-07-11T07:43:00Z" w16du:dateUtc="2024-07-11T05:43:00Z">
              <w:r>
                <w:rPr>
                  <w:rFonts w:ascii="Arial" w:hAnsi="Arial" w:cs="Arial"/>
                  <w:sz w:val="20"/>
                  <w:szCs w:val="20"/>
                  <w:lang w:val="en-GB"/>
                </w:rPr>
                <w:t xml:space="preserve"> number for the order. This should be clickable and once clicked, should navigate the user to the order page for that order. </w:t>
              </w:r>
            </w:ins>
          </w:p>
        </w:tc>
      </w:tr>
      <w:tr w:rsidR="009D3DA5" w14:paraId="02E7E847" w14:textId="77777777" w:rsidTr="00B636B3">
        <w:trPr>
          <w:ins w:id="4541" w:author="Dylan Van Aswegen" w:date="2024-07-11T07:40:00Z"/>
          <w:trPrChange w:id="4542" w:author="Dylan Van Aswegen" w:date="2024-07-11T07:54:00Z" w16du:dateUtc="2024-07-11T05:54:00Z">
            <w:trPr>
              <w:gridBefore w:val="2"/>
            </w:trPr>
          </w:trPrChange>
        </w:trPr>
        <w:tc>
          <w:tcPr>
            <w:cnfStyle w:val="001000000000" w:firstRow="0" w:lastRow="0" w:firstColumn="1" w:lastColumn="0" w:oddVBand="0" w:evenVBand="0" w:oddHBand="0" w:evenHBand="0" w:firstRowFirstColumn="0" w:firstRowLastColumn="0" w:lastRowFirstColumn="0" w:lastRowLastColumn="0"/>
            <w:tcW w:w="1550" w:type="dxa"/>
            <w:tcPrChange w:id="4543" w:author="Dylan Van Aswegen" w:date="2024-07-11T07:54:00Z" w16du:dateUtc="2024-07-11T05:54:00Z">
              <w:tcPr>
                <w:tcW w:w="1451" w:type="dxa"/>
                <w:gridSpan w:val="2"/>
              </w:tcPr>
            </w:tcPrChange>
          </w:tcPr>
          <w:p w14:paraId="2392EEC6" w14:textId="3AA80151" w:rsidR="009D3DA5" w:rsidRDefault="00137F00" w:rsidP="00B85F07">
            <w:pPr>
              <w:spacing w:line="360" w:lineRule="auto"/>
              <w:jc w:val="both"/>
              <w:rPr>
                <w:ins w:id="4544" w:author="Dylan Van Aswegen" w:date="2024-07-11T07:40:00Z" w16du:dateUtc="2024-07-11T05:40:00Z"/>
                <w:rFonts w:ascii="Arial" w:hAnsi="Arial" w:cs="Arial"/>
                <w:sz w:val="20"/>
                <w:szCs w:val="20"/>
                <w:lang w:val="en-GB"/>
              </w:rPr>
            </w:pPr>
            <w:ins w:id="4545" w:author="Dylan Van Aswegen" w:date="2024-07-11T07:49:00Z" w16du:dateUtc="2024-07-11T05:49:00Z">
              <w:r>
                <w:rPr>
                  <w:rFonts w:ascii="Arial" w:hAnsi="Arial" w:cs="Arial"/>
                  <w:sz w:val="20"/>
                  <w:szCs w:val="20"/>
                  <w:lang w:val="en-GB"/>
                </w:rPr>
                <w:t>Placed</w:t>
              </w:r>
            </w:ins>
          </w:p>
        </w:tc>
        <w:tc>
          <w:tcPr>
            <w:tcW w:w="1264" w:type="dxa"/>
            <w:tcPrChange w:id="4546" w:author="Dylan Van Aswegen" w:date="2024-07-11T07:54:00Z" w16du:dateUtc="2024-07-11T05:54:00Z">
              <w:tcPr>
                <w:tcW w:w="1273" w:type="dxa"/>
                <w:gridSpan w:val="2"/>
              </w:tcPr>
            </w:tcPrChange>
          </w:tcPr>
          <w:p w14:paraId="56DEDBEC" w14:textId="7996EB28" w:rsidR="009D3DA5" w:rsidRDefault="009D3DA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547" w:author="Dylan Van Aswegen" w:date="2024-07-11T07:40:00Z" w16du:dateUtc="2024-07-11T05:40:00Z"/>
                <w:rFonts w:ascii="Arial" w:hAnsi="Arial" w:cs="Arial"/>
                <w:sz w:val="20"/>
                <w:szCs w:val="20"/>
                <w:lang w:val="en-GB"/>
              </w:rPr>
            </w:pPr>
            <w:ins w:id="4548" w:author="Dylan Van Aswegen" w:date="2024-07-11T07:42:00Z" w16du:dateUtc="2024-07-11T05:42:00Z">
              <w:r>
                <w:rPr>
                  <w:rFonts w:ascii="Arial" w:hAnsi="Arial" w:cs="Arial"/>
                  <w:sz w:val="20"/>
                  <w:szCs w:val="20"/>
                  <w:lang w:val="en-GB"/>
                </w:rPr>
                <w:t>Text Field</w:t>
              </w:r>
            </w:ins>
          </w:p>
        </w:tc>
        <w:tc>
          <w:tcPr>
            <w:tcW w:w="1673" w:type="dxa"/>
            <w:tcPrChange w:id="4549" w:author="Dylan Van Aswegen" w:date="2024-07-11T07:54:00Z" w16du:dateUtc="2024-07-11T05:54:00Z">
              <w:tcPr>
                <w:tcW w:w="1694" w:type="dxa"/>
              </w:tcPr>
            </w:tcPrChange>
          </w:tcPr>
          <w:p w14:paraId="3EA7DD34" w14:textId="59FFCF35" w:rsidR="009D3DA5" w:rsidRDefault="009D3DA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550" w:author="Dylan Van Aswegen" w:date="2024-07-11T07:40:00Z" w16du:dateUtc="2024-07-11T05:40:00Z"/>
                <w:rFonts w:ascii="Arial" w:hAnsi="Arial" w:cs="Arial"/>
                <w:sz w:val="20"/>
                <w:szCs w:val="20"/>
                <w:lang w:val="en-GB"/>
              </w:rPr>
            </w:pPr>
            <w:ins w:id="4551" w:author="Dylan Van Aswegen" w:date="2024-07-11T07:42:00Z" w16du:dateUtc="2024-07-11T05:42:00Z">
              <w:r>
                <w:rPr>
                  <w:rFonts w:ascii="Arial" w:hAnsi="Arial" w:cs="Arial"/>
                  <w:sz w:val="20"/>
                  <w:szCs w:val="20"/>
                  <w:lang w:val="en-GB"/>
                </w:rPr>
                <w:t>Date</w:t>
              </w:r>
            </w:ins>
          </w:p>
        </w:tc>
        <w:tc>
          <w:tcPr>
            <w:tcW w:w="3735" w:type="dxa"/>
            <w:tcPrChange w:id="4552" w:author="Dylan Van Aswegen" w:date="2024-07-11T07:54:00Z" w16du:dateUtc="2024-07-11T05:54:00Z">
              <w:tcPr>
                <w:tcW w:w="3804" w:type="dxa"/>
                <w:gridSpan w:val="2"/>
              </w:tcPr>
            </w:tcPrChange>
          </w:tcPr>
          <w:p w14:paraId="48DDE004" w14:textId="4821A706" w:rsidR="009D3DA5" w:rsidRDefault="009D3DA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553" w:author="Dylan Van Aswegen" w:date="2024-07-11T07:40:00Z" w16du:dateUtc="2024-07-11T05:40:00Z"/>
                <w:rFonts w:ascii="Arial" w:hAnsi="Arial" w:cs="Arial"/>
                <w:sz w:val="20"/>
                <w:szCs w:val="20"/>
                <w:lang w:val="en-GB"/>
              </w:rPr>
            </w:pPr>
            <w:ins w:id="4554" w:author="Dylan Van Aswegen" w:date="2024-07-11T07:43:00Z" w16du:dateUtc="2024-07-11T05:43:00Z">
              <w:r>
                <w:rPr>
                  <w:rFonts w:ascii="Arial" w:hAnsi="Arial" w:cs="Arial"/>
                  <w:sz w:val="20"/>
                  <w:szCs w:val="20"/>
                  <w:lang w:val="en-GB"/>
                </w:rPr>
                <w:t xml:space="preserve">This will be populated by the date </w:t>
              </w:r>
            </w:ins>
            <w:ins w:id="4555" w:author="Dylan Van Aswegen" w:date="2024-07-11T07:49:00Z" w16du:dateUtc="2024-07-11T05:49:00Z">
              <w:r w:rsidR="00137F00">
                <w:rPr>
                  <w:rFonts w:ascii="Arial" w:hAnsi="Arial" w:cs="Arial"/>
                  <w:sz w:val="20"/>
                  <w:szCs w:val="20"/>
                  <w:lang w:val="en-GB"/>
                </w:rPr>
                <w:t xml:space="preserve">that the order was placed. </w:t>
              </w:r>
            </w:ins>
            <w:ins w:id="4556" w:author="Dylan Van Aswegen" w:date="2024-07-11T07:43:00Z" w16du:dateUtc="2024-07-11T05:43:00Z">
              <w:r>
                <w:rPr>
                  <w:rFonts w:ascii="Arial" w:hAnsi="Arial" w:cs="Arial"/>
                  <w:sz w:val="20"/>
                  <w:szCs w:val="20"/>
                  <w:lang w:val="en-GB"/>
                </w:rPr>
                <w:t xml:space="preserve"> </w:t>
              </w:r>
            </w:ins>
          </w:p>
        </w:tc>
      </w:tr>
      <w:tr w:rsidR="009D3DA5" w14:paraId="4E73E5AE" w14:textId="77777777" w:rsidTr="00B636B3">
        <w:trPr>
          <w:cnfStyle w:val="000000100000" w:firstRow="0" w:lastRow="0" w:firstColumn="0" w:lastColumn="0" w:oddVBand="0" w:evenVBand="0" w:oddHBand="1" w:evenHBand="0" w:firstRowFirstColumn="0" w:firstRowLastColumn="0" w:lastRowFirstColumn="0" w:lastRowLastColumn="0"/>
          <w:ins w:id="4557" w:author="Dylan Van Aswegen" w:date="2024-07-11T07:40:00Z"/>
          <w:trPrChange w:id="4558" w:author="Dylan Van Aswegen" w:date="2024-07-11T07:54:00Z" w16du:dateUtc="2024-07-11T05:54:00Z">
            <w:trPr>
              <w:gridBefore w:val="2"/>
            </w:trPr>
          </w:trPrChange>
        </w:trPr>
        <w:tc>
          <w:tcPr>
            <w:cnfStyle w:val="001000000000" w:firstRow="0" w:lastRow="0" w:firstColumn="1" w:lastColumn="0" w:oddVBand="0" w:evenVBand="0" w:oddHBand="0" w:evenHBand="0" w:firstRowFirstColumn="0" w:firstRowLastColumn="0" w:lastRowFirstColumn="0" w:lastRowLastColumn="0"/>
            <w:tcW w:w="1550" w:type="dxa"/>
            <w:tcPrChange w:id="4559" w:author="Dylan Van Aswegen" w:date="2024-07-11T07:54:00Z" w16du:dateUtc="2024-07-11T05:54:00Z">
              <w:tcPr>
                <w:tcW w:w="1451" w:type="dxa"/>
                <w:gridSpan w:val="2"/>
              </w:tcPr>
            </w:tcPrChange>
          </w:tcPr>
          <w:p w14:paraId="5439FC16" w14:textId="3CF4CB9D" w:rsidR="009D3DA5" w:rsidRDefault="00B636B3" w:rsidP="00B85F07">
            <w:pPr>
              <w:spacing w:line="360" w:lineRule="auto"/>
              <w:jc w:val="both"/>
              <w:cnfStyle w:val="001000100000" w:firstRow="0" w:lastRow="0" w:firstColumn="1" w:lastColumn="0" w:oddVBand="0" w:evenVBand="0" w:oddHBand="1" w:evenHBand="0" w:firstRowFirstColumn="0" w:firstRowLastColumn="0" w:lastRowFirstColumn="0" w:lastRowLastColumn="0"/>
              <w:rPr>
                <w:ins w:id="4560" w:author="Dylan Van Aswegen" w:date="2024-07-11T07:40:00Z" w16du:dateUtc="2024-07-11T05:40:00Z"/>
                <w:rFonts w:ascii="Arial" w:hAnsi="Arial" w:cs="Arial"/>
                <w:sz w:val="20"/>
                <w:szCs w:val="20"/>
                <w:lang w:val="en-GB"/>
              </w:rPr>
            </w:pPr>
            <w:ins w:id="4561" w:author="Dylan Van Aswegen" w:date="2024-07-11T07:54:00Z" w16du:dateUtc="2024-07-11T05:54:00Z">
              <w:r>
                <w:rPr>
                  <w:rFonts w:ascii="Arial" w:hAnsi="Arial" w:cs="Arial"/>
                  <w:sz w:val="20"/>
                  <w:szCs w:val="20"/>
                  <w:lang w:val="en-GB"/>
                </w:rPr>
                <w:t>Purchaser</w:t>
              </w:r>
            </w:ins>
          </w:p>
        </w:tc>
        <w:tc>
          <w:tcPr>
            <w:tcW w:w="1264" w:type="dxa"/>
            <w:tcPrChange w:id="4562" w:author="Dylan Van Aswegen" w:date="2024-07-11T07:54:00Z" w16du:dateUtc="2024-07-11T05:54:00Z">
              <w:tcPr>
                <w:tcW w:w="1273" w:type="dxa"/>
                <w:gridSpan w:val="2"/>
              </w:tcPr>
            </w:tcPrChange>
          </w:tcPr>
          <w:p w14:paraId="4F88B521" w14:textId="3FEDE7EA" w:rsidR="009D3DA5" w:rsidRDefault="009D3DA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563" w:author="Dylan Van Aswegen" w:date="2024-07-11T07:40:00Z" w16du:dateUtc="2024-07-11T05:40:00Z"/>
                <w:rFonts w:ascii="Arial" w:hAnsi="Arial" w:cs="Arial"/>
                <w:sz w:val="20"/>
                <w:szCs w:val="20"/>
                <w:lang w:val="en-GB"/>
              </w:rPr>
            </w:pPr>
            <w:ins w:id="4564" w:author="Dylan Van Aswegen" w:date="2024-07-11T07:42:00Z" w16du:dateUtc="2024-07-11T05:42:00Z">
              <w:r>
                <w:rPr>
                  <w:rFonts w:ascii="Arial" w:hAnsi="Arial" w:cs="Arial"/>
                  <w:sz w:val="20"/>
                  <w:szCs w:val="20"/>
                  <w:lang w:val="en-GB"/>
                </w:rPr>
                <w:t>Text Field</w:t>
              </w:r>
            </w:ins>
          </w:p>
        </w:tc>
        <w:tc>
          <w:tcPr>
            <w:tcW w:w="1673" w:type="dxa"/>
            <w:tcPrChange w:id="4565" w:author="Dylan Van Aswegen" w:date="2024-07-11T07:54:00Z" w16du:dateUtc="2024-07-11T05:54:00Z">
              <w:tcPr>
                <w:tcW w:w="1694" w:type="dxa"/>
              </w:tcPr>
            </w:tcPrChange>
          </w:tcPr>
          <w:p w14:paraId="4A99845C" w14:textId="3921D098" w:rsidR="009D3DA5" w:rsidRDefault="009D3DA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566" w:author="Dylan Van Aswegen" w:date="2024-07-11T07:40:00Z" w16du:dateUtc="2024-07-11T05:40:00Z"/>
                <w:rFonts w:ascii="Arial" w:hAnsi="Arial" w:cs="Arial"/>
                <w:sz w:val="20"/>
                <w:szCs w:val="20"/>
                <w:lang w:val="en-GB"/>
              </w:rPr>
            </w:pPr>
            <w:ins w:id="4567" w:author="Dylan Van Aswegen" w:date="2024-07-11T07:42:00Z" w16du:dateUtc="2024-07-11T05:42:00Z">
              <w:r>
                <w:rPr>
                  <w:rFonts w:ascii="Arial" w:hAnsi="Arial" w:cs="Arial"/>
                  <w:sz w:val="20"/>
                  <w:szCs w:val="20"/>
                  <w:lang w:val="en-GB"/>
                </w:rPr>
                <w:t>String</w:t>
              </w:r>
            </w:ins>
          </w:p>
        </w:tc>
        <w:tc>
          <w:tcPr>
            <w:tcW w:w="3735" w:type="dxa"/>
            <w:tcPrChange w:id="4568" w:author="Dylan Van Aswegen" w:date="2024-07-11T07:54:00Z" w16du:dateUtc="2024-07-11T05:54:00Z">
              <w:tcPr>
                <w:tcW w:w="3804" w:type="dxa"/>
                <w:gridSpan w:val="2"/>
              </w:tcPr>
            </w:tcPrChange>
          </w:tcPr>
          <w:p w14:paraId="7E77A14C" w14:textId="5CA9B2F5" w:rsidR="009D3DA5" w:rsidRDefault="009D3DA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569" w:author="Dylan Van Aswegen" w:date="2024-07-11T07:40:00Z" w16du:dateUtc="2024-07-11T05:40:00Z"/>
                <w:rFonts w:ascii="Arial" w:hAnsi="Arial" w:cs="Arial"/>
                <w:sz w:val="20"/>
                <w:szCs w:val="20"/>
                <w:lang w:val="en-GB"/>
              </w:rPr>
            </w:pPr>
            <w:ins w:id="4570" w:author="Dylan Van Aswegen" w:date="2024-07-11T07:43:00Z" w16du:dateUtc="2024-07-11T05:43:00Z">
              <w:r>
                <w:rPr>
                  <w:rFonts w:ascii="Arial" w:hAnsi="Arial" w:cs="Arial"/>
                  <w:sz w:val="20"/>
                  <w:szCs w:val="20"/>
                  <w:lang w:val="en-GB"/>
                </w:rPr>
                <w:t xml:space="preserve">This will be populated with the </w:t>
              </w:r>
            </w:ins>
            <w:ins w:id="4571" w:author="Dylan Van Aswegen" w:date="2024-07-11T07:54:00Z" w16du:dateUtc="2024-07-11T05:54:00Z">
              <w:r w:rsidR="00B636B3">
                <w:rPr>
                  <w:rFonts w:ascii="Arial" w:hAnsi="Arial" w:cs="Arial"/>
                  <w:sz w:val="20"/>
                  <w:szCs w:val="20"/>
                  <w:lang w:val="en-GB"/>
                </w:rPr>
                <w:t xml:space="preserve">name of the person who </w:t>
              </w:r>
            </w:ins>
            <w:ins w:id="4572" w:author="Dylan Van Aswegen" w:date="2024-07-11T07:55:00Z" w16du:dateUtc="2024-07-11T05:55:00Z">
              <w:r w:rsidR="00B636B3">
                <w:rPr>
                  <w:rFonts w:ascii="Arial" w:hAnsi="Arial" w:cs="Arial"/>
                  <w:sz w:val="20"/>
                  <w:szCs w:val="20"/>
                  <w:lang w:val="en-GB"/>
                </w:rPr>
                <w:t>paid for the order (Only displayed for group purchases)</w:t>
              </w:r>
            </w:ins>
            <w:ins w:id="4573" w:author="Dylan Van Aswegen" w:date="2024-07-11T07:43:00Z" w16du:dateUtc="2024-07-11T05:43:00Z">
              <w:r>
                <w:rPr>
                  <w:rFonts w:ascii="Arial" w:hAnsi="Arial" w:cs="Arial"/>
                  <w:sz w:val="20"/>
                  <w:szCs w:val="20"/>
                  <w:lang w:val="en-GB"/>
                </w:rPr>
                <w:t>.</w:t>
              </w:r>
            </w:ins>
          </w:p>
        </w:tc>
      </w:tr>
      <w:tr w:rsidR="009D3DA5" w14:paraId="6A3DDC17" w14:textId="77777777" w:rsidTr="00B636B3">
        <w:trPr>
          <w:ins w:id="4574" w:author="Dylan Van Aswegen" w:date="2024-07-11T07:40:00Z"/>
          <w:trPrChange w:id="4575" w:author="Dylan Van Aswegen" w:date="2024-07-11T07:54:00Z" w16du:dateUtc="2024-07-11T05:54:00Z">
            <w:trPr>
              <w:gridBefore w:val="2"/>
            </w:trPr>
          </w:trPrChange>
        </w:trPr>
        <w:tc>
          <w:tcPr>
            <w:cnfStyle w:val="001000000000" w:firstRow="0" w:lastRow="0" w:firstColumn="1" w:lastColumn="0" w:oddVBand="0" w:evenVBand="0" w:oddHBand="0" w:evenHBand="0" w:firstRowFirstColumn="0" w:firstRowLastColumn="0" w:lastRowFirstColumn="0" w:lastRowLastColumn="0"/>
            <w:tcW w:w="1550" w:type="dxa"/>
            <w:tcPrChange w:id="4576" w:author="Dylan Van Aswegen" w:date="2024-07-11T07:54:00Z" w16du:dateUtc="2024-07-11T05:54:00Z">
              <w:tcPr>
                <w:tcW w:w="1451" w:type="dxa"/>
                <w:gridSpan w:val="2"/>
              </w:tcPr>
            </w:tcPrChange>
          </w:tcPr>
          <w:p w14:paraId="669D4582" w14:textId="40A21CDB" w:rsidR="009D3DA5" w:rsidRDefault="009D3DA5" w:rsidP="00B85F07">
            <w:pPr>
              <w:spacing w:line="360" w:lineRule="auto"/>
              <w:jc w:val="both"/>
              <w:rPr>
                <w:ins w:id="4577" w:author="Dylan Van Aswegen" w:date="2024-07-11T07:40:00Z" w16du:dateUtc="2024-07-11T05:40:00Z"/>
                <w:rFonts w:ascii="Arial" w:hAnsi="Arial" w:cs="Arial"/>
                <w:sz w:val="20"/>
                <w:szCs w:val="20"/>
                <w:lang w:val="en-GB"/>
              </w:rPr>
            </w:pPr>
            <w:ins w:id="4578" w:author="Dylan Van Aswegen" w:date="2024-07-11T07:41:00Z" w16du:dateUtc="2024-07-11T05:41:00Z">
              <w:r>
                <w:rPr>
                  <w:rFonts w:ascii="Arial" w:hAnsi="Arial" w:cs="Arial"/>
                  <w:sz w:val="20"/>
                  <w:szCs w:val="20"/>
                  <w:lang w:val="en-GB"/>
                </w:rPr>
                <w:t xml:space="preserve">Order Total </w:t>
              </w:r>
            </w:ins>
          </w:p>
        </w:tc>
        <w:tc>
          <w:tcPr>
            <w:tcW w:w="1264" w:type="dxa"/>
            <w:tcPrChange w:id="4579" w:author="Dylan Van Aswegen" w:date="2024-07-11T07:54:00Z" w16du:dateUtc="2024-07-11T05:54:00Z">
              <w:tcPr>
                <w:tcW w:w="1273" w:type="dxa"/>
                <w:gridSpan w:val="2"/>
              </w:tcPr>
            </w:tcPrChange>
          </w:tcPr>
          <w:p w14:paraId="3A80816A" w14:textId="40282862" w:rsidR="009D3DA5" w:rsidRDefault="009D3DA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580" w:author="Dylan Van Aswegen" w:date="2024-07-11T07:40:00Z" w16du:dateUtc="2024-07-11T05:40:00Z"/>
                <w:rFonts w:ascii="Arial" w:hAnsi="Arial" w:cs="Arial"/>
                <w:sz w:val="20"/>
                <w:szCs w:val="20"/>
                <w:lang w:val="en-GB"/>
              </w:rPr>
            </w:pPr>
            <w:ins w:id="4581" w:author="Dylan Van Aswegen" w:date="2024-07-11T07:42:00Z" w16du:dateUtc="2024-07-11T05:42:00Z">
              <w:r>
                <w:rPr>
                  <w:rFonts w:ascii="Arial" w:hAnsi="Arial" w:cs="Arial"/>
                  <w:sz w:val="20"/>
                  <w:szCs w:val="20"/>
                  <w:lang w:val="en-GB"/>
                </w:rPr>
                <w:t>Text Field</w:t>
              </w:r>
            </w:ins>
          </w:p>
        </w:tc>
        <w:tc>
          <w:tcPr>
            <w:tcW w:w="1673" w:type="dxa"/>
            <w:tcPrChange w:id="4582" w:author="Dylan Van Aswegen" w:date="2024-07-11T07:54:00Z" w16du:dateUtc="2024-07-11T05:54:00Z">
              <w:tcPr>
                <w:tcW w:w="1694" w:type="dxa"/>
              </w:tcPr>
            </w:tcPrChange>
          </w:tcPr>
          <w:p w14:paraId="6EF19CA4" w14:textId="43CA2EAE" w:rsidR="009D3DA5" w:rsidRDefault="009D3DA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583" w:author="Dylan Van Aswegen" w:date="2024-07-11T07:40:00Z" w16du:dateUtc="2024-07-11T05:40:00Z"/>
                <w:rFonts w:ascii="Arial" w:hAnsi="Arial" w:cs="Arial"/>
                <w:sz w:val="20"/>
                <w:szCs w:val="20"/>
                <w:lang w:val="en-GB"/>
              </w:rPr>
            </w:pPr>
            <w:ins w:id="4584" w:author="Dylan Van Aswegen" w:date="2024-07-11T07:42:00Z" w16du:dateUtc="2024-07-11T05:42:00Z">
              <w:r>
                <w:rPr>
                  <w:rFonts w:ascii="Arial" w:hAnsi="Arial" w:cs="Arial"/>
                  <w:sz w:val="20"/>
                  <w:szCs w:val="20"/>
                  <w:lang w:val="en-GB"/>
                </w:rPr>
                <w:t>String</w:t>
              </w:r>
            </w:ins>
          </w:p>
        </w:tc>
        <w:tc>
          <w:tcPr>
            <w:tcW w:w="3735" w:type="dxa"/>
            <w:tcPrChange w:id="4585" w:author="Dylan Van Aswegen" w:date="2024-07-11T07:54:00Z" w16du:dateUtc="2024-07-11T05:54:00Z">
              <w:tcPr>
                <w:tcW w:w="3804" w:type="dxa"/>
                <w:gridSpan w:val="2"/>
              </w:tcPr>
            </w:tcPrChange>
          </w:tcPr>
          <w:p w14:paraId="46133750" w14:textId="32A6BE94" w:rsidR="009D3DA5" w:rsidRDefault="009D3DA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586" w:author="Dylan Van Aswegen" w:date="2024-07-11T07:40:00Z" w16du:dateUtc="2024-07-11T05:40:00Z"/>
                <w:rFonts w:ascii="Arial" w:hAnsi="Arial" w:cs="Arial"/>
                <w:sz w:val="20"/>
                <w:szCs w:val="20"/>
                <w:lang w:val="en-GB"/>
              </w:rPr>
            </w:pPr>
            <w:ins w:id="4587" w:author="Dylan Van Aswegen" w:date="2024-07-11T07:44:00Z" w16du:dateUtc="2024-07-11T05:44:00Z">
              <w:r>
                <w:rPr>
                  <w:rFonts w:ascii="Arial" w:hAnsi="Arial" w:cs="Arial"/>
                  <w:sz w:val="20"/>
                  <w:szCs w:val="20"/>
                  <w:lang w:val="en-GB"/>
                </w:rPr>
                <w:t>This will be populated with the total cost of the order</w:t>
              </w:r>
            </w:ins>
            <w:ins w:id="4588" w:author="Dylan Van Aswegen" w:date="2024-07-11T07:55:00Z" w16du:dateUtc="2024-07-11T05:55:00Z">
              <w:r w:rsidR="00B636B3">
                <w:rPr>
                  <w:rFonts w:ascii="Arial" w:hAnsi="Arial" w:cs="Arial"/>
                  <w:sz w:val="20"/>
                  <w:szCs w:val="20"/>
                  <w:lang w:val="en-GB"/>
                </w:rPr>
                <w:t>, including tax</w:t>
              </w:r>
            </w:ins>
            <w:ins w:id="4589" w:author="Dylan Van Aswegen" w:date="2024-07-11T07:45:00Z" w16du:dateUtc="2024-07-11T05:45:00Z">
              <w:r>
                <w:rPr>
                  <w:rFonts w:ascii="Arial" w:hAnsi="Arial" w:cs="Arial"/>
                  <w:sz w:val="20"/>
                  <w:szCs w:val="20"/>
                  <w:lang w:val="en-GB"/>
                </w:rPr>
                <w:t xml:space="preserve">, </w:t>
              </w:r>
              <w:proofErr w:type="spellStart"/>
              <w:r>
                <w:rPr>
                  <w:rFonts w:ascii="Arial" w:hAnsi="Arial" w:cs="Arial"/>
                  <w:sz w:val="20"/>
                  <w:szCs w:val="20"/>
                  <w:lang w:val="en-GB"/>
                </w:rPr>
                <w:t>preceeded</w:t>
              </w:r>
              <w:proofErr w:type="spellEnd"/>
              <w:r>
                <w:rPr>
                  <w:rFonts w:ascii="Arial" w:hAnsi="Arial" w:cs="Arial"/>
                  <w:sz w:val="20"/>
                  <w:szCs w:val="20"/>
                  <w:lang w:val="en-GB"/>
                </w:rPr>
                <w:t xml:space="preserve"> by the currency symbol of the organisations currency. </w:t>
              </w:r>
            </w:ins>
            <w:ins w:id="4590" w:author="Dylan Van Aswegen" w:date="2024-07-11T07:44:00Z" w16du:dateUtc="2024-07-11T05:44:00Z">
              <w:r>
                <w:rPr>
                  <w:rFonts w:ascii="Arial" w:hAnsi="Arial" w:cs="Arial"/>
                  <w:sz w:val="20"/>
                  <w:szCs w:val="20"/>
                  <w:lang w:val="en-GB"/>
                </w:rPr>
                <w:t xml:space="preserve"> </w:t>
              </w:r>
            </w:ins>
          </w:p>
        </w:tc>
      </w:tr>
      <w:tr w:rsidR="00B636B3" w14:paraId="3024A719" w14:textId="77777777" w:rsidTr="00B636B3">
        <w:trPr>
          <w:cnfStyle w:val="000000100000" w:firstRow="0" w:lastRow="0" w:firstColumn="0" w:lastColumn="0" w:oddVBand="0" w:evenVBand="0" w:oddHBand="1" w:evenHBand="0" w:firstRowFirstColumn="0" w:firstRowLastColumn="0" w:lastRowFirstColumn="0" w:lastRowLastColumn="0"/>
          <w:ins w:id="4591" w:author="Dylan Van Aswegen" w:date="2024-07-11T07:54:00Z"/>
        </w:trPr>
        <w:tc>
          <w:tcPr>
            <w:cnfStyle w:val="001000000000" w:firstRow="0" w:lastRow="0" w:firstColumn="1" w:lastColumn="0" w:oddVBand="0" w:evenVBand="0" w:oddHBand="0" w:evenHBand="0" w:firstRowFirstColumn="0" w:firstRowLastColumn="0" w:lastRowFirstColumn="0" w:lastRowLastColumn="0"/>
            <w:tcW w:w="1550" w:type="dxa"/>
          </w:tcPr>
          <w:p w14:paraId="70E34739" w14:textId="1847E00F" w:rsidR="00B636B3" w:rsidRDefault="00B636B3" w:rsidP="00B85F07">
            <w:pPr>
              <w:spacing w:line="360" w:lineRule="auto"/>
              <w:jc w:val="both"/>
              <w:rPr>
                <w:ins w:id="4592" w:author="Dylan Van Aswegen" w:date="2024-07-11T07:54:00Z" w16du:dateUtc="2024-07-11T05:54:00Z"/>
                <w:rFonts w:ascii="Arial" w:hAnsi="Arial" w:cs="Arial"/>
                <w:sz w:val="20"/>
                <w:szCs w:val="20"/>
                <w:lang w:val="en-GB"/>
              </w:rPr>
            </w:pPr>
            <w:ins w:id="4593" w:author="Dylan Van Aswegen" w:date="2024-07-11T07:54:00Z" w16du:dateUtc="2024-07-11T05:54:00Z">
              <w:r>
                <w:rPr>
                  <w:rFonts w:ascii="Arial" w:hAnsi="Arial" w:cs="Arial"/>
                  <w:sz w:val="20"/>
                  <w:szCs w:val="20"/>
                  <w:lang w:val="en-GB"/>
                </w:rPr>
                <w:t>Payment Method</w:t>
              </w:r>
            </w:ins>
          </w:p>
        </w:tc>
        <w:tc>
          <w:tcPr>
            <w:tcW w:w="1264" w:type="dxa"/>
          </w:tcPr>
          <w:p w14:paraId="5A3036E3" w14:textId="0DA4639E" w:rsidR="00B636B3" w:rsidRDefault="00B636B3"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594" w:author="Dylan Van Aswegen" w:date="2024-07-11T07:54:00Z" w16du:dateUtc="2024-07-11T05:54:00Z"/>
                <w:rFonts w:ascii="Arial" w:hAnsi="Arial" w:cs="Arial"/>
                <w:sz w:val="20"/>
                <w:szCs w:val="20"/>
                <w:lang w:val="en-GB"/>
              </w:rPr>
            </w:pPr>
            <w:ins w:id="4595" w:author="Dylan Van Aswegen" w:date="2024-07-11T07:54:00Z" w16du:dateUtc="2024-07-11T05:54:00Z">
              <w:r>
                <w:rPr>
                  <w:rFonts w:ascii="Arial" w:hAnsi="Arial" w:cs="Arial"/>
                  <w:sz w:val="20"/>
                  <w:szCs w:val="20"/>
                  <w:lang w:val="en-GB"/>
                </w:rPr>
                <w:t>Text Field</w:t>
              </w:r>
            </w:ins>
          </w:p>
        </w:tc>
        <w:tc>
          <w:tcPr>
            <w:tcW w:w="1673" w:type="dxa"/>
          </w:tcPr>
          <w:p w14:paraId="06B692F0" w14:textId="7E9701E7" w:rsidR="00B636B3" w:rsidRDefault="00B636B3"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596" w:author="Dylan Van Aswegen" w:date="2024-07-11T07:54:00Z" w16du:dateUtc="2024-07-11T05:54:00Z"/>
                <w:rFonts w:ascii="Arial" w:hAnsi="Arial" w:cs="Arial"/>
                <w:sz w:val="20"/>
                <w:szCs w:val="20"/>
                <w:lang w:val="en-GB"/>
              </w:rPr>
            </w:pPr>
            <w:ins w:id="4597" w:author="Dylan Van Aswegen" w:date="2024-07-11T07:54:00Z" w16du:dateUtc="2024-07-11T05:54:00Z">
              <w:r>
                <w:rPr>
                  <w:rFonts w:ascii="Arial" w:hAnsi="Arial" w:cs="Arial"/>
                  <w:sz w:val="20"/>
                  <w:szCs w:val="20"/>
                  <w:lang w:val="en-GB"/>
                </w:rPr>
                <w:t>String</w:t>
              </w:r>
            </w:ins>
          </w:p>
        </w:tc>
        <w:tc>
          <w:tcPr>
            <w:tcW w:w="3735" w:type="dxa"/>
          </w:tcPr>
          <w:p w14:paraId="252FA6F4" w14:textId="600CF603" w:rsidR="00B636B3" w:rsidRDefault="00D4050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598" w:author="Dylan Van Aswegen" w:date="2024-07-11T07:54:00Z" w16du:dateUtc="2024-07-11T05:54:00Z"/>
                <w:rFonts w:ascii="Arial" w:hAnsi="Arial" w:cs="Arial"/>
                <w:sz w:val="20"/>
                <w:szCs w:val="20"/>
                <w:lang w:val="en-GB"/>
              </w:rPr>
            </w:pPr>
            <w:ins w:id="4599" w:author="Dylan Van Aswegen" w:date="2024-07-11T07:55:00Z" w16du:dateUtc="2024-07-11T05:55:00Z">
              <w:r>
                <w:rPr>
                  <w:rFonts w:ascii="Arial" w:hAnsi="Arial" w:cs="Arial"/>
                  <w:sz w:val="20"/>
                  <w:szCs w:val="20"/>
                  <w:lang w:val="en-GB"/>
                </w:rPr>
                <w:t xml:space="preserve">This will be populated with </w:t>
              </w:r>
            </w:ins>
            <w:ins w:id="4600" w:author="Dylan Van Aswegen" w:date="2024-07-11T07:56:00Z" w16du:dateUtc="2024-07-11T05:56:00Z">
              <w:r>
                <w:rPr>
                  <w:rFonts w:ascii="Arial" w:hAnsi="Arial" w:cs="Arial"/>
                  <w:sz w:val="20"/>
                  <w:szCs w:val="20"/>
                  <w:lang w:val="en-GB"/>
                </w:rPr>
                <w:t>the payment method used to pay for the order. If no payment was required this should be populated with “None”.</w:t>
              </w:r>
            </w:ins>
          </w:p>
        </w:tc>
      </w:tr>
      <w:tr w:rsidR="009D3DA5" w14:paraId="37AD0B92" w14:textId="77777777" w:rsidTr="00B636B3">
        <w:trPr>
          <w:ins w:id="4601" w:author="Dylan Van Aswegen" w:date="2024-07-11T07:40:00Z"/>
          <w:trPrChange w:id="4602" w:author="Dylan Van Aswegen" w:date="2024-07-11T07:54:00Z" w16du:dateUtc="2024-07-11T05:54:00Z">
            <w:trPr>
              <w:gridBefore w:val="2"/>
            </w:trPr>
          </w:trPrChange>
        </w:trPr>
        <w:tc>
          <w:tcPr>
            <w:cnfStyle w:val="001000000000" w:firstRow="0" w:lastRow="0" w:firstColumn="1" w:lastColumn="0" w:oddVBand="0" w:evenVBand="0" w:oddHBand="0" w:evenHBand="0" w:firstRowFirstColumn="0" w:firstRowLastColumn="0" w:lastRowFirstColumn="0" w:lastRowLastColumn="0"/>
            <w:tcW w:w="1550" w:type="dxa"/>
            <w:tcPrChange w:id="4603" w:author="Dylan Van Aswegen" w:date="2024-07-11T07:54:00Z" w16du:dateUtc="2024-07-11T05:54:00Z">
              <w:tcPr>
                <w:tcW w:w="1451" w:type="dxa"/>
                <w:gridSpan w:val="2"/>
              </w:tcPr>
            </w:tcPrChange>
          </w:tcPr>
          <w:p w14:paraId="30B6BC9C" w14:textId="614E2B31" w:rsidR="009D3DA5" w:rsidRDefault="009D3DA5" w:rsidP="00B85F07">
            <w:pPr>
              <w:spacing w:line="360" w:lineRule="auto"/>
              <w:jc w:val="both"/>
              <w:rPr>
                <w:ins w:id="4604" w:author="Dylan Van Aswegen" w:date="2024-07-11T07:40:00Z" w16du:dateUtc="2024-07-11T05:40:00Z"/>
                <w:rFonts w:ascii="Arial" w:hAnsi="Arial" w:cs="Arial"/>
                <w:sz w:val="20"/>
                <w:szCs w:val="20"/>
                <w:lang w:val="en-GB"/>
              </w:rPr>
            </w:pPr>
            <w:ins w:id="4605" w:author="Dylan Van Aswegen" w:date="2024-07-11T07:41:00Z" w16du:dateUtc="2024-07-11T05:41:00Z">
              <w:r>
                <w:rPr>
                  <w:rFonts w:ascii="Arial" w:hAnsi="Arial" w:cs="Arial"/>
                  <w:sz w:val="20"/>
                  <w:szCs w:val="20"/>
                  <w:lang w:val="en-GB"/>
                </w:rPr>
                <w:t>Order Status</w:t>
              </w:r>
            </w:ins>
          </w:p>
        </w:tc>
        <w:tc>
          <w:tcPr>
            <w:tcW w:w="1264" w:type="dxa"/>
            <w:tcPrChange w:id="4606" w:author="Dylan Van Aswegen" w:date="2024-07-11T07:54:00Z" w16du:dateUtc="2024-07-11T05:54:00Z">
              <w:tcPr>
                <w:tcW w:w="1273" w:type="dxa"/>
                <w:gridSpan w:val="2"/>
              </w:tcPr>
            </w:tcPrChange>
          </w:tcPr>
          <w:p w14:paraId="6D6E6BAF" w14:textId="03DB37BC" w:rsidR="009D3DA5" w:rsidRDefault="009D3DA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607" w:author="Dylan Van Aswegen" w:date="2024-07-11T07:40:00Z" w16du:dateUtc="2024-07-11T05:40:00Z"/>
                <w:rFonts w:ascii="Arial" w:hAnsi="Arial" w:cs="Arial"/>
                <w:sz w:val="20"/>
                <w:szCs w:val="20"/>
                <w:lang w:val="en-GB"/>
              </w:rPr>
            </w:pPr>
            <w:ins w:id="4608" w:author="Dylan Van Aswegen" w:date="2024-07-11T07:42:00Z" w16du:dateUtc="2024-07-11T05:42:00Z">
              <w:r>
                <w:rPr>
                  <w:rFonts w:ascii="Arial" w:hAnsi="Arial" w:cs="Arial"/>
                  <w:sz w:val="20"/>
                  <w:szCs w:val="20"/>
                  <w:lang w:val="en-GB"/>
                </w:rPr>
                <w:t>Text Field</w:t>
              </w:r>
            </w:ins>
          </w:p>
        </w:tc>
        <w:tc>
          <w:tcPr>
            <w:tcW w:w="1673" w:type="dxa"/>
            <w:tcPrChange w:id="4609" w:author="Dylan Van Aswegen" w:date="2024-07-11T07:54:00Z" w16du:dateUtc="2024-07-11T05:54:00Z">
              <w:tcPr>
                <w:tcW w:w="1694" w:type="dxa"/>
              </w:tcPr>
            </w:tcPrChange>
          </w:tcPr>
          <w:p w14:paraId="40260F90" w14:textId="369B5381" w:rsidR="009D3DA5" w:rsidRDefault="009D3DA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610" w:author="Dylan Van Aswegen" w:date="2024-07-11T07:40:00Z" w16du:dateUtc="2024-07-11T05:40:00Z"/>
                <w:rFonts w:ascii="Arial" w:hAnsi="Arial" w:cs="Arial"/>
                <w:sz w:val="20"/>
                <w:szCs w:val="20"/>
                <w:lang w:val="en-GB"/>
              </w:rPr>
            </w:pPr>
            <w:ins w:id="4611" w:author="Dylan Van Aswegen" w:date="2024-07-11T07:42:00Z" w16du:dateUtc="2024-07-11T05:42:00Z">
              <w:r>
                <w:rPr>
                  <w:rFonts w:ascii="Arial" w:hAnsi="Arial" w:cs="Arial"/>
                  <w:sz w:val="20"/>
                  <w:szCs w:val="20"/>
                  <w:lang w:val="en-GB"/>
                </w:rPr>
                <w:t>String</w:t>
              </w:r>
            </w:ins>
          </w:p>
        </w:tc>
        <w:tc>
          <w:tcPr>
            <w:tcW w:w="3735" w:type="dxa"/>
            <w:tcPrChange w:id="4612" w:author="Dylan Van Aswegen" w:date="2024-07-11T07:54:00Z" w16du:dateUtc="2024-07-11T05:54:00Z">
              <w:tcPr>
                <w:tcW w:w="3804" w:type="dxa"/>
                <w:gridSpan w:val="2"/>
              </w:tcPr>
            </w:tcPrChange>
          </w:tcPr>
          <w:p w14:paraId="0F2FCBE0" w14:textId="4483A4E7" w:rsidR="009D3DA5" w:rsidRDefault="001B441C"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613" w:author="Dylan Van Aswegen" w:date="2024-07-11T07:40:00Z" w16du:dateUtc="2024-07-11T05:40:00Z"/>
                <w:rFonts w:ascii="Arial" w:hAnsi="Arial" w:cs="Arial"/>
                <w:sz w:val="20"/>
                <w:szCs w:val="20"/>
                <w:lang w:val="en-GB"/>
              </w:rPr>
            </w:pPr>
            <w:ins w:id="4614" w:author="Dylan Van Aswegen" w:date="2024-07-11T07:45:00Z" w16du:dateUtc="2024-07-11T05:45:00Z">
              <w:r>
                <w:rPr>
                  <w:rFonts w:ascii="Arial" w:hAnsi="Arial" w:cs="Arial"/>
                  <w:sz w:val="20"/>
                  <w:szCs w:val="20"/>
                  <w:lang w:val="en-GB"/>
                </w:rPr>
                <w:t xml:space="preserve">This will be populated with the order status of the order. </w:t>
              </w:r>
            </w:ins>
          </w:p>
        </w:tc>
      </w:tr>
    </w:tbl>
    <w:p w14:paraId="2A55D4E4" w14:textId="5E5E53DA" w:rsidR="00011E91" w:rsidRDefault="001B441C" w:rsidP="008157E2">
      <w:pPr>
        <w:rPr>
          <w:ins w:id="4615" w:author="Dylan Van Aswegen" w:date="2024-07-11T07:47:00Z" w16du:dateUtc="2024-07-11T05:47:00Z"/>
          <w:lang w:val="en-GB"/>
        </w:rPr>
      </w:pPr>
      <w:ins w:id="4616" w:author="Dylan Van Aswegen" w:date="2024-07-11T07:46:00Z" w16du:dateUtc="2024-07-11T05:46:00Z">
        <w:r>
          <w:rPr>
            <w:lang w:val="en-GB"/>
          </w:rPr>
          <w:t xml:space="preserve">This table should be sorted by the most recent order placed in descending order. </w:t>
        </w:r>
      </w:ins>
    </w:p>
    <w:p w14:paraId="46D309E8" w14:textId="73C664AA" w:rsidR="00137F00" w:rsidRDefault="00137F00" w:rsidP="008157E2">
      <w:pPr>
        <w:rPr>
          <w:ins w:id="4617" w:author="Dylan Van Aswegen" w:date="2024-07-11T07:47:00Z" w16du:dateUtc="2024-07-11T05:47:00Z"/>
          <w:lang w:val="en-GB"/>
        </w:rPr>
      </w:pPr>
    </w:p>
    <w:p w14:paraId="6B1FED3C" w14:textId="1086C7F9" w:rsidR="001B441C" w:rsidRDefault="00137F00" w:rsidP="008157E2">
      <w:pPr>
        <w:rPr>
          <w:ins w:id="4618" w:author="Dylan Van Aswegen" w:date="2024-07-11T07:48:00Z" w16du:dateUtc="2024-07-11T05:48:00Z"/>
          <w:lang w:val="en-GB"/>
        </w:rPr>
      </w:pPr>
      <w:ins w:id="4619" w:author="Dylan Van Aswegen" w:date="2024-07-11T07:47:00Z" w16du:dateUtc="2024-07-11T05:47:00Z">
        <w:r>
          <w:rPr>
            <w:lang w:val="en-GB"/>
          </w:rPr>
          <w:t xml:space="preserve">Above the Older orders table will be a radio button </w:t>
        </w:r>
      </w:ins>
      <w:ins w:id="4620" w:author="Dylan Van Aswegen" w:date="2024-07-11T07:48:00Z" w16du:dateUtc="2024-07-11T05:48:00Z">
        <w:r>
          <w:rPr>
            <w:lang w:val="en-GB"/>
          </w:rPr>
          <w:t xml:space="preserve">to filter the payments displayed in the table. This will consist of the following: </w:t>
        </w:r>
      </w:ins>
    </w:p>
    <w:tbl>
      <w:tblPr>
        <w:tblStyle w:val="GridTable4-Accent1"/>
        <w:tblW w:w="10774" w:type="dxa"/>
        <w:tblInd w:w="-714" w:type="dxa"/>
        <w:tblLook w:val="04A0" w:firstRow="1" w:lastRow="0" w:firstColumn="1" w:lastColumn="0" w:noHBand="0" w:noVBand="1"/>
      </w:tblPr>
      <w:tblGrid>
        <w:gridCol w:w="1112"/>
        <w:gridCol w:w="1324"/>
        <w:gridCol w:w="1208"/>
        <w:gridCol w:w="2248"/>
        <w:gridCol w:w="1387"/>
        <w:gridCol w:w="3495"/>
      </w:tblGrid>
      <w:tr w:rsidR="001570CD" w14:paraId="6794BBED" w14:textId="77777777" w:rsidTr="00B85F07">
        <w:trPr>
          <w:cnfStyle w:val="100000000000" w:firstRow="1" w:lastRow="0" w:firstColumn="0" w:lastColumn="0" w:oddVBand="0" w:evenVBand="0" w:oddHBand="0" w:evenHBand="0" w:firstRowFirstColumn="0" w:firstRowLastColumn="0" w:lastRowFirstColumn="0" w:lastRowLastColumn="0"/>
          <w:tblHeader/>
          <w:ins w:id="4621" w:author="Dylan Van Aswegen" w:date="2024-07-11T07:48: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0427F66F" w14:textId="77777777" w:rsidR="00137F00" w:rsidRDefault="00137F00" w:rsidP="00B85F07">
            <w:pPr>
              <w:spacing w:line="360" w:lineRule="auto"/>
              <w:jc w:val="both"/>
              <w:rPr>
                <w:ins w:id="4622" w:author="Dylan Van Aswegen" w:date="2024-07-11T07:48:00Z" w16du:dateUtc="2024-07-11T05:48:00Z"/>
                <w:rFonts w:ascii="Arial" w:hAnsi="Arial" w:cs="Arial"/>
                <w:sz w:val="20"/>
                <w:szCs w:val="20"/>
                <w:lang w:val="en-GB"/>
              </w:rPr>
            </w:pPr>
            <w:ins w:id="4623" w:author="Dylan Van Aswegen" w:date="2024-07-11T07:48:00Z" w16du:dateUtc="2024-07-11T05:48:00Z">
              <w:r>
                <w:rPr>
                  <w:rFonts w:ascii="Arial" w:hAnsi="Arial" w:cs="Arial"/>
                  <w:sz w:val="20"/>
                  <w:szCs w:val="20"/>
                  <w:lang w:val="en-GB"/>
                </w:rPr>
                <w:t xml:space="preserve">Field Number </w:t>
              </w:r>
            </w:ins>
          </w:p>
        </w:tc>
        <w:tc>
          <w:tcPr>
            <w:tcW w:w="1417" w:type="dxa"/>
            <w:shd w:val="clear" w:color="auto" w:fill="002060"/>
          </w:tcPr>
          <w:p w14:paraId="0C25A378" w14:textId="77777777" w:rsidR="00137F00" w:rsidRDefault="00137F0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624" w:author="Dylan Van Aswegen" w:date="2024-07-11T07:48:00Z" w16du:dateUtc="2024-07-11T05:48:00Z"/>
                <w:rFonts w:ascii="Arial" w:hAnsi="Arial" w:cs="Arial"/>
                <w:sz w:val="20"/>
                <w:szCs w:val="20"/>
                <w:lang w:val="en-GB"/>
              </w:rPr>
            </w:pPr>
            <w:ins w:id="4625" w:author="Dylan Van Aswegen" w:date="2024-07-11T07:48:00Z" w16du:dateUtc="2024-07-11T05:48:00Z">
              <w:r>
                <w:rPr>
                  <w:rFonts w:ascii="Arial" w:hAnsi="Arial" w:cs="Arial"/>
                  <w:sz w:val="20"/>
                  <w:szCs w:val="20"/>
                  <w:lang w:val="en-GB"/>
                </w:rPr>
                <w:t>Field Name</w:t>
              </w:r>
            </w:ins>
          </w:p>
        </w:tc>
        <w:tc>
          <w:tcPr>
            <w:tcW w:w="1276" w:type="dxa"/>
            <w:shd w:val="clear" w:color="auto" w:fill="002060"/>
          </w:tcPr>
          <w:p w14:paraId="1AFCED57" w14:textId="77777777" w:rsidR="00137F00" w:rsidRDefault="00137F0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626" w:author="Dylan Van Aswegen" w:date="2024-07-11T07:48:00Z" w16du:dateUtc="2024-07-11T05:48:00Z"/>
                <w:rFonts w:ascii="Arial" w:hAnsi="Arial" w:cs="Arial"/>
                <w:sz w:val="20"/>
                <w:szCs w:val="20"/>
                <w:lang w:val="en-GB"/>
              </w:rPr>
            </w:pPr>
            <w:ins w:id="4627" w:author="Dylan Van Aswegen" w:date="2024-07-11T07:48:00Z" w16du:dateUtc="2024-07-11T05:48:00Z">
              <w:r>
                <w:rPr>
                  <w:rFonts w:ascii="Arial" w:hAnsi="Arial" w:cs="Arial"/>
                  <w:sz w:val="20"/>
                  <w:szCs w:val="20"/>
                  <w:lang w:val="en-GB"/>
                </w:rPr>
                <w:t>Field Type</w:t>
              </w:r>
            </w:ins>
          </w:p>
        </w:tc>
        <w:tc>
          <w:tcPr>
            <w:tcW w:w="1701" w:type="dxa"/>
            <w:shd w:val="clear" w:color="auto" w:fill="002060"/>
          </w:tcPr>
          <w:p w14:paraId="7429E5AA" w14:textId="77777777" w:rsidR="00137F00" w:rsidRDefault="00137F0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628" w:author="Dylan Van Aswegen" w:date="2024-07-11T07:48:00Z" w16du:dateUtc="2024-07-11T05:48:00Z"/>
                <w:rFonts w:ascii="Arial" w:hAnsi="Arial" w:cs="Arial"/>
                <w:sz w:val="20"/>
                <w:szCs w:val="20"/>
                <w:lang w:val="en-GB"/>
              </w:rPr>
            </w:pPr>
            <w:ins w:id="4629" w:author="Dylan Van Aswegen" w:date="2024-07-11T07:48:00Z" w16du:dateUtc="2024-07-11T05:48:00Z">
              <w:r>
                <w:rPr>
                  <w:rFonts w:ascii="Arial" w:hAnsi="Arial" w:cs="Arial"/>
                  <w:sz w:val="20"/>
                  <w:szCs w:val="20"/>
                  <w:lang w:val="en-GB"/>
                </w:rPr>
                <w:t>Field Data Type</w:t>
              </w:r>
            </w:ins>
          </w:p>
        </w:tc>
        <w:tc>
          <w:tcPr>
            <w:tcW w:w="1417" w:type="dxa"/>
            <w:shd w:val="clear" w:color="auto" w:fill="002060"/>
          </w:tcPr>
          <w:p w14:paraId="065C9A68" w14:textId="77777777" w:rsidR="00137F00" w:rsidRDefault="00137F0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630" w:author="Dylan Van Aswegen" w:date="2024-07-11T07:48:00Z" w16du:dateUtc="2024-07-11T05:48:00Z"/>
                <w:rFonts w:ascii="Arial" w:hAnsi="Arial" w:cs="Arial"/>
                <w:sz w:val="20"/>
                <w:szCs w:val="20"/>
                <w:lang w:val="en-GB"/>
              </w:rPr>
            </w:pPr>
            <w:ins w:id="4631" w:author="Dylan Van Aswegen" w:date="2024-07-11T07:48:00Z" w16du:dateUtc="2024-07-11T05:48:00Z">
              <w:r>
                <w:rPr>
                  <w:rFonts w:ascii="Arial" w:hAnsi="Arial" w:cs="Arial"/>
                  <w:sz w:val="20"/>
                  <w:szCs w:val="20"/>
                  <w:lang w:val="en-GB"/>
                </w:rPr>
                <w:t>Required?</w:t>
              </w:r>
            </w:ins>
          </w:p>
        </w:tc>
        <w:tc>
          <w:tcPr>
            <w:tcW w:w="3828" w:type="dxa"/>
            <w:shd w:val="clear" w:color="auto" w:fill="002060"/>
          </w:tcPr>
          <w:p w14:paraId="299C2DC6" w14:textId="77777777" w:rsidR="00137F00" w:rsidRDefault="00137F0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632" w:author="Dylan Van Aswegen" w:date="2024-07-11T07:48:00Z" w16du:dateUtc="2024-07-11T05:48:00Z"/>
                <w:rFonts w:ascii="Arial" w:hAnsi="Arial" w:cs="Arial"/>
                <w:sz w:val="20"/>
                <w:szCs w:val="20"/>
                <w:lang w:val="en-GB"/>
              </w:rPr>
            </w:pPr>
            <w:ins w:id="4633" w:author="Dylan Van Aswegen" w:date="2024-07-11T07:48:00Z" w16du:dateUtc="2024-07-11T05:48:00Z">
              <w:r>
                <w:rPr>
                  <w:rFonts w:ascii="Arial" w:hAnsi="Arial" w:cs="Arial"/>
                  <w:sz w:val="20"/>
                  <w:szCs w:val="20"/>
                  <w:lang w:val="en-GB"/>
                </w:rPr>
                <w:t>Field Rules</w:t>
              </w:r>
            </w:ins>
          </w:p>
        </w:tc>
      </w:tr>
      <w:tr w:rsidR="001570CD" w14:paraId="61EC2553" w14:textId="77777777" w:rsidTr="00B85F07">
        <w:trPr>
          <w:cnfStyle w:val="000000100000" w:firstRow="0" w:lastRow="0" w:firstColumn="0" w:lastColumn="0" w:oddVBand="0" w:evenVBand="0" w:oddHBand="1" w:evenHBand="0" w:firstRowFirstColumn="0" w:firstRowLastColumn="0" w:lastRowFirstColumn="0" w:lastRowLastColumn="0"/>
          <w:ins w:id="4634" w:author="Dylan Van Aswegen" w:date="2024-07-11T07:48:00Z"/>
        </w:trPr>
        <w:tc>
          <w:tcPr>
            <w:cnfStyle w:val="001000000000" w:firstRow="0" w:lastRow="0" w:firstColumn="1" w:lastColumn="0" w:oddVBand="0" w:evenVBand="0" w:oddHBand="0" w:evenHBand="0" w:firstRowFirstColumn="0" w:firstRowLastColumn="0" w:lastRowFirstColumn="0" w:lastRowLastColumn="0"/>
            <w:tcW w:w="1135" w:type="dxa"/>
          </w:tcPr>
          <w:p w14:paraId="4FFA5960" w14:textId="77777777" w:rsidR="00137F00" w:rsidRDefault="00137F00" w:rsidP="00B85F07">
            <w:pPr>
              <w:spacing w:line="360" w:lineRule="auto"/>
              <w:jc w:val="both"/>
              <w:rPr>
                <w:ins w:id="4635" w:author="Dylan Van Aswegen" w:date="2024-07-11T07:48:00Z" w16du:dateUtc="2024-07-11T05:48:00Z"/>
                <w:rFonts w:ascii="Arial" w:hAnsi="Arial" w:cs="Arial"/>
                <w:sz w:val="20"/>
                <w:szCs w:val="20"/>
                <w:lang w:val="en-GB"/>
              </w:rPr>
            </w:pPr>
          </w:p>
        </w:tc>
        <w:tc>
          <w:tcPr>
            <w:tcW w:w="1417" w:type="dxa"/>
          </w:tcPr>
          <w:p w14:paraId="52438F64" w14:textId="4846274A" w:rsidR="00137F00" w:rsidRDefault="00137F0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636" w:author="Dylan Van Aswegen" w:date="2024-07-11T07:48:00Z" w16du:dateUtc="2024-07-11T05:48:00Z"/>
                <w:rFonts w:ascii="Arial" w:hAnsi="Arial" w:cs="Arial"/>
                <w:sz w:val="20"/>
                <w:szCs w:val="20"/>
                <w:lang w:val="en-GB"/>
              </w:rPr>
            </w:pPr>
            <w:ins w:id="4637" w:author="Dylan Van Aswegen" w:date="2024-07-11T07:48:00Z" w16du:dateUtc="2024-07-11T05:48:00Z">
              <w:r>
                <w:rPr>
                  <w:rFonts w:ascii="Arial" w:hAnsi="Arial" w:cs="Arial"/>
                  <w:sz w:val="20"/>
                  <w:szCs w:val="20"/>
                  <w:lang w:val="en-GB"/>
                </w:rPr>
                <w:t>Fi</w:t>
              </w:r>
            </w:ins>
            <w:ins w:id="4638" w:author="Dylan Van Aswegen" w:date="2024-07-11T07:49:00Z" w16du:dateUtc="2024-07-11T05:49:00Z">
              <w:r>
                <w:rPr>
                  <w:rFonts w:ascii="Arial" w:hAnsi="Arial" w:cs="Arial"/>
                  <w:sz w:val="20"/>
                  <w:szCs w:val="20"/>
                  <w:lang w:val="en-GB"/>
                </w:rPr>
                <w:t>lter</w:t>
              </w:r>
            </w:ins>
          </w:p>
        </w:tc>
        <w:tc>
          <w:tcPr>
            <w:tcW w:w="1276" w:type="dxa"/>
          </w:tcPr>
          <w:p w14:paraId="04E0CF2A" w14:textId="660C8B91" w:rsidR="00137F00" w:rsidRDefault="00137F0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639" w:author="Dylan Van Aswegen" w:date="2024-07-11T07:48:00Z" w16du:dateUtc="2024-07-11T05:48:00Z"/>
                <w:rFonts w:ascii="Arial" w:hAnsi="Arial" w:cs="Arial"/>
                <w:sz w:val="20"/>
                <w:szCs w:val="20"/>
                <w:lang w:val="en-GB"/>
              </w:rPr>
            </w:pPr>
            <w:ins w:id="4640" w:author="Dylan Van Aswegen" w:date="2024-07-11T07:49:00Z" w16du:dateUtc="2024-07-11T05:49:00Z">
              <w:r>
                <w:rPr>
                  <w:rFonts w:ascii="Arial" w:hAnsi="Arial" w:cs="Arial"/>
                  <w:sz w:val="20"/>
                  <w:szCs w:val="20"/>
                  <w:lang w:val="en-GB"/>
                </w:rPr>
                <w:t>Radio Button</w:t>
              </w:r>
            </w:ins>
            <w:ins w:id="4641" w:author="Dylan Van Aswegen" w:date="2024-07-11T07:48:00Z" w16du:dateUtc="2024-07-11T05:48:00Z">
              <w:r>
                <w:rPr>
                  <w:rFonts w:ascii="Arial" w:hAnsi="Arial" w:cs="Arial"/>
                  <w:sz w:val="20"/>
                  <w:szCs w:val="20"/>
                  <w:lang w:val="en-GB"/>
                </w:rPr>
                <w:t xml:space="preserve"> </w:t>
              </w:r>
            </w:ins>
          </w:p>
        </w:tc>
        <w:tc>
          <w:tcPr>
            <w:tcW w:w="1701" w:type="dxa"/>
          </w:tcPr>
          <w:p w14:paraId="4223330C" w14:textId="77777777" w:rsidR="00137F00" w:rsidRDefault="00137F00" w:rsidP="00137F0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4642" w:author="Dylan Van Aswegen" w:date="2024-07-11T07:49:00Z" w16du:dateUtc="2024-07-11T05:49:00Z"/>
                <w:rFonts w:ascii="Arial" w:hAnsi="Arial" w:cs="Arial"/>
                <w:sz w:val="20"/>
                <w:szCs w:val="20"/>
                <w:lang w:val="en-GB"/>
              </w:rPr>
            </w:pPr>
            <w:ins w:id="4643" w:author="Dylan Van Aswegen" w:date="2024-07-11T07:49:00Z" w16du:dateUtc="2024-07-11T05:49:00Z">
              <w:r>
                <w:rPr>
                  <w:rFonts w:ascii="Arial" w:hAnsi="Arial" w:cs="Arial"/>
                  <w:sz w:val="20"/>
                  <w:szCs w:val="20"/>
                  <w:lang w:val="en-GB"/>
                </w:rPr>
                <w:t>All</w:t>
              </w:r>
            </w:ins>
          </w:p>
          <w:p w14:paraId="60745E2E" w14:textId="77777777" w:rsidR="001570CD" w:rsidRDefault="00137F00" w:rsidP="00137F0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4644" w:author="Dylan Van Aswegen" w:date="2024-07-11T07:50:00Z" w16du:dateUtc="2024-07-11T05:50:00Z"/>
                <w:rFonts w:ascii="Arial" w:hAnsi="Arial" w:cs="Arial"/>
                <w:sz w:val="20"/>
                <w:szCs w:val="20"/>
                <w:lang w:val="en-GB"/>
              </w:rPr>
            </w:pPr>
            <w:proofErr w:type="spellStart"/>
            <w:ins w:id="4645" w:author="Dylan Van Aswegen" w:date="2024-07-11T07:49:00Z" w16du:dateUtc="2024-07-11T05:49:00Z">
              <w:r>
                <w:rPr>
                  <w:rFonts w:ascii="Arial" w:hAnsi="Arial" w:cs="Arial"/>
                  <w:sz w:val="20"/>
                  <w:szCs w:val="20"/>
                  <w:lang w:val="en-GB"/>
                </w:rPr>
                <w:t>Subscripotion</w:t>
              </w:r>
            </w:ins>
            <w:ins w:id="4646" w:author="Dylan Van Aswegen" w:date="2024-07-11T07:50:00Z" w16du:dateUtc="2024-07-11T05:50:00Z">
              <w:r w:rsidR="001570CD">
                <w:rPr>
                  <w:rFonts w:ascii="Arial" w:hAnsi="Arial" w:cs="Arial"/>
                  <w:sz w:val="20"/>
                  <w:szCs w:val="20"/>
                  <w:lang w:val="en-GB"/>
                </w:rPr>
                <w:t>s</w:t>
              </w:r>
              <w:proofErr w:type="spellEnd"/>
            </w:ins>
          </w:p>
          <w:p w14:paraId="3F783DF2" w14:textId="66914DD9" w:rsidR="00137F00" w:rsidRPr="00137F00" w:rsidRDefault="001570CD">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4647" w:author="Dylan Van Aswegen" w:date="2024-07-11T07:48:00Z" w16du:dateUtc="2024-07-11T05:48:00Z"/>
                <w:rFonts w:ascii="Arial" w:hAnsi="Arial" w:cs="Arial"/>
                <w:sz w:val="20"/>
                <w:szCs w:val="20"/>
                <w:lang w:val="en-GB"/>
                <w:rPrChange w:id="4648" w:author="Dylan Van Aswegen" w:date="2024-07-11T07:49:00Z" w16du:dateUtc="2024-07-11T05:49:00Z">
                  <w:rPr>
                    <w:ins w:id="4649" w:author="Dylan Van Aswegen" w:date="2024-07-11T07:48:00Z" w16du:dateUtc="2024-07-11T05:48:00Z"/>
                    <w:lang w:val="en-GB"/>
                  </w:rPr>
                </w:rPrChange>
              </w:rPr>
              <w:pPrChange w:id="4650" w:author="Dylan Van Aswegen" w:date="2024-07-11T07:49:00Z" w16du:dateUtc="2024-07-11T05:49: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4651" w:author="Dylan Van Aswegen" w:date="2024-07-11T07:50:00Z" w16du:dateUtc="2024-07-11T05:50:00Z">
              <w:r>
                <w:rPr>
                  <w:rFonts w:ascii="Arial" w:hAnsi="Arial" w:cs="Arial"/>
                  <w:sz w:val="20"/>
                  <w:szCs w:val="20"/>
                  <w:lang w:val="en-GB"/>
                </w:rPr>
                <w:t>Event Bookings</w:t>
              </w:r>
            </w:ins>
            <w:ins w:id="4652" w:author="Dylan Van Aswegen" w:date="2024-07-11T07:49:00Z" w16du:dateUtc="2024-07-11T05:49:00Z">
              <w:r w:rsidR="00137F00">
                <w:rPr>
                  <w:rFonts w:ascii="Arial" w:hAnsi="Arial" w:cs="Arial"/>
                  <w:sz w:val="20"/>
                  <w:szCs w:val="20"/>
                  <w:lang w:val="en-GB"/>
                </w:rPr>
                <w:t xml:space="preserve"> </w:t>
              </w:r>
            </w:ins>
            <w:ins w:id="4653" w:author="Dylan Van Aswegen" w:date="2024-07-11T07:48:00Z" w16du:dateUtc="2024-07-11T05:48:00Z">
              <w:r w:rsidR="00137F00" w:rsidRPr="00137F00">
                <w:rPr>
                  <w:rFonts w:ascii="Arial" w:hAnsi="Arial" w:cs="Arial"/>
                  <w:sz w:val="20"/>
                  <w:szCs w:val="20"/>
                  <w:lang w:val="en-GB"/>
                  <w:rPrChange w:id="4654" w:author="Dylan Van Aswegen" w:date="2024-07-11T07:49:00Z" w16du:dateUtc="2024-07-11T05:49:00Z">
                    <w:rPr>
                      <w:lang w:val="en-GB"/>
                    </w:rPr>
                  </w:rPrChange>
                </w:rPr>
                <w:t xml:space="preserve"> </w:t>
              </w:r>
            </w:ins>
          </w:p>
        </w:tc>
        <w:tc>
          <w:tcPr>
            <w:tcW w:w="1417" w:type="dxa"/>
          </w:tcPr>
          <w:p w14:paraId="02ED55E5" w14:textId="5D92FC6B" w:rsidR="00137F00" w:rsidRDefault="001570CD"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655" w:author="Dylan Van Aswegen" w:date="2024-07-11T07:48:00Z" w16du:dateUtc="2024-07-11T05:48:00Z"/>
                <w:rFonts w:ascii="Arial" w:hAnsi="Arial" w:cs="Arial"/>
                <w:sz w:val="20"/>
                <w:szCs w:val="20"/>
                <w:lang w:val="en-GB"/>
              </w:rPr>
            </w:pPr>
            <w:ins w:id="4656" w:author="Dylan Van Aswegen" w:date="2024-07-11T07:51:00Z" w16du:dateUtc="2024-07-11T05:51:00Z">
              <w:r>
                <w:rPr>
                  <w:rFonts w:ascii="Arial" w:hAnsi="Arial" w:cs="Arial"/>
                  <w:sz w:val="20"/>
                  <w:szCs w:val="20"/>
                  <w:lang w:val="en-GB"/>
                </w:rPr>
                <w:t>No</w:t>
              </w:r>
            </w:ins>
          </w:p>
        </w:tc>
        <w:tc>
          <w:tcPr>
            <w:tcW w:w="3828" w:type="dxa"/>
          </w:tcPr>
          <w:p w14:paraId="6604D1A9" w14:textId="332A6D79" w:rsidR="00137F00" w:rsidRDefault="00137F0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657" w:author="Dylan Van Aswegen" w:date="2024-07-11T07:48:00Z" w16du:dateUtc="2024-07-11T05:48:00Z"/>
                <w:rFonts w:ascii="Arial" w:hAnsi="Arial" w:cs="Arial"/>
                <w:sz w:val="20"/>
                <w:szCs w:val="20"/>
                <w:lang w:val="en-GB"/>
              </w:rPr>
            </w:pPr>
            <w:ins w:id="4658" w:author="Dylan Van Aswegen" w:date="2024-07-11T07:48:00Z" w16du:dateUtc="2024-07-11T05:48:00Z">
              <w:r>
                <w:rPr>
                  <w:rFonts w:ascii="Arial" w:hAnsi="Arial" w:cs="Arial"/>
                  <w:sz w:val="20"/>
                  <w:szCs w:val="20"/>
                  <w:lang w:val="en-GB"/>
                </w:rPr>
                <w:t xml:space="preserve">This </w:t>
              </w:r>
            </w:ins>
            <w:ins w:id="4659" w:author="Dylan Van Aswegen" w:date="2024-07-11T07:51:00Z" w16du:dateUtc="2024-07-11T05:51:00Z">
              <w:r w:rsidR="001570CD">
                <w:rPr>
                  <w:rFonts w:ascii="Arial" w:hAnsi="Arial" w:cs="Arial"/>
                  <w:sz w:val="20"/>
                  <w:szCs w:val="20"/>
                  <w:lang w:val="en-GB"/>
                </w:rPr>
                <w:t xml:space="preserve">field will be used by the user to filter the orders seen in the “older orders” table. By default “All” will be selected and all orders displayed. </w:t>
              </w:r>
            </w:ins>
            <w:ins w:id="4660" w:author="Dylan Van Aswegen" w:date="2024-07-11T07:52:00Z" w16du:dateUtc="2024-07-11T05:52:00Z">
              <w:r w:rsidR="0073602F">
                <w:rPr>
                  <w:rFonts w:ascii="Arial" w:hAnsi="Arial" w:cs="Arial"/>
                  <w:sz w:val="20"/>
                  <w:szCs w:val="20"/>
                  <w:lang w:val="en-GB"/>
                </w:rPr>
                <w:t>If the user selects Subscriptions, only orders with subscrip</w:t>
              </w:r>
            </w:ins>
            <w:ins w:id="4661" w:author="Dylan Van Aswegen" w:date="2024-07-11T07:53:00Z" w16du:dateUtc="2024-07-11T05:53:00Z">
              <w:r w:rsidR="0073602F">
                <w:rPr>
                  <w:rFonts w:ascii="Arial" w:hAnsi="Arial" w:cs="Arial"/>
                  <w:sz w:val="20"/>
                  <w:szCs w:val="20"/>
                  <w:lang w:val="en-GB"/>
                </w:rPr>
                <w:t xml:space="preserve">tion line items should be displayed. If the user selects Event Bookings, only orders with event bookings should be displayed. </w:t>
              </w:r>
            </w:ins>
            <w:ins w:id="4662" w:author="Dylan Van Aswegen" w:date="2024-07-11T07:48:00Z" w16du:dateUtc="2024-07-11T05:48:00Z">
              <w:r>
                <w:rPr>
                  <w:rFonts w:ascii="Arial" w:hAnsi="Arial" w:cs="Arial"/>
                  <w:sz w:val="20"/>
                  <w:szCs w:val="20"/>
                  <w:lang w:val="en-GB"/>
                </w:rPr>
                <w:t xml:space="preserve"> </w:t>
              </w:r>
            </w:ins>
          </w:p>
        </w:tc>
      </w:tr>
    </w:tbl>
    <w:p w14:paraId="5600BD33" w14:textId="77777777" w:rsidR="00137F00" w:rsidRPr="00F51CEC" w:rsidRDefault="00137F00" w:rsidP="008157E2">
      <w:pPr>
        <w:rPr>
          <w:ins w:id="4663" w:author="Dylan Van Aswegen" w:date="2024-07-11T07:35:00Z" w16du:dateUtc="2024-07-11T05:35:00Z"/>
          <w:lang w:val="en-GB"/>
          <w:rPrChange w:id="4664" w:author="Dylan Van Aswegen" w:date="2024-07-11T07:35:00Z" w16du:dateUtc="2024-07-11T05:35:00Z">
            <w:rPr>
              <w:ins w:id="4665" w:author="Dylan Van Aswegen" w:date="2024-07-11T07:35:00Z" w16du:dateUtc="2024-07-11T05:35:00Z"/>
            </w:rPr>
          </w:rPrChange>
        </w:rPr>
      </w:pPr>
    </w:p>
    <w:p w14:paraId="3E441DCB" w14:textId="3948C1D3" w:rsidR="00F51CEC" w:rsidRDefault="001B441C" w:rsidP="008157E2">
      <w:pPr>
        <w:rPr>
          <w:ins w:id="4666" w:author="Dylan Van Aswegen" w:date="2024-07-11T07:45:00Z" w16du:dateUtc="2024-07-11T05:45:00Z"/>
        </w:rPr>
      </w:pPr>
      <w:ins w:id="4667" w:author="Dylan Van Aswegen" w:date="2024-07-11T07:45:00Z" w16du:dateUtc="2024-07-11T05:45:00Z">
        <w:r>
          <w:t xml:space="preserve">The Older orders table will be populated with the following: </w:t>
        </w:r>
      </w:ins>
    </w:p>
    <w:tbl>
      <w:tblPr>
        <w:tblStyle w:val="GridTable4-Accent1"/>
        <w:tblW w:w="8222" w:type="dxa"/>
        <w:tblInd w:w="-714" w:type="dxa"/>
        <w:tblLook w:val="04A0" w:firstRow="1" w:lastRow="0" w:firstColumn="1" w:lastColumn="0" w:noHBand="0" w:noVBand="1"/>
      </w:tblPr>
      <w:tblGrid>
        <w:gridCol w:w="1550"/>
        <w:gridCol w:w="1264"/>
        <w:gridCol w:w="1673"/>
        <w:gridCol w:w="3735"/>
      </w:tblGrid>
      <w:tr w:rsidR="00B059EE" w14:paraId="7A6DD966" w14:textId="77777777" w:rsidTr="00B85F07">
        <w:trPr>
          <w:cnfStyle w:val="100000000000" w:firstRow="1" w:lastRow="0" w:firstColumn="0" w:lastColumn="0" w:oddVBand="0" w:evenVBand="0" w:oddHBand="0" w:evenHBand="0" w:firstRowFirstColumn="0" w:firstRowLastColumn="0" w:lastRowFirstColumn="0" w:lastRowLastColumn="0"/>
          <w:tblHeader/>
          <w:ins w:id="4668" w:author="Dylan Van Aswegen" w:date="2024-07-11T07:57:00Z"/>
        </w:trPr>
        <w:tc>
          <w:tcPr>
            <w:cnfStyle w:val="001000000000" w:firstRow="0" w:lastRow="0" w:firstColumn="1" w:lastColumn="0" w:oddVBand="0" w:evenVBand="0" w:oddHBand="0" w:evenHBand="0" w:firstRowFirstColumn="0" w:firstRowLastColumn="0" w:lastRowFirstColumn="0" w:lastRowLastColumn="0"/>
            <w:tcW w:w="1550" w:type="dxa"/>
            <w:shd w:val="clear" w:color="auto" w:fill="002060"/>
          </w:tcPr>
          <w:p w14:paraId="04CE88A9" w14:textId="77777777" w:rsidR="00B059EE" w:rsidRDefault="00B059EE" w:rsidP="00B85F07">
            <w:pPr>
              <w:spacing w:line="360" w:lineRule="auto"/>
              <w:jc w:val="both"/>
              <w:rPr>
                <w:ins w:id="4669" w:author="Dylan Van Aswegen" w:date="2024-07-11T07:57:00Z" w16du:dateUtc="2024-07-11T05:57:00Z"/>
                <w:rFonts w:ascii="Arial" w:hAnsi="Arial" w:cs="Arial"/>
                <w:sz w:val="20"/>
                <w:szCs w:val="20"/>
                <w:lang w:val="en-GB"/>
              </w:rPr>
            </w:pPr>
            <w:ins w:id="4670" w:author="Dylan Van Aswegen" w:date="2024-07-11T07:57:00Z" w16du:dateUtc="2024-07-11T05:57:00Z">
              <w:r>
                <w:rPr>
                  <w:rFonts w:ascii="Arial" w:hAnsi="Arial" w:cs="Arial"/>
                  <w:sz w:val="20"/>
                  <w:szCs w:val="20"/>
                  <w:lang w:val="en-GB"/>
                </w:rPr>
                <w:t>Column Name</w:t>
              </w:r>
            </w:ins>
          </w:p>
        </w:tc>
        <w:tc>
          <w:tcPr>
            <w:tcW w:w="1264" w:type="dxa"/>
            <w:shd w:val="clear" w:color="auto" w:fill="002060"/>
          </w:tcPr>
          <w:p w14:paraId="025D6A9A" w14:textId="77777777" w:rsidR="00B059EE" w:rsidRDefault="00B059EE"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671" w:author="Dylan Van Aswegen" w:date="2024-07-11T07:57:00Z" w16du:dateUtc="2024-07-11T05:57:00Z"/>
                <w:rFonts w:ascii="Arial" w:hAnsi="Arial" w:cs="Arial"/>
                <w:sz w:val="20"/>
                <w:szCs w:val="20"/>
                <w:lang w:val="en-GB"/>
              </w:rPr>
            </w:pPr>
            <w:ins w:id="4672" w:author="Dylan Van Aswegen" w:date="2024-07-11T07:57:00Z" w16du:dateUtc="2024-07-11T05:57:00Z">
              <w:r>
                <w:rPr>
                  <w:rFonts w:ascii="Arial" w:hAnsi="Arial" w:cs="Arial"/>
                  <w:sz w:val="20"/>
                  <w:szCs w:val="20"/>
                  <w:lang w:val="en-GB"/>
                </w:rPr>
                <w:t>Column Type</w:t>
              </w:r>
            </w:ins>
          </w:p>
        </w:tc>
        <w:tc>
          <w:tcPr>
            <w:tcW w:w="1673" w:type="dxa"/>
            <w:shd w:val="clear" w:color="auto" w:fill="002060"/>
          </w:tcPr>
          <w:p w14:paraId="54CF5A0E" w14:textId="77777777" w:rsidR="00B059EE" w:rsidRDefault="00B059EE"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673" w:author="Dylan Van Aswegen" w:date="2024-07-11T07:57:00Z" w16du:dateUtc="2024-07-11T05:57:00Z"/>
                <w:rFonts w:ascii="Arial" w:hAnsi="Arial" w:cs="Arial"/>
                <w:sz w:val="20"/>
                <w:szCs w:val="20"/>
                <w:lang w:val="en-GB"/>
              </w:rPr>
            </w:pPr>
            <w:ins w:id="4674" w:author="Dylan Van Aswegen" w:date="2024-07-11T07:57:00Z" w16du:dateUtc="2024-07-11T05:57:00Z">
              <w:r>
                <w:rPr>
                  <w:rFonts w:ascii="Arial" w:hAnsi="Arial" w:cs="Arial"/>
                  <w:sz w:val="20"/>
                  <w:szCs w:val="20"/>
                  <w:lang w:val="en-GB"/>
                </w:rPr>
                <w:t>Column Data Type</w:t>
              </w:r>
            </w:ins>
          </w:p>
        </w:tc>
        <w:tc>
          <w:tcPr>
            <w:tcW w:w="3735" w:type="dxa"/>
            <w:shd w:val="clear" w:color="auto" w:fill="002060"/>
          </w:tcPr>
          <w:p w14:paraId="31BEA933" w14:textId="77777777" w:rsidR="00B059EE" w:rsidRDefault="00B059EE"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675" w:author="Dylan Van Aswegen" w:date="2024-07-11T07:57:00Z" w16du:dateUtc="2024-07-11T05:57:00Z"/>
                <w:rFonts w:ascii="Arial" w:hAnsi="Arial" w:cs="Arial"/>
                <w:sz w:val="20"/>
                <w:szCs w:val="20"/>
                <w:lang w:val="en-GB"/>
              </w:rPr>
            </w:pPr>
            <w:ins w:id="4676" w:author="Dylan Van Aswegen" w:date="2024-07-11T07:57:00Z" w16du:dateUtc="2024-07-11T05:57:00Z">
              <w:r>
                <w:rPr>
                  <w:rFonts w:ascii="Arial" w:hAnsi="Arial" w:cs="Arial"/>
                  <w:sz w:val="20"/>
                  <w:szCs w:val="20"/>
                  <w:lang w:val="en-GB"/>
                </w:rPr>
                <w:t>Column Rules</w:t>
              </w:r>
            </w:ins>
          </w:p>
        </w:tc>
      </w:tr>
      <w:tr w:rsidR="00B059EE" w14:paraId="362008AD" w14:textId="77777777" w:rsidTr="00B85F07">
        <w:trPr>
          <w:cnfStyle w:val="000000100000" w:firstRow="0" w:lastRow="0" w:firstColumn="0" w:lastColumn="0" w:oddVBand="0" w:evenVBand="0" w:oddHBand="1" w:evenHBand="0" w:firstRowFirstColumn="0" w:firstRowLastColumn="0" w:lastRowFirstColumn="0" w:lastRowLastColumn="0"/>
          <w:ins w:id="4677" w:author="Dylan Van Aswegen" w:date="2024-07-11T07:57:00Z"/>
        </w:trPr>
        <w:tc>
          <w:tcPr>
            <w:cnfStyle w:val="001000000000" w:firstRow="0" w:lastRow="0" w:firstColumn="1" w:lastColumn="0" w:oddVBand="0" w:evenVBand="0" w:oddHBand="0" w:evenHBand="0" w:firstRowFirstColumn="0" w:firstRowLastColumn="0" w:lastRowFirstColumn="0" w:lastRowLastColumn="0"/>
            <w:tcW w:w="1550" w:type="dxa"/>
          </w:tcPr>
          <w:p w14:paraId="633A1005" w14:textId="77777777" w:rsidR="00B059EE" w:rsidRDefault="00B059EE" w:rsidP="00B85F07">
            <w:pPr>
              <w:spacing w:line="360" w:lineRule="auto"/>
              <w:jc w:val="both"/>
              <w:rPr>
                <w:ins w:id="4678" w:author="Dylan Van Aswegen" w:date="2024-07-11T07:57:00Z" w16du:dateUtc="2024-07-11T05:57:00Z"/>
                <w:rFonts w:ascii="Arial" w:hAnsi="Arial" w:cs="Arial"/>
                <w:sz w:val="20"/>
                <w:szCs w:val="20"/>
                <w:lang w:val="en-GB"/>
              </w:rPr>
            </w:pPr>
            <w:ins w:id="4679" w:author="Dylan Van Aswegen" w:date="2024-07-11T07:57:00Z" w16du:dateUtc="2024-07-11T05:57:00Z">
              <w:r>
                <w:rPr>
                  <w:rFonts w:ascii="Arial" w:hAnsi="Arial" w:cs="Arial"/>
                  <w:sz w:val="20"/>
                  <w:szCs w:val="20"/>
                  <w:lang w:val="en-GB"/>
                </w:rPr>
                <w:t>Order Number</w:t>
              </w:r>
            </w:ins>
          </w:p>
        </w:tc>
        <w:tc>
          <w:tcPr>
            <w:tcW w:w="1264" w:type="dxa"/>
          </w:tcPr>
          <w:p w14:paraId="4585744C" w14:textId="77777777" w:rsidR="00B059EE" w:rsidRDefault="00B059E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680" w:author="Dylan Van Aswegen" w:date="2024-07-11T07:57:00Z" w16du:dateUtc="2024-07-11T05:57:00Z"/>
                <w:rFonts w:ascii="Arial" w:hAnsi="Arial" w:cs="Arial"/>
                <w:sz w:val="20"/>
                <w:szCs w:val="20"/>
                <w:lang w:val="en-GB"/>
              </w:rPr>
            </w:pPr>
            <w:ins w:id="4681" w:author="Dylan Van Aswegen" w:date="2024-07-11T07:57:00Z" w16du:dateUtc="2024-07-11T05:57:00Z">
              <w:r>
                <w:rPr>
                  <w:rFonts w:ascii="Arial" w:hAnsi="Arial" w:cs="Arial"/>
                  <w:sz w:val="20"/>
                  <w:szCs w:val="20"/>
                  <w:lang w:val="en-GB"/>
                </w:rPr>
                <w:t xml:space="preserve">Link </w:t>
              </w:r>
            </w:ins>
          </w:p>
        </w:tc>
        <w:tc>
          <w:tcPr>
            <w:tcW w:w="1673" w:type="dxa"/>
          </w:tcPr>
          <w:p w14:paraId="2BCB5157" w14:textId="77777777" w:rsidR="00B059EE" w:rsidRDefault="00B059E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682" w:author="Dylan Van Aswegen" w:date="2024-07-11T07:57:00Z" w16du:dateUtc="2024-07-11T05:57:00Z"/>
                <w:rFonts w:ascii="Arial" w:hAnsi="Arial" w:cs="Arial"/>
                <w:sz w:val="20"/>
                <w:szCs w:val="20"/>
                <w:lang w:val="en-GB"/>
              </w:rPr>
            </w:pPr>
            <w:ins w:id="4683" w:author="Dylan Van Aswegen" w:date="2024-07-11T07:57:00Z" w16du:dateUtc="2024-07-11T05:57:00Z">
              <w:r>
                <w:rPr>
                  <w:rFonts w:ascii="Arial" w:hAnsi="Arial" w:cs="Arial"/>
                  <w:sz w:val="20"/>
                  <w:szCs w:val="20"/>
                  <w:lang w:val="en-GB"/>
                </w:rPr>
                <w:t xml:space="preserve"> </w:t>
              </w:r>
            </w:ins>
          </w:p>
        </w:tc>
        <w:tc>
          <w:tcPr>
            <w:tcW w:w="3735" w:type="dxa"/>
          </w:tcPr>
          <w:p w14:paraId="31FC4641" w14:textId="77777777" w:rsidR="00B059EE" w:rsidRDefault="00B059E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684" w:author="Dylan Van Aswegen" w:date="2024-07-11T07:57:00Z" w16du:dateUtc="2024-07-11T05:57:00Z"/>
                <w:rFonts w:ascii="Arial" w:hAnsi="Arial" w:cs="Arial"/>
                <w:sz w:val="20"/>
                <w:szCs w:val="20"/>
                <w:lang w:val="en-GB"/>
              </w:rPr>
            </w:pPr>
            <w:ins w:id="4685" w:author="Dylan Van Aswegen" w:date="2024-07-11T07:57:00Z" w16du:dateUtc="2024-07-11T05:57:00Z">
              <w:r>
                <w:rPr>
                  <w:rFonts w:ascii="Arial" w:hAnsi="Arial" w:cs="Arial"/>
                  <w:sz w:val="20"/>
                  <w:szCs w:val="20"/>
                  <w:lang w:val="en-GB"/>
                </w:rPr>
                <w:t xml:space="preserve">This column will be populated by the order number for the order. This should be clickable and once clicked, should navigate the user to the order page for that order. </w:t>
              </w:r>
            </w:ins>
          </w:p>
        </w:tc>
      </w:tr>
      <w:tr w:rsidR="00B059EE" w14:paraId="4F076E5F" w14:textId="77777777" w:rsidTr="00B85F07">
        <w:trPr>
          <w:ins w:id="4686" w:author="Dylan Van Aswegen" w:date="2024-07-11T07:57:00Z"/>
        </w:trPr>
        <w:tc>
          <w:tcPr>
            <w:cnfStyle w:val="001000000000" w:firstRow="0" w:lastRow="0" w:firstColumn="1" w:lastColumn="0" w:oddVBand="0" w:evenVBand="0" w:oddHBand="0" w:evenHBand="0" w:firstRowFirstColumn="0" w:firstRowLastColumn="0" w:lastRowFirstColumn="0" w:lastRowLastColumn="0"/>
            <w:tcW w:w="1550" w:type="dxa"/>
          </w:tcPr>
          <w:p w14:paraId="05F99F41" w14:textId="77777777" w:rsidR="00B059EE" w:rsidRDefault="00B059EE" w:rsidP="00B85F07">
            <w:pPr>
              <w:spacing w:line="360" w:lineRule="auto"/>
              <w:jc w:val="both"/>
              <w:rPr>
                <w:ins w:id="4687" w:author="Dylan Van Aswegen" w:date="2024-07-11T07:57:00Z" w16du:dateUtc="2024-07-11T05:57:00Z"/>
                <w:rFonts w:ascii="Arial" w:hAnsi="Arial" w:cs="Arial"/>
                <w:sz w:val="20"/>
                <w:szCs w:val="20"/>
                <w:lang w:val="en-GB"/>
              </w:rPr>
            </w:pPr>
            <w:ins w:id="4688" w:author="Dylan Van Aswegen" w:date="2024-07-11T07:57:00Z" w16du:dateUtc="2024-07-11T05:57:00Z">
              <w:r>
                <w:rPr>
                  <w:rFonts w:ascii="Arial" w:hAnsi="Arial" w:cs="Arial"/>
                  <w:sz w:val="20"/>
                  <w:szCs w:val="20"/>
                  <w:lang w:val="en-GB"/>
                </w:rPr>
                <w:t>Placed</w:t>
              </w:r>
            </w:ins>
          </w:p>
        </w:tc>
        <w:tc>
          <w:tcPr>
            <w:tcW w:w="1264" w:type="dxa"/>
          </w:tcPr>
          <w:p w14:paraId="545F4240" w14:textId="77777777" w:rsidR="00B059EE" w:rsidRDefault="00B059E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689" w:author="Dylan Van Aswegen" w:date="2024-07-11T07:57:00Z" w16du:dateUtc="2024-07-11T05:57:00Z"/>
                <w:rFonts w:ascii="Arial" w:hAnsi="Arial" w:cs="Arial"/>
                <w:sz w:val="20"/>
                <w:szCs w:val="20"/>
                <w:lang w:val="en-GB"/>
              </w:rPr>
            </w:pPr>
            <w:ins w:id="4690" w:author="Dylan Van Aswegen" w:date="2024-07-11T07:57:00Z" w16du:dateUtc="2024-07-11T05:57:00Z">
              <w:r>
                <w:rPr>
                  <w:rFonts w:ascii="Arial" w:hAnsi="Arial" w:cs="Arial"/>
                  <w:sz w:val="20"/>
                  <w:szCs w:val="20"/>
                  <w:lang w:val="en-GB"/>
                </w:rPr>
                <w:t>Text Field</w:t>
              </w:r>
            </w:ins>
          </w:p>
        </w:tc>
        <w:tc>
          <w:tcPr>
            <w:tcW w:w="1673" w:type="dxa"/>
          </w:tcPr>
          <w:p w14:paraId="657D6F95" w14:textId="77777777" w:rsidR="00B059EE" w:rsidRDefault="00B059E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691" w:author="Dylan Van Aswegen" w:date="2024-07-11T07:57:00Z" w16du:dateUtc="2024-07-11T05:57:00Z"/>
                <w:rFonts w:ascii="Arial" w:hAnsi="Arial" w:cs="Arial"/>
                <w:sz w:val="20"/>
                <w:szCs w:val="20"/>
                <w:lang w:val="en-GB"/>
              </w:rPr>
            </w:pPr>
            <w:ins w:id="4692" w:author="Dylan Van Aswegen" w:date="2024-07-11T07:57:00Z" w16du:dateUtc="2024-07-11T05:57:00Z">
              <w:r>
                <w:rPr>
                  <w:rFonts w:ascii="Arial" w:hAnsi="Arial" w:cs="Arial"/>
                  <w:sz w:val="20"/>
                  <w:szCs w:val="20"/>
                  <w:lang w:val="en-GB"/>
                </w:rPr>
                <w:t>Date</w:t>
              </w:r>
            </w:ins>
          </w:p>
        </w:tc>
        <w:tc>
          <w:tcPr>
            <w:tcW w:w="3735" w:type="dxa"/>
          </w:tcPr>
          <w:p w14:paraId="182E9B45" w14:textId="77777777" w:rsidR="00B059EE" w:rsidRDefault="00B059E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693" w:author="Dylan Van Aswegen" w:date="2024-07-11T07:57:00Z" w16du:dateUtc="2024-07-11T05:57:00Z"/>
                <w:rFonts w:ascii="Arial" w:hAnsi="Arial" w:cs="Arial"/>
                <w:sz w:val="20"/>
                <w:szCs w:val="20"/>
                <w:lang w:val="en-GB"/>
              </w:rPr>
            </w:pPr>
            <w:ins w:id="4694" w:author="Dylan Van Aswegen" w:date="2024-07-11T07:57:00Z" w16du:dateUtc="2024-07-11T05:57:00Z">
              <w:r>
                <w:rPr>
                  <w:rFonts w:ascii="Arial" w:hAnsi="Arial" w:cs="Arial"/>
                  <w:sz w:val="20"/>
                  <w:szCs w:val="20"/>
                  <w:lang w:val="en-GB"/>
                </w:rPr>
                <w:t xml:space="preserve">This will be populated by the date that the order was placed.  </w:t>
              </w:r>
            </w:ins>
          </w:p>
        </w:tc>
      </w:tr>
      <w:tr w:rsidR="00B059EE" w14:paraId="21B90092" w14:textId="77777777" w:rsidTr="00B85F07">
        <w:trPr>
          <w:cnfStyle w:val="000000100000" w:firstRow="0" w:lastRow="0" w:firstColumn="0" w:lastColumn="0" w:oddVBand="0" w:evenVBand="0" w:oddHBand="1" w:evenHBand="0" w:firstRowFirstColumn="0" w:firstRowLastColumn="0" w:lastRowFirstColumn="0" w:lastRowLastColumn="0"/>
          <w:ins w:id="4695" w:author="Dylan Van Aswegen" w:date="2024-07-11T07:57:00Z"/>
        </w:trPr>
        <w:tc>
          <w:tcPr>
            <w:cnfStyle w:val="001000000000" w:firstRow="0" w:lastRow="0" w:firstColumn="1" w:lastColumn="0" w:oddVBand="0" w:evenVBand="0" w:oddHBand="0" w:evenHBand="0" w:firstRowFirstColumn="0" w:firstRowLastColumn="0" w:lastRowFirstColumn="0" w:lastRowLastColumn="0"/>
            <w:tcW w:w="1550" w:type="dxa"/>
          </w:tcPr>
          <w:p w14:paraId="6B221737" w14:textId="77777777" w:rsidR="00B059EE" w:rsidRDefault="00B059EE" w:rsidP="00B85F07">
            <w:pPr>
              <w:spacing w:line="360" w:lineRule="auto"/>
              <w:jc w:val="both"/>
              <w:rPr>
                <w:ins w:id="4696" w:author="Dylan Van Aswegen" w:date="2024-07-11T07:57:00Z" w16du:dateUtc="2024-07-11T05:57:00Z"/>
                <w:rFonts w:ascii="Arial" w:hAnsi="Arial" w:cs="Arial"/>
                <w:sz w:val="20"/>
                <w:szCs w:val="20"/>
                <w:lang w:val="en-GB"/>
              </w:rPr>
            </w:pPr>
            <w:ins w:id="4697" w:author="Dylan Van Aswegen" w:date="2024-07-11T07:57:00Z" w16du:dateUtc="2024-07-11T05:57:00Z">
              <w:r>
                <w:rPr>
                  <w:rFonts w:ascii="Arial" w:hAnsi="Arial" w:cs="Arial"/>
                  <w:sz w:val="20"/>
                  <w:szCs w:val="20"/>
                  <w:lang w:val="en-GB"/>
                </w:rPr>
                <w:t>Purchaser</w:t>
              </w:r>
            </w:ins>
          </w:p>
        </w:tc>
        <w:tc>
          <w:tcPr>
            <w:tcW w:w="1264" w:type="dxa"/>
          </w:tcPr>
          <w:p w14:paraId="15E1779E" w14:textId="77777777" w:rsidR="00B059EE" w:rsidRDefault="00B059E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698" w:author="Dylan Van Aswegen" w:date="2024-07-11T07:57:00Z" w16du:dateUtc="2024-07-11T05:57:00Z"/>
                <w:rFonts w:ascii="Arial" w:hAnsi="Arial" w:cs="Arial"/>
                <w:sz w:val="20"/>
                <w:szCs w:val="20"/>
                <w:lang w:val="en-GB"/>
              </w:rPr>
            </w:pPr>
            <w:ins w:id="4699" w:author="Dylan Van Aswegen" w:date="2024-07-11T07:57:00Z" w16du:dateUtc="2024-07-11T05:57:00Z">
              <w:r>
                <w:rPr>
                  <w:rFonts w:ascii="Arial" w:hAnsi="Arial" w:cs="Arial"/>
                  <w:sz w:val="20"/>
                  <w:szCs w:val="20"/>
                  <w:lang w:val="en-GB"/>
                </w:rPr>
                <w:t>Text Field</w:t>
              </w:r>
            </w:ins>
          </w:p>
        </w:tc>
        <w:tc>
          <w:tcPr>
            <w:tcW w:w="1673" w:type="dxa"/>
          </w:tcPr>
          <w:p w14:paraId="05B6ABC3" w14:textId="77777777" w:rsidR="00B059EE" w:rsidRDefault="00B059E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00" w:author="Dylan Van Aswegen" w:date="2024-07-11T07:57:00Z" w16du:dateUtc="2024-07-11T05:57:00Z"/>
                <w:rFonts w:ascii="Arial" w:hAnsi="Arial" w:cs="Arial"/>
                <w:sz w:val="20"/>
                <w:szCs w:val="20"/>
                <w:lang w:val="en-GB"/>
              </w:rPr>
            </w:pPr>
            <w:ins w:id="4701" w:author="Dylan Van Aswegen" w:date="2024-07-11T07:57:00Z" w16du:dateUtc="2024-07-11T05:57:00Z">
              <w:r>
                <w:rPr>
                  <w:rFonts w:ascii="Arial" w:hAnsi="Arial" w:cs="Arial"/>
                  <w:sz w:val="20"/>
                  <w:szCs w:val="20"/>
                  <w:lang w:val="en-GB"/>
                </w:rPr>
                <w:t>String</w:t>
              </w:r>
            </w:ins>
          </w:p>
        </w:tc>
        <w:tc>
          <w:tcPr>
            <w:tcW w:w="3735" w:type="dxa"/>
          </w:tcPr>
          <w:p w14:paraId="4BE816A1" w14:textId="77777777" w:rsidR="00B059EE" w:rsidRDefault="00B059E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02" w:author="Dylan Van Aswegen" w:date="2024-07-11T07:57:00Z" w16du:dateUtc="2024-07-11T05:57:00Z"/>
                <w:rFonts w:ascii="Arial" w:hAnsi="Arial" w:cs="Arial"/>
                <w:sz w:val="20"/>
                <w:szCs w:val="20"/>
                <w:lang w:val="en-GB"/>
              </w:rPr>
            </w:pPr>
            <w:ins w:id="4703" w:author="Dylan Van Aswegen" w:date="2024-07-11T07:57:00Z" w16du:dateUtc="2024-07-11T05:57:00Z">
              <w:r>
                <w:rPr>
                  <w:rFonts w:ascii="Arial" w:hAnsi="Arial" w:cs="Arial"/>
                  <w:sz w:val="20"/>
                  <w:szCs w:val="20"/>
                  <w:lang w:val="en-GB"/>
                </w:rPr>
                <w:t>This will be populated with the name of the person who paid for the order (Only displayed for group purchases).</w:t>
              </w:r>
            </w:ins>
          </w:p>
        </w:tc>
      </w:tr>
      <w:tr w:rsidR="00B059EE" w14:paraId="25004A7B" w14:textId="77777777" w:rsidTr="00B85F07">
        <w:trPr>
          <w:ins w:id="4704" w:author="Dylan Van Aswegen" w:date="2024-07-11T07:57:00Z"/>
        </w:trPr>
        <w:tc>
          <w:tcPr>
            <w:cnfStyle w:val="001000000000" w:firstRow="0" w:lastRow="0" w:firstColumn="1" w:lastColumn="0" w:oddVBand="0" w:evenVBand="0" w:oddHBand="0" w:evenHBand="0" w:firstRowFirstColumn="0" w:firstRowLastColumn="0" w:lastRowFirstColumn="0" w:lastRowLastColumn="0"/>
            <w:tcW w:w="1550" w:type="dxa"/>
          </w:tcPr>
          <w:p w14:paraId="5157B1F6" w14:textId="77777777" w:rsidR="00B059EE" w:rsidRDefault="00B059EE" w:rsidP="00B85F07">
            <w:pPr>
              <w:spacing w:line="360" w:lineRule="auto"/>
              <w:jc w:val="both"/>
              <w:rPr>
                <w:ins w:id="4705" w:author="Dylan Van Aswegen" w:date="2024-07-11T07:57:00Z" w16du:dateUtc="2024-07-11T05:57:00Z"/>
                <w:rFonts w:ascii="Arial" w:hAnsi="Arial" w:cs="Arial"/>
                <w:sz w:val="20"/>
                <w:szCs w:val="20"/>
                <w:lang w:val="en-GB"/>
              </w:rPr>
            </w:pPr>
            <w:ins w:id="4706" w:author="Dylan Van Aswegen" w:date="2024-07-11T07:57:00Z" w16du:dateUtc="2024-07-11T05:57:00Z">
              <w:r>
                <w:rPr>
                  <w:rFonts w:ascii="Arial" w:hAnsi="Arial" w:cs="Arial"/>
                  <w:sz w:val="20"/>
                  <w:szCs w:val="20"/>
                  <w:lang w:val="en-GB"/>
                </w:rPr>
                <w:t xml:space="preserve">Order Total </w:t>
              </w:r>
            </w:ins>
          </w:p>
        </w:tc>
        <w:tc>
          <w:tcPr>
            <w:tcW w:w="1264" w:type="dxa"/>
          </w:tcPr>
          <w:p w14:paraId="2C530ACD" w14:textId="77777777" w:rsidR="00B059EE" w:rsidRDefault="00B059E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07" w:author="Dylan Van Aswegen" w:date="2024-07-11T07:57:00Z" w16du:dateUtc="2024-07-11T05:57:00Z"/>
                <w:rFonts w:ascii="Arial" w:hAnsi="Arial" w:cs="Arial"/>
                <w:sz w:val="20"/>
                <w:szCs w:val="20"/>
                <w:lang w:val="en-GB"/>
              </w:rPr>
            </w:pPr>
            <w:ins w:id="4708" w:author="Dylan Van Aswegen" w:date="2024-07-11T07:57:00Z" w16du:dateUtc="2024-07-11T05:57:00Z">
              <w:r>
                <w:rPr>
                  <w:rFonts w:ascii="Arial" w:hAnsi="Arial" w:cs="Arial"/>
                  <w:sz w:val="20"/>
                  <w:szCs w:val="20"/>
                  <w:lang w:val="en-GB"/>
                </w:rPr>
                <w:t>Text Field</w:t>
              </w:r>
            </w:ins>
          </w:p>
        </w:tc>
        <w:tc>
          <w:tcPr>
            <w:tcW w:w="1673" w:type="dxa"/>
          </w:tcPr>
          <w:p w14:paraId="08D22B8C" w14:textId="77777777" w:rsidR="00B059EE" w:rsidRDefault="00B059E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09" w:author="Dylan Van Aswegen" w:date="2024-07-11T07:57:00Z" w16du:dateUtc="2024-07-11T05:57:00Z"/>
                <w:rFonts w:ascii="Arial" w:hAnsi="Arial" w:cs="Arial"/>
                <w:sz w:val="20"/>
                <w:szCs w:val="20"/>
                <w:lang w:val="en-GB"/>
              </w:rPr>
            </w:pPr>
            <w:ins w:id="4710" w:author="Dylan Van Aswegen" w:date="2024-07-11T07:57:00Z" w16du:dateUtc="2024-07-11T05:57:00Z">
              <w:r>
                <w:rPr>
                  <w:rFonts w:ascii="Arial" w:hAnsi="Arial" w:cs="Arial"/>
                  <w:sz w:val="20"/>
                  <w:szCs w:val="20"/>
                  <w:lang w:val="en-GB"/>
                </w:rPr>
                <w:t>String</w:t>
              </w:r>
            </w:ins>
          </w:p>
        </w:tc>
        <w:tc>
          <w:tcPr>
            <w:tcW w:w="3735" w:type="dxa"/>
          </w:tcPr>
          <w:p w14:paraId="01DD61DF" w14:textId="77777777" w:rsidR="00B059EE" w:rsidRDefault="00B059E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11" w:author="Dylan Van Aswegen" w:date="2024-07-11T07:57:00Z" w16du:dateUtc="2024-07-11T05:57:00Z"/>
                <w:rFonts w:ascii="Arial" w:hAnsi="Arial" w:cs="Arial"/>
                <w:sz w:val="20"/>
                <w:szCs w:val="20"/>
                <w:lang w:val="en-GB"/>
              </w:rPr>
            </w:pPr>
            <w:ins w:id="4712" w:author="Dylan Van Aswegen" w:date="2024-07-11T07:57:00Z" w16du:dateUtc="2024-07-11T05:57:00Z">
              <w:r>
                <w:rPr>
                  <w:rFonts w:ascii="Arial" w:hAnsi="Arial" w:cs="Arial"/>
                  <w:sz w:val="20"/>
                  <w:szCs w:val="20"/>
                  <w:lang w:val="en-GB"/>
                </w:rPr>
                <w:t xml:space="preserve">This will be populated with the total cost of the order, including tax, </w:t>
              </w:r>
              <w:proofErr w:type="spellStart"/>
              <w:r>
                <w:rPr>
                  <w:rFonts w:ascii="Arial" w:hAnsi="Arial" w:cs="Arial"/>
                  <w:sz w:val="20"/>
                  <w:szCs w:val="20"/>
                  <w:lang w:val="en-GB"/>
                </w:rPr>
                <w:t>preceeded</w:t>
              </w:r>
              <w:proofErr w:type="spellEnd"/>
              <w:r>
                <w:rPr>
                  <w:rFonts w:ascii="Arial" w:hAnsi="Arial" w:cs="Arial"/>
                  <w:sz w:val="20"/>
                  <w:szCs w:val="20"/>
                  <w:lang w:val="en-GB"/>
                </w:rPr>
                <w:t xml:space="preserve"> by the currency symbol of the organisations currency.  </w:t>
              </w:r>
            </w:ins>
          </w:p>
        </w:tc>
      </w:tr>
      <w:tr w:rsidR="00B059EE" w14:paraId="0FAD4E38" w14:textId="77777777" w:rsidTr="00B85F07">
        <w:trPr>
          <w:cnfStyle w:val="000000100000" w:firstRow="0" w:lastRow="0" w:firstColumn="0" w:lastColumn="0" w:oddVBand="0" w:evenVBand="0" w:oddHBand="1" w:evenHBand="0" w:firstRowFirstColumn="0" w:firstRowLastColumn="0" w:lastRowFirstColumn="0" w:lastRowLastColumn="0"/>
          <w:ins w:id="4713" w:author="Dylan Van Aswegen" w:date="2024-07-11T07:57:00Z"/>
        </w:trPr>
        <w:tc>
          <w:tcPr>
            <w:cnfStyle w:val="001000000000" w:firstRow="0" w:lastRow="0" w:firstColumn="1" w:lastColumn="0" w:oddVBand="0" w:evenVBand="0" w:oddHBand="0" w:evenHBand="0" w:firstRowFirstColumn="0" w:firstRowLastColumn="0" w:lastRowFirstColumn="0" w:lastRowLastColumn="0"/>
            <w:tcW w:w="1550" w:type="dxa"/>
          </w:tcPr>
          <w:p w14:paraId="17361972" w14:textId="77777777" w:rsidR="00B059EE" w:rsidRDefault="00B059EE" w:rsidP="00B85F07">
            <w:pPr>
              <w:spacing w:line="360" w:lineRule="auto"/>
              <w:jc w:val="both"/>
              <w:rPr>
                <w:ins w:id="4714" w:author="Dylan Van Aswegen" w:date="2024-07-11T07:57:00Z" w16du:dateUtc="2024-07-11T05:57:00Z"/>
                <w:rFonts w:ascii="Arial" w:hAnsi="Arial" w:cs="Arial"/>
                <w:sz w:val="20"/>
                <w:szCs w:val="20"/>
                <w:lang w:val="en-GB"/>
              </w:rPr>
            </w:pPr>
            <w:ins w:id="4715" w:author="Dylan Van Aswegen" w:date="2024-07-11T07:57:00Z" w16du:dateUtc="2024-07-11T05:57:00Z">
              <w:r>
                <w:rPr>
                  <w:rFonts w:ascii="Arial" w:hAnsi="Arial" w:cs="Arial"/>
                  <w:sz w:val="20"/>
                  <w:szCs w:val="20"/>
                  <w:lang w:val="en-GB"/>
                </w:rPr>
                <w:t>Payment Method</w:t>
              </w:r>
            </w:ins>
          </w:p>
        </w:tc>
        <w:tc>
          <w:tcPr>
            <w:tcW w:w="1264" w:type="dxa"/>
          </w:tcPr>
          <w:p w14:paraId="117ADCD8" w14:textId="77777777" w:rsidR="00B059EE" w:rsidRDefault="00B059E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16" w:author="Dylan Van Aswegen" w:date="2024-07-11T07:57:00Z" w16du:dateUtc="2024-07-11T05:57:00Z"/>
                <w:rFonts w:ascii="Arial" w:hAnsi="Arial" w:cs="Arial"/>
                <w:sz w:val="20"/>
                <w:szCs w:val="20"/>
                <w:lang w:val="en-GB"/>
              </w:rPr>
            </w:pPr>
            <w:ins w:id="4717" w:author="Dylan Van Aswegen" w:date="2024-07-11T07:57:00Z" w16du:dateUtc="2024-07-11T05:57:00Z">
              <w:r>
                <w:rPr>
                  <w:rFonts w:ascii="Arial" w:hAnsi="Arial" w:cs="Arial"/>
                  <w:sz w:val="20"/>
                  <w:szCs w:val="20"/>
                  <w:lang w:val="en-GB"/>
                </w:rPr>
                <w:t>Text Field</w:t>
              </w:r>
            </w:ins>
          </w:p>
        </w:tc>
        <w:tc>
          <w:tcPr>
            <w:tcW w:w="1673" w:type="dxa"/>
          </w:tcPr>
          <w:p w14:paraId="31770750" w14:textId="77777777" w:rsidR="00B059EE" w:rsidRDefault="00B059E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18" w:author="Dylan Van Aswegen" w:date="2024-07-11T07:57:00Z" w16du:dateUtc="2024-07-11T05:57:00Z"/>
                <w:rFonts w:ascii="Arial" w:hAnsi="Arial" w:cs="Arial"/>
                <w:sz w:val="20"/>
                <w:szCs w:val="20"/>
                <w:lang w:val="en-GB"/>
              </w:rPr>
            </w:pPr>
            <w:ins w:id="4719" w:author="Dylan Van Aswegen" w:date="2024-07-11T07:57:00Z" w16du:dateUtc="2024-07-11T05:57:00Z">
              <w:r>
                <w:rPr>
                  <w:rFonts w:ascii="Arial" w:hAnsi="Arial" w:cs="Arial"/>
                  <w:sz w:val="20"/>
                  <w:szCs w:val="20"/>
                  <w:lang w:val="en-GB"/>
                </w:rPr>
                <w:t>String</w:t>
              </w:r>
            </w:ins>
          </w:p>
        </w:tc>
        <w:tc>
          <w:tcPr>
            <w:tcW w:w="3735" w:type="dxa"/>
          </w:tcPr>
          <w:p w14:paraId="3E604E6C" w14:textId="77777777" w:rsidR="00B059EE" w:rsidRDefault="00B059E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20" w:author="Dylan Van Aswegen" w:date="2024-07-11T07:57:00Z" w16du:dateUtc="2024-07-11T05:57:00Z"/>
                <w:rFonts w:ascii="Arial" w:hAnsi="Arial" w:cs="Arial"/>
                <w:sz w:val="20"/>
                <w:szCs w:val="20"/>
                <w:lang w:val="en-GB"/>
              </w:rPr>
            </w:pPr>
            <w:ins w:id="4721" w:author="Dylan Van Aswegen" w:date="2024-07-11T07:57:00Z" w16du:dateUtc="2024-07-11T05:57:00Z">
              <w:r>
                <w:rPr>
                  <w:rFonts w:ascii="Arial" w:hAnsi="Arial" w:cs="Arial"/>
                  <w:sz w:val="20"/>
                  <w:szCs w:val="20"/>
                  <w:lang w:val="en-GB"/>
                </w:rPr>
                <w:t>This will be populated with the payment method used to pay for the order. If no payment was required this should be populated with “None”.</w:t>
              </w:r>
            </w:ins>
          </w:p>
        </w:tc>
      </w:tr>
      <w:tr w:rsidR="00B059EE" w14:paraId="02B81FCD" w14:textId="77777777" w:rsidTr="00B85F07">
        <w:trPr>
          <w:ins w:id="4722" w:author="Dylan Van Aswegen" w:date="2024-07-11T07:57:00Z"/>
        </w:trPr>
        <w:tc>
          <w:tcPr>
            <w:cnfStyle w:val="001000000000" w:firstRow="0" w:lastRow="0" w:firstColumn="1" w:lastColumn="0" w:oddVBand="0" w:evenVBand="0" w:oddHBand="0" w:evenHBand="0" w:firstRowFirstColumn="0" w:firstRowLastColumn="0" w:lastRowFirstColumn="0" w:lastRowLastColumn="0"/>
            <w:tcW w:w="1550" w:type="dxa"/>
          </w:tcPr>
          <w:p w14:paraId="069E6AAD" w14:textId="77777777" w:rsidR="00B059EE" w:rsidRDefault="00B059EE" w:rsidP="00B85F07">
            <w:pPr>
              <w:spacing w:line="360" w:lineRule="auto"/>
              <w:jc w:val="both"/>
              <w:rPr>
                <w:ins w:id="4723" w:author="Dylan Van Aswegen" w:date="2024-07-11T07:57:00Z" w16du:dateUtc="2024-07-11T05:57:00Z"/>
                <w:rFonts w:ascii="Arial" w:hAnsi="Arial" w:cs="Arial"/>
                <w:sz w:val="20"/>
                <w:szCs w:val="20"/>
                <w:lang w:val="en-GB"/>
              </w:rPr>
            </w:pPr>
            <w:ins w:id="4724" w:author="Dylan Van Aswegen" w:date="2024-07-11T07:57:00Z" w16du:dateUtc="2024-07-11T05:57:00Z">
              <w:r>
                <w:rPr>
                  <w:rFonts w:ascii="Arial" w:hAnsi="Arial" w:cs="Arial"/>
                  <w:sz w:val="20"/>
                  <w:szCs w:val="20"/>
                  <w:lang w:val="en-GB"/>
                </w:rPr>
                <w:t>Order Status</w:t>
              </w:r>
            </w:ins>
          </w:p>
        </w:tc>
        <w:tc>
          <w:tcPr>
            <w:tcW w:w="1264" w:type="dxa"/>
          </w:tcPr>
          <w:p w14:paraId="066F2865" w14:textId="77777777" w:rsidR="00B059EE" w:rsidRDefault="00B059E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25" w:author="Dylan Van Aswegen" w:date="2024-07-11T07:57:00Z" w16du:dateUtc="2024-07-11T05:57:00Z"/>
                <w:rFonts w:ascii="Arial" w:hAnsi="Arial" w:cs="Arial"/>
                <w:sz w:val="20"/>
                <w:szCs w:val="20"/>
                <w:lang w:val="en-GB"/>
              </w:rPr>
            </w:pPr>
            <w:ins w:id="4726" w:author="Dylan Van Aswegen" w:date="2024-07-11T07:57:00Z" w16du:dateUtc="2024-07-11T05:57:00Z">
              <w:r>
                <w:rPr>
                  <w:rFonts w:ascii="Arial" w:hAnsi="Arial" w:cs="Arial"/>
                  <w:sz w:val="20"/>
                  <w:szCs w:val="20"/>
                  <w:lang w:val="en-GB"/>
                </w:rPr>
                <w:t>Text Field</w:t>
              </w:r>
            </w:ins>
          </w:p>
        </w:tc>
        <w:tc>
          <w:tcPr>
            <w:tcW w:w="1673" w:type="dxa"/>
          </w:tcPr>
          <w:p w14:paraId="716D7159" w14:textId="77777777" w:rsidR="00B059EE" w:rsidRDefault="00B059E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27" w:author="Dylan Van Aswegen" w:date="2024-07-11T07:57:00Z" w16du:dateUtc="2024-07-11T05:57:00Z"/>
                <w:rFonts w:ascii="Arial" w:hAnsi="Arial" w:cs="Arial"/>
                <w:sz w:val="20"/>
                <w:szCs w:val="20"/>
                <w:lang w:val="en-GB"/>
              </w:rPr>
            </w:pPr>
            <w:ins w:id="4728" w:author="Dylan Van Aswegen" w:date="2024-07-11T07:57:00Z" w16du:dateUtc="2024-07-11T05:57:00Z">
              <w:r>
                <w:rPr>
                  <w:rFonts w:ascii="Arial" w:hAnsi="Arial" w:cs="Arial"/>
                  <w:sz w:val="20"/>
                  <w:szCs w:val="20"/>
                  <w:lang w:val="en-GB"/>
                </w:rPr>
                <w:t>String</w:t>
              </w:r>
            </w:ins>
          </w:p>
        </w:tc>
        <w:tc>
          <w:tcPr>
            <w:tcW w:w="3735" w:type="dxa"/>
          </w:tcPr>
          <w:p w14:paraId="0EA24830" w14:textId="77777777" w:rsidR="00B059EE" w:rsidRDefault="00B059E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29" w:author="Dylan Van Aswegen" w:date="2024-07-11T07:57:00Z" w16du:dateUtc="2024-07-11T05:57:00Z"/>
                <w:rFonts w:ascii="Arial" w:hAnsi="Arial" w:cs="Arial"/>
                <w:sz w:val="20"/>
                <w:szCs w:val="20"/>
                <w:lang w:val="en-GB"/>
              </w:rPr>
            </w:pPr>
            <w:ins w:id="4730" w:author="Dylan Van Aswegen" w:date="2024-07-11T07:57:00Z" w16du:dateUtc="2024-07-11T05:57:00Z">
              <w:r>
                <w:rPr>
                  <w:rFonts w:ascii="Arial" w:hAnsi="Arial" w:cs="Arial"/>
                  <w:sz w:val="20"/>
                  <w:szCs w:val="20"/>
                  <w:lang w:val="en-GB"/>
                </w:rPr>
                <w:t xml:space="preserve">This will be populated with the order status of the order. </w:t>
              </w:r>
            </w:ins>
          </w:p>
        </w:tc>
      </w:tr>
    </w:tbl>
    <w:p w14:paraId="56D18EDF" w14:textId="77777777" w:rsidR="001B441C" w:rsidRDefault="001B441C" w:rsidP="008157E2">
      <w:pPr>
        <w:rPr>
          <w:ins w:id="4731" w:author="Dylan Van Aswegen" w:date="2024-07-11T07:57:00Z" w16du:dateUtc="2024-07-11T05:57:00Z"/>
          <w:lang w:val="en-GB"/>
        </w:rPr>
      </w:pPr>
    </w:p>
    <w:p w14:paraId="4F75C4FE" w14:textId="7F9E9A8F" w:rsidR="00064C08" w:rsidRDefault="00064C08" w:rsidP="008157E2">
      <w:pPr>
        <w:rPr>
          <w:ins w:id="4732" w:author="Dylan Van Aswegen" w:date="2024-07-11T07:57:00Z" w16du:dateUtc="2024-07-11T05:57:00Z"/>
          <w:lang w:val="en-GB"/>
        </w:rPr>
      </w:pPr>
      <w:ins w:id="4733" w:author="Dylan Van Aswegen" w:date="2024-07-11T07:57:00Z" w16du:dateUtc="2024-07-11T05:57:00Z">
        <w:r>
          <w:rPr>
            <w:lang w:val="en-GB"/>
          </w:rPr>
          <w:t xml:space="preserve">If the user clicks on the order number, they will be navigated to the page for that order which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7F6CC7" w14:paraId="4AD4395F" w14:textId="77777777" w:rsidTr="00B85F07">
        <w:trPr>
          <w:cnfStyle w:val="100000000000" w:firstRow="1" w:lastRow="0" w:firstColumn="0" w:lastColumn="0" w:oddVBand="0" w:evenVBand="0" w:oddHBand="0" w:evenHBand="0" w:firstRowFirstColumn="0" w:firstRowLastColumn="0" w:lastRowFirstColumn="0" w:lastRowLastColumn="0"/>
          <w:tblHeader/>
          <w:ins w:id="4734" w:author="Dylan Van Aswegen" w:date="2024-07-11T07:58: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5DD79167" w14:textId="77777777" w:rsidR="00064C08" w:rsidRDefault="00064C08" w:rsidP="00B85F07">
            <w:pPr>
              <w:spacing w:line="360" w:lineRule="auto"/>
              <w:jc w:val="both"/>
              <w:rPr>
                <w:ins w:id="4735" w:author="Dylan Van Aswegen" w:date="2024-07-11T07:58:00Z" w16du:dateUtc="2024-07-11T05:58:00Z"/>
                <w:rFonts w:ascii="Arial" w:hAnsi="Arial" w:cs="Arial"/>
                <w:sz w:val="20"/>
                <w:szCs w:val="20"/>
                <w:lang w:val="en-GB"/>
              </w:rPr>
            </w:pPr>
            <w:ins w:id="4736" w:author="Dylan Van Aswegen" w:date="2024-07-11T07:58:00Z" w16du:dateUtc="2024-07-11T05:58:00Z">
              <w:r>
                <w:rPr>
                  <w:rFonts w:ascii="Arial" w:hAnsi="Arial" w:cs="Arial"/>
                  <w:sz w:val="20"/>
                  <w:szCs w:val="20"/>
                  <w:lang w:val="en-GB"/>
                </w:rPr>
                <w:t xml:space="preserve">Field Number </w:t>
              </w:r>
            </w:ins>
          </w:p>
        </w:tc>
        <w:tc>
          <w:tcPr>
            <w:tcW w:w="1417" w:type="dxa"/>
            <w:shd w:val="clear" w:color="auto" w:fill="002060"/>
          </w:tcPr>
          <w:p w14:paraId="31F1FBA7" w14:textId="77777777" w:rsidR="00064C08" w:rsidRDefault="00064C0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737" w:author="Dylan Van Aswegen" w:date="2024-07-11T07:58:00Z" w16du:dateUtc="2024-07-11T05:58:00Z"/>
                <w:rFonts w:ascii="Arial" w:hAnsi="Arial" w:cs="Arial"/>
                <w:sz w:val="20"/>
                <w:szCs w:val="20"/>
                <w:lang w:val="en-GB"/>
              </w:rPr>
            </w:pPr>
            <w:ins w:id="4738" w:author="Dylan Van Aswegen" w:date="2024-07-11T07:58:00Z" w16du:dateUtc="2024-07-11T05:58:00Z">
              <w:r>
                <w:rPr>
                  <w:rFonts w:ascii="Arial" w:hAnsi="Arial" w:cs="Arial"/>
                  <w:sz w:val="20"/>
                  <w:szCs w:val="20"/>
                  <w:lang w:val="en-GB"/>
                </w:rPr>
                <w:t>Field Name</w:t>
              </w:r>
            </w:ins>
          </w:p>
        </w:tc>
        <w:tc>
          <w:tcPr>
            <w:tcW w:w="1276" w:type="dxa"/>
            <w:shd w:val="clear" w:color="auto" w:fill="002060"/>
          </w:tcPr>
          <w:p w14:paraId="2B500A57" w14:textId="77777777" w:rsidR="00064C08" w:rsidRDefault="00064C0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739" w:author="Dylan Van Aswegen" w:date="2024-07-11T07:58:00Z" w16du:dateUtc="2024-07-11T05:58:00Z"/>
                <w:rFonts w:ascii="Arial" w:hAnsi="Arial" w:cs="Arial"/>
                <w:sz w:val="20"/>
                <w:szCs w:val="20"/>
                <w:lang w:val="en-GB"/>
              </w:rPr>
            </w:pPr>
            <w:ins w:id="4740" w:author="Dylan Van Aswegen" w:date="2024-07-11T07:58:00Z" w16du:dateUtc="2024-07-11T05:58:00Z">
              <w:r>
                <w:rPr>
                  <w:rFonts w:ascii="Arial" w:hAnsi="Arial" w:cs="Arial"/>
                  <w:sz w:val="20"/>
                  <w:szCs w:val="20"/>
                  <w:lang w:val="en-GB"/>
                </w:rPr>
                <w:t>Field Type</w:t>
              </w:r>
            </w:ins>
          </w:p>
        </w:tc>
        <w:tc>
          <w:tcPr>
            <w:tcW w:w="1701" w:type="dxa"/>
            <w:shd w:val="clear" w:color="auto" w:fill="002060"/>
          </w:tcPr>
          <w:p w14:paraId="38A968D3" w14:textId="77777777" w:rsidR="00064C08" w:rsidRDefault="00064C0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741" w:author="Dylan Van Aswegen" w:date="2024-07-11T07:58:00Z" w16du:dateUtc="2024-07-11T05:58:00Z"/>
                <w:rFonts w:ascii="Arial" w:hAnsi="Arial" w:cs="Arial"/>
                <w:sz w:val="20"/>
                <w:szCs w:val="20"/>
                <w:lang w:val="en-GB"/>
              </w:rPr>
            </w:pPr>
            <w:ins w:id="4742" w:author="Dylan Van Aswegen" w:date="2024-07-11T07:58:00Z" w16du:dateUtc="2024-07-11T05:58:00Z">
              <w:r>
                <w:rPr>
                  <w:rFonts w:ascii="Arial" w:hAnsi="Arial" w:cs="Arial"/>
                  <w:sz w:val="20"/>
                  <w:szCs w:val="20"/>
                  <w:lang w:val="en-GB"/>
                </w:rPr>
                <w:t>Field Data Type</w:t>
              </w:r>
            </w:ins>
          </w:p>
        </w:tc>
        <w:tc>
          <w:tcPr>
            <w:tcW w:w="1417" w:type="dxa"/>
            <w:shd w:val="clear" w:color="auto" w:fill="002060"/>
          </w:tcPr>
          <w:p w14:paraId="5627297D" w14:textId="77777777" w:rsidR="00064C08" w:rsidRDefault="00064C0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743" w:author="Dylan Van Aswegen" w:date="2024-07-11T07:58:00Z" w16du:dateUtc="2024-07-11T05:58:00Z"/>
                <w:rFonts w:ascii="Arial" w:hAnsi="Arial" w:cs="Arial"/>
                <w:sz w:val="20"/>
                <w:szCs w:val="20"/>
                <w:lang w:val="en-GB"/>
              </w:rPr>
            </w:pPr>
            <w:ins w:id="4744" w:author="Dylan Van Aswegen" w:date="2024-07-11T07:58:00Z" w16du:dateUtc="2024-07-11T05:58:00Z">
              <w:r>
                <w:rPr>
                  <w:rFonts w:ascii="Arial" w:hAnsi="Arial" w:cs="Arial"/>
                  <w:sz w:val="20"/>
                  <w:szCs w:val="20"/>
                  <w:lang w:val="en-GB"/>
                </w:rPr>
                <w:t>Required?</w:t>
              </w:r>
            </w:ins>
          </w:p>
        </w:tc>
        <w:tc>
          <w:tcPr>
            <w:tcW w:w="3828" w:type="dxa"/>
            <w:shd w:val="clear" w:color="auto" w:fill="002060"/>
          </w:tcPr>
          <w:p w14:paraId="376F7B26" w14:textId="77777777" w:rsidR="00064C08" w:rsidRDefault="00064C08"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745" w:author="Dylan Van Aswegen" w:date="2024-07-11T07:58:00Z" w16du:dateUtc="2024-07-11T05:58:00Z"/>
                <w:rFonts w:ascii="Arial" w:hAnsi="Arial" w:cs="Arial"/>
                <w:sz w:val="20"/>
                <w:szCs w:val="20"/>
                <w:lang w:val="en-GB"/>
              </w:rPr>
            </w:pPr>
            <w:ins w:id="4746" w:author="Dylan Van Aswegen" w:date="2024-07-11T07:58:00Z" w16du:dateUtc="2024-07-11T05:58:00Z">
              <w:r>
                <w:rPr>
                  <w:rFonts w:ascii="Arial" w:hAnsi="Arial" w:cs="Arial"/>
                  <w:sz w:val="20"/>
                  <w:szCs w:val="20"/>
                  <w:lang w:val="en-GB"/>
                </w:rPr>
                <w:t>Field Rules</w:t>
              </w:r>
            </w:ins>
          </w:p>
        </w:tc>
      </w:tr>
      <w:tr w:rsidR="007F6CC7" w14:paraId="42634938" w14:textId="77777777" w:rsidTr="00B85F07">
        <w:trPr>
          <w:cnfStyle w:val="000000100000" w:firstRow="0" w:lastRow="0" w:firstColumn="0" w:lastColumn="0" w:oddVBand="0" w:evenVBand="0" w:oddHBand="1" w:evenHBand="0" w:firstRowFirstColumn="0" w:firstRowLastColumn="0" w:lastRowFirstColumn="0" w:lastRowLastColumn="0"/>
          <w:ins w:id="4747" w:author="Dylan Van Aswegen" w:date="2024-07-11T07:58:00Z"/>
        </w:trPr>
        <w:tc>
          <w:tcPr>
            <w:cnfStyle w:val="001000000000" w:firstRow="0" w:lastRow="0" w:firstColumn="1" w:lastColumn="0" w:oddVBand="0" w:evenVBand="0" w:oddHBand="0" w:evenHBand="0" w:firstRowFirstColumn="0" w:firstRowLastColumn="0" w:lastRowFirstColumn="0" w:lastRowLastColumn="0"/>
            <w:tcW w:w="1135" w:type="dxa"/>
          </w:tcPr>
          <w:p w14:paraId="4AA9BFD0" w14:textId="77777777" w:rsidR="00064C08" w:rsidRDefault="00064C08" w:rsidP="00B85F07">
            <w:pPr>
              <w:spacing w:line="360" w:lineRule="auto"/>
              <w:jc w:val="both"/>
              <w:rPr>
                <w:ins w:id="4748" w:author="Dylan Van Aswegen" w:date="2024-07-11T07:58:00Z" w16du:dateUtc="2024-07-11T05:58:00Z"/>
                <w:rFonts w:ascii="Arial" w:hAnsi="Arial" w:cs="Arial"/>
                <w:sz w:val="20"/>
                <w:szCs w:val="20"/>
                <w:lang w:val="en-GB"/>
              </w:rPr>
            </w:pPr>
          </w:p>
        </w:tc>
        <w:tc>
          <w:tcPr>
            <w:tcW w:w="1417" w:type="dxa"/>
          </w:tcPr>
          <w:p w14:paraId="6D306148" w14:textId="048570E1" w:rsidR="00064C08"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49" w:author="Dylan Van Aswegen" w:date="2024-07-11T07:58:00Z" w16du:dateUtc="2024-07-11T05:58:00Z"/>
                <w:rFonts w:ascii="Arial" w:hAnsi="Arial" w:cs="Arial"/>
                <w:sz w:val="20"/>
                <w:szCs w:val="20"/>
                <w:lang w:val="en-GB"/>
              </w:rPr>
            </w:pPr>
            <w:ins w:id="4750" w:author="Dylan Van Aswegen" w:date="2024-07-11T09:09:00Z" w16du:dateUtc="2024-07-11T07:09:00Z">
              <w:r>
                <w:rPr>
                  <w:rFonts w:ascii="Arial" w:hAnsi="Arial" w:cs="Arial"/>
                  <w:sz w:val="20"/>
                  <w:szCs w:val="20"/>
                  <w:lang w:val="en-GB"/>
                </w:rPr>
                <w:t>Purchaser</w:t>
              </w:r>
            </w:ins>
          </w:p>
        </w:tc>
        <w:tc>
          <w:tcPr>
            <w:tcW w:w="1276" w:type="dxa"/>
          </w:tcPr>
          <w:p w14:paraId="7410F55F" w14:textId="75BE68C3" w:rsidR="00064C08"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51" w:author="Dylan Van Aswegen" w:date="2024-07-11T07:58:00Z" w16du:dateUtc="2024-07-11T05:58:00Z"/>
                <w:rFonts w:ascii="Arial" w:hAnsi="Arial" w:cs="Arial"/>
                <w:sz w:val="20"/>
                <w:szCs w:val="20"/>
                <w:lang w:val="en-GB"/>
              </w:rPr>
            </w:pPr>
            <w:ins w:id="4752" w:author="Dylan Van Aswegen" w:date="2024-07-11T09:10:00Z" w16du:dateUtc="2024-07-11T07:10:00Z">
              <w:r>
                <w:rPr>
                  <w:rFonts w:ascii="Arial" w:hAnsi="Arial" w:cs="Arial"/>
                  <w:sz w:val="20"/>
                  <w:szCs w:val="20"/>
                  <w:lang w:val="en-GB"/>
                </w:rPr>
                <w:t>Text Field</w:t>
              </w:r>
            </w:ins>
            <w:ins w:id="4753" w:author="Dylan Van Aswegen" w:date="2024-07-11T07:58:00Z" w16du:dateUtc="2024-07-11T05:58:00Z">
              <w:r w:rsidR="00064C08">
                <w:rPr>
                  <w:rFonts w:ascii="Arial" w:hAnsi="Arial" w:cs="Arial"/>
                  <w:sz w:val="20"/>
                  <w:szCs w:val="20"/>
                  <w:lang w:val="en-GB"/>
                </w:rPr>
                <w:t xml:space="preserve"> </w:t>
              </w:r>
            </w:ins>
          </w:p>
        </w:tc>
        <w:tc>
          <w:tcPr>
            <w:tcW w:w="1701" w:type="dxa"/>
          </w:tcPr>
          <w:p w14:paraId="1FD4597F" w14:textId="0C7312AD" w:rsidR="00064C08" w:rsidRPr="007F6CC7" w:rsidRDefault="007F6CC7">
            <w:pPr>
              <w:spacing w:line="360" w:lineRule="auto"/>
              <w:jc w:val="both"/>
              <w:cnfStyle w:val="000000100000" w:firstRow="0" w:lastRow="0" w:firstColumn="0" w:lastColumn="0" w:oddVBand="0" w:evenVBand="0" w:oddHBand="1" w:evenHBand="0" w:firstRowFirstColumn="0" w:firstRowLastColumn="0" w:lastRowFirstColumn="0" w:lastRowLastColumn="0"/>
              <w:rPr>
                <w:ins w:id="4754" w:author="Dylan Van Aswegen" w:date="2024-07-11T07:58:00Z" w16du:dateUtc="2024-07-11T05:58:00Z"/>
                <w:rFonts w:ascii="Arial" w:hAnsi="Arial" w:cs="Arial"/>
                <w:sz w:val="20"/>
                <w:szCs w:val="20"/>
                <w:lang w:val="en-GB"/>
                <w:rPrChange w:id="4755" w:author="Dylan Van Aswegen" w:date="2024-07-11T09:10:00Z" w16du:dateUtc="2024-07-11T07:10:00Z">
                  <w:rPr>
                    <w:ins w:id="4756" w:author="Dylan Van Aswegen" w:date="2024-07-11T07:58:00Z" w16du:dateUtc="2024-07-11T05:58:00Z"/>
                    <w:lang w:val="en-GB"/>
                  </w:rPr>
                </w:rPrChange>
              </w:rPr>
              <w:pPrChange w:id="4757" w:author="Dylan Van Aswegen" w:date="2024-07-11T09:10:00Z" w16du:dateUtc="2024-07-11T07:10: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4758" w:author="Dylan Van Aswegen" w:date="2024-07-11T09:10:00Z" w16du:dateUtc="2024-07-11T07:10:00Z">
              <w:r>
                <w:rPr>
                  <w:rFonts w:ascii="Arial" w:hAnsi="Arial" w:cs="Arial"/>
                  <w:sz w:val="20"/>
                  <w:szCs w:val="20"/>
                  <w:lang w:val="en-GB"/>
                </w:rPr>
                <w:t>String</w:t>
              </w:r>
            </w:ins>
            <w:ins w:id="4759" w:author="Dylan Van Aswegen" w:date="2024-07-11T07:58:00Z" w16du:dateUtc="2024-07-11T05:58:00Z">
              <w:r w:rsidR="00064C08" w:rsidRPr="007F6CC7">
                <w:rPr>
                  <w:rFonts w:ascii="Arial" w:hAnsi="Arial" w:cs="Arial"/>
                  <w:sz w:val="20"/>
                  <w:szCs w:val="20"/>
                  <w:lang w:val="en-GB"/>
                  <w:rPrChange w:id="4760" w:author="Dylan Van Aswegen" w:date="2024-07-11T09:10:00Z" w16du:dateUtc="2024-07-11T07:10:00Z">
                    <w:rPr>
                      <w:lang w:val="en-GB"/>
                    </w:rPr>
                  </w:rPrChange>
                </w:rPr>
                <w:t xml:space="preserve"> </w:t>
              </w:r>
            </w:ins>
          </w:p>
        </w:tc>
        <w:tc>
          <w:tcPr>
            <w:tcW w:w="1417" w:type="dxa"/>
          </w:tcPr>
          <w:p w14:paraId="307A267E" w14:textId="3479A0A1" w:rsidR="00064C08"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61" w:author="Dylan Van Aswegen" w:date="2024-07-11T07:58:00Z" w16du:dateUtc="2024-07-11T05:58:00Z"/>
                <w:rFonts w:ascii="Arial" w:hAnsi="Arial" w:cs="Arial"/>
                <w:sz w:val="20"/>
                <w:szCs w:val="20"/>
                <w:lang w:val="en-GB"/>
              </w:rPr>
            </w:pPr>
            <w:ins w:id="4762" w:author="Dylan Van Aswegen" w:date="2024-07-11T09:10:00Z" w16du:dateUtc="2024-07-11T07:10:00Z">
              <w:r>
                <w:rPr>
                  <w:rFonts w:ascii="Arial" w:hAnsi="Arial" w:cs="Arial"/>
                  <w:sz w:val="20"/>
                  <w:szCs w:val="20"/>
                  <w:lang w:val="en-GB"/>
                </w:rPr>
                <w:t>N/A</w:t>
              </w:r>
            </w:ins>
          </w:p>
        </w:tc>
        <w:tc>
          <w:tcPr>
            <w:tcW w:w="3828" w:type="dxa"/>
          </w:tcPr>
          <w:p w14:paraId="592382F1" w14:textId="6D12A50B" w:rsidR="00064C08"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63" w:author="Dylan Van Aswegen" w:date="2024-07-11T07:58:00Z" w16du:dateUtc="2024-07-11T05:58:00Z"/>
                <w:rFonts w:ascii="Arial" w:hAnsi="Arial" w:cs="Arial"/>
                <w:sz w:val="20"/>
                <w:szCs w:val="20"/>
                <w:lang w:val="en-GB"/>
              </w:rPr>
            </w:pPr>
            <w:ins w:id="4764" w:author="Dylan Van Aswegen" w:date="2024-07-11T09:13:00Z" w16du:dateUtc="2024-07-11T07:13:00Z">
              <w:r>
                <w:rPr>
                  <w:rFonts w:ascii="Arial" w:hAnsi="Arial" w:cs="Arial"/>
                  <w:sz w:val="20"/>
                  <w:szCs w:val="20"/>
                  <w:lang w:val="en-GB"/>
                </w:rPr>
                <w:t>This field will be populated with the name of the purchaser.</w:t>
              </w:r>
            </w:ins>
          </w:p>
        </w:tc>
      </w:tr>
      <w:tr w:rsidR="007F6CC7" w14:paraId="7CC2E453" w14:textId="77777777" w:rsidTr="00B85F07">
        <w:trPr>
          <w:ins w:id="4765" w:author="Dylan Van Aswegen" w:date="2024-07-11T09:09:00Z"/>
        </w:trPr>
        <w:tc>
          <w:tcPr>
            <w:cnfStyle w:val="001000000000" w:firstRow="0" w:lastRow="0" w:firstColumn="1" w:lastColumn="0" w:oddVBand="0" w:evenVBand="0" w:oddHBand="0" w:evenHBand="0" w:firstRowFirstColumn="0" w:firstRowLastColumn="0" w:lastRowFirstColumn="0" w:lastRowLastColumn="0"/>
            <w:tcW w:w="1135" w:type="dxa"/>
          </w:tcPr>
          <w:p w14:paraId="2CD2C91B" w14:textId="77777777" w:rsidR="007F6CC7" w:rsidRDefault="007F6CC7" w:rsidP="00B85F07">
            <w:pPr>
              <w:spacing w:line="360" w:lineRule="auto"/>
              <w:jc w:val="both"/>
              <w:rPr>
                <w:ins w:id="4766" w:author="Dylan Van Aswegen" w:date="2024-07-11T09:09:00Z" w16du:dateUtc="2024-07-11T07:09:00Z"/>
                <w:rFonts w:ascii="Arial" w:hAnsi="Arial" w:cs="Arial"/>
                <w:sz w:val="20"/>
                <w:szCs w:val="20"/>
                <w:lang w:val="en-GB"/>
              </w:rPr>
            </w:pPr>
          </w:p>
        </w:tc>
        <w:tc>
          <w:tcPr>
            <w:tcW w:w="1417" w:type="dxa"/>
          </w:tcPr>
          <w:p w14:paraId="2D79EC99" w14:textId="2D4BDB3E" w:rsidR="007F6CC7" w:rsidRDefault="007F6CC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67" w:author="Dylan Van Aswegen" w:date="2024-07-11T09:09:00Z" w16du:dateUtc="2024-07-11T07:09:00Z"/>
                <w:rFonts w:ascii="Arial" w:hAnsi="Arial" w:cs="Arial"/>
                <w:sz w:val="20"/>
                <w:szCs w:val="20"/>
                <w:lang w:val="en-GB"/>
              </w:rPr>
            </w:pPr>
            <w:ins w:id="4768" w:author="Dylan Van Aswegen" w:date="2024-07-11T09:09:00Z" w16du:dateUtc="2024-07-11T07:09:00Z">
              <w:r>
                <w:rPr>
                  <w:rFonts w:ascii="Arial" w:hAnsi="Arial" w:cs="Arial"/>
                  <w:sz w:val="20"/>
                  <w:szCs w:val="20"/>
                  <w:lang w:val="en-GB"/>
                </w:rPr>
                <w:t>Placed On</w:t>
              </w:r>
            </w:ins>
          </w:p>
        </w:tc>
        <w:tc>
          <w:tcPr>
            <w:tcW w:w="1276" w:type="dxa"/>
          </w:tcPr>
          <w:p w14:paraId="3976709D" w14:textId="29FAD9F7" w:rsidR="007F6CC7" w:rsidRDefault="007F6CC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69" w:author="Dylan Van Aswegen" w:date="2024-07-11T09:09:00Z" w16du:dateUtc="2024-07-11T07:09:00Z"/>
                <w:rFonts w:ascii="Arial" w:hAnsi="Arial" w:cs="Arial"/>
                <w:sz w:val="20"/>
                <w:szCs w:val="20"/>
                <w:lang w:val="en-GB"/>
              </w:rPr>
            </w:pPr>
            <w:ins w:id="4770" w:author="Dylan Van Aswegen" w:date="2024-07-11T09:10:00Z" w16du:dateUtc="2024-07-11T07:10:00Z">
              <w:r>
                <w:rPr>
                  <w:rFonts w:ascii="Arial" w:hAnsi="Arial" w:cs="Arial"/>
                  <w:sz w:val="20"/>
                  <w:szCs w:val="20"/>
                  <w:lang w:val="en-GB"/>
                </w:rPr>
                <w:t>Text Field</w:t>
              </w:r>
            </w:ins>
          </w:p>
        </w:tc>
        <w:tc>
          <w:tcPr>
            <w:tcW w:w="1701" w:type="dxa"/>
          </w:tcPr>
          <w:p w14:paraId="0FCB185F" w14:textId="442316DA" w:rsidR="007F6CC7" w:rsidRPr="007F6CC7" w:rsidRDefault="007F6CC7">
            <w:pPr>
              <w:spacing w:line="360" w:lineRule="auto"/>
              <w:jc w:val="both"/>
              <w:cnfStyle w:val="000000000000" w:firstRow="0" w:lastRow="0" w:firstColumn="0" w:lastColumn="0" w:oddVBand="0" w:evenVBand="0" w:oddHBand="0" w:evenHBand="0" w:firstRowFirstColumn="0" w:firstRowLastColumn="0" w:lastRowFirstColumn="0" w:lastRowLastColumn="0"/>
              <w:rPr>
                <w:ins w:id="4771" w:author="Dylan Van Aswegen" w:date="2024-07-11T09:09:00Z" w16du:dateUtc="2024-07-11T07:09:00Z"/>
                <w:rFonts w:ascii="Arial" w:hAnsi="Arial" w:cs="Arial"/>
                <w:sz w:val="20"/>
                <w:szCs w:val="20"/>
                <w:lang w:val="en-GB"/>
                <w:rPrChange w:id="4772" w:author="Dylan Van Aswegen" w:date="2024-07-11T09:10:00Z" w16du:dateUtc="2024-07-11T07:10:00Z">
                  <w:rPr>
                    <w:ins w:id="4773" w:author="Dylan Van Aswegen" w:date="2024-07-11T09:09:00Z" w16du:dateUtc="2024-07-11T07:09:00Z"/>
                    <w:lang w:val="en-GB"/>
                  </w:rPr>
                </w:rPrChange>
              </w:rPr>
              <w:pPrChange w:id="4774" w:author="Dylan Van Aswegen" w:date="2024-07-11T09:10:00Z" w16du:dateUtc="2024-07-11T07:10: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4775" w:author="Dylan Van Aswegen" w:date="2024-07-11T09:10:00Z" w16du:dateUtc="2024-07-11T07:10:00Z">
              <w:r>
                <w:rPr>
                  <w:rFonts w:ascii="Arial" w:hAnsi="Arial" w:cs="Arial"/>
                  <w:sz w:val="20"/>
                  <w:szCs w:val="20"/>
                  <w:lang w:val="en-GB"/>
                </w:rPr>
                <w:t>String</w:t>
              </w:r>
            </w:ins>
          </w:p>
        </w:tc>
        <w:tc>
          <w:tcPr>
            <w:tcW w:w="1417" w:type="dxa"/>
          </w:tcPr>
          <w:p w14:paraId="7D72A61C" w14:textId="611B9356" w:rsidR="007F6CC7" w:rsidRDefault="007F6CC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76" w:author="Dylan Van Aswegen" w:date="2024-07-11T09:09:00Z" w16du:dateUtc="2024-07-11T07:09:00Z"/>
                <w:rFonts w:ascii="Arial" w:hAnsi="Arial" w:cs="Arial"/>
                <w:sz w:val="20"/>
                <w:szCs w:val="20"/>
                <w:lang w:val="en-GB"/>
              </w:rPr>
            </w:pPr>
            <w:ins w:id="4777" w:author="Dylan Van Aswegen" w:date="2024-07-11T09:10:00Z" w16du:dateUtc="2024-07-11T07:10:00Z">
              <w:r>
                <w:rPr>
                  <w:rFonts w:ascii="Arial" w:hAnsi="Arial" w:cs="Arial"/>
                  <w:sz w:val="20"/>
                  <w:szCs w:val="20"/>
                  <w:lang w:val="en-GB"/>
                </w:rPr>
                <w:t>N/A</w:t>
              </w:r>
            </w:ins>
          </w:p>
        </w:tc>
        <w:tc>
          <w:tcPr>
            <w:tcW w:w="3828" w:type="dxa"/>
          </w:tcPr>
          <w:p w14:paraId="325B89D1" w14:textId="70990605" w:rsidR="007F6CC7" w:rsidRDefault="007F6CC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78" w:author="Dylan Van Aswegen" w:date="2024-07-11T09:09:00Z" w16du:dateUtc="2024-07-11T07:09:00Z"/>
                <w:rFonts w:ascii="Arial" w:hAnsi="Arial" w:cs="Arial"/>
                <w:sz w:val="20"/>
                <w:szCs w:val="20"/>
                <w:lang w:val="en-GB"/>
              </w:rPr>
            </w:pPr>
            <w:ins w:id="4779" w:author="Dylan Van Aswegen" w:date="2024-07-11T09:13:00Z" w16du:dateUtc="2024-07-11T07:13:00Z">
              <w:r>
                <w:rPr>
                  <w:rFonts w:ascii="Arial" w:hAnsi="Arial" w:cs="Arial"/>
                  <w:sz w:val="20"/>
                  <w:szCs w:val="20"/>
                  <w:lang w:val="en-GB"/>
                </w:rPr>
                <w:t xml:space="preserve">This field will be populated with the date that the purchase was made on. </w:t>
              </w:r>
            </w:ins>
          </w:p>
        </w:tc>
      </w:tr>
      <w:tr w:rsidR="007F6CC7" w14:paraId="07AAF726" w14:textId="77777777" w:rsidTr="00B85F07">
        <w:trPr>
          <w:cnfStyle w:val="000000100000" w:firstRow="0" w:lastRow="0" w:firstColumn="0" w:lastColumn="0" w:oddVBand="0" w:evenVBand="0" w:oddHBand="1" w:evenHBand="0" w:firstRowFirstColumn="0" w:firstRowLastColumn="0" w:lastRowFirstColumn="0" w:lastRowLastColumn="0"/>
          <w:ins w:id="4780" w:author="Dylan Van Aswegen" w:date="2024-07-11T09:09:00Z"/>
        </w:trPr>
        <w:tc>
          <w:tcPr>
            <w:cnfStyle w:val="001000000000" w:firstRow="0" w:lastRow="0" w:firstColumn="1" w:lastColumn="0" w:oddVBand="0" w:evenVBand="0" w:oddHBand="0" w:evenHBand="0" w:firstRowFirstColumn="0" w:firstRowLastColumn="0" w:lastRowFirstColumn="0" w:lastRowLastColumn="0"/>
            <w:tcW w:w="1135" w:type="dxa"/>
          </w:tcPr>
          <w:p w14:paraId="2C40D343" w14:textId="77777777" w:rsidR="007F6CC7" w:rsidRDefault="007F6CC7" w:rsidP="00B85F07">
            <w:pPr>
              <w:spacing w:line="360" w:lineRule="auto"/>
              <w:jc w:val="both"/>
              <w:rPr>
                <w:ins w:id="4781" w:author="Dylan Van Aswegen" w:date="2024-07-11T09:09:00Z" w16du:dateUtc="2024-07-11T07:09:00Z"/>
                <w:rFonts w:ascii="Arial" w:hAnsi="Arial" w:cs="Arial"/>
                <w:sz w:val="20"/>
                <w:szCs w:val="20"/>
                <w:lang w:val="en-GB"/>
              </w:rPr>
            </w:pPr>
          </w:p>
        </w:tc>
        <w:tc>
          <w:tcPr>
            <w:tcW w:w="1417" w:type="dxa"/>
          </w:tcPr>
          <w:p w14:paraId="4DF57B85" w14:textId="65B8D6E1"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82" w:author="Dylan Van Aswegen" w:date="2024-07-11T09:09:00Z" w16du:dateUtc="2024-07-11T07:09:00Z"/>
                <w:rFonts w:ascii="Arial" w:hAnsi="Arial" w:cs="Arial"/>
                <w:sz w:val="20"/>
                <w:szCs w:val="20"/>
                <w:lang w:val="en-GB"/>
              </w:rPr>
            </w:pPr>
            <w:ins w:id="4783" w:author="Dylan Van Aswegen" w:date="2024-07-11T09:09:00Z" w16du:dateUtc="2024-07-11T07:09:00Z">
              <w:r>
                <w:rPr>
                  <w:rFonts w:ascii="Arial" w:hAnsi="Arial" w:cs="Arial"/>
                  <w:sz w:val="20"/>
                  <w:szCs w:val="20"/>
                  <w:lang w:val="en-GB"/>
                </w:rPr>
                <w:t xml:space="preserve">Order Total </w:t>
              </w:r>
            </w:ins>
          </w:p>
        </w:tc>
        <w:tc>
          <w:tcPr>
            <w:tcW w:w="1276" w:type="dxa"/>
          </w:tcPr>
          <w:p w14:paraId="5D907069" w14:textId="742C9C92"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84" w:author="Dylan Van Aswegen" w:date="2024-07-11T09:09:00Z" w16du:dateUtc="2024-07-11T07:09:00Z"/>
                <w:rFonts w:ascii="Arial" w:hAnsi="Arial" w:cs="Arial"/>
                <w:sz w:val="20"/>
                <w:szCs w:val="20"/>
                <w:lang w:val="en-GB"/>
              </w:rPr>
            </w:pPr>
            <w:ins w:id="4785" w:author="Dylan Van Aswegen" w:date="2024-07-11T09:10:00Z" w16du:dateUtc="2024-07-11T07:10:00Z">
              <w:r>
                <w:rPr>
                  <w:rFonts w:ascii="Arial" w:hAnsi="Arial" w:cs="Arial"/>
                  <w:sz w:val="20"/>
                  <w:szCs w:val="20"/>
                  <w:lang w:val="en-GB"/>
                </w:rPr>
                <w:t>Text Field</w:t>
              </w:r>
            </w:ins>
          </w:p>
        </w:tc>
        <w:tc>
          <w:tcPr>
            <w:tcW w:w="1701" w:type="dxa"/>
          </w:tcPr>
          <w:p w14:paraId="093556D9" w14:textId="69B5A19A" w:rsidR="007F6CC7" w:rsidRPr="007F6CC7" w:rsidRDefault="007F6CC7">
            <w:pPr>
              <w:spacing w:line="360" w:lineRule="auto"/>
              <w:jc w:val="both"/>
              <w:cnfStyle w:val="000000100000" w:firstRow="0" w:lastRow="0" w:firstColumn="0" w:lastColumn="0" w:oddVBand="0" w:evenVBand="0" w:oddHBand="1" w:evenHBand="0" w:firstRowFirstColumn="0" w:firstRowLastColumn="0" w:lastRowFirstColumn="0" w:lastRowLastColumn="0"/>
              <w:rPr>
                <w:ins w:id="4786" w:author="Dylan Van Aswegen" w:date="2024-07-11T09:09:00Z" w16du:dateUtc="2024-07-11T07:09:00Z"/>
                <w:rFonts w:ascii="Arial" w:hAnsi="Arial" w:cs="Arial"/>
                <w:sz w:val="20"/>
                <w:szCs w:val="20"/>
                <w:lang w:val="en-GB"/>
                <w:rPrChange w:id="4787" w:author="Dylan Van Aswegen" w:date="2024-07-11T09:10:00Z" w16du:dateUtc="2024-07-11T07:10:00Z">
                  <w:rPr>
                    <w:ins w:id="4788" w:author="Dylan Van Aswegen" w:date="2024-07-11T09:09:00Z" w16du:dateUtc="2024-07-11T07:09:00Z"/>
                    <w:lang w:val="en-GB"/>
                  </w:rPr>
                </w:rPrChange>
              </w:rPr>
              <w:pPrChange w:id="4789" w:author="Dylan Van Aswegen" w:date="2024-07-11T09:10:00Z" w16du:dateUtc="2024-07-11T07:10: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4790" w:author="Dylan Van Aswegen" w:date="2024-07-11T09:10:00Z" w16du:dateUtc="2024-07-11T07:10:00Z">
              <w:r>
                <w:rPr>
                  <w:rFonts w:ascii="Arial" w:hAnsi="Arial" w:cs="Arial"/>
                  <w:sz w:val="20"/>
                  <w:szCs w:val="20"/>
                  <w:lang w:val="en-GB"/>
                </w:rPr>
                <w:t>String</w:t>
              </w:r>
            </w:ins>
          </w:p>
        </w:tc>
        <w:tc>
          <w:tcPr>
            <w:tcW w:w="1417" w:type="dxa"/>
          </w:tcPr>
          <w:p w14:paraId="5E51691E" w14:textId="78CED0AA"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91" w:author="Dylan Van Aswegen" w:date="2024-07-11T09:09:00Z" w16du:dateUtc="2024-07-11T07:09:00Z"/>
                <w:rFonts w:ascii="Arial" w:hAnsi="Arial" w:cs="Arial"/>
                <w:sz w:val="20"/>
                <w:szCs w:val="20"/>
                <w:lang w:val="en-GB"/>
              </w:rPr>
            </w:pPr>
            <w:ins w:id="4792" w:author="Dylan Van Aswegen" w:date="2024-07-11T09:10:00Z" w16du:dateUtc="2024-07-11T07:10:00Z">
              <w:r>
                <w:rPr>
                  <w:rFonts w:ascii="Arial" w:hAnsi="Arial" w:cs="Arial"/>
                  <w:sz w:val="20"/>
                  <w:szCs w:val="20"/>
                  <w:lang w:val="en-GB"/>
                </w:rPr>
                <w:t>N/A</w:t>
              </w:r>
            </w:ins>
          </w:p>
        </w:tc>
        <w:tc>
          <w:tcPr>
            <w:tcW w:w="3828" w:type="dxa"/>
          </w:tcPr>
          <w:p w14:paraId="743A9D21" w14:textId="1F847C40"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793" w:author="Dylan Van Aswegen" w:date="2024-07-11T09:09:00Z" w16du:dateUtc="2024-07-11T07:09:00Z"/>
                <w:rFonts w:ascii="Arial" w:hAnsi="Arial" w:cs="Arial"/>
                <w:sz w:val="20"/>
                <w:szCs w:val="20"/>
                <w:lang w:val="en-GB"/>
              </w:rPr>
            </w:pPr>
            <w:ins w:id="4794" w:author="Dylan Van Aswegen" w:date="2024-07-11T09:13:00Z" w16du:dateUtc="2024-07-11T07:13:00Z">
              <w:r>
                <w:rPr>
                  <w:rFonts w:ascii="Arial" w:hAnsi="Arial" w:cs="Arial"/>
                  <w:sz w:val="20"/>
                  <w:szCs w:val="20"/>
                  <w:lang w:val="en-GB"/>
                </w:rPr>
                <w:t xml:space="preserve">This field will be populated with the total amount of the order. </w:t>
              </w:r>
            </w:ins>
          </w:p>
        </w:tc>
      </w:tr>
      <w:tr w:rsidR="007F6CC7" w14:paraId="631954E2" w14:textId="77777777" w:rsidTr="00B85F07">
        <w:trPr>
          <w:ins w:id="4795" w:author="Dylan Van Aswegen" w:date="2024-07-11T09:09:00Z"/>
        </w:trPr>
        <w:tc>
          <w:tcPr>
            <w:cnfStyle w:val="001000000000" w:firstRow="0" w:lastRow="0" w:firstColumn="1" w:lastColumn="0" w:oddVBand="0" w:evenVBand="0" w:oddHBand="0" w:evenHBand="0" w:firstRowFirstColumn="0" w:firstRowLastColumn="0" w:lastRowFirstColumn="0" w:lastRowLastColumn="0"/>
            <w:tcW w:w="1135" w:type="dxa"/>
          </w:tcPr>
          <w:p w14:paraId="3251DB8B" w14:textId="77777777" w:rsidR="007F6CC7" w:rsidRDefault="007F6CC7" w:rsidP="00B85F07">
            <w:pPr>
              <w:spacing w:line="360" w:lineRule="auto"/>
              <w:jc w:val="both"/>
              <w:rPr>
                <w:ins w:id="4796" w:author="Dylan Van Aswegen" w:date="2024-07-11T09:09:00Z" w16du:dateUtc="2024-07-11T07:09:00Z"/>
                <w:rFonts w:ascii="Arial" w:hAnsi="Arial" w:cs="Arial"/>
                <w:sz w:val="20"/>
                <w:szCs w:val="20"/>
                <w:lang w:val="en-GB"/>
              </w:rPr>
            </w:pPr>
          </w:p>
        </w:tc>
        <w:tc>
          <w:tcPr>
            <w:tcW w:w="1417" w:type="dxa"/>
          </w:tcPr>
          <w:p w14:paraId="0960291C" w14:textId="278B356D" w:rsidR="007F6CC7" w:rsidRDefault="007F6CC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97" w:author="Dylan Van Aswegen" w:date="2024-07-11T09:09:00Z" w16du:dateUtc="2024-07-11T07:09:00Z"/>
                <w:rFonts w:ascii="Arial" w:hAnsi="Arial" w:cs="Arial"/>
                <w:sz w:val="20"/>
                <w:szCs w:val="20"/>
                <w:lang w:val="en-GB"/>
              </w:rPr>
            </w:pPr>
            <w:ins w:id="4798" w:author="Dylan Van Aswegen" w:date="2024-07-11T09:09:00Z" w16du:dateUtc="2024-07-11T07:09:00Z">
              <w:r>
                <w:rPr>
                  <w:rFonts w:ascii="Arial" w:hAnsi="Arial" w:cs="Arial"/>
                  <w:sz w:val="20"/>
                  <w:szCs w:val="20"/>
                  <w:lang w:val="en-GB"/>
                </w:rPr>
                <w:t>Status</w:t>
              </w:r>
            </w:ins>
          </w:p>
        </w:tc>
        <w:tc>
          <w:tcPr>
            <w:tcW w:w="1276" w:type="dxa"/>
          </w:tcPr>
          <w:p w14:paraId="4915C0D5" w14:textId="782F9A8B" w:rsidR="007F6CC7" w:rsidRDefault="007F6CC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799" w:author="Dylan Van Aswegen" w:date="2024-07-11T09:09:00Z" w16du:dateUtc="2024-07-11T07:09:00Z"/>
                <w:rFonts w:ascii="Arial" w:hAnsi="Arial" w:cs="Arial"/>
                <w:sz w:val="20"/>
                <w:szCs w:val="20"/>
                <w:lang w:val="en-GB"/>
              </w:rPr>
            </w:pPr>
            <w:ins w:id="4800" w:author="Dylan Van Aswegen" w:date="2024-07-11T09:10:00Z" w16du:dateUtc="2024-07-11T07:10:00Z">
              <w:r>
                <w:rPr>
                  <w:rFonts w:ascii="Arial" w:hAnsi="Arial" w:cs="Arial"/>
                  <w:sz w:val="20"/>
                  <w:szCs w:val="20"/>
                  <w:lang w:val="en-GB"/>
                </w:rPr>
                <w:t>Text Field</w:t>
              </w:r>
            </w:ins>
          </w:p>
        </w:tc>
        <w:tc>
          <w:tcPr>
            <w:tcW w:w="1701" w:type="dxa"/>
          </w:tcPr>
          <w:p w14:paraId="629384EB" w14:textId="55D325FE" w:rsidR="007F6CC7" w:rsidRPr="007F6CC7" w:rsidRDefault="007F6CC7">
            <w:pPr>
              <w:spacing w:line="360" w:lineRule="auto"/>
              <w:jc w:val="both"/>
              <w:cnfStyle w:val="000000000000" w:firstRow="0" w:lastRow="0" w:firstColumn="0" w:lastColumn="0" w:oddVBand="0" w:evenVBand="0" w:oddHBand="0" w:evenHBand="0" w:firstRowFirstColumn="0" w:firstRowLastColumn="0" w:lastRowFirstColumn="0" w:lastRowLastColumn="0"/>
              <w:rPr>
                <w:ins w:id="4801" w:author="Dylan Van Aswegen" w:date="2024-07-11T09:09:00Z" w16du:dateUtc="2024-07-11T07:09:00Z"/>
                <w:rFonts w:ascii="Arial" w:hAnsi="Arial" w:cs="Arial"/>
                <w:sz w:val="20"/>
                <w:szCs w:val="20"/>
                <w:lang w:val="en-GB"/>
                <w:rPrChange w:id="4802" w:author="Dylan Van Aswegen" w:date="2024-07-11T09:10:00Z" w16du:dateUtc="2024-07-11T07:10:00Z">
                  <w:rPr>
                    <w:ins w:id="4803" w:author="Dylan Van Aswegen" w:date="2024-07-11T09:09:00Z" w16du:dateUtc="2024-07-11T07:09:00Z"/>
                    <w:lang w:val="en-GB"/>
                  </w:rPr>
                </w:rPrChange>
              </w:rPr>
              <w:pPrChange w:id="4804" w:author="Dylan Van Aswegen" w:date="2024-07-11T09:10:00Z" w16du:dateUtc="2024-07-11T07:10: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4805" w:author="Dylan Van Aswegen" w:date="2024-07-11T09:10:00Z" w16du:dateUtc="2024-07-11T07:10:00Z">
              <w:r>
                <w:rPr>
                  <w:rFonts w:ascii="Arial" w:hAnsi="Arial" w:cs="Arial"/>
                  <w:sz w:val="20"/>
                  <w:szCs w:val="20"/>
                  <w:lang w:val="en-GB"/>
                </w:rPr>
                <w:t>String</w:t>
              </w:r>
            </w:ins>
          </w:p>
        </w:tc>
        <w:tc>
          <w:tcPr>
            <w:tcW w:w="1417" w:type="dxa"/>
          </w:tcPr>
          <w:p w14:paraId="505F0788" w14:textId="62C64C78" w:rsidR="007F6CC7" w:rsidRDefault="007F6CC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806" w:author="Dylan Van Aswegen" w:date="2024-07-11T09:09:00Z" w16du:dateUtc="2024-07-11T07:09:00Z"/>
                <w:rFonts w:ascii="Arial" w:hAnsi="Arial" w:cs="Arial"/>
                <w:sz w:val="20"/>
                <w:szCs w:val="20"/>
                <w:lang w:val="en-GB"/>
              </w:rPr>
            </w:pPr>
            <w:ins w:id="4807" w:author="Dylan Van Aswegen" w:date="2024-07-11T09:10:00Z" w16du:dateUtc="2024-07-11T07:10:00Z">
              <w:r>
                <w:rPr>
                  <w:rFonts w:ascii="Arial" w:hAnsi="Arial" w:cs="Arial"/>
                  <w:sz w:val="20"/>
                  <w:szCs w:val="20"/>
                  <w:lang w:val="en-GB"/>
                </w:rPr>
                <w:t>N/A</w:t>
              </w:r>
            </w:ins>
          </w:p>
        </w:tc>
        <w:tc>
          <w:tcPr>
            <w:tcW w:w="3828" w:type="dxa"/>
          </w:tcPr>
          <w:p w14:paraId="68B0D647" w14:textId="70542646" w:rsidR="007F6CC7" w:rsidRDefault="007F6CC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808" w:author="Dylan Van Aswegen" w:date="2024-07-11T09:09:00Z" w16du:dateUtc="2024-07-11T07:09:00Z"/>
                <w:rFonts w:ascii="Arial" w:hAnsi="Arial" w:cs="Arial"/>
                <w:sz w:val="20"/>
                <w:szCs w:val="20"/>
                <w:lang w:val="en-GB"/>
              </w:rPr>
            </w:pPr>
            <w:ins w:id="4809" w:author="Dylan Van Aswegen" w:date="2024-07-11T09:13:00Z" w16du:dateUtc="2024-07-11T07:13:00Z">
              <w:r>
                <w:rPr>
                  <w:rFonts w:ascii="Arial" w:hAnsi="Arial" w:cs="Arial"/>
                  <w:sz w:val="20"/>
                  <w:szCs w:val="20"/>
                  <w:lang w:val="en-GB"/>
                </w:rPr>
                <w:t xml:space="preserve">This field will be populated with the </w:t>
              </w:r>
            </w:ins>
            <w:ins w:id="4810" w:author="Dylan Van Aswegen" w:date="2024-07-11T09:14:00Z" w16du:dateUtc="2024-07-11T07:14:00Z">
              <w:r>
                <w:rPr>
                  <w:rFonts w:ascii="Arial" w:hAnsi="Arial" w:cs="Arial"/>
                  <w:sz w:val="20"/>
                  <w:szCs w:val="20"/>
                  <w:lang w:val="en-GB"/>
                </w:rPr>
                <w:t xml:space="preserve">current order status. </w:t>
              </w:r>
            </w:ins>
          </w:p>
        </w:tc>
      </w:tr>
      <w:tr w:rsidR="007F6CC7" w14:paraId="7147EF78" w14:textId="77777777" w:rsidTr="00B85F07">
        <w:trPr>
          <w:cnfStyle w:val="000000100000" w:firstRow="0" w:lastRow="0" w:firstColumn="0" w:lastColumn="0" w:oddVBand="0" w:evenVBand="0" w:oddHBand="1" w:evenHBand="0" w:firstRowFirstColumn="0" w:firstRowLastColumn="0" w:lastRowFirstColumn="0" w:lastRowLastColumn="0"/>
          <w:ins w:id="4811" w:author="Dylan Van Aswegen" w:date="2024-07-11T09:09:00Z"/>
        </w:trPr>
        <w:tc>
          <w:tcPr>
            <w:cnfStyle w:val="001000000000" w:firstRow="0" w:lastRow="0" w:firstColumn="1" w:lastColumn="0" w:oddVBand="0" w:evenVBand="0" w:oddHBand="0" w:evenHBand="0" w:firstRowFirstColumn="0" w:firstRowLastColumn="0" w:lastRowFirstColumn="0" w:lastRowLastColumn="0"/>
            <w:tcW w:w="1135" w:type="dxa"/>
          </w:tcPr>
          <w:p w14:paraId="17BEECFD" w14:textId="77777777" w:rsidR="007F6CC7" w:rsidRDefault="007F6CC7" w:rsidP="00B85F07">
            <w:pPr>
              <w:spacing w:line="360" w:lineRule="auto"/>
              <w:jc w:val="both"/>
              <w:rPr>
                <w:ins w:id="4812" w:author="Dylan Van Aswegen" w:date="2024-07-11T09:09:00Z" w16du:dateUtc="2024-07-11T07:09:00Z"/>
                <w:rFonts w:ascii="Arial" w:hAnsi="Arial" w:cs="Arial"/>
                <w:sz w:val="20"/>
                <w:szCs w:val="20"/>
                <w:lang w:val="en-GB"/>
              </w:rPr>
            </w:pPr>
          </w:p>
        </w:tc>
        <w:tc>
          <w:tcPr>
            <w:tcW w:w="1417" w:type="dxa"/>
          </w:tcPr>
          <w:p w14:paraId="1296598A" w14:textId="0487045D"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813" w:author="Dylan Van Aswegen" w:date="2024-07-11T09:09:00Z" w16du:dateUtc="2024-07-11T07:09:00Z"/>
                <w:rFonts w:ascii="Arial" w:hAnsi="Arial" w:cs="Arial"/>
                <w:sz w:val="20"/>
                <w:szCs w:val="20"/>
                <w:lang w:val="en-GB"/>
              </w:rPr>
            </w:pPr>
            <w:ins w:id="4814" w:author="Dylan Van Aswegen" w:date="2024-07-11T09:09:00Z" w16du:dateUtc="2024-07-11T07:09:00Z">
              <w:r>
                <w:rPr>
                  <w:rFonts w:ascii="Arial" w:hAnsi="Arial" w:cs="Arial"/>
                  <w:sz w:val="20"/>
                  <w:szCs w:val="20"/>
                  <w:lang w:val="en-GB"/>
                </w:rPr>
                <w:t>Payment Method</w:t>
              </w:r>
            </w:ins>
          </w:p>
        </w:tc>
        <w:tc>
          <w:tcPr>
            <w:tcW w:w="1276" w:type="dxa"/>
          </w:tcPr>
          <w:p w14:paraId="2CF5BC61" w14:textId="7CFA2B62"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815" w:author="Dylan Van Aswegen" w:date="2024-07-11T09:09:00Z" w16du:dateUtc="2024-07-11T07:09:00Z"/>
                <w:rFonts w:ascii="Arial" w:hAnsi="Arial" w:cs="Arial"/>
                <w:sz w:val="20"/>
                <w:szCs w:val="20"/>
                <w:lang w:val="en-GB"/>
              </w:rPr>
            </w:pPr>
            <w:ins w:id="4816" w:author="Dylan Van Aswegen" w:date="2024-07-11T09:10:00Z" w16du:dateUtc="2024-07-11T07:10:00Z">
              <w:r>
                <w:rPr>
                  <w:rFonts w:ascii="Arial" w:hAnsi="Arial" w:cs="Arial"/>
                  <w:sz w:val="20"/>
                  <w:szCs w:val="20"/>
                  <w:lang w:val="en-GB"/>
                </w:rPr>
                <w:t>Text Field</w:t>
              </w:r>
            </w:ins>
          </w:p>
        </w:tc>
        <w:tc>
          <w:tcPr>
            <w:tcW w:w="1701" w:type="dxa"/>
          </w:tcPr>
          <w:p w14:paraId="6A48A662" w14:textId="22751FF7" w:rsidR="007F6CC7" w:rsidRPr="007F6CC7" w:rsidRDefault="007F6CC7">
            <w:pPr>
              <w:spacing w:line="360" w:lineRule="auto"/>
              <w:jc w:val="both"/>
              <w:cnfStyle w:val="000000100000" w:firstRow="0" w:lastRow="0" w:firstColumn="0" w:lastColumn="0" w:oddVBand="0" w:evenVBand="0" w:oddHBand="1" w:evenHBand="0" w:firstRowFirstColumn="0" w:firstRowLastColumn="0" w:lastRowFirstColumn="0" w:lastRowLastColumn="0"/>
              <w:rPr>
                <w:ins w:id="4817" w:author="Dylan Van Aswegen" w:date="2024-07-11T09:09:00Z" w16du:dateUtc="2024-07-11T07:09:00Z"/>
                <w:rFonts w:ascii="Arial" w:hAnsi="Arial" w:cs="Arial"/>
                <w:sz w:val="20"/>
                <w:szCs w:val="20"/>
                <w:lang w:val="en-GB"/>
                <w:rPrChange w:id="4818" w:author="Dylan Van Aswegen" w:date="2024-07-11T09:10:00Z" w16du:dateUtc="2024-07-11T07:10:00Z">
                  <w:rPr>
                    <w:ins w:id="4819" w:author="Dylan Van Aswegen" w:date="2024-07-11T09:09:00Z" w16du:dateUtc="2024-07-11T07:09:00Z"/>
                    <w:lang w:val="en-GB"/>
                  </w:rPr>
                </w:rPrChange>
              </w:rPr>
              <w:pPrChange w:id="4820" w:author="Dylan Van Aswegen" w:date="2024-07-11T09:10:00Z" w16du:dateUtc="2024-07-11T07:10: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4821" w:author="Dylan Van Aswegen" w:date="2024-07-11T09:10:00Z" w16du:dateUtc="2024-07-11T07:10:00Z">
              <w:r>
                <w:rPr>
                  <w:rFonts w:ascii="Arial" w:hAnsi="Arial" w:cs="Arial"/>
                  <w:sz w:val="20"/>
                  <w:szCs w:val="20"/>
                  <w:lang w:val="en-GB"/>
                </w:rPr>
                <w:t>String</w:t>
              </w:r>
            </w:ins>
          </w:p>
        </w:tc>
        <w:tc>
          <w:tcPr>
            <w:tcW w:w="1417" w:type="dxa"/>
          </w:tcPr>
          <w:p w14:paraId="0023F2F2" w14:textId="695DAEDA"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822" w:author="Dylan Van Aswegen" w:date="2024-07-11T09:09:00Z" w16du:dateUtc="2024-07-11T07:09:00Z"/>
                <w:rFonts w:ascii="Arial" w:hAnsi="Arial" w:cs="Arial"/>
                <w:sz w:val="20"/>
                <w:szCs w:val="20"/>
                <w:lang w:val="en-GB"/>
              </w:rPr>
            </w:pPr>
            <w:ins w:id="4823" w:author="Dylan Van Aswegen" w:date="2024-07-11T09:10:00Z" w16du:dateUtc="2024-07-11T07:10:00Z">
              <w:r>
                <w:rPr>
                  <w:rFonts w:ascii="Arial" w:hAnsi="Arial" w:cs="Arial"/>
                  <w:sz w:val="20"/>
                  <w:szCs w:val="20"/>
                  <w:lang w:val="en-GB"/>
                </w:rPr>
                <w:t>N/A</w:t>
              </w:r>
            </w:ins>
          </w:p>
        </w:tc>
        <w:tc>
          <w:tcPr>
            <w:tcW w:w="3828" w:type="dxa"/>
          </w:tcPr>
          <w:p w14:paraId="7E2BCC42" w14:textId="052186CD"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824" w:author="Dylan Van Aswegen" w:date="2024-07-11T09:09:00Z" w16du:dateUtc="2024-07-11T07:09:00Z"/>
                <w:rFonts w:ascii="Arial" w:hAnsi="Arial" w:cs="Arial"/>
                <w:sz w:val="20"/>
                <w:szCs w:val="20"/>
                <w:lang w:val="en-GB"/>
              </w:rPr>
            </w:pPr>
            <w:ins w:id="4825" w:author="Dylan Van Aswegen" w:date="2024-07-11T09:13:00Z" w16du:dateUtc="2024-07-11T07:13:00Z">
              <w:r>
                <w:rPr>
                  <w:rFonts w:ascii="Arial" w:hAnsi="Arial" w:cs="Arial"/>
                  <w:sz w:val="20"/>
                  <w:szCs w:val="20"/>
                  <w:lang w:val="en-GB"/>
                </w:rPr>
                <w:t xml:space="preserve">This field will be populated with the </w:t>
              </w:r>
            </w:ins>
            <w:ins w:id="4826" w:author="Dylan Van Aswegen" w:date="2024-07-11T09:14:00Z" w16du:dateUtc="2024-07-11T07:14:00Z">
              <w:r>
                <w:rPr>
                  <w:rFonts w:ascii="Arial" w:hAnsi="Arial" w:cs="Arial"/>
                  <w:sz w:val="20"/>
                  <w:szCs w:val="20"/>
                  <w:lang w:val="en-GB"/>
                </w:rPr>
                <w:t xml:space="preserve">payment method used to pay for the order. </w:t>
              </w:r>
            </w:ins>
          </w:p>
        </w:tc>
      </w:tr>
      <w:tr w:rsidR="00685806" w14:paraId="5AF84933" w14:textId="77777777" w:rsidTr="00B85F07">
        <w:trPr>
          <w:ins w:id="4827" w:author="Dylan Van Aswegen" w:date="2024-07-11T09:20:00Z"/>
        </w:trPr>
        <w:tc>
          <w:tcPr>
            <w:cnfStyle w:val="001000000000" w:firstRow="0" w:lastRow="0" w:firstColumn="1" w:lastColumn="0" w:oddVBand="0" w:evenVBand="0" w:oddHBand="0" w:evenHBand="0" w:firstRowFirstColumn="0" w:firstRowLastColumn="0" w:lastRowFirstColumn="0" w:lastRowLastColumn="0"/>
            <w:tcW w:w="1135" w:type="dxa"/>
          </w:tcPr>
          <w:p w14:paraId="783238B9" w14:textId="77777777" w:rsidR="00685806" w:rsidRDefault="00685806" w:rsidP="00B85F07">
            <w:pPr>
              <w:spacing w:line="360" w:lineRule="auto"/>
              <w:jc w:val="both"/>
              <w:rPr>
                <w:ins w:id="4828" w:author="Dylan Van Aswegen" w:date="2024-07-11T09:20:00Z" w16du:dateUtc="2024-07-11T07:20:00Z"/>
                <w:rFonts w:ascii="Arial" w:hAnsi="Arial" w:cs="Arial"/>
                <w:sz w:val="20"/>
                <w:szCs w:val="20"/>
                <w:lang w:val="en-GB"/>
              </w:rPr>
            </w:pPr>
          </w:p>
        </w:tc>
        <w:tc>
          <w:tcPr>
            <w:tcW w:w="1417" w:type="dxa"/>
          </w:tcPr>
          <w:p w14:paraId="39B71C6D" w14:textId="18BCD3EE" w:rsidR="00685806" w:rsidRDefault="00685806"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829" w:author="Dylan Van Aswegen" w:date="2024-07-11T09:20:00Z" w16du:dateUtc="2024-07-11T07:20:00Z"/>
                <w:rFonts w:ascii="Arial" w:hAnsi="Arial" w:cs="Arial"/>
                <w:sz w:val="20"/>
                <w:szCs w:val="20"/>
                <w:lang w:val="en-GB"/>
              </w:rPr>
            </w:pPr>
            <w:ins w:id="4830" w:author="Dylan Van Aswegen" w:date="2024-07-11T09:20:00Z" w16du:dateUtc="2024-07-11T07:20:00Z">
              <w:r>
                <w:rPr>
                  <w:rFonts w:ascii="Arial" w:hAnsi="Arial" w:cs="Arial"/>
                  <w:sz w:val="20"/>
                  <w:szCs w:val="20"/>
                  <w:lang w:val="en-GB"/>
                </w:rPr>
                <w:t xml:space="preserve">Back </w:t>
              </w:r>
            </w:ins>
          </w:p>
        </w:tc>
        <w:tc>
          <w:tcPr>
            <w:tcW w:w="1276" w:type="dxa"/>
          </w:tcPr>
          <w:p w14:paraId="40CA47F5" w14:textId="5553F517" w:rsidR="00685806" w:rsidRDefault="00685806"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831" w:author="Dylan Van Aswegen" w:date="2024-07-11T09:20:00Z" w16du:dateUtc="2024-07-11T07:20:00Z"/>
                <w:rFonts w:ascii="Arial" w:hAnsi="Arial" w:cs="Arial"/>
                <w:sz w:val="20"/>
                <w:szCs w:val="20"/>
                <w:lang w:val="en-GB"/>
              </w:rPr>
            </w:pPr>
            <w:ins w:id="4832" w:author="Dylan Van Aswegen" w:date="2024-07-11T09:20:00Z" w16du:dateUtc="2024-07-11T07:20:00Z">
              <w:r>
                <w:rPr>
                  <w:rFonts w:ascii="Arial" w:hAnsi="Arial" w:cs="Arial"/>
                  <w:sz w:val="20"/>
                  <w:szCs w:val="20"/>
                  <w:lang w:val="en-GB"/>
                </w:rPr>
                <w:t>Button</w:t>
              </w:r>
            </w:ins>
          </w:p>
        </w:tc>
        <w:tc>
          <w:tcPr>
            <w:tcW w:w="1701" w:type="dxa"/>
          </w:tcPr>
          <w:p w14:paraId="2B374AFC" w14:textId="77777777" w:rsidR="00685806" w:rsidRDefault="00685806" w:rsidP="007F6CC7">
            <w:pPr>
              <w:spacing w:line="360" w:lineRule="auto"/>
              <w:jc w:val="both"/>
              <w:cnfStyle w:val="000000000000" w:firstRow="0" w:lastRow="0" w:firstColumn="0" w:lastColumn="0" w:oddVBand="0" w:evenVBand="0" w:oddHBand="0" w:evenHBand="0" w:firstRowFirstColumn="0" w:firstRowLastColumn="0" w:lastRowFirstColumn="0" w:lastRowLastColumn="0"/>
              <w:rPr>
                <w:ins w:id="4833" w:author="Dylan Van Aswegen" w:date="2024-07-11T09:20:00Z" w16du:dateUtc="2024-07-11T07:20:00Z"/>
                <w:rFonts w:ascii="Arial" w:hAnsi="Arial" w:cs="Arial"/>
                <w:sz w:val="20"/>
                <w:szCs w:val="20"/>
                <w:lang w:val="en-GB"/>
              </w:rPr>
            </w:pPr>
          </w:p>
        </w:tc>
        <w:tc>
          <w:tcPr>
            <w:tcW w:w="1417" w:type="dxa"/>
          </w:tcPr>
          <w:p w14:paraId="03447C3E" w14:textId="3DAB8F53" w:rsidR="00685806" w:rsidRDefault="00685806"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834" w:author="Dylan Van Aswegen" w:date="2024-07-11T09:20:00Z" w16du:dateUtc="2024-07-11T07:20:00Z"/>
                <w:rFonts w:ascii="Arial" w:hAnsi="Arial" w:cs="Arial"/>
                <w:sz w:val="20"/>
                <w:szCs w:val="20"/>
                <w:lang w:val="en-GB"/>
              </w:rPr>
            </w:pPr>
          </w:p>
        </w:tc>
        <w:tc>
          <w:tcPr>
            <w:tcW w:w="3828" w:type="dxa"/>
          </w:tcPr>
          <w:p w14:paraId="755F1011" w14:textId="6747FB0F" w:rsidR="00685806" w:rsidRDefault="00685806"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835" w:author="Dylan Van Aswegen" w:date="2024-07-11T09:20:00Z" w16du:dateUtc="2024-07-11T07:20:00Z"/>
                <w:rFonts w:ascii="Arial" w:hAnsi="Arial" w:cs="Arial"/>
                <w:sz w:val="20"/>
                <w:szCs w:val="20"/>
                <w:lang w:val="en-GB"/>
              </w:rPr>
            </w:pPr>
            <w:ins w:id="4836" w:author="Dylan Van Aswegen" w:date="2024-07-11T09:20:00Z" w16du:dateUtc="2024-07-11T07:20:00Z">
              <w:r>
                <w:rPr>
                  <w:rFonts w:ascii="Arial" w:hAnsi="Arial" w:cs="Arial"/>
                  <w:sz w:val="20"/>
                  <w:szCs w:val="20"/>
                  <w:lang w:val="en-GB"/>
                </w:rPr>
                <w:t>The user will use this button to exit the order page. Once c</w:t>
              </w:r>
            </w:ins>
            <w:ins w:id="4837" w:author="Dylan Van Aswegen" w:date="2024-07-11T09:21:00Z" w16du:dateUtc="2024-07-11T07:21:00Z">
              <w:r>
                <w:rPr>
                  <w:rFonts w:ascii="Arial" w:hAnsi="Arial" w:cs="Arial"/>
                  <w:sz w:val="20"/>
                  <w:szCs w:val="20"/>
                  <w:lang w:val="en-GB"/>
                </w:rPr>
                <w:t xml:space="preserve">licked, the user will be navigated back to the “My Orders” page. </w:t>
              </w:r>
            </w:ins>
          </w:p>
        </w:tc>
      </w:tr>
    </w:tbl>
    <w:p w14:paraId="6D4447DB" w14:textId="77777777" w:rsidR="00064C08" w:rsidRDefault="00064C08" w:rsidP="008157E2">
      <w:pPr>
        <w:rPr>
          <w:ins w:id="4838" w:author="Dylan Van Aswegen" w:date="2024-07-11T08:44:00Z" w16du:dateUtc="2024-07-11T06:44:00Z"/>
          <w:lang w:val="en-GB"/>
        </w:rPr>
      </w:pPr>
    </w:p>
    <w:p w14:paraId="7973276A" w14:textId="189FEDF7" w:rsidR="003A5729" w:rsidRDefault="007F6CC7" w:rsidP="008157E2">
      <w:pPr>
        <w:rPr>
          <w:ins w:id="4839" w:author="Dylan Van Aswegen" w:date="2024-07-11T09:15:00Z" w16du:dateUtc="2024-07-11T07:15:00Z"/>
          <w:lang w:val="en-GB"/>
        </w:rPr>
      </w:pPr>
      <w:ins w:id="4840" w:author="Dylan Van Aswegen" w:date="2024-07-11T09:14:00Z" w16du:dateUtc="2024-07-11T07:14:00Z">
        <w:r>
          <w:rPr>
            <w:lang w:val="en-GB"/>
          </w:rPr>
          <w:t xml:space="preserve">Below this there will be two tables. The first table will contain the </w:t>
        </w:r>
      </w:ins>
      <w:ins w:id="4841" w:author="Dylan Van Aswegen" w:date="2024-07-11T09:15:00Z" w16du:dateUtc="2024-07-11T07:15:00Z">
        <w:r>
          <w:rPr>
            <w:lang w:val="en-GB"/>
          </w:rPr>
          <w:t xml:space="preserve">line items of the order and the second table will contain the order statement history. </w:t>
        </w:r>
      </w:ins>
    </w:p>
    <w:p w14:paraId="3A08D6D8" w14:textId="529C341C" w:rsidR="007F6CC7" w:rsidRDefault="007F6CC7" w:rsidP="008157E2">
      <w:pPr>
        <w:rPr>
          <w:ins w:id="4842" w:author="Dylan Van Aswegen" w:date="2024-07-11T09:15:00Z" w16du:dateUtc="2024-07-11T07:15:00Z"/>
          <w:lang w:val="en-GB"/>
        </w:rPr>
      </w:pPr>
      <w:ins w:id="4843" w:author="Dylan Van Aswegen" w:date="2024-07-11T09:15:00Z" w16du:dateUtc="2024-07-11T07:15:00Z">
        <w:r>
          <w:rPr>
            <w:lang w:val="en-GB"/>
          </w:rPr>
          <w:t xml:space="preserve">The order items table will consist of: </w:t>
        </w:r>
      </w:ins>
    </w:p>
    <w:p w14:paraId="3E58D114" w14:textId="77777777" w:rsidR="007F6CC7" w:rsidRDefault="007F6CC7" w:rsidP="008157E2">
      <w:pPr>
        <w:rPr>
          <w:ins w:id="4844" w:author="Dylan Van Aswegen" w:date="2024-07-11T09:15:00Z" w16du:dateUtc="2024-07-11T07:15:00Z"/>
          <w:lang w:val="en-GB"/>
        </w:rPr>
      </w:pPr>
    </w:p>
    <w:tbl>
      <w:tblPr>
        <w:tblStyle w:val="GridTable4-Accent1"/>
        <w:tblW w:w="8222" w:type="dxa"/>
        <w:tblInd w:w="-714" w:type="dxa"/>
        <w:tblLook w:val="04A0" w:firstRow="1" w:lastRow="0" w:firstColumn="1" w:lastColumn="0" w:noHBand="0" w:noVBand="1"/>
      </w:tblPr>
      <w:tblGrid>
        <w:gridCol w:w="1550"/>
        <w:gridCol w:w="1264"/>
        <w:gridCol w:w="1673"/>
        <w:gridCol w:w="3735"/>
      </w:tblGrid>
      <w:tr w:rsidR="007F6CC7" w14:paraId="226916F9" w14:textId="77777777" w:rsidTr="00B85F07">
        <w:trPr>
          <w:cnfStyle w:val="100000000000" w:firstRow="1" w:lastRow="0" w:firstColumn="0" w:lastColumn="0" w:oddVBand="0" w:evenVBand="0" w:oddHBand="0" w:evenHBand="0" w:firstRowFirstColumn="0" w:firstRowLastColumn="0" w:lastRowFirstColumn="0" w:lastRowLastColumn="0"/>
          <w:tblHeader/>
          <w:ins w:id="4845" w:author="Dylan Van Aswegen" w:date="2024-07-11T09:15:00Z"/>
        </w:trPr>
        <w:tc>
          <w:tcPr>
            <w:cnfStyle w:val="001000000000" w:firstRow="0" w:lastRow="0" w:firstColumn="1" w:lastColumn="0" w:oddVBand="0" w:evenVBand="0" w:oddHBand="0" w:evenHBand="0" w:firstRowFirstColumn="0" w:firstRowLastColumn="0" w:lastRowFirstColumn="0" w:lastRowLastColumn="0"/>
            <w:tcW w:w="1550" w:type="dxa"/>
            <w:shd w:val="clear" w:color="auto" w:fill="002060"/>
          </w:tcPr>
          <w:p w14:paraId="0DDC9F9A" w14:textId="77777777" w:rsidR="007F6CC7" w:rsidRDefault="007F6CC7" w:rsidP="00B85F07">
            <w:pPr>
              <w:spacing w:line="360" w:lineRule="auto"/>
              <w:jc w:val="both"/>
              <w:rPr>
                <w:ins w:id="4846" w:author="Dylan Van Aswegen" w:date="2024-07-11T09:15:00Z" w16du:dateUtc="2024-07-11T07:15:00Z"/>
                <w:rFonts w:ascii="Arial" w:hAnsi="Arial" w:cs="Arial"/>
                <w:sz w:val="20"/>
                <w:szCs w:val="20"/>
                <w:lang w:val="en-GB"/>
              </w:rPr>
            </w:pPr>
            <w:ins w:id="4847" w:author="Dylan Van Aswegen" w:date="2024-07-11T09:15:00Z" w16du:dateUtc="2024-07-11T07:15:00Z">
              <w:r>
                <w:rPr>
                  <w:rFonts w:ascii="Arial" w:hAnsi="Arial" w:cs="Arial"/>
                  <w:sz w:val="20"/>
                  <w:szCs w:val="20"/>
                  <w:lang w:val="en-GB"/>
                </w:rPr>
                <w:t>Column Name</w:t>
              </w:r>
            </w:ins>
          </w:p>
        </w:tc>
        <w:tc>
          <w:tcPr>
            <w:tcW w:w="1264" w:type="dxa"/>
            <w:shd w:val="clear" w:color="auto" w:fill="002060"/>
          </w:tcPr>
          <w:p w14:paraId="63E38147" w14:textId="77777777" w:rsidR="007F6CC7" w:rsidRDefault="007F6CC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848" w:author="Dylan Van Aswegen" w:date="2024-07-11T09:15:00Z" w16du:dateUtc="2024-07-11T07:15:00Z"/>
                <w:rFonts w:ascii="Arial" w:hAnsi="Arial" w:cs="Arial"/>
                <w:sz w:val="20"/>
                <w:szCs w:val="20"/>
                <w:lang w:val="en-GB"/>
              </w:rPr>
            </w:pPr>
            <w:ins w:id="4849" w:author="Dylan Van Aswegen" w:date="2024-07-11T09:15:00Z" w16du:dateUtc="2024-07-11T07:15:00Z">
              <w:r>
                <w:rPr>
                  <w:rFonts w:ascii="Arial" w:hAnsi="Arial" w:cs="Arial"/>
                  <w:sz w:val="20"/>
                  <w:szCs w:val="20"/>
                  <w:lang w:val="en-GB"/>
                </w:rPr>
                <w:t>Column Type</w:t>
              </w:r>
            </w:ins>
          </w:p>
        </w:tc>
        <w:tc>
          <w:tcPr>
            <w:tcW w:w="1673" w:type="dxa"/>
            <w:shd w:val="clear" w:color="auto" w:fill="002060"/>
          </w:tcPr>
          <w:p w14:paraId="29E372B0" w14:textId="77777777" w:rsidR="007F6CC7" w:rsidRDefault="007F6CC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850" w:author="Dylan Van Aswegen" w:date="2024-07-11T09:15:00Z" w16du:dateUtc="2024-07-11T07:15:00Z"/>
                <w:rFonts w:ascii="Arial" w:hAnsi="Arial" w:cs="Arial"/>
                <w:sz w:val="20"/>
                <w:szCs w:val="20"/>
                <w:lang w:val="en-GB"/>
              </w:rPr>
            </w:pPr>
            <w:ins w:id="4851" w:author="Dylan Van Aswegen" w:date="2024-07-11T09:15:00Z" w16du:dateUtc="2024-07-11T07:15:00Z">
              <w:r>
                <w:rPr>
                  <w:rFonts w:ascii="Arial" w:hAnsi="Arial" w:cs="Arial"/>
                  <w:sz w:val="20"/>
                  <w:szCs w:val="20"/>
                  <w:lang w:val="en-GB"/>
                </w:rPr>
                <w:t>Column Data Type</w:t>
              </w:r>
            </w:ins>
          </w:p>
        </w:tc>
        <w:tc>
          <w:tcPr>
            <w:tcW w:w="3735" w:type="dxa"/>
            <w:shd w:val="clear" w:color="auto" w:fill="002060"/>
          </w:tcPr>
          <w:p w14:paraId="15B38103" w14:textId="77777777" w:rsidR="007F6CC7" w:rsidRDefault="007F6CC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852" w:author="Dylan Van Aswegen" w:date="2024-07-11T09:15:00Z" w16du:dateUtc="2024-07-11T07:15:00Z"/>
                <w:rFonts w:ascii="Arial" w:hAnsi="Arial" w:cs="Arial"/>
                <w:sz w:val="20"/>
                <w:szCs w:val="20"/>
                <w:lang w:val="en-GB"/>
              </w:rPr>
            </w:pPr>
            <w:ins w:id="4853" w:author="Dylan Van Aswegen" w:date="2024-07-11T09:15:00Z" w16du:dateUtc="2024-07-11T07:15:00Z">
              <w:r>
                <w:rPr>
                  <w:rFonts w:ascii="Arial" w:hAnsi="Arial" w:cs="Arial"/>
                  <w:sz w:val="20"/>
                  <w:szCs w:val="20"/>
                  <w:lang w:val="en-GB"/>
                </w:rPr>
                <w:t>Column Rules</w:t>
              </w:r>
            </w:ins>
          </w:p>
        </w:tc>
      </w:tr>
      <w:tr w:rsidR="007F6CC7" w14:paraId="54394EE1" w14:textId="77777777" w:rsidTr="00B85F07">
        <w:trPr>
          <w:cnfStyle w:val="000000100000" w:firstRow="0" w:lastRow="0" w:firstColumn="0" w:lastColumn="0" w:oddVBand="0" w:evenVBand="0" w:oddHBand="1" w:evenHBand="0" w:firstRowFirstColumn="0" w:firstRowLastColumn="0" w:lastRowFirstColumn="0" w:lastRowLastColumn="0"/>
          <w:ins w:id="4854" w:author="Dylan Van Aswegen" w:date="2024-07-11T09:15:00Z"/>
        </w:trPr>
        <w:tc>
          <w:tcPr>
            <w:cnfStyle w:val="001000000000" w:firstRow="0" w:lastRow="0" w:firstColumn="1" w:lastColumn="0" w:oddVBand="0" w:evenVBand="0" w:oddHBand="0" w:evenHBand="0" w:firstRowFirstColumn="0" w:firstRowLastColumn="0" w:lastRowFirstColumn="0" w:lastRowLastColumn="0"/>
            <w:tcW w:w="1550" w:type="dxa"/>
          </w:tcPr>
          <w:p w14:paraId="34A321DA" w14:textId="181E6AAF" w:rsidR="007F6CC7" w:rsidRDefault="007F6CC7" w:rsidP="00B85F07">
            <w:pPr>
              <w:spacing w:line="360" w:lineRule="auto"/>
              <w:jc w:val="both"/>
              <w:rPr>
                <w:ins w:id="4855" w:author="Dylan Van Aswegen" w:date="2024-07-11T09:15:00Z" w16du:dateUtc="2024-07-11T07:15:00Z"/>
                <w:rFonts w:ascii="Arial" w:hAnsi="Arial" w:cs="Arial"/>
                <w:sz w:val="20"/>
                <w:szCs w:val="20"/>
                <w:lang w:val="en-GB"/>
              </w:rPr>
            </w:pPr>
            <w:ins w:id="4856" w:author="Dylan Van Aswegen" w:date="2024-07-11T09:15:00Z" w16du:dateUtc="2024-07-11T07:15:00Z">
              <w:r>
                <w:rPr>
                  <w:rFonts w:ascii="Arial" w:hAnsi="Arial" w:cs="Arial"/>
                  <w:sz w:val="20"/>
                  <w:szCs w:val="20"/>
                  <w:lang w:val="en-GB"/>
                </w:rPr>
                <w:t xml:space="preserve">Description </w:t>
              </w:r>
            </w:ins>
          </w:p>
        </w:tc>
        <w:tc>
          <w:tcPr>
            <w:tcW w:w="1264" w:type="dxa"/>
          </w:tcPr>
          <w:p w14:paraId="71568867" w14:textId="4B4482BF"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857" w:author="Dylan Van Aswegen" w:date="2024-07-11T09:15:00Z" w16du:dateUtc="2024-07-11T07:15:00Z"/>
                <w:rFonts w:ascii="Arial" w:hAnsi="Arial" w:cs="Arial"/>
                <w:sz w:val="20"/>
                <w:szCs w:val="20"/>
                <w:lang w:val="en-GB"/>
              </w:rPr>
            </w:pPr>
            <w:ins w:id="4858" w:author="Dylan Van Aswegen" w:date="2024-07-11T09:16:00Z" w16du:dateUtc="2024-07-11T07:16:00Z">
              <w:r>
                <w:rPr>
                  <w:rFonts w:ascii="Arial" w:hAnsi="Arial" w:cs="Arial"/>
                  <w:sz w:val="20"/>
                  <w:szCs w:val="20"/>
                  <w:lang w:val="en-GB"/>
                </w:rPr>
                <w:t xml:space="preserve">Text Field </w:t>
              </w:r>
            </w:ins>
            <w:ins w:id="4859" w:author="Dylan Van Aswegen" w:date="2024-07-11T09:15:00Z" w16du:dateUtc="2024-07-11T07:15:00Z">
              <w:r>
                <w:rPr>
                  <w:rFonts w:ascii="Arial" w:hAnsi="Arial" w:cs="Arial"/>
                  <w:sz w:val="20"/>
                  <w:szCs w:val="20"/>
                  <w:lang w:val="en-GB"/>
                </w:rPr>
                <w:t xml:space="preserve"> </w:t>
              </w:r>
            </w:ins>
          </w:p>
        </w:tc>
        <w:tc>
          <w:tcPr>
            <w:tcW w:w="1673" w:type="dxa"/>
          </w:tcPr>
          <w:p w14:paraId="1FBBB9F3" w14:textId="56FFAB93"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860" w:author="Dylan Van Aswegen" w:date="2024-07-11T09:15:00Z" w16du:dateUtc="2024-07-11T07:15:00Z"/>
                <w:rFonts w:ascii="Arial" w:hAnsi="Arial" w:cs="Arial"/>
                <w:sz w:val="20"/>
                <w:szCs w:val="20"/>
                <w:lang w:val="en-GB"/>
              </w:rPr>
            </w:pPr>
            <w:ins w:id="4861" w:author="Dylan Van Aswegen" w:date="2024-07-11T09:15:00Z" w16du:dateUtc="2024-07-11T07:15:00Z">
              <w:r>
                <w:rPr>
                  <w:rFonts w:ascii="Arial" w:hAnsi="Arial" w:cs="Arial"/>
                  <w:sz w:val="20"/>
                  <w:szCs w:val="20"/>
                  <w:lang w:val="en-GB"/>
                </w:rPr>
                <w:t xml:space="preserve"> </w:t>
              </w:r>
            </w:ins>
            <w:ins w:id="4862" w:author="Dylan Van Aswegen" w:date="2024-07-11T09:16:00Z" w16du:dateUtc="2024-07-11T07:16:00Z">
              <w:r>
                <w:rPr>
                  <w:rFonts w:ascii="Arial" w:hAnsi="Arial" w:cs="Arial"/>
                  <w:sz w:val="20"/>
                  <w:szCs w:val="20"/>
                  <w:lang w:val="en-GB"/>
                </w:rPr>
                <w:t xml:space="preserve">String </w:t>
              </w:r>
            </w:ins>
          </w:p>
        </w:tc>
        <w:tc>
          <w:tcPr>
            <w:tcW w:w="3735" w:type="dxa"/>
          </w:tcPr>
          <w:p w14:paraId="7FD973B8" w14:textId="782F0F2C"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863" w:author="Dylan Van Aswegen" w:date="2024-07-11T09:15:00Z" w16du:dateUtc="2024-07-11T07:15:00Z"/>
                <w:rFonts w:ascii="Arial" w:hAnsi="Arial" w:cs="Arial"/>
                <w:sz w:val="20"/>
                <w:szCs w:val="20"/>
                <w:lang w:val="en-GB"/>
              </w:rPr>
            </w:pPr>
            <w:ins w:id="4864" w:author="Dylan Van Aswegen" w:date="2024-07-11T09:15:00Z" w16du:dateUtc="2024-07-11T07:15:00Z">
              <w:r>
                <w:rPr>
                  <w:rFonts w:ascii="Arial" w:hAnsi="Arial" w:cs="Arial"/>
                  <w:sz w:val="20"/>
                  <w:szCs w:val="20"/>
                  <w:lang w:val="en-GB"/>
                </w:rPr>
                <w:t xml:space="preserve">This column will be populated </w:t>
              </w:r>
            </w:ins>
            <w:ins w:id="4865" w:author="Dylan Van Aswegen" w:date="2024-07-11T09:19:00Z" w16du:dateUtc="2024-07-11T07:19:00Z">
              <w:r w:rsidR="00B02C2E">
                <w:rPr>
                  <w:rFonts w:ascii="Arial" w:hAnsi="Arial" w:cs="Arial"/>
                  <w:sz w:val="20"/>
                  <w:szCs w:val="20"/>
                  <w:lang w:val="en-GB"/>
                </w:rPr>
                <w:t xml:space="preserve">with the line items that formed part of the order. </w:t>
              </w:r>
            </w:ins>
            <w:ins w:id="4866" w:author="Dylan Van Aswegen" w:date="2024-07-11T09:15:00Z" w16du:dateUtc="2024-07-11T07:15:00Z">
              <w:r>
                <w:rPr>
                  <w:rFonts w:ascii="Arial" w:hAnsi="Arial" w:cs="Arial"/>
                  <w:sz w:val="20"/>
                  <w:szCs w:val="20"/>
                  <w:lang w:val="en-GB"/>
                </w:rPr>
                <w:t xml:space="preserve"> </w:t>
              </w:r>
            </w:ins>
          </w:p>
        </w:tc>
      </w:tr>
      <w:tr w:rsidR="007F6CC7" w14:paraId="2D214E0C" w14:textId="77777777" w:rsidTr="00B85F07">
        <w:trPr>
          <w:ins w:id="4867" w:author="Dylan Van Aswegen" w:date="2024-07-11T09:15:00Z"/>
        </w:trPr>
        <w:tc>
          <w:tcPr>
            <w:cnfStyle w:val="001000000000" w:firstRow="0" w:lastRow="0" w:firstColumn="1" w:lastColumn="0" w:oddVBand="0" w:evenVBand="0" w:oddHBand="0" w:evenHBand="0" w:firstRowFirstColumn="0" w:firstRowLastColumn="0" w:lastRowFirstColumn="0" w:lastRowLastColumn="0"/>
            <w:tcW w:w="1550" w:type="dxa"/>
          </w:tcPr>
          <w:p w14:paraId="1B5AD0EF" w14:textId="2AF9C195" w:rsidR="007F6CC7" w:rsidRDefault="007F6CC7" w:rsidP="00B85F07">
            <w:pPr>
              <w:spacing w:line="360" w:lineRule="auto"/>
              <w:jc w:val="both"/>
              <w:rPr>
                <w:ins w:id="4868" w:author="Dylan Van Aswegen" w:date="2024-07-11T09:15:00Z" w16du:dateUtc="2024-07-11T07:15:00Z"/>
                <w:rFonts w:ascii="Arial" w:hAnsi="Arial" w:cs="Arial"/>
                <w:sz w:val="20"/>
                <w:szCs w:val="20"/>
                <w:lang w:val="en-GB"/>
              </w:rPr>
            </w:pPr>
            <w:ins w:id="4869" w:author="Dylan Van Aswegen" w:date="2024-07-11T09:15:00Z" w16du:dateUtc="2024-07-11T07:15:00Z">
              <w:r>
                <w:rPr>
                  <w:rFonts w:ascii="Arial" w:hAnsi="Arial" w:cs="Arial"/>
                  <w:sz w:val="20"/>
                  <w:szCs w:val="20"/>
                  <w:lang w:val="en-GB"/>
                </w:rPr>
                <w:t>T</w:t>
              </w:r>
            </w:ins>
            <w:ins w:id="4870" w:author="Dylan Van Aswegen" w:date="2024-07-11T09:16:00Z" w16du:dateUtc="2024-07-11T07:16:00Z">
              <w:r>
                <w:rPr>
                  <w:rFonts w:ascii="Arial" w:hAnsi="Arial" w:cs="Arial"/>
                  <w:sz w:val="20"/>
                  <w:szCs w:val="20"/>
                  <w:lang w:val="en-GB"/>
                </w:rPr>
                <w:t>ax</w:t>
              </w:r>
            </w:ins>
          </w:p>
        </w:tc>
        <w:tc>
          <w:tcPr>
            <w:tcW w:w="1264" w:type="dxa"/>
          </w:tcPr>
          <w:p w14:paraId="060E2DC8" w14:textId="23E35212" w:rsidR="007F6CC7" w:rsidRDefault="007F6CC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871" w:author="Dylan Van Aswegen" w:date="2024-07-11T09:15:00Z" w16du:dateUtc="2024-07-11T07:15:00Z"/>
                <w:rFonts w:ascii="Arial" w:hAnsi="Arial" w:cs="Arial"/>
                <w:sz w:val="20"/>
                <w:szCs w:val="20"/>
                <w:lang w:val="en-GB"/>
              </w:rPr>
            </w:pPr>
            <w:ins w:id="4872" w:author="Dylan Van Aswegen" w:date="2024-07-11T09:16:00Z" w16du:dateUtc="2024-07-11T07:16:00Z">
              <w:r>
                <w:rPr>
                  <w:rFonts w:ascii="Arial" w:hAnsi="Arial" w:cs="Arial"/>
                  <w:sz w:val="20"/>
                  <w:szCs w:val="20"/>
                  <w:lang w:val="en-GB"/>
                </w:rPr>
                <w:t xml:space="preserve">Text Field  </w:t>
              </w:r>
            </w:ins>
          </w:p>
        </w:tc>
        <w:tc>
          <w:tcPr>
            <w:tcW w:w="1673" w:type="dxa"/>
          </w:tcPr>
          <w:p w14:paraId="68FEF3AC" w14:textId="3D9E38BC" w:rsidR="007F6CC7" w:rsidRDefault="007F6CC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873" w:author="Dylan Van Aswegen" w:date="2024-07-11T09:15:00Z" w16du:dateUtc="2024-07-11T07:15:00Z"/>
                <w:rFonts w:ascii="Arial" w:hAnsi="Arial" w:cs="Arial"/>
                <w:sz w:val="20"/>
                <w:szCs w:val="20"/>
                <w:lang w:val="en-GB"/>
              </w:rPr>
            </w:pPr>
            <w:ins w:id="4874" w:author="Dylan Van Aswegen" w:date="2024-07-11T09:16:00Z" w16du:dateUtc="2024-07-11T07:16:00Z">
              <w:r>
                <w:rPr>
                  <w:rFonts w:ascii="Arial" w:hAnsi="Arial" w:cs="Arial"/>
                  <w:sz w:val="20"/>
                  <w:szCs w:val="20"/>
                  <w:lang w:val="en-GB"/>
                </w:rPr>
                <w:t xml:space="preserve">String </w:t>
              </w:r>
            </w:ins>
          </w:p>
        </w:tc>
        <w:tc>
          <w:tcPr>
            <w:tcW w:w="3735" w:type="dxa"/>
          </w:tcPr>
          <w:p w14:paraId="17D6F929" w14:textId="5802AC67" w:rsidR="007F6CC7" w:rsidRDefault="00B02C2E"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4875" w:author="Dylan Van Aswegen" w:date="2024-07-11T09:15:00Z" w16du:dateUtc="2024-07-11T07:15:00Z"/>
                <w:rFonts w:ascii="Arial" w:hAnsi="Arial" w:cs="Arial"/>
                <w:sz w:val="20"/>
                <w:szCs w:val="20"/>
                <w:lang w:val="en-GB"/>
              </w:rPr>
            </w:pPr>
            <w:ins w:id="4876" w:author="Dylan Van Aswegen" w:date="2024-07-11T09:19:00Z" w16du:dateUtc="2024-07-11T07:19:00Z">
              <w:r>
                <w:rPr>
                  <w:rFonts w:ascii="Arial" w:hAnsi="Arial" w:cs="Arial"/>
                  <w:sz w:val="20"/>
                  <w:szCs w:val="20"/>
                  <w:lang w:val="en-GB"/>
                </w:rPr>
                <w:t>This column will be populated with the tax that was charged on each of the line items</w:t>
              </w:r>
            </w:ins>
            <w:ins w:id="4877" w:author="Dylan Van Aswegen" w:date="2024-07-11T09:20:00Z" w16du:dateUtc="2024-07-11T07:20:00Z">
              <w:r>
                <w:rPr>
                  <w:rFonts w:ascii="Arial" w:hAnsi="Arial" w:cs="Arial"/>
                  <w:sz w:val="20"/>
                  <w:szCs w:val="20"/>
                  <w:lang w:val="en-GB"/>
                </w:rPr>
                <w:t xml:space="preserve">. </w:t>
              </w:r>
            </w:ins>
          </w:p>
        </w:tc>
      </w:tr>
      <w:tr w:rsidR="007F6CC7" w14:paraId="6FEF2EAB" w14:textId="77777777" w:rsidTr="00B85F07">
        <w:trPr>
          <w:cnfStyle w:val="000000100000" w:firstRow="0" w:lastRow="0" w:firstColumn="0" w:lastColumn="0" w:oddVBand="0" w:evenVBand="0" w:oddHBand="1" w:evenHBand="0" w:firstRowFirstColumn="0" w:firstRowLastColumn="0" w:lastRowFirstColumn="0" w:lastRowLastColumn="0"/>
          <w:ins w:id="4878" w:author="Dylan Van Aswegen" w:date="2024-07-11T09:15:00Z"/>
        </w:trPr>
        <w:tc>
          <w:tcPr>
            <w:cnfStyle w:val="001000000000" w:firstRow="0" w:lastRow="0" w:firstColumn="1" w:lastColumn="0" w:oddVBand="0" w:evenVBand="0" w:oddHBand="0" w:evenHBand="0" w:firstRowFirstColumn="0" w:firstRowLastColumn="0" w:lastRowFirstColumn="0" w:lastRowLastColumn="0"/>
            <w:tcW w:w="1550" w:type="dxa"/>
          </w:tcPr>
          <w:p w14:paraId="0D4953DD" w14:textId="641F9525" w:rsidR="007F6CC7" w:rsidRDefault="007F6CC7" w:rsidP="00B85F07">
            <w:pPr>
              <w:spacing w:line="360" w:lineRule="auto"/>
              <w:jc w:val="both"/>
              <w:rPr>
                <w:ins w:id="4879" w:author="Dylan Van Aswegen" w:date="2024-07-11T09:15:00Z" w16du:dateUtc="2024-07-11T07:15:00Z"/>
                <w:rFonts w:ascii="Arial" w:hAnsi="Arial" w:cs="Arial"/>
                <w:sz w:val="20"/>
                <w:szCs w:val="20"/>
                <w:lang w:val="en-GB"/>
              </w:rPr>
            </w:pPr>
            <w:ins w:id="4880" w:author="Dylan Van Aswegen" w:date="2024-07-11T09:16:00Z" w16du:dateUtc="2024-07-11T07:16:00Z">
              <w:r>
                <w:rPr>
                  <w:rFonts w:ascii="Arial" w:hAnsi="Arial" w:cs="Arial"/>
                  <w:sz w:val="20"/>
                  <w:szCs w:val="20"/>
                  <w:lang w:val="en-GB"/>
                </w:rPr>
                <w:t>Price</w:t>
              </w:r>
            </w:ins>
          </w:p>
        </w:tc>
        <w:tc>
          <w:tcPr>
            <w:tcW w:w="1264" w:type="dxa"/>
          </w:tcPr>
          <w:p w14:paraId="51231023" w14:textId="2659F712"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881" w:author="Dylan Van Aswegen" w:date="2024-07-11T09:15:00Z" w16du:dateUtc="2024-07-11T07:15:00Z"/>
                <w:rFonts w:ascii="Arial" w:hAnsi="Arial" w:cs="Arial"/>
                <w:sz w:val="20"/>
                <w:szCs w:val="20"/>
                <w:lang w:val="en-GB"/>
              </w:rPr>
            </w:pPr>
            <w:ins w:id="4882" w:author="Dylan Van Aswegen" w:date="2024-07-11T09:16:00Z" w16du:dateUtc="2024-07-11T07:16:00Z">
              <w:r>
                <w:rPr>
                  <w:rFonts w:ascii="Arial" w:hAnsi="Arial" w:cs="Arial"/>
                  <w:sz w:val="20"/>
                  <w:szCs w:val="20"/>
                  <w:lang w:val="en-GB"/>
                </w:rPr>
                <w:t xml:space="preserve">Text Field  </w:t>
              </w:r>
            </w:ins>
          </w:p>
        </w:tc>
        <w:tc>
          <w:tcPr>
            <w:tcW w:w="1673" w:type="dxa"/>
          </w:tcPr>
          <w:p w14:paraId="492EFA29" w14:textId="4C8BBE07" w:rsidR="007F6CC7" w:rsidRDefault="007F6CC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883" w:author="Dylan Van Aswegen" w:date="2024-07-11T09:15:00Z" w16du:dateUtc="2024-07-11T07:15:00Z"/>
                <w:rFonts w:ascii="Arial" w:hAnsi="Arial" w:cs="Arial"/>
                <w:sz w:val="20"/>
                <w:szCs w:val="20"/>
                <w:lang w:val="en-GB"/>
              </w:rPr>
            </w:pPr>
            <w:ins w:id="4884" w:author="Dylan Van Aswegen" w:date="2024-07-11T09:16:00Z" w16du:dateUtc="2024-07-11T07:16:00Z">
              <w:r>
                <w:rPr>
                  <w:rFonts w:ascii="Arial" w:hAnsi="Arial" w:cs="Arial"/>
                  <w:sz w:val="20"/>
                  <w:szCs w:val="20"/>
                  <w:lang w:val="en-GB"/>
                </w:rPr>
                <w:t xml:space="preserve">String </w:t>
              </w:r>
            </w:ins>
          </w:p>
        </w:tc>
        <w:tc>
          <w:tcPr>
            <w:tcW w:w="3735" w:type="dxa"/>
          </w:tcPr>
          <w:p w14:paraId="2A3FE2DE" w14:textId="759D8F0D" w:rsidR="007F6CC7" w:rsidRDefault="00B02C2E"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4885" w:author="Dylan Van Aswegen" w:date="2024-07-11T09:15:00Z" w16du:dateUtc="2024-07-11T07:15:00Z"/>
                <w:rFonts w:ascii="Arial" w:hAnsi="Arial" w:cs="Arial"/>
                <w:sz w:val="20"/>
                <w:szCs w:val="20"/>
                <w:lang w:val="en-GB"/>
              </w:rPr>
            </w:pPr>
            <w:ins w:id="4886" w:author="Dylan Van Aswegen" w:date="2024-07-11T09:20:00Z" w16du:dateUtc="2024-07-11T07:20:00Z">
              <w:r>
                <w:rPr>
                  <w:rFonts w:ascii="Arial" w:hAnsi="Arial" w:cs="Arial"/>
                  <w:sz w:val="20"/>
                  <w:szCs w:val="20"/>
                  <w:lang w:val="en-GB"/>
                </w:rPr>
                <w:t xml:space="preserve">This column will be populated with the price that was charged per line item. </w:t>
              </w:r>
            </w:ins>
          </w:p>
        </w:tc>
      </w:tr>
    </w:tbl>
    <w:p w14:paraId="55D57FC7" w14:textId="7C25BC97" w:rsidR="007F6CC7" w:rsidRDefault="007F6CC7" w:rsidP="008157E2">
      <w:pPr>
        <w:rPr>
          <w:ins w:id="4887" w:author="Dylan Van Aswegen" w:date="2024-07-11T09:17:00Z" w16du:dateUtc="2024-07-11T07:17:00Z"/>
          <w:lang w:val="en-GB"/>
        </w:rPr>
      </w:pPr>
      <w:ins w:id="4888" w:author="Dylan Van Aswegen" w:date="2024-07-11T09:16:00Z" w16du:dateUtc="2024-07-11T07:16:00Z">
        <w:r>
          <w:rPr>
            <w:lang w:val="en-GB"/>
          </w:rPr>
          <w:t xml:space="preserve">Beneath the </w:t>
        </w:r>
      </w:ins>
      <w:ins w:id="4889" w:author="Dylan Van Aswegen" w:date="2024-07-11T09:17:00Z" w16du:dateUtc="2024-07-11T07:17:00Z">
        <w:r>
          <w:rPr>
            <w:lang w:val="en-GB"/>
          </w:rPr>
          <w:t>table there will be two rows that details any surcharges added to the payment and the total which sums up the entries in the price column and the surcharges.</w:t>
        </w:r>
      </w:ins>
    </w:p>
    <w:p w14:paraId="0796FED7" w14:textId="77777777" w:rsidR="007F6CC7" w:rsidRDefault="007F6CC7" w:rsidP="008157E2">
      <w:pPr>
        <w:rPr>
          <w:ins w:id="4890" w:author="Dylan Van Aswegen" w:date="2024-07-11T09:17:00Z" w16du:dateUtc="2024-07-11T07:17:00Z"/>
          <w:lang w:val="en-GB"/>
        </w:rPr>
      </w:pPr>
    </w:p>
    <w:p w14:paraId="75ECE477" w14:textId="390341B3" w:rsidR="007F6CC7" w:rsidRDefault="007F6CC7" w:rsidP="008157E2">
      <w:pPr>
        <w:rPr>
          <w:ins w:id="4891" w:author="Dylan Van Aswegen" w:date="2024-07-11T08:44:00Z" w16du:dateUtc="2024-07-11T06:44:00Z"/>
          <w:lang w:val="en-GB"/>
        </w:rPr>
      </w:pPr>
      <w:ins w:id="4892" w:author="Dylan Van Aswegen" w:date="2024-07-11T09:17:00Z" w16du:dateUtc="2024-07-11T07:17:00Z">
        <w:r>
          <w:rPr>
            <w:lang w:val="en-GB"/>
          </w:rPr>
          <w:t xml:space="preserve">The Status </w:t>
        </w:r>
      </w:ins>
      <w:ins w:id="4893" w:author="Dylan Van Aswegen" w:date="2024-07-11T09:18:00Z" w16du:dateUtc="2024-07-11T07:18:00Z">
        <w:r>
          <w:rPr>
            <w:lang w:val="en-GB"/>
          </w:rPr>
          <w:t>History table will consist of the following columns:</w:t>
        </w:r>
      </w:ins>
    </w:p>
    <w:tbl>
      <w:tblPr>
        <w:tblStyle w:val="GridTable4-Accent1"/>
        <w:tblW w:w="8222" w:type="dxa"/>
        <w:tblInd w:w="-714" w:type="dxa"/>
        <w:tblLook w:val="04A0" w:firstRow="1" w:lastRow="0" w:firstColumn="1" w:lastColumn="0" w:noHBand="0" w:noVBand="1"/>
      </w:tblPr>
      <w:tblGrid>
        <w:gridCol w:w="1550"/>
        <w:gridCol w:w="1264"/>
        <w:gridCol w:w="1673"/>
        <w:gridCol w:w="3735"/>
      </w:tblGrid>
      <w:tr w:rsidR="007F6CC7" w14:paraId="489ED371" w14:textId="77777777" w:rsidTr="00B85F07">
        <w:trPr>
          <w:cnfStyle w:val="100000000000" w:firstRow="1" w:lastRow="0" w:firstColumn="0" w:lastColumn="0" w:oddVBand="0" w:evenVBand="0" w:oddHBand="0" w:evenHBand="0" w:firstRowFirstColumn="0" w:firstRowLastColumn="0" w:lastRowFirstColumn="0" w:lastRowLastColumn="0"/>
          <w:tblHeader/>
          <w:ins w:id="4894" w:author="Dylan Van Aswegen" w:date="2024-07-11T09:18:00Z"/>
        </w:trPr>
        <w:tc>
          <w:tcPr>
            <w:cnfStyle w:val="001000000000" w:firstRow="0" w:lastRow="0" w:firstColumn="1" w:lastColumn="0" w:oddVBand="0" w:evenVBand="0" w:oddHBand="0" w:evenHBand="0" w:firstRowFirstColumn="0" w:firstRowLastColumn="0" w:lastRowFirstColumn="0" w:lastRowLastColumn="0"/>
            <w:tcW w:w="1550" w:type="dxa"/>
            <w:shd w:val="clear" w:color="auto" w:fill="002060"/>
          </w:tcPr>
          <w:p w14:paraId="0D9A06DF" w14:textId="77777777" w:rsidR="007F6CC7" w:rsidRDefault="007F6CC7" w:rsidP="00B85F07">
            <w:pPr>
              <w:spacing w:line="360" w:lineRule="auto"/>
              <w:jc w:val="both"/>
              <w:rPr>
                <w:ins w:id="4895" w:author="Dylan Van Aswegen" w:date="2024-07-11T09:18:00Z" w16du:dateUtc="2024-07-11T07:18:00Z"/>
                <w:rFonts w:ascii="Arial" w:hAnsi="Arial" w:cs="Arial"/>
                <w:sz w:val="20"/>
                <w:szCs w:val="20"/>
                <w:lang w:val="en-GB"/>
              </w:rPr>
            </w:pPr>
            <w:ins w:id="4896" w:author="Dylan Van Aswegen" w:date="2024-07-11T09:18:00Z" w16du:dateUtc="2024-07-11T07:18:00Z">
              <w:r>
                <w:rPr>
                  <w:rFonts w:ascii="Arial" w:hAnsi="Arial" w:cs="Arial"/>
                  <w:sz w:val="20"/>
                  <w:szCs w:val="20"/>
                  <w:lang w:val="en-GB"/>
                </w:rPr>
                <w:t>Column Name</w:t>
              </w:r>
            </w:ins>
          </w:p>
        </w:tc>
        <w:tc>
          <w:tcPr>
            <w:tcW w:w="1264" w:type="dxa"/>
            <w:shd w:val="clear" w:color="auto" w:fill="002060"/>
          </w:tcPr>
          <w:p w14:paraId="69064717" w14:textId="77777777" w:rsidR="007F6CC7" w:rsidRDefault="007F6CC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897" w:author="Dylan Van Aswegen" w:date="2024-07-11T09:18:00Z" w16du:dateUtc="2024-07-11T07:18:00Z"/>
                <w:rFonts w:ascii="Arial" w:hAnsi="Arial" w:cs="Arial"/>
                <w:sz w:val="20"/>
                <w:szCs w:val="20"/>
                <w:lang w:val="en-GB"/>
              </w:rPr>
            </w:pPr>
            <w:ins w:id="4898" w:author="Dylan Van Aswegen" w:date="2024-07-11T09:18:00Z" w16du:dateUtc="2024-07-11T07:18:00Z">
              <w:r>
                <w:rPr>
                  <w:rFonts w:ascii="Arial" w:hAnsi="Arial" w:cs="Arial"/>
                  <w:sz w:val="20"/>
                  <w:szCs w:val="20"/>
                  <w:lang w:val="en-GB"/>
                </w:rPr>
                <w:t>Column Type</w:t>
              </w:r>
            </w:ins>
          </w:p>
        </w:tc>
        <w:tc>
          <w:tcPr>
            <w:tcW w:w="1673" w:type="dxa"/>
            <w:shd w:val="clear" w:color="auto" w:fill="002060"/>
          </w:tcPr>
          <w:p w14:paraId="30E23265" w14:textId="77777777" w:rsidR="007F6CC7" w:rsidRDefault="007F6CC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899" w:author="Dylan Van Aswegen" w:date="2024-07-11T09:18:00Z" w16du:dateUtc="2024-07-11T07:18:00Z"/>
                <w:rFonts w:ascii="Arial" w:hAnsi="Arial" w:cs="Arial"/>
                <w:sz w:val="20"/>
                <w:szCs w:val="20"/>
                <w:lang w:val="en-GB"/>
              </w:rPr>
            </w:pPr>
            <w:ins w:id="4900" w:author="Dylan Van Aswegen" w:date="2024-07-11T09:18:00Z" w16du:dateUtc="2024-07-11T07:18:00Z">
              <w:r>
                <w:rPr>
                  <w:rFonts w:ascii="Arial" w:hAnsi="Arial" w:cs="Arial"/>
                  <w:sz w:val="20"/>
                  <w:szCs w:val="20"/>
                  <w:lang w:val="en-GB"/>
                </w:rPr>
                <w:t>Column Data Type</w:t>
              </w:r>
            </w:ins>
          </w:p>
        </w:tc>
        <w:tc>
          <w:tcPr>
            <w:tcW w:w="3735" w:type="dxa"/>
            <w:shd w:val="clear" w:color="auto" w:fill="002060"/>
          </w:tcPr>
          <w:p w14:paraId="70B41BE3" w14:textId="77777777" w:rsidR="007F6CC7" w:rsidRDefault="007F6CC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901" w:author="Dylan Van Aswegen" w:date="2024-07-11T09:18:00Z" w16du:dateUtc="2024-07-11T07:18:00Z"/>
                <w:rFonts w:ascii="Arial" w:hAnsi="Arial" w:cs="Arial"/>
                <w:sz w:val="20"/>
                <w:szCs w:val="20"/>
                <w:lang w:val="en-GB"/>
              </w:rPr>
            </w:pPr>
            <w:ins w:id="4902" w:author="Dylan Van Aswegen" w:date="2024-07-11T09:18:00Z" w16du:dateUtc="2024-07-11T07:18:00Z">
              <w:r>
                <w:rPr>
                  <w:rFonts w:ascii="Arial" w:hAnsi="Arial" w:cs="Arial"/>
                  <w:sz w:val="20"/>
                  <w:szCs w:val="20"/>
                  <w:lang w:val="en-GB"/>
                </w:rPr>
                <w:t>Column Rules</w:t>
              </w:r>
            </w:ins>
          </w:p>
        </w:tc>
      </w:tr>
      <w:tr w:rsidR="007F6CC7" w14:paraId="2BDEB598" w14:textId="77777777" w:rsidTr="00B85F07">
        <w:trPr>
          <w:cnfStyle w:val="000000100000" w:firstRow="0" w:lastRow="0" w:firstColumn="0" w:lastColumn="0" w:oddVBand="0" w:evenVBand="0" w:oddHBand="1" w:evenHBand="0" w:firstRowFirstColumn="0" w:firstRowLastColumn="0" w:lastRowFirstColumn="0" w:lastRowLastColumn="0"/>
          <w:ins w:id="4903" w:author="Dylan Van Aswegen" w:date="2024-07-11T09:18:00Z"/>
        </w:trPr>
        <w:tc>
          <w:tcPr>
            <w:cnfStyle w:val="001000000000" w:firstRow="0" w:lastRow="0" w:firstColumn="1" w:lastColumn="0" w:oddVBand="0" w:evenVBand="0" w:oddHBand="0" w:evenHBand="0" w:firstRowFirstColumn="0" w:firstRowLastColumn="0" w:lastRowFirstColumn="0" w:lastRowLastColumn="0"/>
            <w:tcW w:w="1550" w:type="dxa"/>
          </w:tcPr>
          <w:p w14:paraId="1022792F" w14:textId="2C78C24E" w:rsidR="007F6CC7" w:rsidRDefault="007F6CC7" w:rsidP="007F6CC7">
            <w:pPr>
              <w:spacing w:line="360" w:lineRule="auto"/>
              <w:jc w:val="both"/>
              <w:rPr>
                <w:ins w:id="4904" w:author="Dylan Van Aswegen" w:date="2024-07-11T09:18:00Z" w16du:dateUtc="2024-07-11T07:18:00Z"/>
                <w:rFonts w:ascii="Arial" w:hAnsi="Arial" w:cs="Arial"/>
                <w:sz w:val="20"/>
                <w:szCs w:val="20"/>
                <w:lang w:val="en-GB"/>
              </w:rPr>
            </w:pPr>
            <w:ins w:id="4905" w:author="Dylan Van Aswegen" w:date="2024-07-11T09:18:00Z" w16du:dateUtc="2024-07-11T07:18:00Z">
              <w:r>
                <w:rPr>
                  <w:rFonts w:ascii="Arial" w:hAnsi="Arial" w:cs="Arial"/>
                  <w:sz w:val="20"/>
                  <w:szCs w:val="20"/>
                  <w:lang w:val="en-GB"/>
                </w:rPr>
                <w:t xml:space="preserve">Status </w:t>
              </w:r>
            </w:ins>
          </w:p>
        </w:tc>
        <w:tc>
          <w:tcPr>
            <w:tcW w:w="1264" w:type="dxa"/>
          </w:tcPr>
          <w:p w14:paraId="158FBF77" w14:textId="49470633" w:rsidR="007F6CC7" w:rsidRDefault="007F6CC7" w:rsidP="007F6CC7">
            <w:pPr>
              <w:spacing w:line="360" w:lineRule="auto"/>
              <w:jc w:val="both"/>
              <w:cnfStyle w:val="000000100000" w:firstRow="0" w:lastRow="0" w:firstColumn="0" w:lastColumn="0" w:oddVBand="0" w:evenVBand="0" w:oddHBand="1" w:evenHBand="0" w:firstRowFirstColumn="0" w:firstRowLastColumn="0" w:lastRowFirstColumn="0" w:lastRowLastColumn="0"/>
              <w:rPr>
                <w:ins w:id="4906" w:author="Dylan Van Aswegen" w:date="2024-07-11T09:18:00Z" w16du:dateUtc="2024-07-11T07:18:00Z"/>
                <w:rFonts w:ascii="Arial" w:hAnsi="Arial" w:cs="Arial"/>
                <w:sz w:val="20"/>
                <w:szCs w:val="20"/>
                <w:lang w:val="en-GB"/>
              </w:rPr>
            </w:pPr>
            <w:ins w:id="4907" w:author="Dylan Van Aswegen" w:date="2024-07-11T09:18:00Z" w16du:dateUtc="2024-07-11T07:18:00Z">
              <w:r>
                <w:rPr>
                  <w:rFonts w:ascii="Arial" w:hAnsi="Arial" w:cs="Arial"/>
                  <w:sz w:val="20"/>
                  <w:szCs w:val="20"/>
                  <w:lang w:val="en-GB"/>
                </w:rPr>
                <w:t xml:space="preserve">Text Field  </w:t>
              </w:r>
            </w:ins>
          </w:p>
        </w:tc>
        <w:tc>
          <w:tcPr>
            <w:tcW w:w="1673" w:type="dxa"/>
          </w:tcPr>
          <w:p w14:paraId="46B10555" w14:textId="77DDFFC6" w:rsidR="007F6CC7" w:rsidRDefault="007F6CC7" w:rsidP="007F6CC7">
            <w:pPr>
              <w:spacing w:line="360" w:lineRule="auto"/>
              <w:jc w:val="both"/>
              <w:cnfStyle w:val="000000100000" w:firstRow="0" w:lastRow="0" w:firstColumn="0" w:lastColumn="0" w:oddVBand="0" w:evenVBand="0" w:oddHBand="1" w:evenHBand="0" w:firstRowFirstColumn="0" w:firstRowLastColumn="0" w:lastRowFirstColumn="0" w:lastRowLastColumn="0"/>
              <w:rPr>
                <w:ins w:id="4908" w:author="Dylan Van Aswegen" w:date="2024-07-11T09:18:00Z" w16du:dateUtc="2024-07-11T07:18:00Z"/>
                <w:rFonts w:ascii="Arial" w:hAnsi="Arial" w:cs="Arial"/>
                <w:sz w:val="20"/>
                <w:szCs w:val="20"/>
                <w:lang w:val="en-GB"/>
              </w:rPr>
            </w:pPr>
            <w:ins w:id="4909" w:author="Dylan Van Aswegen" w:date="2024-07-11T09:18:00Z" w16du:dateUtc="2024-07-11T07:18:00Z">
              <w:r>
                <w:rPr>
                  <w:rFonts w:ascii="Arial" w:hAnsi="Arial" w:cs="Arial"/>
                  <w:sz w:val="20"/>
                  <w:szCs w:val="20"/>
                  <w:lang w:val="en-GB"/>
                </w:rPr>
                <w:t xml:space="preserve"> String </w:t>
              </w:r>
            </w:ins>
          </w:p>
        </w:tc>
        <w:tc>
          <w:tcPr>
            <w:tcW w:w="3735" w:type="dxa"/>
          </w:tcPr>
          <w:p w14:paraId="10266433" w14:textId="5E4777BE" w:rsidR="007F6CC7" w:rsidRDefault="007F6CC7" w:rsidP="007F6CC7">
            <w:pPr>
              <w:spacing w:line="360" w:lineRule="auto"/>
              <w:jc w:val="both"/>
              <w:cnfStyle w:val="000000100000" w:firstRow="0" w:lastRow="0" w:firstColumn="0" w:lastColumn="0" w:oddVBand="0" w:evenVBand="0" w:oddHBand="1" w:evenHBand="0" w:firstRowFirstColumn="0" w:firstRowLastColumn="0" w:lastRowFirstColumn="0" w:lastRowLastColumn="0"/>
              <w:rPr>
                <w:ins w:id="4910" w:author="Dylan Van Aswegen" w:date="2024-07-11T09:18:00Z" w16du:dateUtc="2024-07-11T07:18:00Z"/>
                <w:rFonts w:ascii="Arial" w:hAnsi="Arial" w:cs="Arial"/>
                <w:sz w:val="20"/>
                <w:szCs w:val="20"/>
                <w:lang w:val="en-GB"/>
              </w:rPr>
            </w:pPr>
            <w:ins w:id="4911" w:author="Dylan Van Aswegen" w:date="2024-07-11T09:18:00Z" w16du:dateUtc="2024-07-11T07:18:00Z">
              <w:r>
                <w:rPr>
                  <w:rFonts w:ascii="Arial" w:hAnsi="Arial" w:cs="Arial"/>
                  <w:sz w:val="20"/>
                  <w:szCs w:val="20"/>
                  <w:lang w:val="en-GB"/>
                </w:rPr>
                <w:t>This column will be populated with the order status</w:t>
              </w:r>
            </w:ins>
            <w:ins w:id="4912" w:author="Dylan Van Aswegen" w:date="2024-07-11T09:19:00Z" w16du:dateUtc="2024-07-11T07:19:00Z">
              <w:r>
                <w:rPr>
                  <w:rFonts w:ascii="Arial" w:hAnsi="Arial" w:cs="Arial"/>
                  <w:sz w:val="20"/>
                  <w:szCs w:val="20"/>
                  <w:lang w:val="en-GB"/>
                </w:rPr>
                <w:t xml:space="preserve"> that was assigned to the order. </w:t>
              </w:r>
            </w:ins>
            <w:ins w:id="4913" w:author="Dylan Van Aswegen" w:date="2024-07-11T09:18:00Z" w16du:dateUtc="2024-07-11T07:18:00Z">
              <w:r>
                <w:rPr>
                  <w:rFonts w:ascii="Arial" w:hAnsi="Arial" w:cs="Arial"/>
                  <w:sz w:val="20"/>
                  <w:szCs w:val="20"/>
                  <w:lang w:val="en-GB"/>
                </w:rPr>
                <w:t xml:space="preserve">  </w:t>
              </w:r>
            </w:ins>
          </w:p>
        </w:tc>
      </w:tr>
      <w:tr w:rsidR="007F6CC7" w14:paraId="61C003DF" w14:textId="77777777" w:rsidTr="00B85F07">
        <w:trPr>
          <w:ins w:id="4914" w:author="Dylan Van Aswegen" w:date="2024-07-11T09:18:00Z"/>
        </w:trPr>
        <w:tc>
          <w:tcPr>
            <w:cnfStyle w:val="001000000000" w:firstRow="0" w:lastRow="0" w:firstColumn="1" w:lastColumn="0" w:oddVBand="0" w:evenVBand="0" w:oddHBand="0" w:evenHBand="0" w:firstRowFirstColumn="0" w:firstRowLastColumn="0" w:lastRowFirstColumn="0" w:lastRowLastColumn="0"/>
            <w:tcW w:w="1550" w:type="dxa"/>
          </w:tcPr>
          <w:p w14:paraId="3FDFF90A" w14:textId="1C602E8C" w:rsidR="007F6CC7" w:rsidRDefault="007F6CC7" w:rsidP="007F6CC7">
            <w:pPr>
              <w:spacing w:line="360" w:lineRule="auto"/>
              <w:jc w:val="both"/>
              <w:rPr>
                <w:ins w:id="4915" w:author="Dylan Van Aswegen" w:date="2024-07-11T09:18:00Z" w16du:dateUtc="2024-07-11T07:18:00Z"/>
                <w:rFonts w:ascii="Arial" w:hAnsi="Arial" w:cs="Arial"/>
                <w:sz w:val="20"/>
                <w:szCs w:val="20"/>
                <w:lang w:val="en-GB"/>
              </w:rPr>
            </w:pPr>
            <w:ins w:id="4916" w:author="Dylan Van Aswegen" w:date="2024-07-11T09:18:00Z" w16du:dateUtc="2024-07-11T07:18:00Z">
              <w:r>
                <w:rPr>
                  <w:rFonts w:ascii="Arial" w:hAnsi="Arial" w:cs="Arial"/>
                  <w:sz w:val="20"/>
                  <w:szCs w:val="20"/>
                  <w:lang w:val="en-GB"/>
                </w:rPr>
                <w:t>Date</w:t>
              </w:r>
            </w:ins>
          </w:p>
        </w:tc>
        <w:tc>
          <w:tcPr>
            <w:tcW w:w="1264" w:type="dxa"/>
          </w:tcPr>
          <w:p w14:paraId="0E61D166" w14:textId="60ACBD5E" w:rsidR="007F6CC7" w:rsidRDefault="007F6CC7" w:rsidP="007F6CC7">
            <w:pPr>
              <w:spacing w:line="360" w:lineRule="auto"/>
              <w:jc w:val="both"/>
              <w:cnfStyle w:val="000000000000" w:firstRow="0" w:lastRow="0" w:firstColumn="0" w:lastColumn="0" w:oddVBand="0" w:evenVBand="0" w:oddHBand="0" w:evenHBand="0" w:firstRowFirstColumn="0" w:firstRowLastColumn="0" w:lastRowFirstColumn="0" w:lastRowLastColumn="0"/>
              <w:rPr>
                <w:ins w:id="4917" w:author="Dylan Van Aswegen" w:date="2024-07-11T09:18:00Z" w16du:dateUtc="2024-07-11T07:18:00Z"/>
                <w:rFonts w:ascii="Arial" w:hAnsi="Arial" w:cs="Arial"/>
                <w:sz w:val="20"/>
                <w:szCs w:val="20"/>
                <w:lang w:val="en-GB"/>
              </w:rPr>
            </w:pPr>
            <w:ins w:id="4918" w:author="Dylan Van Aswegen" w:date="2024-07-11T09:18:00Z" w16du:dateUtc="2024-07-11T07:18:00Z">
              <w:r>
                <w:rPr>
                  <w:rFonts w:ascii="Arial" w:hAnsi="Arial" w:cs="Arial"/>
                  <w:sz w:val="20"/>
                  <w:szCs w:val="20"/>
                  <w:lang w:val="en-GB"/>
                </w:rPr>
                <w:t xml:space="preserve">Text Field  </w:t>
              </w:r>
            </w:ins>
          </w:p>
        </w:tc>
        <w:tc>
          <w:tcPr>
            <w:tcW w:w="1673" w:type="dxa"/>
          </w:tcPr>
          <w:p w14:paraId="59AAE495" w14:textId="5DE9BBC1" w:rsidR="007F6CC7" w:rsidRDefault="007F6CC7" w:rsidP="007F6CC7">
            <w:pPr>
              <w:spacing w:line="360" w:lineRule="auto"/>
              <w:jc w:val="both"/>
              <w:cnfStyle w:val="000000000000" w:firstRow="0" w:lastRow="0" w:firstColumn="0" w:lastColumn="0" w:oddVBand="0" w:evenVBand="0" w:oddHBand="0" w:evenHBand="0" w:firstRowFirstColumn="0" w:firstRowLastColumn="0" w:lastRowFirstColumn="0" w:lastRowLastColumn="0"/>
              <w:rPr>
                <w:ins w:id="4919" w:author="Dylan Van Aswegen" w:date="2024-07-11T09:18:00Z" w16du:dateUtc="2024-07-11T07:18:00Z"/>
                <w:rFonts w:ascii="Arial" w:hAnsi="Arial" w:cs="Arial"/>
                <w:sz w:val="20"/>
                <w:szCs w:val="20"/>
                <w:lang w:val="en-GB"/>
              </w:rPr>
            </w:pPr>
            <w:ins w:id="4920" w:author="Dylan Van Aswegen" w:date="2024-07-11T09:18:00Z" w16du:dateUtc="2024-07-11T07:18:00Z">
              <w:r>
                <w:rPr>
                  <w:rFonts w:ascii="Arial" w:hAnsi="Arial" w:cs="Arial"/>
                  <w:sz w:val="20"/>
                  <w:szCs w:val="20"/>
                  <w:lang w:val="en-GB"/>
                </w:rPr>
                <w:t xml:space="preserve"> String </w:t>
              </w:r>
            </w:ins>
          </w:p>
        </w:tc>
        <w:tc>
          <w:tcPr>
            <w:tcW w:w="3735" w:type="dxa"/>
          </w:tcPr>
          <w:p w14:paraId="0C10209E" w14:textId="790DB122" w:rsidR="007F6CC7" w:rsidRDefault="007F6CC7" w:rsidP="007F6CC7">
            <w:pPr>
              <w:spacing w:line="360" w:lineRule="auto"/>
              <w:jc w:val="both"/>
              <w:cnfStyle w:val="000000000000" w:firstRow="0" w:lastRow="0" w:firstColumn="0" w:lastColumn="0" w:oddVBand="0" w:evenVBand="0" w:oddHBand="0" w:evenHBand="0" w:firstRowFirstColumn="0" w:firstRowLastColumn="0" w:lastRowFirstColumn="0" w:lastRowLastColumn="0"/>
              <w:rPr>
                <w:ins w:id="4921" w:author="Dylan Van Aswegen" w:date="2024-07-11T09:18:00Z" w16du:dateUtc="2024-07-11T07:18:00Z"/>
                <w:rFonts w:ascii="Arial" w:hAnsi="Arial" w:cs="Arial"/>
                <w:sz w:val="20"/>
                <w:szCs w:val="20"/>
                <w:lang w:val="en-GB"/>
              </w:rPr>
            </w:pPr>
            <w:ins w:id="4922" w:author="Dylan Van Aswegen" w:date="2024-07-11T09:18:00Z" w16du:dateUtc="2024-07-11T07:18:00Z">
              <w:r>
                <w:rPr>
                  <w:rFonts w:ascii="Arial" w:hAnsi="Arial" w:cs="Arial"/>
                  <w:sz w:val="20"/>
                  <w:szCs w:val="20"/>
                  <w:lang w:val="en-GB"/>
                </w:rPr>
                <w:t xml:space="preserve">This column will be populated with the date and time that </w:t>
              </w:r>
            </w:ins>
            <w:ins w:id="4923" w:author="Dylan Van Aswegen" w:date="2024-07-11T09:19:00Z" w16du:dateUtc="2024-07-11T07:19:00Z">
              <w:r>
                <w:rPr>
                  <w:rFonts w:ascii="Arial" w:hAnsi="Arial" w:cs="Arial"/>
                  <w:sz w:val="20"/>
                  <w:szCs w:val="20"/>
                  <w:lang w:val="en-GB"/>
                </w:rPr>
                <w:t xml:space="preserve">the order status was assigned to this order. </w:t>
              </w:r>
            </w:ins>
          </w:p>
        </w:tc>
      </w:tr>
    </w:tbl>
    <w:p w14:paraId="70E7B886" w14:textId="77777777" w:rsidR="00064C08" w:rsidRPr="00137F00" w:rsidRDefault="00064C08">
      <w:pPr>
        <w:rPr>
          <w:ins w:id="4924" w:author="Dylan Van Aswegen" w:date="2024-07-11T07:32:00Z" w16du:dateUtc="2024-07-11T05:32:00Z"/>
          <w:lang w:val="en-GB"/>
          <w:rPrChange w:id="4925" w:author="Dylan Van Aswegen" w:date="2024-07-11T07:47:00Z" w16du:dateUtc="2024-07-11T05:47:00Z">
            <w:rPr>
              <w:ins w:id="4926" w:author="Dylan Van Aswegen" w:date="2024-07-11T07:32:00Z" w16du:dateUtc="2024-07-11T05:32:00Z"/>
            </w:rPr>
          </w:rPrChange>
        </w:rPr>
        <w:pPrChange w:id="4927" w:author="Dylan Van Aswegen" w:date="2024-07-11T07:33:00Z" w16du:dateUtc="2024-07-11T05:33:00Z">
          <w:pPr>
            <w:pStyle w:val="Heading4"/>
          </w:pPr>
        </w:pPrChange>
      </w:pPr>
    </w:p>
    <w:p w14:paraId="11E91912" w14:textId="62C620F4" w:rsidR="00B215F5" w:rsidRDefault="00B215F5">
      <w:pPr>
        <w:pStyle w:val="Heading4"/>
        <w:rPr>
          <w:ins w:id="4928" w:author="Dylan Van Aswegen" w:date="2024-07-11T09:27:00Z" w16du:dateUtc="2024-07-11T07:27:00Z"/>
          <w:i w:val="0"/>
          <w:iCs w:val="0"/>
          <w:sz w:val="32"/>
          <w:szCs w:val="32"/>
        </w:rPr>
      </w:pPr>
      <w:ins w:id="4929" w:author="Dylan Van Aswegen" w:date="2024-07-11T09:26:00Z" w16du:dateUtc="2024-07-11T07:26:00Z">
        <w:r w:rsidRPr="00B215F5">
          <w:rPr>
            <w:i w:val="0"/>
            <w:iCs w:val="0"/>
            <w:sz w:val="32"/>
            <w:szCs w:val="32"/>
            <w:rPrChange w:id="4930" w:author="Dylan Van Aswegen" w:date="2024-07-11T09:26:00Z" w16du:dateUtc="2024-07-11T07:26:00Z">
              <w:rPr/>
            </w:rPrChange>
          </w:rPr>
          <w:t xml:space="preserve">My Groups </w:t>
        </w:r>
      </w:ins>
    </w:p>
    <w:p w14:paraId="45ECAAE9" w14:textId="30961F7F" w:rsidR="00B215F5" w:rsidRDefault="006165B5" w:rsidP="00B215F5">
      <w:pPr>
        <w:rPr>
          <w:ins w:id="4931" w:author="Dylan Van Aswegen" w:date="2024-07-11T09:27:00Z" w16du:dateUtc="2024-07-11T07:27:00Z"/>
        </w:rPr>
      </w:pPr>
      <w:ins w:id="4932" w:author="Dylan Van Aswegen" w:date="2024-07-11T09:27:00Z" w16du:dateUtc="2024-07-11T07:27:00Z">
        <w:r>
          <w:t>Users who are part of groups will be able to Navigate to this page once they click on the vie</w:t>
        </w:r>
      </w:ins>
      <w:ins w:id="4933" w:author="Dylan Van Aswegen" w:date="2024-07-11T09:28:00Z" w16du:dateUtc="2024-07-11T07:28:00Z">
        <w:r>
          <w:t xml:space="preserve">w button of the </w:t>
        </w:r>
      </w:ins>
      <w:ins w:id="4934" w:author="Dylan Van Aswegen" w:date="2024-07-11T10:47:00Z" w16du:dateUtc="2024-07-11T08:47:00Z">
        <w:r w:rsidR="00006165">
          <w:t>“M</w:t>
        </w:r>
      </w:ins>
      <w:ins w:id="4935" w:author="Dylan Van Aswegen" w:date="2024-07-11T09:28:00Z" w16du:dateUtc="2024-07-11T07:28:00Z">
        <w:r>
          <w:t xml:space="preserve">y </w:t>
        </w:r>
      </w:ins>
      <w:ins w:id="4936" w:author="Dylan Van Aswegen" w:date="2024-07-11T10:47:00Z" w16du:dateUtc="2024-07-11T08:47:00Z">
        <w:r w:rsidR="00006165">
          <w:t>G</w:t>
        </w:r>
      </w:ins>
      <w:ins w:id="4937" w:author="Dylan Van Aswegen" w:date="2024-07-11T09:28:00Z" w16du:dateUtc="2024-07-11T07:28:00Z">
        <w:r>
          <w:t>roup</w:t>
        </w:r>
      </w:ins>
      <w:ins w:id="4938" w:author="Dylan Van Aswegen" w:date="2024-07-11T10:47:00Z" w16du:dateUtc="2024-07-11T08:47:00Z">
        <w:r w:rsidR="00006165">
          <w:t>”</w:t>
        </w:r>
      </w:ins>
      <w:ins w:id="4939" w:author="Dylan Van Aswegen" w:date="2024-07-11T09:28:00Z" w16du:dateUtc="2024-07-11T07:28:00Z">
        <w:r>
          <w:t xml:space="preserve"> section of </w:t>
        </w:r>
      </w:ins>
      <w:ins w:id="4940" w:author="Dylan Van Aswegen" w:date="2024-07-11T09:29:00Z" w16du:dateUtc="2024-07-11T07:29:00Z">
        <w:r>
          <w:t xml:space="preserve">the “My Home” page. </w:t>
        </w:r>
      </w:ins>
      <w:ins w:id="4941" w:author="Dylan Van Aswegen" w:date="2024-07-11T09:28:00Z" w16du:dateUtc="2024-07-11T07:28:00Z">
        <w:r>
          <w:t xml:space="preserve"> </w:t>
        </w:r>
      </w:ins>
    </w:p>
    <w:p w14:paraId="0A0BFBCC" w14:textId="496A607A" w:rsidR="006165B5" w:rsidRDefault="006165B5" w:rsidP="00B215F5">
      <w:pPr>
        <w:rPr>
          <w:ins w:id="4942" w:author="Dylan Van Aswegen" w:date="2024-07-11T09:39:00Z" w16du:dateUtc="2024-07-11T07:39:00Z"/>
        </w:rPr>
      </w:pPr>
      <w:ins w:id="4943" w:author="Dylan Van Aswegen" w:date="2024-07-11T09:30:00Z" w16du:dateUtc="2024-07-11T07:30:00Z">
        <w:r>
          <w:t xml:space="preserve">Group admins will be able to see details of all users on this page. Non-admin users will be able to see their own details. </w:t>
        </w:r>
      </w:ins>
    </w:p>
    <w:p w14:paraId="3FFF0697" w14:textId="77777777" w:rsidR="00B52895" w:rsidRDefault="00B52895" w:rsidP="00B215F5">
      <w:pPr>
        <w:rPr>
          <w:ins w:id="4944" w:author="Dylan Van Aswegen" w:date="2024-07-11T09:27:00Z" w16du:dateUtc="2024-07-11T07:27:00Z"/>
        </w:rPr>
      </w:pPr>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B52895" w14:paraId="603682B0" w14:textId="77777777" w:rsidTr="00B85F07">
        <w:trPr>
          <w:cnfStyle w:val="100000000000" w:firstRow="1" w:lastRow="0" w:firstColumn="0" w:lastColumn="0" w:oddVBand="0" w:evenVBand="0" w:oddHBand="0" w:evenHBand="0" w:firstRowFirstColumn="0" w:firstRowLastColumn="0" w:lastRowFirstColumn="0" w:lastRowLastColumn="0"/>
          <w:tblHeader/>
          <w:ins w:id="4945" w:author="Dylan Van Aswegen" w:date="2024-07-11T09:39: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73C050FF" w14:textId="77777777" w:rsidR="00B52895" w:rsidRDefault="00B52895" w:rsidP="00B85F07">
            <w:pPr>
              <w:spacing w:line="360" w:lineRule="auto"/>
              <w:jc w:val="both"/>
              <w:rPr>
                <w:ins w:id="4946" w:author="Dylan Van Aswegen" w:date="2024-07-11T09:39:00Z" w16du:dateUtc="2024-07-11T07:39:00Z"/>
                <w:rFonts w:ascii="Arial" w:hAnsi="Arial" w:cs="Arial"/>
                <w:sz w:val="20"/>
                <w:szCs w:val="20"/>
                <w:lang w:val="en-GB"/>
              </w:rPr>
            </w:pPr>
            <w:ins w:id="4947" w:author="Dylan Van Aswegen" w:date="2024-07-11T09:39:00Z" w16du:dateUtc="2024-07-11T07:39:00Z">
              <w:r>
                <w:rPr>
                  <w:rFonts w:ascii="Arial" w:hAnsi="Arial" w:cs="Arial"/>
                  <w:sz w:val="20"/>
                  <w:szCs w:val="20"/>
                  <w:lang w:val="en-GB"/>
                </w:rPr>
                <w:t xml:space="preserve">Field Number </w:t>
              </w:r>
            </w:ins>
          </w:p>
        </w:tc>
        <w:tc>
          <w:tcPr>
            <w:tcW w:w="1417" w:type="dxa"/>
            <w:shd w:val="clear" w:color="auto" w:fill="002060"/>
          </w:tcPr>
          <w:p w14:paraId="33F04EDC" w14:textId="77777777" w:rsidR="00B52895" w:rsidRDefault="00B52895"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948" w:author="Dylan Van Aswegen" w:date="2024-07-11T09:39:00Z" w16du:dateUtc="2024-07-11T07:39:00Z"/>
                <w:rFonts w:ascii="Arial" w:hAnsi="Arial" w:cs="Arial"/>
                <w:sz w:val="20"/>
                <w:szCs w:val="20"/>
                <w:lang w:val="en-GB"/>
              </w:rPr>
            </w:pPr>
            <w:ins w:id="4949" w:author="Dylan Van Aswegen" w:date="2024-07-11T09:39:00Z" w16du:dateUtc="2024-07-11T07:39:00Z">
              <w:r>
                <w:rPr>
                  <w:rFonts w:ascii="Arial" w:hAnsi="Arial" w:cs="Arial"/>
                  <w:sz w:val="20"/>
                  <w:szCs w:val="20"/>
                  <w:lang w:val="en-GB"/>
                </w:rPr>
                <w:t>Field Name</w:t>
              </w:r>
            </w:ins>
          </w:p>
        </w:tc>
        <w:tc>
          <w:tcPr>
            <w:tcW w:w="1276" w:type="dxa"/>
            <w:shd w:val="clear" w:color="auto" w:fill="002060"/>
          </w:tcPr>
          <w:p w14:paraId="250E2105" w14:textId="77777777" w:rsidR="00B52895" w:rsidRDefault="00B52895"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950" w:author="Dylan Van Aswegen" w:date="2024-07-11T09:39:00Z" w16du:dateUtc="2024-07-11T07:39:00Z"/>
                <w:rFonts w:ascii="Arial" w:hAnsi="Arial" w:cs="Arial"/>
                <w:sz w:val="20"/>
                <w:szCs w:val="20"/>
                <w:lang w:val="en-GB"/>
              </w:rPr>
            </w:pPr>
            <w:ins w:id="4951" w:author="Dylan Van Aswegen" w:date="2024-07-11T09:39:00Z" w16du:dateUtc="2024-07-11T07:39:00Z">
              <w:r>
                <w:rPr>
                  <w:rFonts w:ascii="Arial" w:hAnsi="Arial" w:cs="Arial"/>
                  <w:sz w:val="20"/>
                  <w:szCs w:val="20"/>
                  <w:lang w:val="en-GB"/>
                </w:rPr>
                <w:t>Field Type</w:t>
              </w:r>
            </w:ins>
          </w:p>
        </w:tc>
        <w:tc>
          <w:tcPr>
            <w:tcW w:w="1701" w:type="dxa"/>
            <w:shd w:val="clear" w:color="auto" w:fill="002060"/>
          </w:tcPr>
          <w:p w14:paraId="2A158127" w14:textId="77777777" w:rsidR="00B52895" w:rsidRDefault="00B52895"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952" w:author="Dylan Van Aswegen" w:date="2024-07-11T09:39:00Z" w16du:dateUtc="2024-07-11T07:39:00Z"/>
                <w:rFonts w:ascii="Arial" w:hAnsi="Arial" w:cs="Arial"/>
                <w:sz w:val="20"/>
                <w:szCs w:val="20"/>
                <w:lang w:val="en-GB"/>
              </w:rPr>
            </w:pPr>
            <w:ins w:id="4953" w:author="Dylan Van Aswegen" w:date="2024-07-11T09:39:00Z" w16du:dateUtc="2024-07-11T07:39:00Z">
              <w:r>
                <w:rPr>
                  <w:rFonts w:ascii="Arial" w:hAnsi="Arial" w:cs="Arial"/>
                  <w:sz w:val="20"/>
                  <w:szCs w:val="20"/>
                  <w:lang w:val="en-GB"/>
                </w:rPr>
                <w:t>Field Data Type</w:t>
              </w:r>
            </w:ins>
          </w:p>
        </w:tc>
        <w:tc>
          <w:tcPr>
            <w:tcW w:w="1417" w:type="dxa"/>
            <w:shd w:val="clear" w:color="auto" w:fill="002060"/>
          </w:tcPr>
          <w:p w14:paraId="160881D3" w14:textId="77777777" w:rsidR="00B52895" w:rsidRDefault="00B52895"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954" w:author="Dylan Van Aswegen" w:date="2024-07-11T09:39:00Z" w16du:dateUtc="2024-07-11T07:39:00Z"/>
                <w:rFonts w:ascii="Arial" w:hAnsi="Arial" w:cs="Arial"/>
                <w:sz w:val="20"/>
                <w:szCs w:val="20"/>
                <w:lang w:val="en-GB"/>
              </w:rPr>
            </w:pPr>
            <w:ins w:id="4955" w:author="Dylan Van Aswegen" w:date="2024-07-11T09:39:00Z" w16du:dateUtc="2024-07-11T07:39:00Z">
              <w:r>
                <w:rPr>
                  <w:rFonts w:ascii="Arial" w:hAnsi="Arial" w:cs="Arial"/>
                  <w:sz w:val="20"/>
                  <w:szCs w:val="20"/>
                  <w:lang w:val="en-GB"/>
                </w:rPr>
                <w:t>Required?</w:t>
              </w:r>
            </w:ins>
          </w:p>
        </w:tc>
        <w:tc>
          <w:tcPr>
            <w:tcW w:w="3828" w:type="dxa"/>
            <w:shd w:val="clear" w:color="auto" w:fill="002060"/>
          </w:tcPr>
          <w:p w14:paraId="5F692828" w14:textId="77777777" w:rsidR="00B52895" w:rsidRDefault="00B52895"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4956" w:author="Dylan Van Aswegen" w:date="2024-07-11T09:39:00Z" w16du:dateUtc="2024-07-11T07:39:00Z"/>
                <w:rFonts w:ascii="Arial" w:hAnsi="Arial" w:cs="Arial"/>
                <w:sz w:val="20"/>
                <w:szCs w:val="20"/>
                <w:lang w:val="en-GB"/>
              </w:rPr>
            </w:pPr>
            <w:ins w:id="4957" w:author="Dylan Van Aswegen" w:date="2024-07-11T09:39:00Z" w16du:dateUtc="2024-07-11T07:39:00Z">
              <w:r>
                <w:rPr>
                  <w:rFonts w:ascii="Arial" w:hAnsi="Arial" w:cs="Arial"/>
                  <w:sz w:val="20"/>
                  <w:szCs w:val="20"/>
                  <w:lang w:val="en-GB"/>
                </w:rPr>
                <w:t>Field Rules</w:t>
              </w:r>
            </w:ins>
          </w:p>
        </w:tc>
      </w:tr>
      <w:tr w:rsidR="00B52895" w14:paraId="24F52EDF" w14:textId="77777777" w:rsidTr="00B85F07">
        <w:trPr>
          <w:cnfStyle w:val="000000100000" w:firstRow="0" w:lastRow="0" w:firstColumn="0" w:lastColumn="0" w:oddVBand="0" w:evenVBand="0" w:oddHBand="1" w:evenHBand="0" w:firstRowFirstColumn="0" w:firstRowLastColumn="0" w:lastRowFirstColumn="0" w:lastRowLastColumn="0"/>
          <w:ins w:id="4958" w:author="Dylan Van Aswegen" w:date="2024-07-11T09:39:00Z"/>
        </w:trPr>
        <w:tc>
          <w:tcPr>
            <w:cnfStyle w:val="001000000000" w:firstRow="0" w:lastRow="0" w:firstColumn="1" w:lastColumn="0" w:oddVBand="0" w:evenVBand="0" w:oddHBand="0" w:evenHBand="0" w:firstRowFirstColumn="0" w:firstRowLastColumn="0" w:lastRowFirstColumn="0" w:lastRowLastColumn="0"/>
            <w:tcW w:w="1135" w:type="dxa"/>
          </w:tcPr>
          <w:p w14:paraId="264072F4" w14:textId="77777777" w:rsidR="00B52895" w:rsidRDefault="00B52895" w:rsidP="00B52895">
            <w:pPr>
              <w:spacing w:line="360" w:lineRule="auto"/>
              <w:jc w:val="both"/>
              <w:rPr>
                <w:ins w:id="4959" w:author="Dylan Van Aswegen" w:date="2024-07-11T09:39:00Z" w16du:dateUtc="2024-07-11T07:39:00Z"/>
                <w:rFonts w:ascii="Arial" w:hAnsi="Arial" w:cs="Arial"/>
                <w:sz w:val="20"/>
                <w:szCs w:val="20"/>
                <w:lang w:val="en-GB"/>
              </w:rPr>
            </w:pPr>
          </w:p>
        </w:tc>
        <w:tc>
          <w:tcPr>
            <w:tcW w:w="1417" w:type="dxa"/>
          </w:tcPr>
          <w:p w14:paraId="1186CC64" w14:textId="355543C7" w:rsidR="00B52895" w:rsidRDefault="00B52895" w:rsidP="00B52895">
            <w:pPr>
              <w:spacing w:line="360" w:lineRule="auto"/>
              <w:jc w:val="both"/>
              <w:cnfStyle w:val="000000100000" w:firstRow="0" w:lastRow="0" w:firstColumn="0" w:lastColumn="0" w:oddVBand="0" w:evenVBand="0" w:oddHBand="1" w:evenHBand="0" w:firstRowFirstColumn="0" w:firstRowLastColumn="0" w:lastRowFirstColumn="0" w:lastRowLastColumn="0"/>
              <w:rPr>
                <w:ins w:id="4960" w:author="Dylan Van Aswegen" w:date="2024-07-11T09:39:00Z" w16du:dateUtc="2024-07-11T07:39:00Z"/>
                <w:rFonts w:ascii="Arial" w:hAnsi="Arial" w:cs="Arial"/>
                <w:sz w:val="20"/>
                <w:szCs w:val="20"/>
                <w:lang w:val="en-GB"/>
              </w:rPr>
            </w:pPr>
            <w:ins w:id="4961" w:author="Dylan Van Aswegen" w:date="2024-07-11T09:40:00Z" w16du:dateUtc="2024-07-11T07:40:00Z">
              <w:r>
                <w:rPr>
                  <w:rFonts w:ascii="Arial" w:hAnsi="Arial" w:cs="Arial"/>
                  <w:sz w:val="20"/>
                  <w:szCs w:val="20"/>
                  <w:lang w:val="en-GB"/>
                </w:rPr>
                <w:t>My Groups Page Heading</w:t>
              </w:r>
            </w:ins>
          </w:p>
        </w:tc>
        <w:tc>
          <w:tcPr>
            <w:tcW w:w="1276" w:type="dxa"/>
          </w:tcPr>
          <w:p w14:paraId="7B5BD252" w14:textId="6F3B4654" w:rsidR="00B52895" w:rsidRDefault="00B52895" w:rsidP="00B52895">
            <w:pPr>
              <w:spacing w:line="360" w:lineRule="auto"/>
              <w:jc w:val="both"/>
              <w:cnfStyle w:val="000000100000" w:firstRow="0" w:lastRow="0" w:firstColumn="0" w:lastColumn="0" w:oddVBand="0" w:evenVBand="0" w:oddHBand="1" w:evenHBand="0" w:firstRowFirstColumn="0" w:firstRowLastColumn="0" w:lastRowFirstColumn="0" w:lastRowLastColumn="0"/>
              <w:rPr>
                <w:ins w:id="4962" w:author="Dylan Van Aswegen" w:date="2024-07-11T09:39:00Z" w16du:dateUtc="2024-07-11T07:39:00Z"/>
                <w:rFonts w:ascii="Arial" w:hAnsi="Arial" w:cs="Arial"/>
                <w:sz w:val="20"/>
                <w:szCs w:val="20"/>
                <w:lang w:val="en-GB"/>
              </w:rPr>
            </w:pPr>
            <w:ins w:id="4963" w:author="Dylan Van Aswegen" w:date="2024-07-11T09:40:00Z" w16du:dateUtc="2024-07-11T07:40:00Z">
              <w:r>
                <w:rPr>
                  <w:rFonts w:ascii="Arial" w:hAnsi="Arial" w:cs="Arial"/>
                  <w:sz w:val="20"/>
                  <w:szCs w:val="20"/>
                  <w:lang w:val="en-GB"/>
                </w:rPr>
                <w:t xml:space="preserve">Text Field </w:t>
              </w:r>
            </w:ins>
          </w:p>
        </w:tc>
        <w:tc>
          <w:tcPr>
            <w:tcW w:w="1701" w:type="dxa"/>
          </w:tcPr>
          <w:p w14:paraId="0CA08443" w14:textId="5005EC24" w:rsidR="00B52895" w:rsidRDefault="00B52895" w:rsidP="00B52895">
            <w:pPr>
              <w:spacing w:line="360" w:lineRule="auto"/>
              <w:jc w:val="both"/>
              <w:cnfStyle w:val="000000100000" w:firstRow="0" w:lastRow="0" w:firstColumn="0" w:lastColumn="0" w:oddVBand="0" w:evenVBand="0" w:oddHBand="1" w:evenHBand="0" w:firstRowFirstColumn="0" w:firstRowLastColumn="0" w:lastRowFirstColumn="0" w:lastRowLastColumn="0"/>
              <w:rPr>
                <w:ins w:id="4964" w:author="Dylan Van Aswegen" w:date="2024-07-11T09:39:00Z" w16du:dateUtc="2024-07-11T07:39:00Z"/>
                <w:rFonts w:ascii="Arial" w:hAnsi="Arial" w:cs="Arial"/>
                <w:sz w:val="20"/>
                <w:szCs w:val="20"/>
                <w:lang w:val="en-GB"/>
              </w:rPr>
            </w:pPr>
            <w:ins w:id="4965" w:author="Dylan Van Aswegen" w:date="2024-07-11T09:40:00Z" w16du:dateUtc="2024-07-11T07:40:00Z">
              <w:r>
                <w:rPr>
                  <w:rFonts w:ascii="Arial" w:hAnsi="Arial" w:cs="Arial"/>
                  <w:sz w:val="20"/>
                  <w:szCs w:val="20"/>
                  <w:lang w:val="en-GB"/>
                </w:rPr>
                <w:t xml:space="preserve">String </w:t>
              </w:r>
            </w:ins>
          </w:p>
        </w:tc>
        <w:tc>
          <w:tcPr>
            <w:tcW w:w="1417" w:type="dxa"/>
          </w:tcPr>
          <w:p w14:paraId="04FEA42F" w14:textId="0E410303" w:rsidR="00B52895" w:rsidRDefault="00B52895" w:rsidP="00B52895">
            <w:pPr>
              <w:spacing w:line="360" w:lineRule="auto"/>
              <w:jc w:val="both"/>
              <w:cnfStyle w:val="000000100000" w:firstRow="0" w:lastRow="0" w:firstColumn="0" w:lastColumn="0" w:oddVBand="0" w:evenVBand="0" w:oddHBand="1" w:evenHBand="0" w:firstRowFirstColumn="0" w:firstRowLastColumn="0" w:lastRowFirstColumn="0" w:lastRowLastColumn="0"/>
              <w:rPr>
                <w:ins w:id="4966" w:author="Dylan Van Aswegen" w:date="2024-07-11T09:39:00Z" w16du:dateUtc="2024-07-11T07:39:00Z"/>
                <w:rFonts w:ascii="Arial" w:hAnsi="Arial" w:cs="Arial"/>
                <w:sz w:val="20"/>
                <w:szCs w:val="20"/>
                <w:lang w:val="en-GB"/>
              </w:rPr>
            </w:pPr>
            <w:ins w:id="4967" w:author="Dylan Van Aswegen" w:date="2024-07-11T09:40:00Z" w16du:dateUtc="2024-07-11T07:40:00Z">
              <w:r>
                <w:rPr>
                  <w:rFonts w:ascii="Arial" w:hAnsi="Arial" w:cs="Arial"/>
                  <w:sz w:val="20"/>
                  <w:szCs w:val="20"/>
                  <w:lang w:val="en-GB"/>
                </w:rPr>
                <w:t>N/A</w:t>
              </w:r>
            </w:ins>
          </w:p>
        </w:tc>
        <w:tc>
          <w:tcPr>
            <w:tcW w:w="3828" w:type="dxa"/>
          </w:tcPr>
          <w:p w14:paraId="37ED4823" w14:textId="4AB5CF71" w:rsidR="00B52895" w:rsidRDefault="00B52895" w:rsidP="00B52895">
            <w:pPr>
              <w:spacing w:line="360" w:lineRule="auto"/>
              <w:jc w:val="both"/>
              <w:cnfStyle w:val="000000100000" w:firstRow="0" w:lastRow="0" w:firstColumn="0" w:lastColumn="0" w:oddVBand="0" w:evenVBand="0" w:oddHBand="1" w:evenHBand="0" w:firstRowFirstColumn="0" w:firstRowLastColumn="0" w:lastRowFirstColumn="0" w:lastRowLastColumn="0"/>
              <w:rPr>
                <w:ins w:id="4968" w:author="Dylan Van Aswegen" w:date="2024-07-11T09:39:00Z" w16du:dateUtc="2024-07-11T07:39:00Z"/>
                <w:rFonts w:ascii="Arial" w:hAnsi="Arial" w:cs="Arial"/>
                <w:sz w:val="20"/>
                <w:szCs w:val="20"/>
              </w:rPr>
            </w:pPr>
            <w:ins w:id="4969" w:author="Dylan Van Aswegen" w:date="2024-07-11T09:40:00Z" w16du:dateUtc="2024-07-11T07:40:00Z">
              <w:r w:rsidRPr="30A3A947">
                <w:rPr>
                  <w:rFonts w:ascii="Arial" w:hAnsi="Arial" w:cs="Arial"/>
                  <w:sz w:val="20"/>
                  <w:szCs w:val="20"/>
                </w:rPr>
                <w:t xml:space="preserve">This field will be populated by the application with the text “My </w:t>
              </w:r>
            </w:ins>
            <w:ins w:id="4970" w:author="Dylan Van Aswegen" w:date="2024-07-11T09:42:00Z" w16du:dateUtc="2024-07-11T07:42:00Z">
              <w:r w:rsidRPr="30A3A947">
                <w:rPr>
                  <w:rFonts w:ascii="Arial" w:hAnsi="Arial" w:cs="Arial"/>
                  <w:sz w:val="20"/>
                  <w:szCs w:val="20"/>
                </w:rPr>
                <w:t>Groups</w:t>
              </w:r>
            </w:ins>
            <w:ins w:id="4971" w:author="Dylan Van Aswegen" w:date="2024-07-11T09:40:00Z" w16du:dateUtc="2024-07-11T07:40:00Z">
              <w:r w:rsidRPr="30A3A947">
                <w:rPr>
                  <w:rFonts w:ascii="Arial" w:hAnsi="Arial" w:cs="Arial"/>
                  <w:sz w:val="20"/>
                  <w:szCs w:val="20"/>
                </w:rPr>
                <w:t xml:space="preserve">”. </w:t>
              </w:r>
            </w:ins>
          </w:p>
        </w:tc>
      </w:tr>
      <w:tr w:rsidR="00B52895" w14:paraId="77710F7F" w14:textId="77777777" w:rsidTr="00B85F07">
        <w:trPr>
          <w:ins w:id="4972" w:author="Dylan Van Aswegen" w:date="2024-07-11T09:43:00Z"/>
        </w:trPr>
        <w:tc>
          <w:tcPr>
            <w:cnfStyle w:val="001000000000" w:firstRow="0" w:lastRow="0" w:firstColumn="1" w:lastColumn="0" w:oddVBand="0" w:evenVBand="0" w:oddHBand="0" w:evenHBand="0" w:firstRowFirstColumn="0" w:firstRowLastColumn="0" w:lastRowFirstColumn="0" w:lastRowLastColumn="0"/>
            <w:tcW w:w="1135" w:type="dxa"/>
          </w:tcPr>
          <w:p w14:paraId="31A94F86" w14:textId="77777777" w:rsidR="00B52895" w:rsidRDefault="00B52895" w:rsidP="00B52895">
            <w:pPr>
              <w:spacing w:line="360" w:lineRule="auto"/>
              <w:jc w:val="both"/>
              <w:rPr>
                <w:ins w:id="4973" w:author="Dylan Van Aswegen" w:date="2024-07-11T09:43:00Z" w16du:dateUtc="2024-07-11T07:43:00Z"/>
                <w:rFonts w:ascii="Arial" w:hAnsi="Arial" w:cs="Arial"/>
                <w:sz w:val="20"/>
                <w:szCs w:val="20"/>
                <w:lang w:val="en-GB"/>
              </w:rPr>
            </w:pPr>
          </w:p>
        </w:tc>
        <w:tc>
          <w:tcPr>
            <w:tcW w:w="1417" w:type="dxa"/>
          </w:tcPr>
          <w:p w14:paraId="475C9202" w14:textId="3C214108" w:rsidR="00B52895" w:rsidRDefault="00B52895" w:rsidP="00B52895">
            <w:pPr>
              <w:spacing w:line="360" w:lineRule="auto"/>
              <w:jc w:val="both"/>
              <w:cnfStyle w:val="000000000000" w:firstRow="0" w:lastRow="0" w:firstColumn="0" w:lastColumn="0" w:oddVBand="0" w:evenVBand="0" w:oddHBand="0" w:evenHBand="0" w:firstRowFirstColumn="0" w:firstRowLastColumn="0" w:lastRowFirstColumn="0" w:lastRowLastColumn="0"/>
              <w:rPr>
                <w:ins w:id="4974" w:author="Dylan Van Aswegen" w:date="2024-07-11T09:43:00Z" w16du:dateUtc="2024-07-11T07:43:00Z"/>
                <w:rFonts w:ascii="Arial" w:hAnsi="Arial" w:cs="Arial"/>
                <w:sz w:val="20"/>
                <w:szCs w:val="20"/>
                <w:lang w:val="en-GB"/>
              </w:rPr>
            </w:pPr>
            <w:ins w:id="4975" w:author="Dylan Van Aswegen" w:date="2024-07-11T09:43:00Z" w16du:dateUtc="2024-07-11T07:43:00Z">
              <w:r>
                <w:rPr>
                  <w:rFonts w:ascii="Arial" w:hAnsi="Arial" w:cs="Arial"/>
                  <w:sz w:val="20"/>
                  <w:szCs w:val="20"/>
                  <w:lang w:val="en-GB"/>
                </w:rPr>
                <w:t>Add Member</w:t>
              </w:r>
            </w:ins>
          </w:p>
        </w:tc>
        <w:tc>
          <w:tcPr>
            <w:tcW w:w="1276" w:type="dxa"/>
          </w:tcPr>
          <w:p w14:paraId="455A37C2" w14:textId="49D21D47" w:rsidR="00B52895" w:rsidRDefault="00B52895" w:rsidP="00B52895">
            <w:pPr>
              <w:spacing w:line="360" w:lineRule="auto"/>
              <w:jc w:val="both"/>
              <w:cnfStyle w:val="000000000000" w:firstRow="0" w:lastRow="0" w:firstColumn="0" w:lastColumn="0" w:oddVBand="0" w:evenVBand="0" w:oddHBand="0" w:evenHBand="0" w:firstRowFirstColumn="0" w:firstRowLastColumn="0" w:lastRowFirstColumn="0" w:lastRowLastColumn="0"/>
              <w:rPr>
                <w:ins w:id="4976" w:author="Dylan Van Aswegen" w:date="2024-07-11T09:43:00Z" w16du:dateUtc="2024-07-11T07:43:00Z"/>
                <w:rFonts w:ascii="Arial" w:hAnsi="Arial" w:cs="Arial"/>
                <w:sz w:val="20"/>
                <w:szCs w:val="20"/>
                <w:lang w:val="en-GB"/>
              </w:rPr>
            </w:pPr>
            <w:ins w:id="4977" w:author="Dylan Van Aswegen" w:date="2024-07-11T09:43:00Z" w16du:dateUtc="2024-07-11T07:43:00Z">
              <w:r>
                <w:rPr>
                  <w:rFonts w:ascii="Arial" w:hAnsi="Arial" w:cs="Arial"/>
                  <w:sz w:val="20"/>
                  <w:szCs w:val="20"/>
                  <w:lang w:val="en-GB"/>
                </w:rPr>
                <w:t>Button</w:t>
              </w:r>
            </w:ins>
          </w:p>
        </w:tc>
        <w:tc>
          <w:tcPr>
            <w:tcW w:w="1701" w:type="dxa"/>
          </w:tcPr>
          <w:p w14:paraId="3119EFEF" w14:textId="77777777" w:rsidR="00B52895" w:rsidRDefault="00B52895" w:rsidP="00B52895">
            <w:pPr>
              <w:spacing w:line="360" w:lineRule="auto"/>
              <w:jc w:val="both"/>
              <w:cnfStyle w:val="000000000000" w:firstRow="0" w:lastRow="0" w:firstColumn="0" w:lastColumn="0" w:oddVBand="0" w:evenVBand="0" w:oddHBand="0" w:evenHBand="0" w:firstRowFirstColumn="0" w:firstRowLastColumn="0" w:lastRowFirstColumn="0" w:lastRowLastColumn="0"/>
              <w:rPr>
                <w:ins w:id="4978" w:author="Dylan Van Aswegen" w:date="2024-07-11T09:43:00Z" w16du:dateUtc="2024-07-11T07:43:00Z"/>
                <w:rFonts w:ascii="Arial" w:hAnsi="Arial" w:cs="Arial"/>
                <w:sz w:val="20"/>
                <w:szCs w:val="20"/>
                <w:lang w:val="en-GB"/>
              </w:rPr>
            </w:pPr>
          </w:p>
        </w:tc>
        <w:tc>
          <w:tcPr>
            <w:tcW w:w="1417" w:type="dxa"/>
          </w:tcPr>
          <w:p w14:paraId="4B16713A" w14:textId="4979FAF1" w:rsidR="00B52895" w:rsidRDefault="00B52895" w:rsidP="00B52895">
            <w:pPr>
              <w:spacing w:line="360" w:lineRule="auto"/>
              <w:jc w:val="both"/>
              <w:cnfStyle w:val="000000000000" w:firstRow="0" w:lastRow="0" w:firstColumn="0" w:lastColumn="0" w:oddVBand="0" w:evenVBand="0" w:oddHBand="0" w:evenHBand="0" w:firstRowFirstColumn="0" w:firstRowLastColumn="0" w:lastRowFirstColumn="0" w:lastRowLastColumn="0"/>
              <w:rPr>
                <w:ins w:id="4979" w:author="Dylan Van Aswegen" w:date="2024-07-11T09:43:00Z" w16du:dateUtc="2024-07-11T07:43:00Z"/>
                <w:rFonts w:ascii="Arial" w:hAnsi="Arial" w:cs="Arial"/>
                <w:sz w:val="20"/>
                <w:szCs w:val="20"/>
                <w:lang w:val="en-GB"/>
              </w:rPr>
            </w:pPr>
            <w:ins w:id="4980" w:author="Dylan Van Aswegen" w:date="2024-07-11T09:43:00Z" w16du:dateUtc="2024-07-11T07:43:00Z">
              <w:r>
                <w:rPr>
                  <w:rFonts w:ascii="Arial" w:hAnsi="Arial" w:cs="Arial"/>
                  <w:sz w:val="20"/>
                  <w:szCs w:val="20"/>
                  <w:lang w:val="en-GB"/>
                </w:rPr>
                <w:t>N/A</w:t>
              </w:r>
            </w:ins>
          </w:p>
        </w:tc>
        <w:tc>
          <w:tcPr>
            <w:tcW w:w="3828" w:type="dxa"/>
          </w:tcPr>
          <w:p w14:paraId="370289E6" w14:textId="6A87342F" w:rsidR="00B52895" w:rsidRDefault="00B52895" w:rsidP="00B52895">
            <w:pPr>
              <w:spacing w:line="360" w:lineRule="auto"/>
              <w:jc w:val="both"/>
              <w:cnfStyle w:val="000000000000" w:firstRow="0" w:lastRow="0" w:firstColumn="0" w:lastColumn="0" w:oddVBand="0" w:evenVBand="0" w:oddHBand="0" w:evenHBand="0" w:firstRowFirstColumn="0" w:firstRowLastColumn="0" w:lastRowFirstColumn="0" w:lastRowLastColumn="0"/>
              <w:rPr>
                <w:ins w:id="4981" w:author="Dylan Van Aswegen" w:date="2024-07-11T09:43:00Z" w16du:dateUtc="2024-07-11T07:43:00Z"/>
                <w:rFonts w:ascii="Arial" w:hAnsi="Arial" w:cs="Arial"/>
                <w:sz w:val="20"/>
                <w:szCs w:val="20"/>
                <w:lang w:val="en-GB"/>
              </w:rPr>
            </w:pPr>
            <w:ins w:id="4982" w:author="Dylan Van Aswegen" w:date="2024-07-11T09:43:00Z" w16du:dateUtc="2024-07-11T07:43:00Z">
              <w:r>
                <w:rPr>
                  <w:rFonts w:ascii="Arial" w:hAnsi="Arial" w:cs="Arial"/>
                  <w:sz w:val="20"/>
                  <w:szCs w:val="20"/>
                  <w:lang w:val="en-GB"/>
                </w:rPr>
                <w:t xml:space="preserve">This button will be available to group admins only and will enable them to add a member to a group. </w:t>
              </w:r>
            </w:ins>
            <w:ins w:id="4983" w:author="Dylan Van Aswegen" w:date="2024-07-11T09:44:00Z" w16du:dateUtc="2024-07-11T07:44:00Z">
              <w:r>
                <w:rPr>
                  <w:rFonts w:ascii="Arial" w:hAnsi="Arial" w:cs="Arial"/>
                  <w:sz w:val="20"/>
                  <w:szCs w:val="20"/>
                  <w:lang w:val="en-GB"/>
                </w:rPr>
                <w:t xml:space="preserve">Once clicked, a window will be presented to the group admin which will enable them to </w:t>
              </w:r>
            </w:ins>
            <w:ins w:id="4984" w:author="Dylan Van Aswegen" w:date="2024-07-11T09:45:00Z" w16du:dateUtc="2024-07-11T07:45:00Z">
              <w:r>
                <w:rPr>
                  <w:rFonts w:ascii="Arial" w:hAnsi="Arial" w:cs="Arial"/>
                  <w:sz w:val="20"/>
                  <w:szCs w:val="20"/>
                  <w:lang w:val="en-GB"/>
                </w:rPr>
                <w:t xml:space="preserve">create a new member. </w:t>
              </w:r>
            </w:ins>
          </w:p>
        </w:tc>
      </w:tr>
      <w:tr w:rsidR="00B52895" w14:paraId="17563D67" w14:textId="77777777" w:rsidTr="00B85F07">
        <w:trPr>
          <w:cnfStyle w:val="000000100000" w:firstRow="0" w:lastRow="0" w:firstColumn="0" w:lastColumn="0" w:oddVBand="0" w:evenVBand="0" w:oddHBand="1" w:evenHBand="0" w:firstRowFirstColumn="0" w:firstRowLastColumn="0" w:lastRowFirstColumn="0" w:lastRowLastColumn="0"/>
          <w:ins w:id="4985" w:author="Dylan Van Aswegen" w:date="2024-07-11T09:42:00Z"/>
        </w:trPr>
        <w:tc>
          <w:tcPr>
            <w:cnfStyle w:val="001000000000" w:firstRow="0" w:lastRow="0" w:firstColumn="1" w:lastColumn="0" w:oddVBand="0" w:evenVBand="0" w:oddHBand="0" w:evenHBand="0" w:firstRowFirstColumn="0" w:firstRowLastColumn="0" w:lastRowFirstColumn="0" w:lastRowLastColumn="0"/>
            <w:tcW w:w="1135" w:type="dxa"/>
          </w:tcPr>
          <w:p w14:paraId="607519B7" w14:textId="77777777" w:rsidR="00B52895" w:rsidRDefault="00B52895" w:rsidP="00B52895">
            <w:pPr>
              <w:spacing w:line="360" w:lineRule="auto"/>
              <w:jc w:val="both"/>
              <w:rPr>
                <w:ins w:id="4986" w:author="Dylan Van Aswegen" w:date="2024-07-11T09:42:00Z" w16du:dateUtc="2024-07-11T07:42:00Z"/>
                <w:rFonts w:ascii="Arial" w:hAnsi="Arial" w:cs="Arial"/>
                <w:sz w:val="20"/>
                <w:szCs w:val="20"/>
                <w:lang w:val="en-GB"/>
              </w:rPr>
            </w:pPr>
          </w:p>
        </w:tc>
        <w:tc>
          <w:tcPr>
            <w:tcW w:w="1417" w:type="dxa"/>
          </w:tcPr>
          <w:p w14:paraId="0768613E" w14:textId="23222489" w:rsidR="00B52895" w:rsidRDefault="00B52895" w:rsidP="00B52895">
            <w:pPr>
              <w:spacing w:line="360" w:lineRule="auto"/>
              <w:jc w:val="both"/>
              <w:cnfStyle w:val="000000100000" w:firstRow="0" w:lastRow="0" w:firstColumn="0" w:lastColumn="0" w:oddVBand="0" w:evenVBand="0" w:oddHBand="1" w:evenHBand="0" w:firstRowFirstColumn="0" w:firstRowLastColumn="0" w:lastRowFirstColumn="0" w:lastRowLastColumn="0"/>
              <w:rPr>
                <w:ins w:id="4987" w:author="Dylan Van Aswegen" w:date="2024-07-11T09:42:00Z" w16du:dateUtc="2024-07-11T07:42:00Z"/>
                <w:rFonts w:ascii="Arial" w:hAnsi="Arial" w:cs="Arial"/>
                <w:sz w:val="20"/>
                <w:szCs w:val="20"/>
                <w:lang w:val="en-GB"/>
              </w:rPr>
            </w:pPr>
            <w:ins w:id="4988" w:author="Dylan Van Aswegen" w:date="2024-07-11T09:42:00Z" w16du:dateUtc="2024-07-11T07:42:00Z">
              <w:r>
                <w:rPr>
                  <w:rFonts w:ascii="Arial" w:hAnsi="Arial" w:cs="Arial"/>
                  <w:sz w:val="20"/>
                  <w:szCs w:val="20"/>
                  <w:lang w:val="en-GB"/>
                </w:rPr>
                <w:t xml:space="preserve">Back </w:t>
              </w:r>
            </w:ins>
          </w:p>
        </w:tc>
        <w:tc>
          <w:tcPr>
            <w:tcW w:w="1276" w:type="dxa"/>
          </w:tcPr>
          <w:p w14:paraId="4A67403E" w14:textId="6FE066C5" w:rsidR="00B52895" w:rsidRDefault="00B52895" w:rsidP="00B52895">
            <w:pPr>
              <w:spacing w:line="360" w:lineRule="auto"/>
              <w:jc w:val="both"/>
              <w:cnfStyle w:val="000000100000" w:firstRow="0" w:lastRow="0" w:firstColumn="0" w:lastColumn="0" w:oddVBand="0" w:evenVBand="0" w:oddHBand="1" w:evenHBand="0" w:firstRowFirstColumn="0" w:firstRowLastColumn="0" w:lastRowFirstColumn="0" w:lastRowLastColumn="0"/>
              <w:rPr>
                <w:ins w:id="4989" w:author="Dylan Van Aswegen" w:date="2024-07-11T09:42:00Z" w16du:dateUtc="2024-07-11T07:42:00Z"/>
                <w:rFonts w:ascii="Arial" w:hAnsi="Arial" w:cs="Arial"/>
                <w:sz w:val="20"/>
                <w:szCs w:val="20"/>
                <w:lang w:val="en-GB"/>
              </w:rPr>
            </w:pPr>
            <w:ins w:id="4990" w:author="Dylan Van Aswegen" w:date="2024-07-11T09:42:00Z" w16du:dateUtc="2024-07-11T07:42:00Z">
              <w:r>
                <w:rPr>
                  <w:rFonts w:ascii="Arial" w:hAnsi="Arial" w:cs="Arial"/>
                  <w:sz w:val="20"/>
                  <w:szCs w:val="20"/>
                  <w:lang w:val="en-GB"/>
                </w:rPr>
                <w:t>Button</w:t>
              </w:r>
            </w:ins>
          </w:p>
        </w:tc>
        <w:tc>
          <w:tcPr>
            <w:tcW w:w="1701" w:type="dxa"/>
          </w:tcPr>
          <w:p w14:paraId="7618779E" w14:textId="77777777" w:rsidR="00B52895" w:rsidRDefault="00B52895" w:rsidP="00B52895">
            <w:pPr>
              <w:spacing w:line="360" w:lineRule="auto"/>
              <w:jc w:val="both"/>
              <w:cnfStyle w:val="000000100000" w:firstRow="0" w:lastRow="0" w:firstColumn="0" w:lastColumn="0" w:oddVBand="0" w:evenVBand="0" w:oddHBand="1" w:evenHBand="0" w:firstRowFirstColumn="0" w:firstRowLastColumn="0" w:lastRowFirstColumn="0" w:lastRowLastColumn="0"/>
              <w:rPr>
                <w:ins w:id="4991" w:author="Dylan Van Aswegen" w:date="2024-07-11T09:42:00Z" w16du:dateUtc="2024-07-11T07:42:00Z"/>
                <w:rFonts w:ascii="Arial" w:hAnsi="Arial" w:cs="Arial"/>
                <w:sz w:val="20"/>
                <w:szCs w:val="20"/>
                <w:lang w:val="en-GB"/>
              </w:rPr>
            </w:pPr>
          </w:p>
        </w:tc>
        <w:tc>
          <w:tcPr>
            <w:tcW w:w="1417" w:type="dxa"/>
          </w:tcPr>
          <w:p w14:paraId="23B1D439" w14:textId="0ED38CF4" w:rsidR="00B52895" w:rsidRDefault="00B52895" w:rsidP="00B52895">
            <w:pPr>
              <w:spacing w:line="360" w:lineRule="auto"/>
              <w:jc w:val="both"/>
              <w:cnfStyle w:val="000000100000" w:firstRow="0" w:lastRow="0" w:firstColumn="0" w:lastColumn="0" w:oddVBand="0" w:evenVBand="0" w:oddHBand="1" w:evenHBand="0" w:firstRowFirstColumn="0" w:firstRowLastColumn="0" w:lastRowFirstColumn="0" w:lastRowLastColumn="0"/>
              <w:rPr>
                <w:ins w:id="4992" w:author="Dylan Van Aswegen" w:date="2024-07-11T09:42:00Z" w16du:dateUtc="2024-07-11T07:42:00Z"/>
                <w:rFonts w:ascii="Arial" w:hAnsi="Arial" w:cs="Arial"/>
                <w:sz w:val="20"/>
                <w:szCs w:val="20"/>
                <w:lang w:val="en-GB"/>
              </w:rPr>
            </w:pPr>
            <w:ins w:id="4993" w:author="Dylan Van Aswegen" w:date="2024-07-11T09:42:00Z" w16du:dateUtc="2024-07-11T07:42:00Z">
              <w:r>
                <w:rPr>
                  <w:rFonts w:ascii="Arial" w:hAnsi="Arial" w:cs="Arial"/>
                  <w:sz w:val="20"/>
                  <w:szCs w:val="20"/>
                  <w:lang w:val="en-GB"/>
                </w:rPr>
                <w:t>N/A</w:t>
              </w:r>
            </w:ins>
          </w:p>
        </w:tc>
        <w:tc>
          <w:tcPr>
            <w:tcW w:w="3828" w:type="dxa"/>
          </w:tcPr>
          <w:p w14:paraId="782750DE" w14:textId="64D32A01" w:rsidR="00B52895" w:rsidRDefault="00B52895" w:rsidP="00B52895">
            <w:pPr>
              <w:spacing w:line="360" w:lineRule="auto"/>
              <w:jc w:val="both"/>
              <w:cnfStyle w:val="000000100000" w:firstRow="0" w:lastRow="0" w:firstColumn="0" w:lastColumn="0" w:oddVBand="0" w:evenVBand="0" w:oddHBand="1" w:evenHBand="0" w:firstRowFirstColumn="0" w:firstRowLastColumn="0" w:lastRowFirstColumn="0" w:lastRowLastColumn="0"/>
              <w:rPr>
                <w:ins w:id="4994" w:author="Dylan Van Aswegen" w:date="2024-07-11T09:42:00Z" w16du:dateUtc="2024-07-11T07:42:00Z"/>
                <w:rFonts w:ascii="Arial" w:hAnsi="Arial" w:cs="Arial"/>
                <w:sz w:val="20"/>
                <w:szCs w:val="20"/>
                <w:lang w:val="en-GB"/>
              </w:rPr>
            </w:pPr>
            <w:ins w:id="4995" w:author="Dylan Van Aswegen" w:date="2024-07-11T09:42:00Z" w16du:dateUtc="2024-07-11T07:42:00Z">
              <w:r>
                <w:rPr>
                  <w:rFonts w:ascii="Arial" w:hAnsi="Arial" w:cs="Arial"/>
                  <w:sz w:val="20"/>
                  <w:szCs w:val="20"/>
                  <w:lang w:val="en-GB"/>
                </w:rPr>
                <w:t xml:space="preserve">This button will be used to navigate back to the “My Home” page. Once clicked, the user will be navigated back to the “My Home” page. </w:t>
              </w:r>
            </w:ins>
          </w:p>
        </w:tc>
      </w:tr>
    </w:tbl>
    <w:p w14:paraId="1BFB3C3B" w14:textId="77777777" w:rsidR="00B215F5" w:rsidRPr="00B52895" w:rsidRDefault="00B215F5" w:rsidP="00B215F5">
      <w:pPr>
        <w:rPr>
          <w:ins w:id="4996" w:author="Dylan Van Aswegen" w:date="2024-07-11T09:27:00Z" w16du:dateUtc="2024-07-11T07:27:00Z"/>
          <w:lang w:val="en-GB"/>
          <w:rPrChange w:id="4997" w:author="Dylan Van Aswegen" w:date="2024-07-11T09:39:00Z" w16du:dateUtc="2024-07-11T07:39:00Z">
            <w:rPr>
              <w:ins w:id="4998" w:author="Dylan Van Aswegen" w:date="2024-07-11T09:27:00Z" w16du:dateUtc="2024-07-11T07:27:00Z"/>
            </w:rPr>
          </w:rPrChange>
        </w:rPr>
      </w:pPr>
    </w:p>
    <w:p w14:paraId="502F336C" w14:textId="28D32BA8" w:rsidR="00B52895" w:rsidRDefault="00B52895" w:rsidP="00B215F5">
      <w:pPr>
        <w:rPr>
          <w:ins w:id="4999" w:author="Dylan Van Aswegen" w:date="2024-07-11T09:47:00Z" w16du:dateUtc="2024-07-11T07:47:00Z"/>
        </w:rPr>
      </w:pPr>
      <w:ins w:id="5000" w:author="Dylan Van Aswegen" w:date="2024-07-11T09:46:00Z" w16du:dateUtc="2024-07-11T07:46:00Z">
        <w:r>
          <w:t xml:space="preserve">Below this, a table will display the user details for each member in the group. The table will consist of the following: </w:t>
        </w:r>
      </w:ins>
    </w:p>
    <w:tbl>
      <w:tblPr>
        <w:tblStyle w:val="GridTable4-Accent1"/>
        <w:tblW w:w="8222" w:type="dxa"/>
        <w:tblInd w:w="-714" w:type="dxa"/>
        <w:tblLook w:val="04A0" w:firstRow="1" w:lastRow="0" w:firstColumn="1" w:lastColumn="0" w:noHBand="0" w:noVBand="1"/>
      </w:tblPr>
      <w:tblGrid>
        <w:gridCol w:w="1550"/>
        <w:gridCol w:w="1264"/>
        <w:gridCol w:w="1673"/>
        <w:gridCol w:w="3735"/>
      </w:tblGrid>
      <w:tr w:rsidR="00B52895" w14:paraId="0F66F944" w14:textId="77777777" w:rsidTr="00B85F07">
        <w:trPr>
          <w:cnfStyle w:val="100000000000" w:firstRow="1" w:lastRow="0" w:firstColumn="0" w:lastColumn="0" w:oddVBand="0" w:evenVBand="0" w:oddHBand="0" w:evenHBand="0" w:firstRowFirstColumn="0" w:firstRowLastColumn="0" w:lastRowFirstColumn="0" w:lastRowLastColumn="0"/>
          <w:tblHeader/>
          <w:ins w:id="5001" w:author="Dylan Van Aswegen" w:date="2024-07-11T09:47:00Z"/>
        </w:trPr>
        <w:tc>
          <w:tcPr>
            <w:cnfStyle w:val="001000000000" w:firstRow="0" w:lastRow="0" w:firstColumn="1" w:lastColumn="0" w:oddVBand="0" w:evenVBand="0" w:oddHBand="0" w:evenHBand="0" w:firstRowFirstColumn="0" w:firstRowLastColumn="0" w:lastRowFirstColumn="0" w:lastRowLastColumn="0"/>
            <w:tcW w:w="1550" w:type="dxa"/>
            <w:shd w:val="clear" w:color="auto" w:fill="002060"/>
          </w:tcPr>
          <w:p w14:paraId="5923C8F7" w14:textId="77777777" w:rsidR="00B52895" w:rsidRDefault="00B52895" w:rsidP="00B85F07">
            <w:pPr>
              <w:spacing w:line="360" w:lineRule="auto"/>
              <w:jc w:val="both"/>
              <w:rPr>
                <w:ins w:id="5002" w:author="Dylan Van Aswegen" w:date="2024-07-11T09:47:00Z" w16du:dateUtc="2024-07-11T07:47:00Z"/>
                <w:rFonts w:ascii="Arial" w:hAnsi="Arial" w:cs="Arial"/>
                <w:sz w:val="20"/>
                <w:szCs w:val="20"/>
                <w:lang w:val="en-GB"/>
              </w:rPr>
            </w:pPr>
            <w:ins w:id="5003" w:author="Dylan Van Aswegen" w:date="2024-07-11T09:47:00Z" w16du:dateUtc="2024-07-11T07:47:00Z">
              <w:r>
                <w:rPr>
                  <w:rFonts w:ascii="Arial" w:hAnsi="Arial" w:cs="Arial"/>
                  <w:sz w:val="20"/>
                  <w:szCs w:val="20"/>
                  <w:lang w:val="en-GB"/>
                </w:rPr>
                <w:t>Column Name</w:t>
              </w:r>
            </w:ins>
          </w:p>
        </w:tc>
        <w:tc>
          <w:tcPr>
            <w:tcW w:w="1264" w:type="dxa"/>
            <w:shd w:val="clear" w:color="auto" w:fill="002060"/>
          </w:tcPr>
          <w:p w14:paraId="4CE18053" w14:textId="77777777" w:rsidR="00B52895" w:rsidRDefault="00B52895"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004" w:author="Dylan Van Aswegen" w:date="2024-07-11T09:47:00Z" w16du:dateUtc="2024-07-11T07:47:00Z"/>
                <w:rFonts w:ascii="Arial" w:hAnsi="Arial" w:cs="Arial"/>
                <w:sz w:val="20"/>
                <w:szCs w:val="20"/>
                <w:lang w:val="en-GB"/>
              </w:rPr>
            </w:pPr>
            <w:ins w:id="5005" w:author="Dylan Van Aswegen" w:date="2024-07-11T09:47:00Z" w16du:dateUtc="2024-07-11T07:47:00Z">
              <w:r>
                <w:rPr>
                  <w:rFonts w:ascii="Arial" w:hAnsi="Arial" w:cs="Arial"/>
                  <w:sz w:val="20"/>
                  <w:szCs w:val="20"/>
                  <w:lang w:val="en-GB"/>
                </w:rPr>
                <w:t>Column Type</w:t>
              </w:r>
            </w:ins>
          </w:p>
        </w:tc>
        <w:tc>
          <w:tcPr>
            <w:tcW w:w="1673" w:type="dxa"/>
            <w:shd w:val="clear" w:color="auto" w:fill="002060"/>
          </w:tcPr>
          <w:p w14:paraId="0204CCC5" w14:textId="77777777" w:rsidR="00B52895" w:rsidRDefault="00B52895"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006" w:author="Dylan Van Aswegen" w:date="2024-07-11T09:47:00Z" w16du:dateUtc="2024-07-11T07:47:00Z"/>
                <w:rFonts w:ascii="Arial" w:hAnsi="Arial" w:cs="Arial"/>
                <w:sz w:val="20"/>
                <w:szCs w:val="20"/>
                <w:lang w:val="en-GB"/>
              </w:rPr>
            </w:pPr>
            <w:ins w:id="5007" w:author="Dylan Van Aswegen" w:date="2024-07-11T09:47:00Z" w16du:dateUtc="2024-07-11T07:47:00Z">
              <w:r>
                <w:rPr>
                  <w:rFonts w:ascii="Arial" w:hAnsi="Arial" w:cs="Arial"/>
                  <w:sz w:val="20"/>
                  <w:szCs w:val="20"/>
                  <w:lang w:val="en-GB"/>
                </w:rPr>
                <w:t>Column Data Type</w:t>
              </w:r>
            </w:ins>
          </w:p>
        </w:tc>
        <w:tc>
          <w:tcPr>
            <w:tcW w:w="3735" w:type="dxa"/>
            <w:shd w:val="clear" w:color="auto" w:fill="002060"/>
          </w:tcPr>
          <w:p w14:paraId="0D30422A" w14:textId="77777777" w:rsidR="00B52895" w:rsidRDefault="00B52895"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008" w:author="Dylan Van Aswegen" w:date="2024-07-11T09:47:00Z" w16du:dateUtc="2024-07-11T07:47:00Z"/>
                <w:rFonts w:ascii="Arial" w:hAnsi="Arial" w:cs="Arial"/>
                <w:sz w:val="20"/>
                <w:szCs w:val="20"/>
                <w:lang w:val="en-GB"/>
              </w:rPr>
            </w:pPr>
            <w:ins w:id="5009" w:author="Dylan Van Aswegen" w:date="2024-07-11T09:47:00Z" w16du:dateUtc="2024-07-11T07:47:00Z">
              <w:r>
                <w:rPr>
                  <w:rFonts w:ascii="Arial" w:hAnsi="Arial" w:cs="Arial"/>
                  <w:sz w:val="20"/>
                  <w:szCs w:val="20"/>
                  <w:lang w:val="en-GB"/>
                </w:rPr>
                <w:t>Column Rules</w:t>
              </w:r>
            </w:ins>
          </w:p>
        </w:tc>
      </w:tr>
      <w:tr w:rsidR="00B52895" w14:paraId="1E8909BB" w14:textId="77777777" w:rsidTr="00B85F07">
        <w:trPr>
          <w:cnfStyle w:val="000000100000" w:firstRow="0" w:lastRow="0" w:firstColumn="0" w:lastColumn="0" w:oddVBand="0" w:evenVBand="0" w:oddHBand="1" w:evenHBand="0" w:firstRowFirstColumn="0" w:firstRowLastColumn="0" w:lastRowFirstColumn="0" w:lastRowLastColumn="0"/>
          <w:ins w:id="5010" w:author="Dylan Van Aswegen" w:date="2024-07-11T09:47:00Z"/>
        </w:trPr>
        <w:tc>
          <w:tcPr>
            <w:cnfStyle w:val="001000000000" w:firstRow="0" w:lastRow="0" w:firstColumn="1" w:lastColumn="0" w:oddVBand="0" w:evenVBand="0" w:oddHBand="0" w:evenHBand="0" w:firstRowFirstColumn="0" w:firstRowLastColumn="0" w:lastRowFirstColumn="0" w:lastRowLastColumn="0"/>
            <w:tcW w:w="1550" w:type="dxa"/>
          </w:tcPr>
          <w:p w14:paraId="7C754C0E" w14:textId="773EA6D1" w:rsidR="00B52895" w:rsidRDefault="00B52895" w:rsidP="00B85F07">
            <w:pPr>
              <w:spacing w:line="360" w:lineRule="auto"/>
              <w:jc w:val="both"/>
              <w:rPr>
                <w:ins w:id="5011" w:author="Dylan Van Aswegen" w:date="2024-07-11T09:47:00Z" w16du:dateUtc="2024-07-11T07:47:00Z"/>
                <w:rFonts w:ascii="Arial" w:hAnsi="Arial" w:cs="Arial"/>
                <w:sz w:val="20"/>
                <w:szCs w:val="20"/>
                <w:lang w:val="en-GB"/>
              </w:rPr>
            </w:pPr>
            <w:ins w:id="5012" w:author="Dylan Van Aswegen" w:date="2024-07-11T09:47:00Z" w16du:dateUtc="2024-07-11T07:47:00Z">
              <w:r>
                <w:rPr>
                  <w:rFonts w:ascii="Arial" w:hAnsi="Arial" w:cs="Arial"/>
                  <w:sz w:val="20"/>
                  <w:szCs w:val="20"/>
                  <w:lang w:val="en-GB"/>
                </w:rPr>
                <w:t xml:space="preserve">Name </w:t>
              </w:r>
            </w:ins>
          </w:p>
        </w:tc>
        <w:tc>
          <w:tcPr>
            <w:tcW w:w="1264" w:type="dxa"/>
          </w:tcPr>
          <w:p w14:paraId="3AF3A60A" w14:textId="0F1B876F" w:rsidR="00B52895" w:rsidRDefault="00B5289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013" w:author="Dylan Van Aswegen" w:date="2024-07-11T09:47:00Z" w16du:dateUtc="2024-07-11T07:47:00Z"/>
                <w:rFonts w:ascii="Arial" w:hAnsi="Arial" w:cs="Arial"/>
                <w:sz w:val="20"/>
                <w:szCs w:val="20"/>
                <w:lang w:val="en-GB"/>
              </w:rPr>
            </w:pPr>
            <w:ins w:id="5014" w:author="Dylan Van Aswegen" w:date="2024-07-11T09:47:00Z" w16du:dateUtc="2024-07-11T07:47:00Z">
              <w:r>
                <w:rPr>
                  <w:rFonts w:ascii="Arial" w:hAnsi="Arial" w:cs="Arial"/>
                  <w:sz w:val="20"/>
                  <w:szCs w:val="20"/>
                  <w:lang w:val="en-GB"/>
                </w:rPr>
                <w:t xml:space="preserve"> </w:t>
              </w:r>
            </w:ins>
            <w:ins w:id="5015" w:author="Dylan Van Aswegen" w:date="2024-07-11T09:48:00Z" w16du:dateUtc="2024-07-11T07:48:00Z">
              <w:r w:rsidR="00CF79D2">
                <w:rPr>
                  <w:rFonts w:ascii="Arial" w:hAnsi="Arial" w:cs="Arial"/>
                  <w:sz w:val="20"/>
                  <w:szCs w:val="20"/>
                  <w:lang w:val="en-GB"/>
                </w:rPr>
                <w:t xml:space="preserve">Text Field </w:t>
              </w:r>
            </w:ins>
          </w:p>
        </w:tc>
        <w:tc>
          <w:tcPr>
            <w:tcW w:w="1673" w:type="dxa"/>
          </w:tcPr>
          <w:p w14:paraId="3035B3E9" w14:textId="4D4986C6" w:rsidR="00B52895" w:rsidRDefault="00CF79D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016" w:author="Dylan Van Aswegen" w:date="2024-07-11T09:47:00Z" w16du:dateUtc="2024-07-11T07:47:00Z"/>
                <w:rFonts w:ascii="Arial" w:hAnsi="Arial" w:cs="Arial"/>
                <w:sz w:val="20"/>
                <w:szCs w:val="20"/>
                <w:lang w:val="en-GB"/>
              </w:rPr>
            </w:pPr>
            <w:ins w:id="5017" w:author="Dylan Van Aswegen" w:date="2024-07-11T09:48:00Z" w16du:dateUtc="2024-07-11T07:48:00Z">
              <w:r>
                <w:rPr>
                  <w:rFonts w:ascii="Arial" w:hAnsi="Arial" w:cs="Arial"/>
                  <w:sz w:val="20"/>
                  <w:szCs w:val="20"/>
                  <w:lang w:val="en-GB"/>
                </w:rPr>
                <w:t>String</w:t>
              </w:r>
            </w:ins>
            <w:ins w:id="5018" w:author="Dylan Van Aswegen" w:date="2024-07-11T09:47:00Z" w16du:dateUtc="2024-07-11T07:47:00Z">
              <w:r w:rsidR="00B52895">
                <w:rPr>
                  <w:rFonts w:ascii="Arial" w:hAnsi="Arial" w:cs="Arial"/>
                  <w:sz w:val="20"/>
                  <w:szCs w:val="20"/>
                  <w:lang w:val="en-GB"/>
                </w:rPr>
                <w:t xml:space="preserve"> </w:t>
              </w:r>
            </w:ins>
          </w:p>
        </w:tc>
        <w:tc>
          <w:tcPr>
            <w:tcW w:w="3735" w:type="dxa"/>
          </w:tcPr>
          <w:p w14:paraId="1743C92A" w14:textId="49819405" w:rsidR="00B52895" w:rsidRDefault="00CF79D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019" w:author="Dylan Van Aswegen" w:date="2024-07-11T09:47:00Z" w16du:dateUtc="2024-07-11T07:47:00Z"/>
                <w:rFonts w:ascii="Arial" w:hAnsi="Arial" w:cs="Arial"/>
                <w:sz w:val="20"/>
                <w:szCs w:val="20"/>
                <w:lang w:val="en-GB"/>
              </w:rPr>
            </w:pPr>
            <w:ins w:id="5020" w:author="Dylan Van Aswegen" w:date="2024-07-11T09:48:00Z" w16du:dateUtc="2024-07-11T07:48:00Z">
              <w:r>
                <w:rPr>
                  <w:rFonts w:ascii="Arial" w:hAnsi="Arial" w:cs="Arial"/>
                  <w:sz w:val="20"/>
                  <w:szCs w:val="20"/>
                  <w:lang w:val="en-GB"/>
                </w:rPr>
                <w:t>This col</w:t>
              </w:r>
            </w:ins>
            <w:ins w:id="5021" w:author="Dylan Van Aswegen" w:date="2024-07-11T09:49:00Z" w16du:dateUtc="2024-07-11T07:49:00Z">
              <w:r>
                <w:rPr>
                  <w:rFonts w:ascii="Arial" w:hAnsi="Arial" w:cs="Arial"/>
                  <w:sz w:val="20"/>
                  <w:szCs w:val="20"/>
                  <w:lang w:val="en-GB"/>
                </w:rPr>
                <w:t xml:space="preserve">umn will be populated with the first name and last name of the group member. </w:t>
              </w:r>
            </w:ins>
          </w:p>
        </w:tc>
      </w:tr>
      <w:tr w:rsidR="00CF79D2" w14:paraId="04B5E280" w14:textId="77777777" w:rsidTr="00B85F07">
        <w:trPr>
          <w:ins w:id="5022" w:author="Dylan Van Aswegen" w:date="2024-07-11T09:47:00Z"/>
        </w:trPr>
        <w:tc>
          <w:tcPr>
            <w:cnfStyle w:val="001000000000" w:firstRow="0" w:lastRow="0" w:firstColumn="1" w:lastColumn="0" w:oddVBand="0" w:evenVBand="0" w:oddHBand="0" w:evenHBand="0" w:firstRowFirstColumn="0" w:firstRowLastColumn="0" w:lastRowFirstColumn="0" w:lastRowLastColumn="0"/>
            <w:tcW w:w="1550" w:type="dxa"/>
          </w:tcPr>
          <w:p w14:paraId="0F2D438D" w14:textId="175E191C" w:rsidR="00CF79D2" w:rsidRDefault="00CF79D2" w:rsidP="00CF79D2">
            <w:pPr>
              <w:spacing w:line="360" w:lineRule="auto"/>
              <w:jc w:val="both"/>
              <w:rPr>
                <w:ins w:id="5023" w:author="Dylan Van Aswegen" w:date="2024-07-11T09:47:00Z" w16du:dateUtc="2024-07-11T07:47:00Z"/>
                <w:rFonts w:ascii="Arial" w:hAnsi="Arial" w:cs="Arial"/>
                <w:sz w:val="20"/>
                <w:szCs w:val="20"/>
                <w:lang w:val="en-GB"/>
              </w:rPr>
            </w:pPr>
            <w:ins w:id="5024" w:author="Dylan Van Aswegen" w:date="2024-07-11T09:47:00Z" w16du:dateUtc="2024-07-11T07:47:00Z">
              <w:r>
                <w:rPr>
                  <w:rFonts w:ascii="Arial" w:hAnsi="Arial" w:cs="Arial"/>
                  <w:sz w:val="20"/>
                  <w:szCs w:val="20"/>
                  <w:lang w:val="en-GB"/>
                </w:rPr>
                <w:t>Email Address</w:t>
              </w:r>
            </w:ins>
          </w:p>
        </w:tc>
        <w:tc>
          <w:tcPr>
            <w:tcW w:w="1264" w:type="dxa"/>
          </w:tcPr>
          <w:p w14:paraId="568539C9" w14:textId="5E5E3FC0" w:rsidR="00CF79D2" w:rsidRDefault="00CF79D2" w:rsidP="00CF79D2">
            <w:pPr>
              <w:spacing w:line="360" w:lineRule="auto"/>
              <w:jc w:val="both"/>
              <w:cnfStyle w:val="000000000000" w:firstRow="0" w:lastRow="0" w:firstColumn="0" w:lastColumn="0" w:oddVBand="0" w:evenVBand="0" w:oddHBand="0" w:evenHBand="0" w:firstRowFirstColumn="0" w:firstRowLastColumn="0" w:lastRowFirstColumn="0" w:lastRowLastColumn="0"/>
              <w:rPr>
                <w:ins w:id="5025" w:author="Dylan Van Aswegen" w:date="2024-07-11T09:47:00Z" w16du:dateUtc="2024-07-11T07:47:00Z"/>
                <w:rFonts w:ascii="Arial" w:hAnsi="Arial" w:cs="Arial"/>
                <w:sz w:val="20"/>
                <w:szCs w:val="20"/>
                <w:lang w:val="en-GB"/>
              </w:rPr>
            </w:pPr>
            <w:ins w:id="5026" w:author="Dylan Van Aswegen" w:date="2024-07-11T09:48:00Z" w16du:dateUtc="2024-07-11T07:48:00Z">
              <w:r>
                <w:rPr>
                  <w:rFonts w:ascii="Arial" w:hAnsi="Arial" w:cs="Arial"/>
                  <w:sz w:val="20"/>
                  <w:szCs w:val="20"/>
                  <w:lang w:val="en-GB"/>
                </w:rPr>
                <w:t xml:space="preserve"> Text Field </w:t>
              </w:r>
            </w:ins>
          </w:p>
        </w:tc>
        <w:tc>
          <w:tcPr>
            <w:tcW w:w="1673" w:type="dxa"/>
          </w:tcPr>
          <w:p w14:paraId="5006B6E3" w14:textId="60C0A0A2" w:rsidR="00CF79D2" w:rsidRDefault="00CF79D2" w:rsidP="00CF79D2">
            <w:pPr>
              <w:spacing w:line="360" w:lineRule="auto"/>
              <w:jc w:val="both"/>
              <w:cnfStyle w:val="000000000000" w:firstRow="0" w:lastRow="0" w:firstColumn="0" w:lastColumn="0" w:oddVBand="0" w:evenVBand="0" w:oddHBand="0" w:evenHBand="0" w:firstRowFirstColumn="0" w:firstRowLastColumn="0" w:lastRowFirstColumn="0" w:lastRowLastColumn="0"/>
              <w:rPr>
                <w:ins w:id="5027" w:author="Dylan Van Aswegen" w:date="2024-07-11T09:47:00Z" w16du:dateUtc="2024-07-11T07:47:00Z"/>
                <w:rFonts w:ascii="Arial" w:hAnsi="Arial" w:cs="Arial"/>
                <w:sz w:val="20"/>
                <w:szCs w:val="20"/>
                <w:lang w:val="en-GB"/>
              </w:rPr>
            </w:pPr>
            <w:ins w:id="5028" w:author="Dylan Van Aswegen" w:date="2024-07-11T09:48:00Z" w16du:dateUtc="2024-07-11T07:48:00Z">
              <w:r>
                <w:rPr>
                  <w:rFonts w:ascii="Arial" w:hAnsi="Arial" w:cs="Arial"/>
                  <w:sz w:val="20"/>
                  <w:szCs w:val="20"/>
                  <w:lang w:val="en-GB"/>
                </w:rPr>
                <w:t xml:space="preserve">String </w:t>
              </w:r>
            </w:ins>
          </w:p>
        </w:tc>
        <w:tc>
          <w:tcPr>
            <w:tcW w:w="3735" w:type="dxa"/>
          </w:tcPr>
          <w:p w14:paraId="2CA302F9" w14:textId="58AAB52E" w:rsidR="00CF79D2" w:rsidRDefault="00CF79D2" w:rsidP="00CF79D2">
            <w:pPr>
              <w:spacing w:line="360" w:lineRule="auto"/>
              <w:jc w:val="both"/>
              <w:cnfStyle w:val="000000000000" w:firstRow="0" w:lastRow="0" w:firstColumn="0" w:lastColumn="0" w:oddVBand="0" w:evenVBand="0" w:oddHBand="0" w:evenHBand="0" w:firstRowFirstColumn="0" w:firstRowLastColumn="0" w:lastRowFirstColumn="0" w:lastRowLastColumn="0"/>
              <w:rPr>
                <w:ins w:id="5029" w:author="Dylan Van Aswegen" w:date="2024-07-11T09:47:00Z" w16du:dateUtc="2024-07-11T07:47:00Z"/>
                <w:rFonts w:ascii="Arial" w:hAnsi="Arial" w:cs="Arial"/>
                <w:sz w:val="20"/>
                <w:szCs w:val="20"/>
                <w:lang w:val="en-GB"/>
              </w:rPr>
            </w:pPr>
            <w:ins w:id="5030" w:author="Dylan Van Aswegen" w:date="2024-07-11T09:49:00Z" w16du:dateUtc="2024-07-11T07:49:00Z">
              <w:r>
                <w:rPr>
                  <w:rFonts w:ascii="Arial" w:hAnsi="Arial" w:cs="Arial"/>
                  <w:sz w:val="20"/>
                  <w:szCs w:val="20"/>
                  <w:lang w:val="en-GB"/>
                </w:rPr>
                <w:t xml:space="preserve">This column will be populated with the email address of the group member if one was provided. </w:t>
              </w:r>
            </w:ins>
          </w:p>
        </w:tc>
      </w:tr>
      <w:tr w:rsidR="00CF79D2" w14:paraId="1EDB991B" w14:textId="77777777" w:rsidTr="00B85F07">
        <w:trPr>
          <w:cnfStyle w:val="000000100000" w:firstRow="0" w:lastRow="0" w:firstColumn="0" w:lastColumn="0" w:oddVBand="0" w:evenVBand="0" w:oddHBand="1" w:evenHBand="0" w:firstRowFirstColumn="0" w:firstRowLastColumn="0" w:lastRowFirstColumn="0" w:lastRowLastColumn="0"/>
          <w:ins w:id="5031" w:author="Dylan Van Aswegen" w:date="2024-07-11T09:47:00Z"/>
        </w:trPr>
        <w:tc>
          <w:tcPr>
            <w:cnfStyle w:val="001000000000" w:firstRow="0" w:lastRow="0" w:firstColumn="1" w:lastColumn="0" w:oddVBand="0" w:evenVBand="0" w:oddHBand="0" w:evenHBand="0" w:firstRowFirstColumn="0" w:firstRowLastColumn="0" w:lastRowFirstColumn="0" w:lastRowLastColumn="0"/>
            <w:tcW w:w="1550" w:type="dxa"/>
          </w:tcPr>
          <w:p w14:paraId="40859181" w14:textId="4E22E1FB" w:rsidR="00CF79D2" w:rsidRDefault="00CF79D2" w:rsidP="00CF79D2">
            <w:pPr>
              <w:spacing w:line="360" w:lineRule="auto"/>
              <w:jc w:val="both"/>
              <w:rPr>
                <w:ins w:id="5032" w:author="Dylan Van Aswegen" w:date="2024-07-11T09:47:00Z" w16du:dateUtc="2024-07-11T07:47:00Z"/>
                <w:rFonts w:ascii="Arial" w:hAnsi="Arial" w:cs="Arial"/>
                <w:sz w:val="20"/>
                <w:szCs w:val="20"/>
                <w:lang w:val="en-GB"/>
              </w:rPr>
            </w:pPr>
            <w:ins w:id="5033" w:author="Dylan Van Aswegen" w:date="2024-07-11T09:47:00Z" w16du:dateUtc="2024-07-11T07:47:00Z">
              <w:r>
                <w:rPr>
                  <w:rFonts w:ascii="Arial" w:hAnsi="Arial" w:cs="Arial"/>
                  <w:sz w:val="20"/>
                  <w:szCs w:val="20"/>
                  <w:lang w:val="en-GB"/>
                </w:rPr>
                <w:t xml:space="preserve">Group Administrator </w:t>
              </w:r>
            </w:ins>
          </w:p>
        </w:tc>
        <w:tc>
          <w:tcPr>
            <w:tcW w:w="1264" w:type="dxa"/>
          </w:tcPr>
          <w:p w14:paraId="5F2BCB11" w14:textId="4C76E23E" w:rsidR="00CF79D2" w:rsidRDefault="00CF79D2" w:rsidP="00CF79D2">
            <w:pPr>
              <w:spacing w:line="360" w:lineRule="auto"/>
              <w:jc w:val="both"/>
              <w:cnfStyle w:val="000000100000" w:firstRow="0" w:lastRow="0" w:firstColumn="0" w:lastColumn="0" w:oddVBand="0" w:evenVBand="0" w:oddHBand="1" w:evenHBand="0" w:firstRowFirstColumn="0" w:firstRowLastColumn="0" w:lastRowFirstColumn="0" w:lastRowLastColumn="0"/>
              <w:rPr>
                <w:ins w:id="5034" w:author="Dylan Van Aswegen" w:date="2024-07-11T09:47:00Z" w16du:dateUtc="2024-07-11T07:47:00Z"/>
                <w:rFonts w:ascii="Arial" w:hAnsi="Arial" w:cs="Arial"/>
                <w:sz w:val="20"/>
                <w:szCs w:val="20"/>
                <w:lang w:val="en-GB"/>
              </w:rPr>
            </w:pPr>
            <w:ins w:id="5035" w:author="Dylan Van Aswegen" w:date="2024-07-11T09:48:00Z" w16du:dateUtc="2024-07-11T07:48:00Z">
              <w:r>
                <w:rPr>
                  <w:rFonts w:ascii="Arial" w:hAnsi="Arial" w:cs="Arial"/>
                  <w:sz w:val="20"/>
                  <w:szCs w:val="20"/>
                  <w:lang w:val="en-GB"/>
                </w:rPr>
                <w:t xml:space="preserve"> Text Field </w:t>
              </w:r>
            </w:ins>
          </w:p>
        </w:tc>
        <w:tc>
          <w:tcPr>
            <w:tcW w:w="1673" w:type="dxa"/>
          </w:tcPr>
          <w:p w14:paraId="2E1A36C6" w14:textId="07D24017" w:rsidR="00CF79D2" w:rsidRDefault="00CF79D2" w:rsidP="00CF79D2">
            <w:pPr>
              <w:spacing w:line="360" w:lineRule="auto"/>
              <w:jc w:val="both"/>
              <w:cnfStyle w:val="000000100000" w:firstRow="0" w:lastRow="0" w:firstColumn="0" w:lastColumn="0" w:oddVBand="0" w:evenVBand="0" w:oddHBand="1" w:evenHBand="0" w:firstRowFirstColumn="0" w:firstRowLastColumn="0" w:lastRowFirstColumn="0" w:lastRowLastColumn="0"/>
              <w:rPr>
                <w:ins w:id="5036" w:author="Dylan Van Aswegen" w:date="2024-07-11T09:47:00Z" w16du:dateUtc="2024-07-11T07:47:00Z"/>
                <w:rFonts w:ascii="Arial" w:hAnsi="Arial" w:cs="Arial"/>
                <w:sz w:val="20"/>
                <w:szCs w:val="20"/>
                <w:lang w:val="en-GB"/>
              </w:rPr>
            </w:pPr>
            <w:ins w:id="5037" w:author="Dylan Van Aswegen" w:date="2024-07-11T09:48:00Z" w16du:dateUtc="2024-07-11T07:48:00Z">
              <w:r>
                <w:rPr>
                  <w:rFonts w:ascii="Arial" w:hAnsi="Arial" w:cs="Arial"/>
                  <w:sz w:val="20"/>
                  <w:szCs w:val="20"/>
                  <w:lang w:val="en-GB"/>
                </w:rPr>
                <w:t xml:space="preserve">String </w:t>
              </w:r>
            </w:ins>
          </w:p>
        </w:tc>
        <w:tc>
          <w:tcPr>
            <w:tcW w:w="3735" w:type="dxa"/>
          </w:tcPr>
          <w:p w14:paraId="3EB41D7A" w14:textId="2133FD5D" w:rsidR="00CF79D2" w:rsidRDefault="00CF79D2" w:rsidP="00CF79D2">
            <w:pPr>
              <w:spacing w:line="360" w:lineRule="auto"/>
              <w:jc w:val="both"/>
              <w:cnfStyle w:val="000000100000" w:firstRow="0" w:lastRow="0" w:firstColumn="0" w:lastColumn="0" w:oddVBand="0" w:evenVBand="0" w:oddHBand="1" w:evenHBand="0" w:firstRowFirstColumn="0" w:firstRowLastColumn="0" w:lastRowFirstColumn="0" w:lastRowLastColumn="0"/>
              <w:rPr>
                <w:ins w:id="5038" w:author="Dylan Van Aswegen" w:date="2024-07-11T09:47:00Z" w16du:dateUtc="2024-07-11T07:47:00Z"/>
                <w:rFonts w:ascii="Arial" w:hAnsi="Arial" w:cs="Arial"/>
                <w:sz w:val="20"/>
                <w:szCs w:val="20"/>
                <w:lang w:val="en-GB"/>
              </w:rPr>
            </w:pPr>
            <w:ins w:id="5039" w:author="Dylan Van Aswegen" w:date="2024-07-11T09:49:00Z" w16du:dateUtc="2024-07-11T07:49:00Z">
              <w:r>
                <w:rPr>
                  <w:rFonts w:ascii="Arial" w:hAnsi="Arial" w:cs="Arial"/>
                  <w:sz w:val="20"/>
                  <w:szCs w:val="20"/>
                  <w:lang w:val="en-GB"/>
                </w:rPr>
                <w:t xml:space="preserve">This column will contain a </w:t>
              </w:r>
              <w:r w:rsidR="008348CF">
                <w:rPr>
                  <w:rFonts w:ascii="Arial" w:hAnsi="Arial" w:cs="Arial"/>
                  <w:sz w:val="20"/>
                  <w:szCs w:val="20"/>
                  <w:lang w:val="en-GB"/>
                </w:rPr>
                <w:t>“Yes” if the member is a</w:t>
              </w:r>
            </w:ins>
            <w:ins w:id="5040" w:author="Dylan Van Aswegen" w:date="2024-07-11T09:50:00Z" w16du:dateUtc="2024-07-11T07:50:00Z">
              <w:r w:rsidR="008348CF">
                <w:rPr>
                  <w:rFonts w:ascii="Arial" w:hAnsi="Arial" w:cs="Arial"/>
                  <w:sz w:val="20"/>
                  <w:szCs w:val="20"/>
                  <w:lang w:val="en-GB"/>
                </w:rPr>
                <w:t>n</w:t>
              </w:r>
            </w:ins>
            <w:ins w:id="5041" w:author="Dylan Van Aswegen" w:date="2024-07-11T09:49:00Z" w16du:dateUtc="2024-07-11T07:49:00Z">
              <w:r w:rsidR="008348CF">
                <w:rPr>
                  <w:rFonts w:ascii="Arial" w:hAnsi="Arial" w:cs="Arial"/>
                  <w:sz w:val="20"/>
                  <w:szCs w:val="20"/>
                  <w:lang w:val="en-GB"/>
                </w:rPr>
                <w:t xml:space="preserve"> administrator </w:t>
              </w:r>
            </w:ins>
            <w:ins w:id="5042" w:author="Dylan Van Aswegen" w:date="2024-07-11T09:50:00Z" w16du:dateUtc="2024-07-11T07:50:00Z">
              <w:r w:rsidR="008348CF">
                <w:rPr>
                  <w:rFonts w:ascii="Arial" w:hAnsi="Arial" w:cs="Arial"/>
                  <w:sz w:val="20"/>
                  <w:szCs w:val="20"/>
                  <w:lang w:val="en-GB"/>
                </w:rPr>
                <w:t xml:space="preserve">of the group and a “No” if the member is not an administrator. </w:t>
              </w:r>
            </w:ins>
          </w:p>
        </w:tc>
      </w:tr>
      <w:tr w:rsidR="00CF79D2" w14:paraId="608589DA" w14:textId="77777777" w:rsidTr="00B85F07">
        <w:trPr>
          <w:ins w:id="5043" w:author="Dylan Van Aswegen" w:date="2024-07-11T09:47:00Z"/>
        </w:trPr>
        <w:tc>
          <w:tcPr>
            <w:cnfStyle w:val="001000000000" w:firstRow="0" w:lastRow="0" w:firstColumn="1" w:lastColumn="0" w:oddVBand="0" w:evenVBand="0" w:oddHBand="0" w:evenHBand="0" w:firstRowFirstColumn="0" w:firstRowLastColumn="0" w:lastRowFirstColumn="0" w:lastRowLastColumn="0"/>
            <w:tcW w:w="1550" w:type="dxa"/>
          </w:tcPr>
          <w:p w14:paraId="68D186D8" w14:textId="40DE278E" w:rsidR="00CF79D2" w:rsidRDefault="00CF79D2" w:rsidP="00CF79D2">
            <w:pPr>
              <w:spacing w:line="360" w:lineRule="auto"/>
              <w:jc w:val="both"/>
              <w:rPr>
                <w:ins w:id="5044" w:author="Dylan Van Aswegen" w:date="2024-07-11T09:47:00Z" w16du:dateUtc="2024-07-11T07:47:00Z"/>
                <w:rFonts w:ascii="Arial" w:hAnsi="Arial" w:cs="Arial"/>
                <w:sz w:val="20"/>
                <w:szCs w:val="20"/>
                <w:lang w:val="en-GB"/>
              </w:rPr>
            </w:pPr>
            <w:ins w:id="5045" w:author="Dylan Van Aswegen" w:date="2024-07-11T09:48:00Z" w16du:dateUtc="2024-07-11T07:48:00Z">
              <w:r>
                <w:rPr>
                  <w:rFonts w:ascii="Arial" w:hAnsi="Arial" w:cs="Arial"/>
                  <w:sz w:val="20"/>
                  <w:szCs w:val="20"/>
                  <w:lang w:val="en-GB"/>
                </w:rPr>
                <w:t>Group Email Contact</w:t>
              </w:r>
            </w:ins>
          </w:p>
        </w:tc>
        <w:tc>
          <w:tcPr>
            <w:tcW w:w="1264" w:type="dxa"/>
          </w:tcPr>
          <w:p w14:paraId="492EEEB3" w14:textId="7886A7F3" w:rsidR="00CF79D2" w:rsidRDefault="00CF79D2" w:rsidP="00CF79D2">
            <w:pPr>
              <w:spacing w:line="360" w:lineRule="auto"/>
              <w:jc w:val="both"/>
              <w:cnfStyle w:val="000000000000" w:firstRow="0" w:lastRow="0" w:firstColumn="0" w:lastColumn="0" w:oddVBand="0" w:evenVBand="0" w:oddHBand="0" w:evenHBand="0" w:firstRowFirstColumn="0" w:firstRowLastColumn="0" w:lastRowFirstColumn="0" w:lastRowLastColumn="0"/>
              <w:rPr>
                <w:ins w:id="5046" w:author="Dylan Van Aswegen" w:date="2024-07-11T09:47:00Z" w16du:dateUtc="2024-07-11T07:47:00Z"/>
                <w:rFonts w:ascii="Arial" w:hAnsi="Arial" w:cs="Arial"/>
                <w:sz w:val="20"/>
                <w:szCs w:val="20"/>
                <w:lang w:val="en-GB"/>
              </w:rPr>
            </w:pPr>
            <w:ins w:id="5047" w:author="Dylan Van Aswegen" w:date="2024-07-11T09:48:00Z" w16du:dateUtc="2024-07-11T07:48:00Z">
              <w:r>
                <w:rPr>
                  <w:rFonts w:ascii="Arial" w:hAnsi="Arial" w:cs="Arial"/>
                  <w:sz w:val="20"/>
                  <w:szCs w:val="20"/>
                  <w:lang w:val="en-GB"/>
                </w:rPr>
                <w:t xml:space="preserve"> Text Field </w:t>
              </w:r>
            </w:ins>
          </w:p>
        </w:tc>
        <w:tc>
          <w:tcPr>
            <w:tcW w:w="1673" w:type="dxa"/>
          </w:tcPr>
          <w:p w14:paraId="288827E3" w14:textId="60E60E6F" w:rsidR="00CF79D2" w:rsidRDefault="00CF79D2" w:rsidP="00CF79D2">
            <w:pPr>
              <w:spacing w:line="360" w:lineRule="auto"/>
              <w:jc w:val="both"/>
              <w:cnfStyle w:val="000000000000" w:firstRow="0" w:lastRow="0" w:firstColumn="0" w:lastColumn="0" w:oddVBand="0" w:evenVBand="0" w:oddHBand="0" w:evenHBand="0" w:firstRowFirstColumn="0" w:firstRowLastColumn="0" w:lastRowFirstColumn="0" w:lastRowLastColumn="0"/>
              <w:rPr>
                <w:ins w:id="5048" w:author="Dylan Van Aswegen" w:date="2024-07-11T09:47:00Z" w16du:dateUtc="2024-07-11T07:47:00Z"/>
                <w:rFonts w:ascii="Arial" w:hAnsi="Arial" w:cs="Arial"/>
                <w:sz w:val="20"/>
                <w:szCs w:val="20"/>
                <w:lang w:val="en-GB"/>
              </w:rPr>
            </w:pPr>
            <w:ins w:id="5049" w:author="Dylan Van Aswegen" w:date="2024-07-11T09:48:00Z" w16du:dateUtc="2024-07-11T07:48:00Z">
              <w:r>
                <w:rPr>
                  <w:rFonts w:ascii="Arial" w:hAnsi="Arial" w:cs="Arial"/>
                  <w:sz w:val="20"/>
                  <w:szCs w:val="20"/>
                  <w:lang w:val="en-GB"/>
                </w:rPr>
                <w:t xml:space="preserve">String </w:t>
              </w:r>
            </w:ins>
          </w:p>
        </w:tc>
        <w:tc>
          <w:tcPr>
            <w:tcW w:w="3735" w:type="dxa"/>
          </w:tcPr>
          <w:p w14:paraId="0A6F07A9" w14:textId="5E87CDEB" w:rsidR="00CF79D2" w:rsidRDefault="008348CF" w:rsidP="00CF79D2">
            <w:pPr>
              <w:spacing w:line="360" w:lineRule="auto"/>
              <w:jc w:val="both"/>
              <w:cnfStyle w:val="000000000000" w:firstRow="0" w:lastRow="0" w:firstColumn="0" w:lastColumn="0" w:oddVBand="0" w:evenVBand="0" w:oddHBand="0" w:evenHBand="0" w:firstRowFirstColumn="0" w:firstRowLastColumn="0" w:lastRowFirstColumn="0" w:lastRowLastColumn="0"/>
              <w:rPr>
                <w:ins w:id="5050" w:author="Dylan Van Aswegen" w:date="2024-07-11T09:47:00Z" w16du:dateUtc="2024-07-11T07:47:00Z"/>
                <w:rFonts w:ascii="Arial" w:hAnsi="Arial" w:cs="Arial"/>
                <w:sz w:val="20"/>
                <w:szCs w:val="20"/>
                <w:lang w:val="en-GB"/>
              </w:rPr>
            </w:pPr>
            <w:ins w:id="5051" w:author="Dylan Van Aswegen" w:date="2024-07-11T09:50:00Z" w16du:dateUtc="2024-07-11T07:50:00Z">
              <w:r>
                <w:rPr>
                  <w:rFonts w:ascii="Arial" w:hAnsi="Arial" w:cs="Arial"/>
                  <w:sz w:val="20"/>
                  <w:szCs w:val="20"/>
                  <w:lang w:val="en-GB"/>
                </w:rPr>
                <w:t xml:space="preserve">This column will contain a “Yes” if the member an email contact of the group and a “No” if the member is not an </w:t>
              </w:r>
            </w:ins>
            <w:ins w:id="5052" w:author="Dylan Van Aswegen" w:date="2024-07-11T09:51:00Z" w16du:dateUtc="2024-07-11T07:51:00Z">
              <w:r>
                <w:rPr>
                  <w:rFonts w:ascii="Arial" w:hAnsi="Arial" w:cs="Arial"/>
                  <w:sz w:val="20"/>
                  <w:szCs w:val="20"/>
                  <w:lang w:val="en-GB"/>
                </w:rPr>
                <w:t>email contact of the group</w:t>
              </w:r>
            </w:ins>
            <w:ins w:id="5053" w:author="Dylan Van Aswegen" w:date="2024-07-11T09:50:00Z" w16du:dateUtc="2024-07-11T07:50:00Z">
              <w:r>
                <w:rPr>
                  <w:rFonts w:ascii="Arial" w:hAnsi="Arial" w:cs="Arial"/>
                  <w:sz w:val="20"/>
                  <w:szCs w:val="20"/>
                  <w:lang w:val="en-GB"/>
                </w:rPr>
                <w:t>.</w:t>
              </w:r>
            </w:ins>
          </w:p>
        </w:tc>
      </w:tr>
      <w:tr w:rsidR="00CF79D2" w14:paraId="48178B4E" w14:textId="77777777" w:rsidTr="00B85F07">
        <w:trPr>
          <w:cnfStyle w:val="000000100000" w:firstRow="0" w:lastRow="0" w:firstColumn="0" w:lastColumn="0" w:oddVBand="0" w:evenVBand="0" w:oddHBand="1" w:evenHBand="0" w:firstRowFirstColumn="0" w:firstRowLastColumn="0" w:lastRowFirstColumn="0" w:lastRowLastColumn="0"/>
          <w:ins w:id="5054" w:author="Dylan Van Aswegen" w:date="2024-07-11T09:48:00Z"/>
        </w:trPr>
        <w:tc>
          <w:tcPr>
            <w:cnfStyle w:val="001000000000" w:firstRow="0" w:lastRow="0" w:firstColumn="1" w:lastColumn="0" w:oddVBand="0" w:evenVBand="0" w:oddHBand="0" w:evenHBand="0" w:firstRowFirstColumn="0" w:firstRowLastColumn="0" w:lastRowFirstColumn="0" w:lastRowLastColumn="0"/>
            <w:tcW w:w="1550" w:type="dxa"/>
          </w:tcPr>
          <w:p w14:paraId="7905FD04" w14:textId="09FF6395" w:rsidR="00CF79D2" w:rsidRDefault="00CF79D2" w:rsidP="00CF79D2">
            <w:pPr>
              <w:spacing w:line="360" w:lineRule="auto"/>
              <w:jc w:val="both"/>
              <w:rPr>
                <w:ins w:id="5055" w:author="Dylan Van Aswegen" w:date="2024-07-11T09:48:00Z" w16du:dateUtc="2024-07-11T07:48:00Z"/>
                <w:rFonts w:ascii="Arial" w:hAnsi="Arial" w:cs="Arial"/>
                <w:sz w:val="20"/>
                <w:szCs w:val="20"/>
                <w:lang w:val="en-GB"/>
              </w:rPr>
            </w:pPr>
            <w:ins w:id="5056" w:author="Dylan Van Aswegen" w:date="2024-07-11T09:48:00Z" w16du:dateUtc="2024-07-11T07:48:00Z">
              <w:r>
                <w:rPr>
                  <w:rFonts w:ascii="Arial" w:hAnsi="Arial" w:cs="Arial"/>
                  <w:sz w:val="20"/>
                  <w:szCs w:val="20"/>
                  <w:lang w:val="en-GB"/>
                </w:rPr>
                <w:t xml:space="preserve">Actions </w:t>
              </w:r>
            </w:ins>
          </w:p>
        </w:tc>
        <w:tc>
          <w:tcPr>
            <w:tcW w:w="1264" w:type="dxa"/>
          </w:tcPr>
          <w:p w14:paraId="75C8741E" w14:textId="51647AA0" w:rsidR="00CF79D2" w:rsidRDefault="00CF79D2" w:rsidP="00CF79D2">
            <w:pPr>
              <w:spacing w:line="360" w:lineRule="auto"/>
              <w:jc w:val="both"/>
              <w:cnfStyle w:val="000000100000" w:firstRow="0" w:lastRow="0" w:firstColumn="0" w:lastColumn="0" w:oddVBand="0" w:evenVBand="0" w:oddHBand="1" w:evenHBand="0" w:firstRowFirstColumn="0" w:firstRowLastColumn="0" w:lastRowFirstColumn="0" w:lastRowLastColumn="0"/>
              <w:rPr>
                <w:ins w:id="5057" w:author="Dylan Van Aswegen" w:date="2024-07-11T09:48:00Z" w16du:dateUtc="2024-07-11T07:48:00Z"/>
                <w:rFonts w:ascii="Arial" w:hAnsi="Arial" w:cs="Arial"/>
                <w:sz w:val="20"/>
                <w:szCs w:val="20"/>
                <w:lang w:val="en-GB"/>
              </w:rPr>
            </w:pPr>
            <w:ins w:id="5058" w:author="Dylan Van Aswegen" w:date="2024-07-11T09:48:00Z" w16du:dateUtc="2024-07-11T07:48:00Z">
              <w:r>
                <w:rPr>
                  <w:rFonts w:ascii="Arial" w:hAnsi="Arial" w:cs="Arial"/>
                  <w:sz w:val="20"/>
                  <w:szCs w:val="20"/>
                  <w:lang w:val="en-GB"/>
                </w:rPr>
                <w:t>Buttons</w:t>
              </w:r>
            </w:ins>
          </w:p>
        </w:tc>
        <w:tc>
          <w:tcPr>
            <w:tcW w:w="1673" w:type="dxa"/>
          </w:tcPr>
          <w:p w14:paraId="261B91DF" w14:textId="77777777" w:rsidR="00CF79D2" w:rsidRDefault="00CF79D2" w:rsidP="00CF79D2">
            <w:pPr>
              <w:spacing w:line="360" w:lineRule="auto"/>
              <w:jc w:val="both"/>
              <w:cnfStyle w:val="000000100000" w:firstRow="0" w:lastRow="0" w:firstColumn="0" w:lastColumn="0" w:oddVBand="0" w:evenVBand="0" w:oddHBand="1" w:evenHBand="0" w:firstRowFirstColumn="0" w:firstRowLastColumn="0" w:lastRowFirstColumn="0" w:lastRowLastColumn="0"/>
              <w:rPr>
                <w:ins w:id="5059" w:author="Dylan Van Aswegen" w:date="2024-07-11T09:48:00Z" w16du:dateUtc="2024-07-11T07:48:00Z"/>
                <w:rFonts w:ascii="Arial" w:hAnsi="Arial" w:cs="Arial"/>
                <w:sz w:val="20"/>
                <w:szCs w:val="20"/>
                <w:lang w:val="en-GB"/>
              </w:rPr>
            </w:pPr>
          </w:p>
        </w:tc>
        <w:tc>
          <w:tcPr>
            <w:tcW w:w="3735" w:type="dxa"/>
          </w:tcPr>
          <w:p w14:paraId="3497D90A" w14:textId="16C3965A" w:rsidR="00CF79D2" w:rsidRDefault="008348CF" w:rsidP="00CF79D2">
            <w:pPr>
              <w:spacing w:line="360" w:lineRule="auto"/>
              <w:jc w:val="both"/>
              <w:cnfStyle w:val="000000100000" w:firstRow="0" w:lastRow="0" w:firstColumn="0" w:lastColumn="0" w:oddVBand="0" w:evenVBand="0" w:oddHBand="1" w:evenHBand="0" w:firstRowFirstColumn="0" w:firstRowLastColumn="0" w:lastRowFirstColumn="0" w:lastRowLastColumn="0"/>
              <w:rPr>
                <w:ins w:id="5060" w:author="Dylan Van Aswegen" w:date="2024-07-11T09:53:00Z" w16du:dateUtc="2024-07-11T07:53:00Z"/>
                <w:rFonts w:ascii="Arial" w:hAnsi="Arial" w:cs="Arial"/>
                <w:sz w:val="20"/>
                <w:szCs w:val="20"/>
                <w:lang w:val="en-GB"/>
              </w:rPr>
            </w:pPr>
            <w:ins w:id="5061" w:author="Dylan Van Aswegen" w:date="2024-07-11T09:54:00Z" w16du:dateUtc="2024-07-11T07:54:00Z">
              <w:r>
                <w:rPr>
                  <w:rFonts w:ascii="Arial" w:hAnsi="Arial" w:cs="Arial"/>
                  <w:sz w:val="20"/>
                  <w:szCs w:val="20"/>
                  <w:lang w:val="en-GB"/>
                </w:rPr>
                <w:t>This column</w:t>
              </w:r>
            </w:ins>
            <w:ins w:id="5062" w:author="Dylan Van Aswegen" w:date="2024-07-11T09:53:00Z" w16du:dateUtc="2024-07-11T07:53:00Z">
              <w:r>
                <w:rPr>
                  <w:rFonts w:ascii="Arial" w:hAnsi="Arial" w:cs="Arial"/>
                  <w:sz w:val="20"/>
                  <w:szCs w:val="20"/>
                  <w:lang w:val="en-GB"/>
                </w:rPr>
                <w:t xml:space="preserve"> will</w:t>
              </w:r>
            </w:ins>
            <w:ins w:id="5063" w:author="Dylan Van Aswegen" w:date="2024-07-11T09:51:00Z" w16du:dateUtc="2024-07-11T07:51:00Z">
              <w:r>
                <w:rPr>
                  <w:rFonts w:ascii="Arial" w:hAnsi="Arial" w:cs="Arial"/>
                  <w:sz w:val="20"/>
                  <w:szCs w:val="20"/>
                  <w:lang w:val="en-GB"/>
                </w:rPr>
                <w:t xml:space="preserve"> contain buttons for the admin user to edit the user details, remove the member from the group, </w:t>
              </w:r>
            </w:ins>
            <w:ins w:id="5064" w:author="Dylan Van Aswegen" w:date="2024-07-11T09:52:00Z" w16du:dateUtc="2024-07-11T07:52:00Z">
              <w:r>
                <w:rPr>
                  <w:rFonts w:ascii="Arial" w:hAnsi="Arial" w:cs="Arial"/>
                  <w:sz w:val="20"/>
                  <w:szCs w:val="20"/>
                  <w:lang w:val="en-GB"/>
                </w:rPr>
                <w:t xml:space="preserve">make the user an email </w:t>
              </w:r>
            </w:ins>
            <w:ins w:id="5065" w:author="Dylan Van Aswegen" w:date="2024-07-11T09:53:00Z" w16du:dateUtc="2024-07-11T07:53:00Z">
              <w:r>
                <w:rPr>
                  <w:rFonts w:ascii="Arial" w:hAnsi="Arial" w:cs="Arial"/>
                  <w:sz w:val="20"/>
                  <w:szCs w:val="20"/>
                  <w:lang w:val="en-GB"/>
                </w:rPr>
                <w:t xml:space="preserve">contact for the group. </w:t>
              </w:r>
            </w:ins>
          </w:p>
          <w:p w14:paraId="51BAD913" w14:textId="77777777" w:rsidR="008348CF" w:rsidRDefault="008348CF" w:rsidP="00CF79D2">
            <w:pPr>
              <w:spacing w:line="360" w:lineRule="auto"/>
              <w:jc w:val="both"/>
              <w:cnfStyle w:val="000000100000" w:firstRow="0" w:lastRow="0" w:firstColumn="0" w:lastColumn="0" w:oddVBand="0" w:evenVBand="0" w:oddHBand="1" w:evenHBand="0" w:firstRowFirstColumn="0" w:firstRowLastColumn="0" w:lastRowFirstColumn="0" w:lastRowLastColumn="0"/>
              <w:rPr>
                <w:ins w:id="5066" w:author="Dylan Van Aswegen" w:date="2024-07-11T09:54:00Z" w16du:dateUtc="2024-07-11T07:54:00Z"/>
                <w:rFonts w:ascii="Arial" w:hAnsi="Arial" w:cs="Arial"/>
                <w:sz w:val="20"/>
                <w:szCs w:val="20"/>
                <w:lang w:val="en-GB"/>
              </w:rPr>
            </w:pPr>
            <w:ins w:id="5067" w:author="Dylan Van Aswegen" w:date="2024-07-11T09:53:00Z" w16du:dateUtc="2024-07-11T07:53:00Z">
              <w:r>
                <w:rPr>
                  <w:rFonts w:ascii="Arial" w:hAnsi="Arial" w:cs="Arial"/>
                  <w:sz w:val="20"/>
                  <w:szCs w:val="20"/>
                  <w:lang w:val="en-GB"/>
                </w:rPr>
                <w:t>If the admin clicks on t</w:t>
              </w:r>
            </w:ins>
            <w:ins w:id="5068" w:author="Dylan Van Aswegen" w:date="2024-07-11T09:54:00Z" w16du:dateUtc="2024-07-11T07:54:00Z">
              <w:r>
                <w:rPr>
                  <w:rFonts w:ascii="Arial" w:hAnsi="Arial" w:cs="Arial"/>
                  <w:sz w:val="20"/>
                  <w:szCs w:val="20"/>
                  <w:lang w:val="en-GB"/>
                </w:rPr>
                <w:t xml:space="preserve">he edit details, they will be presented with a screen containing the users details, allowing them to edit the user details. </w:t>
              </w:r>
            </w:ins>
          </w:p>
          <w:p w14:paraId="0AB7CBF1" w14:textId="6A8A674D" w:rsidR="008348CF" w:rsidRDefault="008348CF" w:rsidP="00CF79D2">
            <w:pPr>
              <w:spacing w:line="360" w:lineRule="auto"/>
              <w:jc w:val="both"/>
              <w:cnfStyle w:val="000000100000" w:firstRow="0" w:lastRow="0" w:firstColumn="0" w:lastColumn="0" w:oddVBand="0" w:evenVBand="0" w:oddHBand="1" w:evenHBand="0" w:firstRowFirstColumn="0" w:firstRowLastColumn="0" w:lastRowFirstColumn="0" w:lastRowLastColumn="0"/>
              <w:rPr>
                <w:ins w:id="5069" w:author="Dylan Van Aswegen" w:date="2024-07-11T09:48:00Z" w16du:dateUtc="2024-07-11T07:48:00Z"/>
                <w:rFonts w:ascii="Arial" w:hAnsi="Arial" w:cs="Arial"/>
                <w:sz w:val="20"/>
                <w:szCs w:val="20"/>
                <w:lang w:val="en-GB"/>
              </w:rPr>
            </w:pPr>
            <w:ins w:id="5070" w:author="Dylan Van Aswegen" w:date="2024-07-11T09:54:00Z" w16du:dateUtc="2024-07-11T07:54:00Z">
              <w:r>
                <w:rPr>
                  <w:rFonts w:ascii="Arial" w:hAnsi="Arial" w:cs="Arial"/>
                  <w:sz w:val="20"/>
                  <w:szCs w:val="20"/>
                  <w:lang w:val="en-GB"/>
                </w:rPr>
                <w:t>If the admin clicks the button to remove the user from the group, the</w:t>
              </w:r>
            </w:ins>
            <w:ins w:id="5071" w:author="Dylan Van Aswegen" w:date="2024-07-11T09:55:00Z" w16du:dateUtc="2024-07-11T07:55:00Z">
              <w:r>
                <w:rPr>
                  <w:rFonts w:ascii="Arial" w:hAnsi="Arial" w:cs="Arial"/>
                  <w:sz w:val="20"/>
                  <w:szCs w:val="20"/>
                  <w:lang w:val="en-GB"/>
                </w:rPr>
                <w:t xml:space="preserve"> application will perform validations to ensure that the user being removed is not a junior</w:t>
              </w:r>
            </w:ins>
            <w:ins w:id="5072" w:author="Dylan Van Aswegen" w:date="2024-07-11T09:57:00Z" w16du:dateUtc="2024-07-11T07:57:00Z">
              <w:r w:rsidR="00091DCD">
                <w:rPr>
                  <w:rFonts w:ascii="Arial" w:hAnsi="Arial" w:cs="Arial"/>
                  <w:sz w:val="20"/>
                  <w:szCs w:val="20"/>
                  <w:lang w:val="en-GB"/>
                </w:rPr>
                <w:t>, that the user is not the last group admin</w:t>
              </w:r>
            </w:ins>
            <w:ins w:id="5073" w:author="Dylan Van Aswegen" w:date="2024-07-11T09:59:00Z" w16du:dateUtc="2024-07-11T07:59:00Z">
              <w:r w:rsidR="00DF34CE">
                <w:rPr>
                  <w:rFonts w:ascii="Arial" w:hAnsi="Arial" w:cs="Arial"/>
                  <w:sz w:val="20"/>
                  <w:szCs w:val="20"/>
                  <w:lang w:val="en-GB"/>
                </w:rPr>
                <w:t xml:space="preserve"> and present warnings to the user if any of these validations are failed. </w:t>
              </w:r>
            </w:ins>
            <w:ins w:id="5074" w:author="Dylan Van Aswegen" w:date="2024-07-11T09:57:00Z" w16du:dateUtc="2024-07-11T07:57:00Z">
              <w:r w:rsidR="00091DCD">
                <w:rPr>
                  <w:rFonts w:ascii="Arial" w:hAnsi="Arial" w:cs="Arial"/>
                  <w:sz w:val="20"/>
                  <w:szCs w:val="20"/>
                  <w:lang w:val="en-GB"/>
                </w:rPr>
                <w:t xml:space="preserve"> </w:t>
              </w:r>
            </w:ins>
          </w:p>
        </w:tc>
      </w:tr>
    </w:tbl>
    <w:p w14:paraId="346A48B3" w14:textId="77777777" w:rsidR="00B215F5" w:rsidRPr="00C054A9" w:rsidRDefault="00B215F5" w:rsidP="00B215F5">
      <w:pPr>
        <w:rPr>
          <w:ins w:id="5075" w:author="Dylan Van Aswegen" w:date="2024-07-11T09:27:00Z" w16du:dateUtc="2024-07-11T07:27:00Z"/>
        </w:rPr>
      </w:pPr>
    </w:p>
    <w:p w14:paraId="31FF42BA" w14:textId="32A834C6" w:rsidR="00B215F5" w:rsidRDefault="00C054A9" w:rsidP="00B215F5">
      <w:pPr>
        <w:rPr>
          <w:ins w:id="5076" w:author="Dylan Van Aswegen" w:date="2024-07-11T09:27:00Z" w16du:dateUtc="2024-07-11T07:27:00Z"/>
        </w:rPr>
      </w:pPr>
      <w:ins w:id="5077" w:author="Dylan Van Aswegen" w:date="2024-07-11T11:13:00Z" w16du:dateUtc="2024-07-11T09:13:00Z">
        <w:r>
          <w:t>Add</w:t>
        </w:r>
      </w:ins>
      <w:ins w:id="5078" w:author="Dylan Van Aswegen" w:date="2024-07-11T09:46:00Z" w16du:dateUtc="2024-07-11T07:46:00Z">
        <w:r w:rsidR="00B52895">
          <w:t xml:space="preserve"> Member Screen.</w:t>
        </w:r>
      </w:ins>
    </w:p>
    <w:p w14:paraId="775A56A0" w14:textId="1EBFB9EF" w:rsidR="00B215F5" w:rsidRDefault="00C054A9" w:rsidP="00B215F5">
      <w:pPr>
        <w:rPr>
          <w:ins w:id="5079" w:author="Dylan Van Aswegen" w:date="2024-07-11T11:13:00Z" w16du:dateUtc="2024-07-11T09:13:00Z"/>
        </w:rPr>
      </w:pPr>
      <w:ins w:id="5080" w:author="Dylan Van Aswegen" w:date="2024-07-11T11:13:00Z" w16du:dateUtc="2024-07-11T09:13:00Z">
        <w:r>
          <w:t xml:space="preserve">This screen will be displayed to the admin user when they click the button to add a member to their group. </w:t>
        </w:r>
      </w:ins>
    </w:p>
    <w:p w14:paraId="1B4B7C03" w14:textId="0C700CCD" w:rsidR="00C054A9" w:rsidRDefault="00BD6703" w:rsidP="00B215F5">
      <w:pPr>
        <w:rPr>
          <w:ins w:id="5081" w:author="Dylan Van Aswegen" w:date="2024-07-11T09:27:00Z" w16du:dateUtc="2024-07-11T07:27:00Z"/>
        </w:rPr>
      </w:pPr>
      <w:ins w:id="5082" w:author="Dylan Van Aswegen" w:date="2024-07-11T11:20:00Z" w16du:dateUtc="2024-07-11T09:20:00Z">
        <w:r>
          <w:t>Some of the fields the user will be presented with on this page will be</w:t>
        </w:r>
      </w:ins>
      <w:ins w:id="5083" w:author="Dylan Van Aswegen" w:date="2024-07-11T11:18:00Z" w16du:dateUtc="2024-07-11T09:18:00Z">
        <w:r>
          <w:t xml:space="preserve">: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BD6703" w14:paraId="79EA5B4D" w14:textId="77777777" w:rsidTr="00B85F07">
        <w:trPr>
          <w:cnfStyle w:val="100000000000" w:firstRow="1" w:lastRow="0" w:firstColumn="0" w:lastColumn="0" w:oddVBand="0" w:evenVBand="0" w:oddHBand="0" w:evenHBand="0" w:firstRowFirstColumn="0" w:firstRowLastColumn="0" w:lastRowFirstColumn="0" w:lastRowLastColumn="0"/>
          <w:tblHeader/>
          <w:ins w:id="5084" w:author="Dylan Van Aswegen" w:date="2024-07-11T11:18: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034D6884" w14:textId="77777777" w:rsidR="00BD6703" w:rsidRDefault="00BD6703" w:rsidP="00B85F07">
            <w:pPr>
              <w:spacing w:line="360" w:lineRule="auto"/>
              <w:jc w:val="both"/>
              <w:rPr>
                <w:ins w:id="5085" w:author="Dylan Van Aswegen" w:date="2024-07-11T11:18:00Z" w16du:dateUtc="2024-07-11T09:18:00Z"/>
                <w:rFonts w:ascii="Arial" w:hAnsi="Arial" w:cs="Arial"/>
                <w:sz w:val="20"/>
                <w:szCs w:val="20"/>
                <w:lang w:val="en-GB"/>
              </w:rPr>
            </w:pPr>
            <w:ins w:id="5086" w:author="Dylan Van Aswegen" w:date="2024-07-11T11:18:00Z" w16du:dateUtc="2024-07-11T09:18:00Z">
              <w:r>
                <w:rPr>
                  <w:rFonts w:ascii="Arial" w:hAnsi="Arial" w:cs="Arial"/>
                  <w:sz w:val="20"/>
                  <w:szCs w:val="20"/>
                  <w:lang w:val="en-GB"/>
                </w:rPr>
                <w:t xml:space="preserve">Field Number </w:t>
              </w:r>
            </w:ins>
          </w:p>
        </w:tc>
        <w:tc>
          <w:tcPr>
            <w:tcW w:w="1417" w:type="dxa"/>
            <w:shd w:val="clear" w:color="auto" w:fill="002060"/>
          </w:tcPr>
          <w:p w14:paraId="4BAF3724" w14:textId="77777777" w:rsidR="00BD6703" w:rsidRDefault="00BD6703"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087" w:author="Dylan Van Aswegen" w:date="2024-07-11T11:18:00Z" w16du:dateUtc="2024-07-11T09:18:00Z"/>
                <w:rFonts w:ascii="Arial" w:hAnsi="Arial" w:cs="Arial"/>
                <w:sz w:val="20"/>
                <w:szCs w:val="20"/>
                <w:lang w:val="en-GB"/>
              </w:rPr>
            </w:pPr>
            <w:ins w:id="5088" w:author="Dylan Van Aswegen" w:date="2024-07-11T11:18:00Z" w16du:dateUtc="2024-07-11T09:18:00Z">
              <w:r>
                <w:rPr>
                  <w:rFonts w:ascii="Arial" w:hAnsi="Arial" w:cs="Arial"/>
                  <w:sz w:val="20"/>
                  <w:szCs w:val="20"/>
                  <w:lang w:val="en-GB"/>
                </w:rPr>
                <w:t>Field Name</w:t>
              </w:r>
            </w:ins>
          </w:p>
        </w:tc>
        <w:tc>
          <w:tcPr>
            <w:tcW w:w="1276" w:type="dxa"/>
            <w:shd w:val="clear" w:color="auto" w:fill="002060"/>
          </w:tcPr>
          <w:p w14:paraId="1BE339D9" w14:textId="77777777" w:rsidR="00BD6703" w:rsidRDefault="00BD6703"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089" w:author="Dylan Van Aswegen" w:date="2024-07-11T11:18:00Z" w16du:dateUtc="2024-07-11T09:18:00Z"/>
                <w:rFonts w:ascii="Arial" w:hAnsi="Arial" w:cs="Arial"/>
                <w:sz w:val="20"/>
                <w:szCs w:val="20"/>
                <w:lang w:val="en-GB"/>
              </w:rPr>
            </w:pPr>
            <w:ins w:id="5090" w:author="Dylan Van Aswegen" w:date="2024-07-11T11:18:00Z" w16du:dateUtc="2024-07-11T09:18:00Z">
              <w:r>
                <w:rPr>
                  <w:rFonts w:ascii="Arial" w:hAnsi="Arial" w:cs="Arial"/>
                  <w:sz w:val="20"/>
                  <w:szCs w:val="20"/>
                  <w:lang w:val="en-GB"/>
                </w:rPr>
                <w:t>Field Type</w:t>
              </w:r>
            </w:ins>
          </w:p>
        </w:tc>
        <w:tc>
          <w:tcPr>
            <w:tcW w:w="1701" w:type="dxa"/>
            <w:shd w:val="clear" w:color="auto" w:fill="002060"/>
          </w:tcPr>
          <w:p w14:paraId="772EF52C" w14:textId="77777777" w:rsidR="00BD6703" w:rsidRDefault="00BD6703"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091" w:author="Dylan Van Aswegen" w:date="2024-07-11T11:18:00Z" w16du:dateUtc="2024-07-11T09:18:00Z"/>
                <w:rFonts w:ascii="Arial" w:hAnsi="Arial" w:cs="Arial"/>
                <w:sz w:val="20"/>
                <w:szCs w:val="20"/>
                <w:lang w:val="en-GB"/>
              </w:rPr>
            </w:pPr>
            <w:ins w:id="5092" w:author="Dylan Van Aswegen" w:date="2024-07-11T11:18:00Z" w16du:dateUtc="2024-07-11T09:18:00Z">
              <w:r>
                <w:rPr>
                  <w:rFonts w:ascii="Arial" w:hAnsi="Arial" w:cs="Arial"/>
                  <w:sz w:val="20"/>
                  <w:szCs w:val="20"/>
                  <w:lang w:val="en-GB"/>
                </w:rPr>
                <w:t>Field Data Type</w:t>
              </w:r>
            </w:ins>
          </w:p>
        </w:tc>
        <w:tc>
          <w:tcPr>
            <w:tcW w:w="1417" w:type="dxa"/>
            <w:shd w:val="clear" w:color="auto" w:fill="002060"/>
          </w:tcPr>
          <w:p w14:paraId="5F8093CA" w14:textId="77777777" w:rsidR="00BD6703" w:rsidRDefault="00BD6703"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093" w:author="Dylan Van Aswegen" w:date="2024-07-11T11:18:00Z" w16du:dateUtc="2024-07-11T09:18:00Z"/>
                <w:rFonts w:ascii="Arial" w:hAnsi="Arial" w:cs="Arial"/>
                <w:sz w:val="20"/>
                <w:szCs w:val="20"/>
                <w:lang w:val="en-GB"/>
              </w:rPr>
            </w:pPr>
            <w:ins w:id="5094" w:author="Dylan Van Aswegen" w:date="2024-07-11T11:18:00Z" w16du:dateUtc="2024-07-11T09:18:00Z">
              <w:r>
                <w:rPr>
                  <w:rFonts w:ascii="Arial" w:hAnsi="Arial" w:cs="Arial"/>
                  <w:sz w:val="20"/>
                  <w:szCs w:val="20"/>
                  <w:lang w:val="en-GB"/>
                </w:rPr>
                <w:t>Required?</w:t>
              </w:r>
            </w:ins>
          </w:p>
        </w:tc>
        <w:tc>
          <w:tcPr>
            <w:tcW w:w="3828" w:type="dxa"/>
            <w:shd w:val="clear" w:color="auto" w:fill="002060"/>
          </w:tcPr>
          <w:p w14:paraId="62B2A17E" w14:textId="77777777" w:rsidR="00BD6703" w:rsidRDefault="00BD6703"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095" w:author="Dylan Van Aswegen" w:date="2024-07-11T11:18:00Z" w16du:dateUtc="2024-07-11T09:18:00Z"/>
                <w:rFonts w:ascii="Arial" w:hAnsi="Arial" w:cs="Arial"/>
                <w:sz w:val="20"/>
                <w:szCs w:val="20"/>
                <w:lang w:val="en-GB"/>
              </w:rPr>
            </w:pPr>
            <w:ins w:id="5096" w:author="Dylan Van Aswegen" w:date="2024-07-11T11:18:00Z" w16du:dateUtc="2024-07-11T09:18:00Z">
              <w:r>
                <w:rPr>
                  <w:rFonts w:ascii="Arial" w:hAnsi="Arial" w:cs="Arial"/>
                  <w:sz w:val="20"/>
                  <w:szCs w:val="20"/>
                  <w:lang w:val="en-GB"/>
                </w:rPr>
                <w:t>Field Rules</w:t>
              </w:r>
            </w:ins>
          </w:p>
        </w:tc>
      </w:tr>
      <w:tr w:rsidR="00BD6703" w14:paraId="1EDF4797" w14:textId="77777777" w:rsidTr="00B85F07">
        <w:trPr>
          <w:cnfStyle w:val="000000100000" w:firstRow="0" w:lastRow="0" w:firstColumn="0" w:lastColumn="0" w:oddVBand="0" w:evenVBand="0" w:oddHBand="1" w:evenHBand="0" w:firstRowFirstColumn="0" w:firstRowLastColumn="0" w:lastRowFirstColumn="0" w:lastRowLastColumn="0"/>
          <w:ins w:id="5097" w:author="Dylan Van Aswegen" w:date="2024-07-11T11:18:00Z"/>
        </w:trPr>
        <w:tc>
          <w:tcPr>
            <w:cnfStyle w:val="001000000000" w:firstRow="0" w:lastRow="0" w:firstColumn="1" w:lastColumn="0" w:oddVBand="0" w:evenVBand="0" w:oddHBand="0" w:evenHBand="0" w:firstRowFirstColumn="0" w:firstRowLastColumn="0" w:lastRowFirstColumn="0" w:lastRowLastColumn="0"/>
            <w:tcW w:w="1135" w:type="dxa"/>
          </w:tcPr>
          <w:p w14:paraId="2EBD94D5" w14:textId="77777777" w:rsidR="00BD6703" w:rsidRDefault="00BD6703" w:rsidP="00B85F07">
            <w:pPr>
              <w:spacing w:line="360" w:lineRule="auto"/>
              <w:jc w:val="both"/>
              <w:rPr>
                <w:ins w:id="5098" w:author="Dylan Van Aswegen" w:date="2024-07-11T11:18:00Z" w16du:dateUtc="2024-07-11T09:18:00Z"/>
                <w:rFonts w:ascii="Arial" w:hAnsi="Arial" w:cs="Arial"/>
                <w:sz w:val="20"/>
                <w:szCs w:val="20"/>
                <w:lang w:val="en-GB"/>
              </w:rPr>
            </w:pPr>
          </w:p>
        </w:tc>
        <w:tc>
          <w:tcPr>
            <w:tcW w:w="1417" w:type="dxa"/>
          </w:tcPr>
          <w:p w14:paraId="3A036C99" w14:textId="607FC265" w:rsidR="00BD6703" w:rsidRDefault="00BD6703"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099" w:author="Dylan Van Aswegen" w:date="2024-07-11T11:18:00Z" w16du:dateUtc="2024-07-11T09:18:00Z"/>
                <w:rFonts w:ascii="Arial" w:hAnsi="Arial" w:cs="Arial"/>
                <w:sz w:val="20"/>
                <w:szCs w:val="20"/>
                <w:lang w:val="en-GB"/>
              </w:rPr>
            </w:pPr>
            <w:ins w:id="5100" w:author="Dylan Van Aswegen" w:date="2024-07-11T11:18:00Z" w16du:dateUtc="2024-07-11T09:18:00Z">
              <w:r>
                <w:rPr>
                  <w:rFonts w:ascii="Arial" w:hAnsi="Arial" w:cs="Arial"/>
                  <w:sz w:val="20"/>
                  <w:szCs w:val="20"/>
                  <w:lang w:val="en-GB"/>
                </w:rPr>
                <w:t>Name</w:t>
              </w:r>
            </w:ins>
          </w:p>
        </w:tc>
        <w:tc>
          <w:tcPr>
            <w:tcW w:w="1276" w:type="dxa"/>
          </w:tcPr>
          <w:p w14:paraId="3069EC6B" w14:textId="77777777" w:rsidR="00BD6703" w:rsidRDefault="00BD6703"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101" w:author="Dylan Van Aswegen" w:date="2024-07-11T11:18:00Z" w16du:dateUtc="2024-07-11T09:18:00Z"/>
                <w:rFonts w:ascii="Arial" w:hAnsi="Arial" w:cs="Arial"/>
                <w:sz w:val="20"/>
                <w:szCs w:val="20"/>
                <w:lang w:val="en-GB"/>
              </w:rPr>
            </w:pPr>
            <w:ins w:id="5102" w:author="Dylan Van Aswegen" w:date="2024-07-11T11:18:00Z" w16du:dateUtc="2024-07-11T09:18:00Z">
              <w:r>
                <w:rPr>
                  <w:rFonts w:ascii="Arial" w:hAnsi="Arial" w:cs="Arial"/>
                  <w:sz w:val="20"/>
                  <w:szCs w:val="20"/>
                  <w:lang w:val="en-GB"/>
                </w:rPr>
                <w:t xml:space="preserve">Text Field </w:t>
              </w:r>
            </w:ins>
          </w:p>
        </w:tc>
        <w:tc>
          <w:tcPr>
            <w:tcW w:w="1701" w:type="dxa"/>
          </w:tcPr>
          <w:p w14:paraId="6A9F9F9B" w14:textId="77777777" w:rsidR="00BD6703" w:rsidRDefault="00BD6703"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103" w:author="Dylan Van Aswegen" w:date="2024-07-11T11:18:00Z" w16du:dateUtc="2024-07-11T09:18:00Z"/>
                <w:rFonts w:ascii="Arial" w:hAnsi="Arial" w:cs="Arial"/>
                <w:sz w:val="20"/>
                <w:szCs w:val="20"/>
                <w:lang w:val="en-GB"/>
              </w:rPr>
            </w:pPr>
            <w:ins w:id="5104" w:author="Dylan Van Aswegen" w:date="2024-07-11T11:18:00Z" w16du:dateUtc="2024-07-11T09:18:00Z">
              <w:r>
                <w:rPr>
                  <w:rFonts w:ascii="Arial" w:hAnsi="Arial" w:cs="Arial"/>
                  <w:sz w:val="20"/>
                  <w:szCs w:val="20"/>
                  <w:lang w:val="en-GB"/>
                </w:rPr>
                <w:t xml:space="preserve">String </w:t>
              </w:r>
            </w:ins>
          </w:p>
        </w:tc>
        <w:tc>
          <w:tcPr>
            <w:tcW w:w="1417" w:type="dxa"/>
          </w:tcPr>
          <w:p w14:paraId="08BAFC3E" w14:textId="6E2ECA85" w:rsidR="00BD6703" w:rsidRDefault="00BD6703"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105" w:author="Dylan Van Aswegen" w:date="2024-07-11T11:18:00Z" w16du:dateUtc="2024-07-11T09:18:00Z"/>
                <w:rFonts w:ascii="Arial" w:hAnsi="Arial" w:cs="Arial"/>
                <w:sz w:val="20"/>
                <w:szCs w:val="20"/>
                <w:lang w:val="en-GB"/>
              </w:rPr>
            </w:pPr>
            <w:ins w:id="5106" w:author="Dylan Van Aswegen" w:date="2024-07-11T11:21:00Z" w16du:dateUtc="2024-07-11T09:21:00Z">
              <w:r>
                <w:rPr>
                  <w:rFonts w:ascii="Arial" w:hAnsi="Arial" w:cs="Arial"/>
                  <w:sz w:val="20"/>
                  <w:szCs w:val="20"/>
                  <w:lang w:val="en-GB"/>
                </w:rPr>
                <w:t>Yes</w:t>
              </w:r>
            </w:ins>
          </w:p>
        </w:tc>
        <w:tc>
          <w:tcPr>
            <w:tcW w:w="3828" w:type="dxa"/>
          </w:tcPr>
          <w:p w14:paraId="086B7E77" w14:textId="11D6C071" w:rsidR="00BD6703" w:rsidRDefault="00BD6703"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107" w:author="Dylan Van Aswegen" w:date="2024-07-11T11:18:00Z" w16du:dateUtc="2024-07-11T09:18:00Z"/>
                <w:rFonts w:ascii="Arial" w:hAnsi="Arial" w:cs="Arial"/>
                <w:sz w:val="20"/>
                <w:szCs w:val="20"/>
                <w:lang w:val="en-GB"/>
              </w:rPr>
            </w:pPr>
            <w:ins w:id="5108" w:author="Dylan Van Aswegen" w:date="2024-07-11T11:20:00Z" w16du:dateUtc="2024-07-11T09:20:00Z">
              <w:r>
                <w:rPr>
                  <w:rFonts w:ascii="Arial" w:hAnsi="Arial" w:cs="Arial"/>
                  <w:sz w:val="20"/>
                  <w:szCs w:val="20"/>
                  <w:lang w:val="en-GB"/>
                </w:rPr>
                <w:t>The user will use this field to capture the name of the new member.</w:t>
              </w:r>
            </w:ins>
          </w:p>
        </w:tc>
      </w:tr>
      <w:tr w:rsidR="00BD6703" w14:paraId="285D749C" w14:textId="77777777" w:rsidTr="00B85F07">
        <w:trPr>
          <w:ins w:id="5109" w:author="Dylan Van Aswegen" w:date="2024-07-11T11:19:00Z"/>
        </w:trPr>
        <w:tc>
          <w:tcPr>
            <w:cnfStyle w:val="001000000000" w:firstRow="0" w:lastRow="0" w:firstColumn="1" w:lastColumn="0" w:oddVBand="0" w:evenVBand="0" w:oddHBand="0" w:evenHBand="0" w:firstRowFirstColumn="0" w:firstRowLastColumn="0" w:lastRowFirstColumn="0" w:lastRowLastColumn="0"/>
            <w:tcW w:w="1135" w:type="dxa"/>
          </w:tcPr>
          <w:p w14:paraId="2DACB892" w14:textId="77777777" w:rsidR="00BD6703" w:rsidRDefault="00BD6703" w:rsidP="00BD6703">
            <w:pPr>
              <w:spacing w:line="360" w:lineRule="auto"/>
              <w:jc w:val="both"/>
              <w:rPr>
                <w:ins w:id="5110" w:author="Dylan Van Aswegen" w:date="2024-07-11T11:19:00Z" w16du:dateUtc="2024-07-11T09:19:00Z"/>
                <w:rFonts w:ascii="Arial" w:hAnsi="Arial" w:cs="Arial"/>
                <w:sz w:val="20"/>
                <w:szCs w:val="20"/>
                <w:lang w:val="en-GB"/>
              </w:rPr>
            </w:pPr>
          </w:p>
        </w:tc>
        <w:tc>
          <w:tcPr>
            <w:tcW w:w="1417" w:type="dxa"/>
          </w:tcPr>
          <w:p w14:paraId="5631829E" w14:textId="7F4720AC" w:rsidR="00BD6703" w:rsidRDefault="00BD6703" w:rsidP="00BD6703">
            <w:pPr>
              <w:spacing w:line="360" w:lineRule="auto"/>
              <w:jc w:val="both"/>
              <w:cnfStyle w:val="000000000000" w:firstRow="0" w:lastRow="0" w:firstColumn="0" w:lastColumn="0" w:oddVBand="0" w:evenVBand="0" w:oddHBand="0" w:evenHBand="0" w:firstRowFirstColumn="0" w:firstRowLastColumn="0" w:lastRowFirstColumn="0" w:lastRowLastColumn="0"/>
              <w:rPr>
                <w:ins w:id="5111" w:author="Dylan Van Aswegen" w:date="2024-07-11T11:19:00Z" w16du:dateUtc="2024-07-11T09:19:00Z"/>
                <w:rFonts w:ascii="Arial" w:hAnsi="Arial" w:cs="Arial"/>
                <w:sz w:val="20"/>
                <w:szCs w:val="20"/>
                <w:lang w:val="en-GB"/>
              </w:rPr>
            </w:pPr>
            <w:ins w:id="5112" w:author="Dylan Van Aswegen" w:date="2024-07-11T11:19:00Z" w16du:dateUtc="2024-07-11T09:19:00Z">
              <w:r>
                <w:rPr>
                  <w:rFonts w:ascii="Arial" w:hAnsi="Arial" w:cs="Arial"/>
                  <w:sz w:val="20"/>
                  <w:szCs w:val="20"/>
                  <w:lang w:val="en-GB"/>
                </w:rPr>
                <w:t xml:space="preserve">Surname </w:t>
              </w:r>
            </w:ins>
          </w:p>
        </w:tc>
        <w:tc>
          <w:tcPr>
            <w:tcW w:w="1276" w:type="dxa"/>
          </w:tcPr>
          <w:p w14:paraId="446CCF79" w14:textId="40CB6C6F" w:rsidR="00BD6703" w:rsidRDefault="00BD6703" w:rsidP="00BD6703">
            <w:pPr>
              <w:spacing w:line="360" w:lineRule="auto"/>
              <w:jc w:val="both"/>
              <w:cnfStyle w:val="000000000000" w:firstRow="0" w:lastRow="0" w:firstColumn="0" w:lastColumn="0" w:oddVBand="0" w:evenVBand="0" w:oddHBand="0" w:evenHBand="0" w:firstRowFirstColumn="0" w:firstRowLastColumn="0" w:lastRowFirstColumn="0" w:lastRowLastColumn="0"/>
              <w:rPr>
                <w:ins w:id="5113" w:author="Dylan Van Aswegen" w:date="2024-07-11T11:19:00Z" w16du:dateUtc="2024-07-11T09:19:00Z"/>
                <w:rFonts w:ascii="Arial" w:hAnsi="Arial" w:cs="Arial"/>
                <w:sz w:val="20"/>
                <w:szCs w:val="20"/>
                <w:lang w:val="en-GB"/>
              </w:rPr>
            </w:pPr>
            <w:ins w:id="5114" w:author="Dylan Van Aswegen" w:date="2024-07-11T11:19:00Z" w16du:dateUtc="2024-07-11T09:19:00Z">
              <w:r>
                <w:rPr>
                  <w:rFonts w:ascii="Arial" w:hAnsi="Arial" w:cs="Arial"/>
                  <w:sz w:val="20"/>
                  <w:szCs w:val="20"/>
                  <w:lang w:val="en-GB"/>
                </w:rPr>
                <w:t xml:space="preserve">Text Field </w:t>
              </w:r>
            </w:ins>
          </w:p>
        </w:tc>
        <w:tc>
          <w:tcPr>
            <w:tcW w:w="1701" w:type="dxa"/>
          </w:tcPr>
          <w:p w14:paraId="1D603A43" w14:textId="570BBEAE" w:rsidR="00BD6703" w:rsidRDefault="00BD6703" w:rsidP="00BD6703">
            <w:pPr>
              <w:spacing w:line="360" w:lineRule="auto"/>
              <w:jc w:val="both"/>
              <w:cnfStyle w:val="000000000000" w:firstRow="0" w:lastRow="0" w:firstColumn="0" w:lastColumn="0" w:oddVBand="0" w:evenVBand="0" w:oddHBand="0" w:evenHBand="0" w:firstRowFirstColumn="0" w:firstRowLastColumn="0" w:lastRowFirstColumn="0" w:lastRowLastColumn="0"/>
              <w:rPr>
                <w:ins w:id="5115" w:author="Dylan Van Aswegen" w:date="2024-07-11T11:19:00Z" w16du:dateUtc="2024-07-11T09:19:00Z"/>
                <w:rFonts w:ascii="Arial" w:hAnsi="Arial" w:cs="Arial"/>
                <w:sz w:val="20"/>
                <w:szCs w:val="20"/>
                <w:lang w:val="en-GB"/>
              </w:rPr>
            </w:pPr>
            <w:ins w:id="5116" w:author="Dylan Van Aswegen" w:date="2024-07-11T11:19:00Z" w16du:dateUtc="2024-07-11T09:19:00Z">
              <w:r>
                <w:rPr>
                  <w:rFonts w:ascii="Arial" w:hAnsi="Arial" w:cs="Arial"/>
                  <w:sz w:val="20"/>
                  <w:szCs w:val="20"/>
                  <w:lang w:val="en-GB"/>
                </w:rPr>
                <w:t xml:space="preserve">String </w:t>
              </w:r>
            </w:ins>
          </w:p>
        </w:tc>
        <w:tc>
          <w:tcPr>
            <w:tcW w:w="1417" w:type="dxa"/>
          </w:tcPr>
          <w:p w14:paraId="0FA7E5FF" w14:textId="17B842F1" w:rsidR="00BD6703" w:rsidRDefault="00BD6703" w:rsidP="00BD6703">
            <w:pPr>
              <w:spacing w:line="360" w:lineRule="auto"/>
              <w:jc w:val="both"/>
              <w:cnfStyle w:val="000000000000" w:firstRow="0" w:lastRow="0" w:firstColumn="0" w:lastColumn="0" w:oddVBand="0" w:evenVBand="0" w:oddHBand="0" w:evenHBand="0" w:firstRowFirstColumn="0" w:firstRowLastColumn="0" w:lastRowFirstColumn="0" w:lastRowLastColumn="0"/>
              <w:rPr>
                <w:ins w:id="5117" w:author="Dylan Van Aswegen" w:date="2024-07-11T11:19:00Z" w16du:dateUtc="2024-07-11T09:19:00Z"/>
                <w:rFonts w:ascii="Arial" w:hAnsi="Arial" w:cs="Arial"/>
                <w:sz w:val="20"/>
                <w:szCs w:val="20"/>
                <w:lang w:val="en-GB"/>
              </w:rPr>
            </w:pPr>
            <w:ins w:id="5118" w:author="Dylan Van Aswegen" w:date="2024-07-11T11:21:00Z" w16du:dateUtc="2024-07-11T09:21:00Z">
              <w:r>
                <w:rPr>
                  <w:rFonts w:ascii="Arial" w:hAnsi="Arial" w:cs="Arial"/>
                  <w:sz w:val="20"/>
                  <w:szCs w:val="20"/>
                  <w:lang w:val="en-GB"/>
                </w:rPr>
                <w:t>Yes</w:t>
              </w:r>
            </w:ins>
          </w:p>
        </w:tc>
        <w:tc>
          <w:tcPr>
            <w:tcW w:w="3828" w:type="dxa"/>
          </w:tcPr>
          <w:p w14:paraId="372F3051" w14:textId="22C36BC2" w:rsidR="00BD6703" w:rsidRDefault="00BD6703" w:rsidP="00BD6703">
            <w:pPr>
              <w:spacing w:line="360" w:lineRule="auto"/>
              <w:jc w:val="both"/>
              <w:cnfStyle w:val="000000000000" w:firstRow="0" w:lastRow="0" w:firstColumn="0" w:lastColumn="0" w:oddVBand="0" w:evenVBand="0" w:oddHBand="0" w:evenHBand="0" w:firstRowFirstColumn="0" w:firstRowLastColumn="0" w:lastRowFirstColumn="0" w:lastRowLastColumn="0"/>
              <w:rPr>
                <w:ins w:id="5119" w:author="Dylan Van Aswegen" w:date="2024-07-11T11:19:00Z" w16du:dateUtc="2024-07-11T09:19:00Z"/>
                <w:rFonts w:ascii="Arial" w:hAnsi="Arial" w:cs="Arial"/>
                <w:sz w:val="20"/>
                <w:szCs w:val="20"/>
                <w:lang w:val="en-GB"/>
              </w:rPr>
            </w:pPr>
            <w:ins w:id="5120" w:author="Dylan Van Aswegen" w:date="2024-07-11T11:20:00Z" w16du:dateUtc="2024-07-11T09:20:00Z">
              <w:r>
                <w:rPr>
                  <w:rFonts w:ascii="Arial" w:hAnsi="Arial" w:cs="Arial"/>
                  <w:sz w:val="20"/>
                  <w:szCs w:val="20"/>
                  <w:lang w:val="en-GB"/>
                </w:rPr>
                <w:t>The user wi</w:t>
              </w:r>
            </w:ins>
            <w:ins w:id="5121" w:author="Dylan Van Aswegen" w:date="2024-07-11T11:21:00Z" w16du:dateUtc="2024-07-11T09:21:00Z">
              <w:r>
                <w:rPr>
                  <w:rFonts w:ascii="Arial" w:hAnsi="Arial" w:cs="Arial"/>
                  <w:sz w:val="20"/>
                  <w:szCs w:val="20"/>
                  <w:lang w:val="en-GB"/>
                </w:rPr>
                <w:t xml:space="preserve">ll capture the surname of the user. If the group is a family group, the field will be prepopulated with the surname of the first group member. </w:t>
              </w:r>
            </w:ins>
          </w:p>
        </w:tc>
      </w:tr>
      <w:tr w:rsidR="00BD6703" w14:paraId="5C687564" w14:textId="77777777" w:rsidTr="00B85F07">
        <w:trPr>
          <w:cnfStyle w:val="000000100000" w:firstRow="0" w:lastRow="0" w:firstColumn="0" w:lastColumn="0" w:oddVBand="0" w:evenVBand="0" w:oddHBand="1" w:evenHBand="0" w:firstRowFirstColumn="0" w:firstRowLastColumn="0" w:lastRowFirstColumn="0" w:lastRowLastColumn="0"/>
          <w:ins w:id="5122" w:author="Dylan Van Aswegen" w:date="2024-07-11T11:22:00Z"/>
        </w:trPr>
        <w:tc>
          <w:tcPr>
            <w:cnfStyle w:val="001000000000" w:firstRow="0" w:lastRow="0" w:firstColumn="1" w:lastColumn="0" w:oddVBand="0" w:evenVBand="0" w:oddHBand="0" w:evenHBand="0" w:firstRowFirstColumn="0" w:firstRowLastColumn="0" w:lastRowFirstColumn="0" w:lastRowLastColumn="0"/>
            <w:tcW w:w="1135" w:type="dxa"/>
          </w:tcPr>
          <w:p w14:paraId="303BF8B6" w14:textId="77777777" w:rsidR="00BD6703" w:rsidRDefault="00BD6703" w:rsidP="00BD6703">
            <w:pPr>
              <w:spacing w:line="360" w:lineRule="auto"/>
              <w:jc w:val="both"/>
              <w:rPr>
                <w:ins w:id="5123" w:author="Dylan Van Aswegen" w:date="2024-07-11T11:22:00Z" w16du:dateUtc="2024-07-11T09:22:00Z"/>
                <w:rFonts w:ascii="Arial" w:hAnsi="Arial" w:cs="Arial"/>
                <w:sz w:val="20"/>
                <w:szCs w:val="20"/>
                <w:lang w:val="en-GB"/>
              </w:rPr>
            </w:pPr>
          </w:p>
        </w:tc>
        <w:tc>
          <w:tcPr>
            <w:tcW w:w="1417" w:type="dxa"/>
          </w:tcPr>
          <w:p w14:paraId="07C122AE" w14:textId="46B9460C" w:rsidR="00BD6703" w:rsidRDefault="00BD6703" w:rsidP="00BD6703">
            <w:pPr>
              <w:spacing w:line="360" w:lineRule="auto"/>
              <w:jc w:val="both"/>
              <w:cnfStyle w:val="000000100000" w:firstRow="0" w:lastRow="0" w:firstColumn="0" w:lastColumn="0" w:oddVBand="0" w:evenVBand="0" w:oddHBand="1" w:evenHBand="0" w:firstRowFirstColumn="0" w:firstRowLastColumn="0" w:lastRowFirstColumn="0" w:lastRowLastColumn="0"/>
              <w:rPr>
                <w:ins w:id="5124" w:author="Dylan Van Aswegen" w:date="2024-07-11T11:22:00Z" w16du:dateUtc="2024-07-11T09:22:00Z"/>
                <w:rFonts w:ascii="Arial" w:hAnsi="Arial" w:cs="Arial"/>
                <w:sz w:val="20"/>
                <w:szCs w:val="20"/>
                <w:lang w:val="en-GB"/>
              </w:rPr>
            </w:pPr>
            <w:ins w:id="5125" w:author="Dylan Van Aswegen" w:date="2024-07-11T11:22:00Z" w16du:dateUtc="2024-07-11T09:22:00Z">
              <w:r>
                <w:rPr>
                  <w:rFonts w:ascii="Arial" w:hAnsi="Arial" w:cs="Arial"/>
                  <w:sz w:val="20"/>
                  <w:szCs w:val="20"/>
                  <w:lang w:val="en-GB"/>
                </w:rPr>
                <w:t>Date of Birth</w:t>
              </w:r>
            </w:ins>
          </w:p>
        </w:tc>
        <w:tc>
          <w:tcPr>
            <w:tcW w:w="1276" w:type="dxa"/>
          </w:tcPr>
          <w:p w14:paraId="175C2868" w14:textId="636F87A0" w:rsidR="00BD6703" w:rsidRDefault="00BD6703" w:rsidP="00BD6703">
            <w:pPr>
              <w:spacing w:line="360" w:lineRule="auto"/>
              <w:jc w:val="both"/>
              <w:cnfStyle w:val="000000100000" w:firstRow="0" w:lastRow="0" w:firstColumn="0" w:lastColumn="0" w:oddVBand="0" w:evenVBand="0" w:oddHBand="1" w:evenHBand="0" w:firstRowFirstColumn="0" w:firstRowLastColumn="0" w:lastRowFirstColumn="0" w:lastRowLastColumn="0"/>
              <w:rPr>
                <w:ins w:id="5126" w:author="Dylan Van Aswegen" w:date="2024-07-11T11:22:00Z" w16du:dateUtc="2024-07-11T09:22:00Z"/>
                <w:rFonts w:ascii="Arial" w:hAnsi="Arial" w:cs="Arial"/>
                <w:sz w:val="20"/>
                <w:szCs w:val="20"/>
                <w:lang w:val="en-GB"/>
              </w:rPr>
            </w:pPr>
            <w:ins w:id="5127" w:author="Dylan Van Aswegen" w:date="2024-07-11T11:22:00Z" w16du:dateUtc="2024-07-11T09:22:00Z">
              <w:r>
                <w:rPr>
                  <w:rFonts w:ascii="Arial" w:hAnsi="Arial" w:cs="Arial"/>
                  <w:sz w:val="20"/>
                  <w:szCs w:val="20"/>
                  <w:lang w:val="en-GB"/>
                </w:rPr>
                <w:t xml:space="preserve">Calendar Dropdown </w:t>
              </w:r>
            </w:ins>
          </w:p>
        </w:tc>
        <w:tc>
          <w:tcPr>
            <w:tcW w:w="1701" w:type="dxa"/>
          </w:tcPr>
          <w:p w14:paraId="4586E44A" w14:textId="77777777" w:rsidR="00BD6703" w:rsidRDefault="00BD6703" w:rsidP="00BD6703">
            <w:pPr>
              <w:spacing w:line="360" w:lineRule="auto"/>
              <w:jc w:val="both"/>
              <w:cnfStyle w:val="000000100000" w:firstRow="0" w:lastRow="0" w:firstColumn="0" w:lastColumn="0" w:oddVBand="0" w:evenVBand="0" w:oddHBand="1" w:evenHBand="0" w:firstRowFirstColumn="0" w:firstRowLastColumn="0" w:lastRowFirstColumn="0" w:lastRowLastColumn="0"/>
              <w:rPr>
                <w:ins w:id="5128" w:author="Dylan Van Aswegen" w:date="2024-07-11T11:22:00Z" w16du:dateUtc="2024-07-11T09:22:00Z"/>
                <w:rFonts w:ascii="Arial" w:hAnsi="Arial" w:cs="Arial"/>
                <w:sz w:val="20"/>
                <w:szCs w:val="20"/>
                <w:lang w:val="en-GB"/>
              </w:rPr>
            </w:pPr>
          </w:p>
        </w:tc>
        <w:tc>
          <w:tcPr>
            <w:tcW w:w="1417" w:type="dxa"/>
          </w:tcPr>
          <w:p w14:paraId="62F0C1CC" w14:textId="65F2BCBF" w:rsidR="00BD6703" w:rsidRDefault="00BD6703" w:rsidP="00BD6703">
            <w:pPr>
              <w:spacing w:line="360" w:lineRule="auto"/>
              <w:jc w:val="both"/>
              <w:cnfStyle w:val="000000100000" w:firstRow="0" w:lastRow="0" w:firstColumn="0" w:lastColumn="0" w:oddVBand="0" w:evenVBand="0" w:oddHBand="1" w:evenHBand="0" w:firstRowFirstColumn="0" w:firstRowLastColumn="0" w:lastRowFirstColumn="0" w:lastRowLastColumn="0"/>
              <w:rPr>
                <w:ins w:id="5129" w:author="Dylan Van Aswegen" w:date="2024-07-11T11:22:00Z" w16du:dateUtc="2024-07-11T09:22:00Z"/>
                <w:rFonts w:ascii="Arial" w:hAnsi="Arial" w:cs="Arial"/>
                <w:sz w:val="20"/>
                <w:szCs w:val="20"/>
                <w:lang w:val="en-GB"/>
              </w:rPr>
            </w:pPr>
            <w:ins w:id="5130" w:author="Dylan Van Aswegen" w:date="2024-07-11T11:22:00Z" w16du:dateUtc="2024-07-11T09:22:00Z">
              <w:r>
                <w:rPr>
                  <w:rFonts w:ascii="Arial" w:hAnsi="Arial" w:cs="Arial"/>
                  <w:sz w:val="20"/>
                  <w:szCs w:val="20"/>
                  <w:lang w:val="en-GB"/>
                </w:rPr>
                <w:t>Yes</w:t>
              </w:r>
            </w:ins>
          </w:p>
        </w:tc>
        <w:tc>
          <w:tcPr>
            <w:tcW w:w="3828" w:type="dxa"/>
          </w:tcPr>
          <w:p w14:paraId="4947A3EC" w14:textId="4038FA8D" w:rsidR="00BD6703" w:rsidRDefault="00BD6703" w:rsidP="00BD6703">
            <w:pPr>
              <w:spacing w:line="360" w:lineRule="auto"/>
              <w:jc w:val="both"/>
              <w:cnfStyle w:val="000000100000" w:firstRow="0" w:lastRow="0" w:firstColumn="0" w:lastColumn="0" w:oddVBand="0" w:evenVBand="0" w:oddHBand="1" w:evenHBand="0" w:firstRowFirstColumn="0" w:firstRowLastColumn="0" w:lastRowFirstColumn="0" w:lastRowLastColumn="0"/>
              <w:rPr>
                <w:ins w:id="5131" w:author="Dylan Van Aswegen" w:date="2024-07-11T11:22:00Z" w16du:dateUtc="2024-07-11T09:22:00Z"/>
                <w:rFonts w:ascii="Arial" w:hAnsi="Arial" w:cs="Arial"/>
                <w:sz w:val="20"/>
                <w:szCs w:val="20"/>
                <w:lang w:val="en-GB"/>
              </w:rPr>
            </w:pPr>
            <w:ins w:id="5132" w:author="Dylan Van Aswegen" w:date="2024-07-11T11:22:00Z" w16du:dateUtc="2024-07-11T09:22:00Z">
              <w:r>
                <w:rPr>
                  <w:rFonts w:ascii="Arial" w:hAnsi="Arial" w:cs="Arial"/>
                  <w:sz w:val="20"/>
                  <w:szCs w:val="20"/>
                  <w:lang w:val="en-GB"/>
                </w:rPr>
                <w:t>This field will be displayed w</w:t>
              </w:r>
            </w:ins>
            <w:ins w:id="5133" w:author="Dylan Van Aswegen" w:date="2024-07-11T11:23:00Z" w16du:dateUtc="2024-07-11T09:23:00Z">
              <w:r>
                <w:rPr>
                  <w:rFonts w:ascii="Arial" w:hAnsi="Arial" w:cs="Arial"/>
                  <w:sz w:val="20"/>
                  <w:szCs w:val="20"/>
                  <w:lang w:val="en-GB"/>
                </w:rPr>
                <w:t xml:space="preserve">here an organisation can have junior members or age-dependant subscriptions. The </w:t>
              </w:r>
            </w:ins>
            <w:ins w:id="5134" w:author="Dylan Van Aswegen" w:date="2024-07-11T11:22:00Z" w16du:dateUtc="2024-07-11T09:22:00Z">
              <w:r>
                <w:rPr>
                  <w:rFonts w:ascii="Arial" w:hAnsi="Arial" w:cs="Arial"/>
                  <w:sz w:val="20"/>
                  <w:szCs w:val="20"/>
                  <w:lang w:val="en-GB"/>
                </w:rPr>
                <w:t xml:space="preserve">user will use this field to capture the date of birth of the user. </w:t>
              </w:r>
            </w:ins>
          </w:p>
        </w:tc>
      </w:tr>
      <w:tr w:rsidR="00BD6703" w14:paraId="23AA8A06" w14:textId="77777777" w:rsidTr="00B85F07">
        <w:trPr>
          <w:ins w:id="5135" w:author="Dylan Van Aswegen" w:date="2024-07-11T11:19:00Z"/>
        </w:trPr>
        <w:tc>
          <w:tcPr>
            <w:cnfStyle w:val="001000000000" w:firstRow="0" w:lastRow="0" w:firstColumn="1" w:lastColumn="0" w:oddVBand="0" w:evenVBand="0" w:oddHBand="0" w:evenHBand="0" w:firstRowFirstColumn="0" w:firstRowLastColumn="0" w:lastRowFirstColumn="0" w:lastRowLastColumn="0"/>
            <w:tcW w:w="1135" w:type="dxa"/>
          </w:tcPr>
          <w:p w14:paraId="45B05481" w14:textId="77777777" w:rsidR="00BD6703" w:rsidRDefault="00BD6703" w:rsidP="00BD6703">
            <w:pPr>
              <w:spacing w:line="360" w:lineRule="auto"/>
              <w:jc w:val="both"/>
              <w:rPr>
                <w:ins w:id="5136" w:author="Dylan Van Aswegen" w:date="2024-07-11T11:19:00Z" w16du:dateUtc="2024-07-11T09:19:00Z"/>
                <w:rFonts w:ascii="Arial" w:hAnsi="Arial" w:cs="Arial"/>
                <w:sz w:val="20"/>
                <w:szCs w:val="20"/>
                <w:lang w:val="en-GB"/>
              </w:rPr>
            </w:pPr>
          </w:p>
        </w:tc>
        <w:tc>
          <w:tcPr>
            <w:tcW w:w="1417" w:type="dxa"/>
          </w:tcPr>
          <w:p w14:paraId="18A6B268" w14:textId="54FAB440" w:rsidR="00BD6703" w:rsidRDefault="00BD6703" w:rsidP="00BD6703">
            <w:pPr>
              <w:spacing w:line="360" w:lineRule="auto"/>
              <w:jc w:val="both"/>
              <w:cnfStyle w:val="000000000000" w:firstRow="0" w:lastRow="0" w:firstColumn="0" w:lastColumn="0" w:oddVBand="0" w:evenVBand="0" w:oddHBand="0" w:evenHBand="0" w:firstRowFirstColumn="0" w:firstRowLastColumn="0" w:lastRowFirstColumn="0" w:lastRowLastColumn="0"/>
              <w:rPr>
                <w:ins w:id="5137" w:author="Dylan Van Aswegen" w:date="2024-07-11T11:19:00Z" w16du:dateUtc="2024-07-11T09:19:00Z"/>
                <w:rFonts w:ascii="Arial" w:hAnsi="Arial" w:cs="Arial"/>
                <w:sz w:val="20"/>
                <w:szCs w:val="20"/>
                <w:lang w:val="en-GB"/>
              </w:rPr>
            </w:pPr>
            <w:ins w:id="5138" w:author="Dylan Van Aswegen" w:date="2024-07-11T11:19:00Z" w16du:dateUtc="2024-07-11T09:19:00Z">
              <w:r>
                <w:rPr>
                  <w:rFonts w:ascii="Arial" w:hAnsi="Arial" w:cs="Arial"/>
                  <w:sz w:val="20"/>
                  <w:szCs w:val="20"/>
                  <w:lang w:val="en-GB"/>
                </w:rPr>
                <w:t>Email Address</w:t>
              </w:r>
            </w:ins>
          </w:p>
        </w:tc>
        <w:tc>
          <w:tcPr>
            <w:tcW w:w="1276" w:type="dxa"/>
          </w:tcPr>
          <w:p w14:paraId="4E16F594" w14:textId="34113AB4" w:rsidR="00BD6703" w:rsidRDefault="00BD6703" w:rsidP="00BD6703">
            <w:pPr>
              <w:spacing w:line="360" w:lineRule="auto"/>
              <w:jc w:val="both"/>
              <w:cnfStyle w:val="000000000000" w:firstRow="0" w:lastRow="0" w:firstColumn="0" w:lastColumn="0" w:oddVBand="0" w:evenVBand="0" w:oddHBand="0" w:evenHBand="0" w:firstRowFirstColumn="0" w:firstRowLastColumn="0" w:lastRowFirstColumn="0" w:lastRowLastColumn="0"/>
              <w:rPr>
                <w:ins w:id="5139" w:author="Dylan Van Aswegen" w:date="2024-07-11T11:19:00Z" w16du:dateUtc="2024-07-11T09:19:00Z"/>
                <w:rFonts w:ascii="Arial" w:hAnsi="Arial" w:cs="Arial"/>
                <w:sz w:val="20"/>
                <w:szCs w:val="20"/>
                <w:lang w:val="en-GB"/>
              </w:rPr>
            </w:pPr>
            <w:ins w:id="5140" w:author="Dylan Van Aswegen" w:date="2024-07-11T11:19:00Z" w16du:dateUtc="2024-07-11T09:19:00Z">
              <w:r>
                <w:rPr>
                  <w:rFonts w:ascii="Arial" w:hAnsi="Arial" w:cs="Arial"/>
                  <w:sz w:val="20"/>
                  <w:szCs w:val="20"/>
                  <w:lang w:val="en-GB"/>
                </w:rPr>
                <w:t xml:space="preserve">Text Field </w:t>
              </w:r>
            </w:ins>
          </w:p>
        </w:tc>
        <w:tc>
          <w:tcPr>
            <w:tcW w:w="1701" w:type="dxa"/>
          </w:tcPr>
          <w:p w14:paraId="61D818A3" w14:textId="1405CB02" w:rsidR="00BD6703" w:rsidRDefault="00BD6703" w:rsidP="00BD6703">
            <w:pPr>
              <w:spacing w:line="360" w:lineRule="auto"/>
              <w:jc w:val="both"/>
              <w:cnfStyle w:val="000000000000" w:firstRow="0" w:lastRow="0" w:firstColumn="0" w:lastColumn="0" w:oddVBand="0" w:evenVBand="0" w:oddHBand="0" w:evenHBand="0" w:firstRowFirstColumn="0" w:firstRowLastColumn="0" w:lastRowFirstColumn="0" w:lastRowLastColumn="0"/>
              <w:rPr>
                <w:ins w:id="5141" w:author="Dylan Van Aswegen" w:date="2024-07-11T11:19:00Z" w16du:dateUtc="2024-07-11T09:19:00Z"/>
                <w:rFonts w:ascii="Arial" w:hAnsi="Arial" w:cs="Arial"/>
                <w:sz w:val="20"/>
                <w:szCs w:val="20"/>
                <w:lang w:val="en-GB"/>
              </w:rPr>
            </w:pPr>
            <w:ins w:id="5142" w:author="Dylan Van Aswegen" w:date="2024-07-11T11:19:00Z" w16du:dateUtc="2024-07-11T09:19:00Z">
              <w:r>
                <w:rPr>
                  <w:rFonts w:ascii="Arial" w:hAnsi="Arial" w:cs="Arial"/>
                  <w:sz w:val="20"/>
                  <w:szCs w:val="20"/>
                  <w:lang w:val="en-GB"/>
                </w:rPr>
                <w:t xml:space="preserve">String </w:t>
              </w:r>
            </w:ins>
          </w:p>
        </w:tc>
        <w:tc>
          <w:tcPr>
            <w:tcW w:w="1417" w:type="dxa"/>
          </w:tcPr>
          <w:p w14:paraId="3A36184E" w14:textId="67F08FA0" w:rsidR="00BD6703" w:rsidRDefault="00BD6703" w:rsidP="00BD6703">
            <w:pPr>
              <w:spacing w:line="360" w:lineRule="auto"/>
              <w:jc w:val="both"/>
              <w:cnfStyle w:val="000000000000" w:firstRow="0" w:lastRow="0" w:firstColumn="0" w:lastColumn="0" w:oddVBand="0" w:evenVBand="0" w:oddHBand="0" w:evenHBand="0" w:firstRowFirstColumn="0" w:firstRowLastColumn="0" w:lastRowFirstColumn="0" w:lastRowLastColumn="0"/>
              <w:rPr>
                <w:ins w:id="5143" w:author="Dylan Van Aswegen" w:date="2024-07-11T11:19:00Z" w16du:dateUtc="2024-07-11T09:19:00Z"/>
                <w:rFonts w:ascii="Arial" w:hAnsi="Arial" w:cs="Arial"/>
                <w:sz w:val="20"/>
                <w:szCs w:val="20"/>
                <w:lang w:val="en-GB"/>
              </w:rPr>
            </w:pPr>
            <w:ins w:id="5144" w:author="Dylan Van Aswegen" w:date="2024-07-11T11:21:00Z" w16du:dateUtc="2024-07-11T09:21:00Z">
              <w:r>
                <w:rPr>
                  <w:rFonts w:ascii="Arial" w:hAnsi="Arial" w:cs="Arial"/>
                  <w:sz w:val="20"/>
                  <w:szCs w:val="20"/>
                  <w:lang w:val="en-GB"/>
                </w:rPr>
                <w:t>No</w:t>
              </w:r>
            </w:ins>
          </w:p>
        </w:tc>
        <w:tc>
          <w:tcPr>
            <w:tcW w:w="3828" w:type="dxa"/>
          </w:tcPr>
          <w:p w14:paraId="484F422D" w14:textId="5C0957A3" w:rsidR="00BD6703" w:rsidRDefault="00BD6703" w:rsidP="00BD6703">
            <w:pPr>
              <w:spacing w:line="360" w:lineRule="auto"/>
              <w:jc w:val="both"/>
              <w:cnfStyle w:val="000000000000" w:firstRow="0" w:lastRow="0" w:firstColumn="0" w:lastColumn="0" w:oddVBand="0" w:evenVBand="0" w:oddHBand="0" w:evenHBand="0" w:firstRowFirstColumn="0" w:firstRowLastColumn="0" w:lastRowFirstColumn="0" w:lastRowLastColumn="0"/>
              <w:rPr>
                <w:ins w:id="5145" w:author="Dylan Van Aswegen" w:date="2024-07-11T11:19:00Z" w16du:dateUtc="2024-07-11T09:19:00Z"/>
                <w:rFonts w:ascii="Arial" w:hAnsi="Arial" w:cs="Arial"/>
                <w:sz w:val="20"/>
                <w:szCs w:val="20"/>
                <w:lang w:val="en-GB"/>
              </w:rPr>
            </w:pPr>
            <w:ins w:id="5146" w:author="Dylan Van Aswegen" w:date="2024-07-11T11:21:00Z" w16du:dateUtc="2024-07-11T09:21:00Z">
              <w:r>
                <w:rPr>
                  <w:rFonts w:ascii="Arial" w:hAnsi="Arial" w:cs="Arial"/>
                  <w:sz w:val="20"/>
                  <w:szCs w:val="20"/>
                  <w:lang w:val="en-GB"/>
                </w:rPr>
                <w:t xml:space="preserve">The user will capture the email address of the user in this field. </w:t>
              </w:r>
            </w:ins>
          </w:p>
        </w:tc>
      </w:tr>
      <w:tr w:rsidR="00AA44E2" w14:paraId="5B5A92D6" w14:textId="77777777" w:rsidTr="00B85F07">
        <w:trPr>
          <w:cnfStyle w:val="000000100000" w:firstRow="0" w:lastRow="0" w:firstColumn="0" w:lastColumn="0" w:oddVBand="0" w:evenVBand="0" w:oddHBand="1" w:evenHBand="0" w:firstRowFirstColumn="0" w:firstRowLastColumn="0" w:lastRowFirstColumn="0" w:lastRowLastColumn="0"/>
          <w:ins w:id="5147" w:author="Dylan Van Aswegen" w:date="2024-07-11T11:34:00Z"/>
        </w:trPr>
        <w:tc>
          <w:tcPr>
            <w:cnfStyle w:val="001000000000" w:firstRow="0" w:lastRow="0" w:firstColumn="1" w:lastColumn="0" w:oddVBand="0" w:evenVBand="0" w:oddHBand="0" w:evenHBand="0" w:firstRowFirstColumn="0" w:firstRowLastColumn="0" w:lastRowFirstColumn="0" w:lastRowLastColumn="0"/>
            <w:tcW w:w="1135" w:type="dxa"/>
          </w:tcPr>
          <w:p w14:paraId="50663DB1" w14:textId="77777777" w:rsidR="00AA44E2" w:rsidRDefault="00AA44E2" w:rsidP="00AA44E2">
            <w:pPr>
              <w:spacing w:line="360" w:lineRule="auto"/>
              <w:jc w:val="both"/>
              <w:rPr>
                <w:ins w:id="5148" w:author="Dylan Van Aswegen" w:date="2024-07-11T11:34:00Z" w16du:dateUtc="2024-07-11T09:34:00Z"/>
                <w:rFonts w:ascii="Arial" w:hAnsi="Arial" w:cs="Arial"/>
                <w:sz w:val="20"/>
                <w:szCs w:val="20"/>
                <w:lang w:val="en-GB"/>
              </w:rPr>
            </w:pPr>
          </w:p>
        </w:tc>
        <w:tc>
          <w:tcPr>
            <w:tcW w:w="1417" w:type="dxa"/>
          </w:tcPr>
          <w:p w14:paraId="7D599FC4" w14:textId="401884B7"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149" w:author="Dylan Van Aswegen" w:date="2024-07-11T11:34:00Z" w16du:dateUtc="2024-07-11T09:34:00Z"/>
                <w:rFonts w:ascii="Arial" w:hAnsi="Arial" w:cs="Arial"/>
                <w:sz w:val="20"/>
                <w:szCs w:val="20"/>
                <w:lang w:val="en-GB"/>
              </w:rPr>
            </w:pPr>
            <w:ins w:id="5150" w:author="Dylan Van Aswegen" w:date="2024-07-11T11:35:00Z" w16du:dateUtc="2024-07-11T09:35:00Z">
              <w:r>
                <w:rPr>
                  <w:rFonts w:ascii="Arial" w:hAnsi="Arial" w:cs="Arial"/>
                  <w:sz w:val="20"/>
                  <w:szCs w:val="20"/>
                  <w:lang w:val="en-GB"/>
                </w:rPr>
                <w:t>Address Line 1</w:t>
              </w:r>
            </w:ins>
          </w:p>
        </w:tc>
        <w:tc>
          <w:tcPr>
            <w:tcW w:w="1276" w:type="dxa"/>
          </w:tcPr>
          <w:p w14:paraId="725314B1" w14:textId="16E72307"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151" w:author="Dylan Van Aswegen" w:date="2024-07-11T11:34:00Z" w16du:dateUtc="2024-07-11T09:34:00Z"/>
                <w:rFonts w:ascii="Arial" w:hAnsi="Arial" w:cs="Arial"/>
                <w:sz w:val="20"/>
                <w:szCs w:val="20"/>
                <w:lang w:val="en-GB"/>
              </w:rPr>
            </w:pPr>
            <w:ins w:id="5152" w:author="Dylan Van Aswegen" w:date="2024-07-11T11:36:00Z" w16du:dateUtc="2024-07-11T09:36:00Z">
              <w:r>
                <w:rPr>
                  <w:rFonts w:ascii="Arial" w:hAnsi="Arial" w:cs="Arial"/>
                  <w:sz w:val="20"/>
                  <w:szCs w:val="20"/>
                  <w:lang w:val="en-GB"/>
                </w:rPr>
                <w:t xml:space="preserve">Text Field </w:t>
              </w:r>
            </w:ins>
          </w:p>
        </w:tc>
        <w:tc>
          <w:tcPr>
            <w:tcW w:w="1701" w:type="dxa"/>
          </w:tcPr>
          <w:p w14:paraId="784DB91E" w14:textId="3C377FC9"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153" w:author="Dylan Van Aswegen" w:date="2024-07-11T11:34:00Z" w16du:dateUtc="2024-07-11T09:34:00Z"/>
                <w:rFonts w:ascii="Arial" w:hAnsi="Arial" w:cs="Arial"/>
                <w:sz w:val="20"/>
                <w:szCs w:val="20"/>
                <w:lang w:val="en-GB"/>
              </w:rPr>
            </w:pPr>
            <w:ins w:id="5154" w:author="Dylan Van Aswegen" w:date="2024-07-11T11:36:00Z" w16du:dateUtc="2024-07-11T09:36:00Z">
              <w:r>
                <w:rPr>
                  <w:rFonts w:ascii="Arial" w:hAnsi="Arial" w:cs="Arial"/>
                  <w:sz w:val="20"/>
                  <w:szCs w:val="20"/>
                  <w:lang w:val="en-GB"/>
                </w:rPr>
                <w:t xml:space="preserve">String </w:t>
              </w:r>
            </w:ins>
          </w:p>
        </w:tc>
        <w:tc>
          <w:tcPr>
            <w:tcW w:w="1417" w:type="dxa"/>
          </w:tcPr>
          <w:p w14:paraId="58C3A69D" w14:textId="15A257CF"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155" w:author="Dylan Van Aswegen" w:date="2024-07-11T11:34:00Z" w16du:dateUtc="2024-07-11T09:34:00Z"/>
                <w:rFonts w:ascii="Arial" w:hAnsi="Arial" w:cs="Arial"/>
                <w:sz w:val="20"/>
                <w:szCs w:val="20"/>
                <w:lang w:val="en-GB"/>
              </w:rPr>
            </w:pPr>
            <w:ins w:id="5156" w:author="Dylan Van Aswegen" w:date="2024-07-11T11:36:00Z" w16du:dateUtc="2024-07-11T09:36:00Z">
              <w:r>
                <w:rPr>
                  <w:rFonts w:ascii="Arial" w:hAnsi="Arial" w:cs="Arial"/>
                  <w:sz w:val="20"/>
                  <w:szCs w:val="20"/>
                  <w:lang w:val="en-GB"/>
                </w:rPr>
                <w:t>Yes</w:t>
              </w:r>
            </w:ins>
          </w:p>
        </w:tc>
        <w:tc>
          <w:tcPr>
            <w:tcW w:w="3828" w:type="dxa"/>
          </w:tcPr>
          <w:p w14:paraId="4A8333C4" w14:textId="77777777" w:rsidR="00C4179C" w:rsidRDefault="00C4179C"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157" w:author="Dylan Van Aswegen" w:date="2024-07-11T11:40:00Z" w16du:dateUtc="2024-07-11T09:40:00Z"/>
                <w:rFonts w:ascii="Arial" w:hAnsi="Arial" w:cs="Arial"/>
                <w:sz w:val="20"/>
                <w:szCs w:val="20"/>
                <w:lang w:val="en-GB"/>
              </w:rPr>
            </w:pPr>
            <w:ins w:id="5158" w:author="Dylan Van Aswegen" w:date="2024-07-11T11:39:00Z" w16du:dateUtc="2024-07-11T09:39:00Z">
              <w:r>
                <w:rPr>
                  <w:rFonts w:ascii="Arial" w:hAnsi="Arial" w:cs="Arial"/>
                  <w:sz w:val="20"/>
                  <w:szCs w:val="20"/>
                  <w:lang w:val="en-GB"/>
                </w:rPr>
                <w:t xml:space="preserve">If a physical address is </w:t>
              </w:r>
            </w:ins>
            <w:ins w:id="5159" w:author="Dylan Van Aswegen" w:date="2024-07-11T11:40:00Z" w16du:dateUtc="2024-07-11T09:40:00Z">
              <w:r>
                <w:rPr>
                  <w:rFonts w:ascii="Arial" w:hAnsi="Arial" w:cs="Arial"/>
                  <w:sz w:val="20"/>
                  <w:szCs w:val="20"/>
                  <w:lang w:val="en-GB"/>
                </w:rPr>
                <w:t xml:space="preserve">required and </w:t>
              </w:r>
            </w:ins>
            <w:ins w:id="5160" w:author="Dylan Van Aswegen" w:date="2024-07-11T11:37:00Z" w16du:dateUtc="2024-07-11T09:37:00Z">
              <w:r w:rsidR="00AA44E2">
                <w:rPr>
                  <w:rFonts w:ascii="Arial" w:hAnsi="Arial" w:cs="Arial"/>
                  <w:sz w:val="20"/>
                  <w:szCs w:val="20"/>
                  <w:lang w:val="en-GB"/>
                </w:rPr>
                <w:t>If the organisation admin indicated that each user in a group must provide an address, this field will be displayed</w:t>
              </w:r>
            </w:ins>
            <w:ins w:id="5161" w:author="Dylan Van Aswegen" w:date="2024-07-11T11:38:00Z" w16du:dateUtc="2024-07-11T09:38:00Z">
              <w:r w:rsidR="00AA44E2">
                <w:rPr>
                  <w:rFonts w:ascii="Arial" w:hAnsi="Arial" w:cs="Arial"/>
                  <w:sz w:val="20"/>
                  <w:szCs w:val="20"/>
                  <w:lang w:val="en-GB"/>
                </w:rPr>
                <w:t xml:space="preserve">. </w:t>
              </w:r>
            </w:ins>
          </w:p>
          <w:p w14:paraId="64DBB278" w14:textId="2C3FE562" w:rsidR="00AA44E2" w:rsidRDefault="00C4179C"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162" w:author="Dylan Van Aswegen" w:date="2024-07-11T11:34:00Z" w16du:dateUtc="2024-07-11T09:34:00Z"/>
                <w:rFonts w:ascii="Arial" w:hAnsi="Arial" w:cs="Arial"/>
                <w:sz w:val="20"/>
                <w:szCs w:val="20"/>
                <w:lang w:val="en-GB"/>
              </w:rPr>
            </w:pPr>
            <w:ins w:id="5163" w:author="Dylan Van Aswegen" w:date="2024-07-11T11:40:00Z" w16du:dateUtc="2024-07-11T09:40:00Z">
              <w:r>
                <w:rPr>
                  <w:rFonts w:ascii="Arial" w:hAnsi="Arial" w:cs="Arial"/>
                  <w:sz w:val="20"/>
                  <w:szCs w:val="20"/>
                  <w:lang w:val="en-GB"/>
                </w:rPr>
                <w:t xml:space="preserve">If a </w:t>
              </w:r>
            </w:ins>
            <w:ins w:id="5164" w:author="Dylan Van Aswegen" w:date="2024-07-11T11:41:00Z" w16du:dateUtc="2024-07-11T09:41:00Z">
              <w:r>
                <w:rPr>
                  <w:rFonts w:ascii="Arial" w:hAnsi="Arial" w:cs="Arial"/>
                  <w:sz w:val="20"/>
                  <w:szCs w:val="20"/>
                  <w:lang w:val="en-GB"/>
                </w:rPr>
                <w:t xml:space="preserve">physical address is required but each group member does not need to provide and address, </w:t>
              </w:r>
            </w:ins>
            <w:ins w:id="5165" w:author="Dylan Van Aswegen" w:date="2024-07-11T11:38:00Z" w16du:dateUtc="2024-07-11T09:38:00Z">
              <w:r w:rsidR="00AA44E2">
                <w:rPr>
                  <w:rFonts w:ascii="Arial" w:hAnsi="Arial" w:cs="Arial"/>
                  <w:sz w:val="20"/>
                  <w:szCs w:val="20"/>
                  <w:lang w:val="en-GB"/>
                </w:rPr>
                <w:t>the group member will be assigned the default address</w:t>
              </w:r>
            </w:ins>
            <w:ins w:id="5166" w:author="Dylan Van Aswegen" w:date="2024-07-11T11:41:00Z" w16du:dateUtc="2024-07-11T09:41:00Z">
              <w:r>
                <w:rPr>
                  <w:rFonts w:ascii="Arial" w:hAnsi="Arial" w:cs="Arial"/>
                  <w:sz w:val="20"/>
                  <w:szCs w:val="20"/>
                  <w:lang w:val="en-GB"/>
                </w:rPr>
                <w:t xml:space="preserve"> for the group</w:t>
              </w:r>
            </w:ins>
            <w:ins w:id="5167" w:author="Dylan Van Aswegen" w:date="2024-07-11T11:38:00Z" w16du:dateUtc="2024-07-11T09:38:00Z">
              <w:r w:rsidR="00AA44E2">
                <w:rPr>
                  <w:rFonts w:ascii="Arial" w:hAnsi="Arial" w:cs="Arial"/>
                  <w:sz w:val="20"/>
                  <w:szCs w:val="20"/>
                  <w:lang w:val="en-GB"/>
                </w:rPr>
                <w:t>.</w:t>
              </w:r>
            </w:ins>
            <w:ins w:id="5168" w:author="Dylan Van Aswegen" w:date="2024-07-11T11:41:00Z" w16du:dateUtc="2024-07-11T09:41:00Z">
              <w:r>
                <w:rPr>
                  <w:rFonts w:ascii="Arial" w:hAnsi="Arial" w:cs="Arial"/>
                  <w:sz w:val="20"/>
                  <w:szCs w:val="20"/>
                  <w:lang w:val="en-GB"/>
                </w:rPr>
                <w:t xml:space="preserve"> Otherwise, this field will not be displayed. </w:t>
              </w:r>
            </w:ins>
            <w:ins w:id="5169" w:author="Dylan Van Aswegen" w:date="2024-07-11T11:38:00Z" w16du:dateUtc="2024-07-11T09:38:00Z">
              <w:r w:rsidR="00AA44E2">
                <w:rPr>
                  <w:rFonts w:ascii="Arial" w:hAnsi="Arial" w:cs="Arial"/>
                  <w:sz w:val="20"/>
                  <w:szCs w:val="20"/>
                  <w:lang w:val="en-GB"/>
                </w:rPr>
                <w:t xml:space="preserve"> </w:t>
              </w:r>
            </w:ins>
          </w:p>
        </w:tc>
      </w:tr>
      <w:tr w:rsidR="00AA44E2" w14:paraId="50CE1C44" w14:textId="77777777" w:rsidTr="00B85F07">
        <w:trPr>
          <w:ins w:id="5170" w:author="Dylan Van Aswegen" w:date="2024-07-11T11:35:00Z"/>
        </w:trPr>
        <w:tc>
          <w:tcPr>
            <w:cnfStyle w:val="001000000000" w:firstRow="0" w:lastRow="0" w:firstColumn="1" w:lastColumn="0" w:oddVBand="0" w:evenVBand="0" w:oddHBand="0" w:evenHBand="0" w:firstRowFirstColumn="0" w:firstRowLastColumn="0" w:lastRowFirstColumn="0" w:lastRowLastColumn="0"/>
            <w:tcW w:w="1135" w:type="dxa"/>
          </w:tcPr>
          <w:p w14:paraId="402AC7BB" w14:textId="77777777" w:rsidR="00AA44E2" w:rsidRDefault="00AA44E2" w:rsidP="00AA44E2">
            <w:pPr>
              <w:spacing w:line="360" w:lineRule="auto"/>
              <w:jc w:val="both"/>
              <w:rPr>
                <w:ins w:id="5171" w:author="Dylan Van Aswegen" w:date="2024-07-11T11:35:00Z" w16du:dateUtc="2024-07-11T09:35:00Z"/>
                <w:rFonts w:ascii="Arial" w:hAnsi="Arial" w:cs="Arial"/>
                <w:sz w:val="20"/>
                <w:szCs w:val="20"/>
                <w:lang w:val="en-GB"/>
              </w:rPr>
            </w:pPr>
          </w:p>
        </w:tc>
        <w:tc>
          <w:tcPr>
            <w:tcW w:w="1417" w:type="dxa"/>
          </w:tcPr>
          <w:p w14:paraId="443D26CD" w14:textId="4807CFD9"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172" w:author="Dylan Van Aswegen" w:date="2024-07-11T11:35:00Z" w16du:dateUtc="2024-07-11T09:35:00Z"/>
                <w:rFonts w:ascii="Arial" w:hAnsi="Arial" w:cs="Arial"/>
                <w:sz w:val="20"/>
                <w:szCs w:val="20"/>
                <w:lang w:val="en-GB"/>
              </w:rPr>
            </w:pPr>
            <w:ins w:id="5173" w:author="Dylan Van Aswegen" w:date="2024-07-11T11:35:00Z" w16du:dateUtc="2024-07-11T09:35:00Z">
              <w:r>
                <w:rPr>
                  <w:rFonts w:ascii="Arial" w:hAnsi="Arial" w:cs="Arial"/>
                  <w:sz w:val="20"/>
                  <w:szCs w:val="20"/>
                  <w:lang w:val="en-GB"/>
                </w:rPr>
                <w:t>Address Line 2</w:t>
              </w:r>
            </w:ins>
          </w:p>
        </w:tc>
        <w:tc>
          <w:tcPr>
            <w:tcW w:w="1276" w:type="dxa"/>
          </w:tcPr>
          <w:p w14:paraId="79066674" w14:textId="443FE01A"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174" w:author="Dylan Van Aswegen" w:date="2024-07-11T11:35:00Z" w16du:dateUtc="2024-07-11T09:35:00Z"/>
                <w:rFonts w:ascii="Arial" w:hAnsi="Arial" w:cs="Arial"/>
                <w:sz w:val="20"/>
                <w:szCs w:val="20"/>
                <w:lang w:val="en-GB"/>
              </w:rPr>
            </w:pPr>
            <w:ins w:id="5175" w:author="Dylan Van Aswegen" w:date="2024-07-11T11:36:00Z" w16du:dateUtc="2024-07-11T09:36:00Z">
              <w:r>
                <w:rPr>
                  <w:rFonts w:ascii="Arial" w:hAnsi="Arial" w:cs="Arial"/>
                  <w:sz w:val="20"/>
                  <w:szCs w:val="20"/>
                  <w:lang w:val="en-GB"/>
                </w:rPr>
                <w:t xml:space="preserve">Text Field </w:t>
              </w:r>
            </w:ins>
          </w:p>
        </w:tc>
        <w:tc>
          <w:tcPr>
            <w:tcW w:w="1701" w:type="dxa"/>
          </w:tcPr>
          <w:p w14:paraId="05956422" w14:textId="61851850"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176" w:author="Dylan Van Aswegen" w:date="2024-07-11T11:35:00Z" w16du:dateUtc="2024-07-11T09:35:00Z"/>
                <w:rFonts w:ascii="Arial" w:hAnsi="Arial" w:cs="Arial"/>
                <w:sz w:val="20"/>
                <w:szCs w:val="20"/>
                <w:lang w:val="en-GB"/>
              </w:rPr>
            </w:pPr>
            <w:ins w:id="5177" w:author="Dylan Van Aswegen" w:date="2024-07-11T11:36:00Z" w16du:dateUtc="2024-07-11T09:36:00Z">
              <w:r>
                <w:rPr>
                  <w:rFonts w:ascii="Arial" w:hAnsi="Arial" w:cs="Arial"/>
                  <w:sz w:val="20"/>
                  <w:szCs w:val="20"/>
                  <w:lang w:val="en-GB"/>
                </w:rPr>
                <w:t xml:space="preserve">String </w:t>
              </w:r>
            </w:ins>
          </w:p>
        </w:tc>
        <w:tc>
          <w:tcPr>
            <w:tcW w:w="1417" w:type="dxa"/>
          </w:tcPr>
          <w:p w14:paraId="4F2F26B8" w14:textId="6A2A7F54"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178" w:author="Dylan Van Aswegen" w:date="2024-07-11T11:35:00Z" w16du:dateUtc="2024-07-11T09:35:00Z"/>
                <w:rFonts w:ascii="Arial" w:hAnsi="Arial" w:cs="Arial"/>
                <w:sz w:val="20"/>
                <w:szCs w:val="20"/>
                <w:lang w:val="en-GB"/>
              </w:rPr>
            </w:pPr>
            <w:ins w:id="5179" w:author="Dylan Van Aswegen" w:date="2024-07-11T11:37:00Z" w16du:dateUtc="2024-07-11T09:37:00Z">
              <w:r>
                <w:rPr>
                  <w:rFonts w:ascii="Arial" w:hAnsi="Arial" w:cs="Arial"/>
                  <w:sz w:val="20"/>
                  <w:szCs w:val="20"/>
                  <w:lang w:val="en-GB"/>
                </w:rPr>
                <w:t>Yes</w:t>
              </w:r>
            </w:ins>
          </w:p>
        </w:tc>
        <w:tc>
          <w:tcPr>
            <w:tcW w:w="3828" w:type="dxa"/>
          </w:tcPr>
          <w:p w14:paraId="07A07E1C" w14:textId="77777777" w:rsidR="00C4179C" w:rsidRDefault="00C4179C" w:rsidP="00C4179C">
            <w:pPr>
              <w:spacing w:line="360" w:lineRule="auto"/>
              <w:jc w:val="both"/>
              <w:cnfStyle w:val="000000000000" w:firstRow="0" w:lastRow="0" w:firstColumn="0" w:lastColumn="0" w:oddVBand="0" w:evenVBand="0" w:oddHBand="0" w:evenHBand="0" w:firstRowFirstColumn="0" w:firstRowLastColumn="0" w:lastRowFirstColumn="0" w:lastRowLastColumn="0"/>
              <w:rPr>
                <w:ins w:id="5180" w:author="Dylan Van Aswegen" w:date="2024-07-11T11:42:00Z" w16du:dateUtc="2024-07-11T09:42:00Z"/>
                <w:rFonts w:ascii="Arial" w:hAnsi="Arial" w:cs="Arial"/>
                <w:sz w:val="20"/>
                <w:szCs w:val="20"/>
                <w:lang w:val="en-GB"/>
              </w:rPr>
            </w:pPr>
            <w:ins w:id="5181" w:author="Dylan Van Aswegen" w:date="2024-07-11T11:42:00Z" w16du:dateUtc="2024-07-11T09:42:00Z">
              <w:r>
                <w:rPr>
                  <w:rFonts w:ascii="Arial" w:hAnsi="Arial" w:cs="Arial"/>
                  <w:sz w:val="20"/>
                  <w:szCs w:val="20"/>
                  <w:lang w:val="en-GB"/>
                </w:rPr>
                <w:t xml:space="preserve">If a physical address is required and If the organisation admin indicated that each user in a group must provide an address, this field will be displayed. </w:t>
              </w:r>
            </w:ins>
          </w:p>
          <w:p w14:paraId="5EED4DCA" w14:textId="3312BD68" w:rsidR="00AA44E2" w:rsidRDefault="00C4179C" w:rsidP="00C4179C">
            <w:pPr>
              <w:spacing w:line="360" w:lineRule="auto"/>
              <w:jc w:val="both"/>
              <w:cnfStyle w:val="000000000000" w:firstRow="0" w:lastRow="0" w:firstColumn="0" w:lastColumn="0" w:oddVBand="0" w:evenVBand="0" w:oddHBand="0" w:evenHBand="0" w:firstRowFirstColumn="0" w:firstRowLastColumn="0" w:lastRowFirstColumn="0" w:lastRowLastColumn="0"/>
              <w:rPr>
                <w:ins w:id="5182" w:author="Dylan Van Aswegen" w:date="2024-07-11T11:35:00Z" w16du:dateUtc="2024-07-11T09:35:00Z"/>
                <w:rFonts w:ascii="Arial" w:hAnsi="Arial" w:cs="Arial"/>
                <w:sz w:val="20"/>
                <w:szCs w:val="20"/>
                <w:lang w:val="en-GB"/>
              </w:rPr>
            </w:pPr>
            <w:ins w:id="5183" w:author="Dylan Van Aswegen" w:date="2024-07-11T11:42:00Z" w16du:dateUtc="2024-07-11T09:42:00Z">
              <w:r>
                <w:rPr>
                  <w:rFonts w:ascii="Arial" w:hAnsi="Arial" w:cs="Arial"/>
                  <w:sz w:val="20"/>
                  <w:szCs w:val="20"/>
                  <w:lang w:val="en-GB"/>
                </w:rPr>
                <w:t xml:space="preserve">If a physical address is required but each group member does not need to provide and address, the group member will be assigned the default address for the group. Otherwise, this field will not be displayed.  </w:t>
              </w:r>
            </w:ins>
          </w:p>
        </w:tc>
      </w:tr>
      <w:tr w:rsidR="00AA44E2" w14:paraId="0CECE0BF" w14:textId="77777777" w:rsidTr="00B85F07">
        <w:trPr>
          <w:cnfStyle w:val="000000100000" w:firstRow="0" w:lastRow="0" w:firstColumn="0" w:lastColumn="0" w:oddVBand="0" w:evenVBand="0" w:oddHBand="1" w:evenHBand="0" w:firstRowFirstColumn="0" w:firstRowLastColumn="0" w:lastRowFirstColumn="0" w:lastRowLastColumn="0"/>
          <w:ins w:id="5184" w:author="Dylan Van Aswegen" w:date="2024-07-11T11:35:00Z"/>
        </w:trPr>
        <w:tc>
          <w:tcPr>
            <w:cnfStyle w:val="001000000000" w:firstRow="0" w:lastRow="0" w:firstColumn="1" w:lastColumn="0" w:oddVBand="0" w:evenVBand="0" w:oddHBand="0" w:evenHBand="0" w:firstRowFirstColumn="0" w:firstRowLastColumn="0" w:lastRowFirstColumn="0" w:lastRowLastColumn="0"/>
            <w:tcW w:w="1135" w:type="dxa"/>
          </w:tcPr>
          <w:p w14:paraId="45883151" w14:textId="77777777" w:rsidR="00AA44E2" w:rsidRDefault="00AA44E2" w:rsidP="00AA44E2">
            <w:pPr>
              <w:spacing w:line="360" w:lineRule="auto"/>
              <w:jc w:val="both"/>
              <w:rPr>
                <w:ins w:id="5185" w:author="Dylan Van Aswegen" w:date="2024-07-11T11:35:00Z" w16du:dateUtc="2024-07-11T09:35:00Z"/>
                <w:rFonts w:ascii="Arial" w:hAnsi="Arial" w:cs="Arial"/>
                <w:sz w:val="20"/>
                <w:szCs w:val="20"/>
                <w:lang w:val="en-GB"/>
              </w:rPr>
            </w:pPr>
          </w:p>
        </w:tc>
        <w:tc>
          <w:tcPr>
            <w:tcW w:w="1417" w:type="dxa"/>
          </w:tcPr>
          <w:p w14:paraId="14D8BB48" w14:textId="6E01A332"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186" w:author="Dylan Van Aswegen" w:date="2024-07-11T11:35:00Z" w16du:dateUtc="2024-07-11T09:35:00Z"/>
                <w:rFonts w:ascii="Arial" w:hAnsi="Arial" w:cs="Arial"/>
                <w:sz w:val="20"/>
                <w:szCs w:val="20"/>
                <w:lang w:val="en-GB"/>
              </w:rPr>
            </w:pPr>
            <w:ins w:id="5187" w:author="Dylan Van Aswegen" w:date="2024-07-11T11:35:00Z" w16du:dateUtc="2024-07-11T09:35:00Z">
              <w:r>
                <w:rPr>
                  <w:rFonts w:ascii="Arial" w:hAnsi="Arial" w:cs="Arial"/>
                  <w:sz w:val="20"/>
                  <w:szCs w:val="20"/>
                  <w:lang w:val="en-GB"/>
                </w:rPr>
                <w:t>Address Line 3</w:t>
              </w:r>
            </w:ins>
          </w:p>
        </w:tc>
        <w:tc>
          <w:tcPr>
            <w:tcW w:w="1276" w:type="dxa"/>
          </w:tcPr>
          <w:p w14:paraId="59957E3D" w14:textId="78E171E3"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188" w:author="Dylan Van Aswegen" w:date="2024-07-11T11:35:00Z" w16du:dateUtc="2024-07-11T09:35:00Z"/>
                <w:rFonts w:ascii="Arial" w:hAnsi="Arial" w:cs="Arial"/>
                <w:sz w:val="20"/>
                <w:szCs w:val="20"/>
                <w:lang w:val="en-GB"/>
              </w:rPr>
            </w:pPr>
            <w:ins w:id="5189" w:author="Dylan Van Aswegen" w:date="2024-07-11T11:36:00Z" w16du:dateUtc="2024-07-11T09:36:00Z">
              <w:r>
                <w:rPr>
                  <w:rFonts w:ascii="Arial" w:hAnsi="Arial" w:cs="Arial"/>
                  <w:sz w:val="20"/>
                  <w:szCs w:val="20"/>
                  <w:lang w:val="en-GB"/>
                </w:rPr>
                <w:t xml:space="preserve">Text Field </w:t>
              </w:r>
            </w:ins>
          </w:p>
        </w:tc>
        <w:tc>
          <w:tcPr>
            <w:tcW w:w="1701" w:type="dxa"/>
          </w:tcPr>
          <w:p w14:paraId="5718D621" w14:textId="7BDB169C"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190" w:author="Dylan Van Aswegen" w:date="2024-07-11T11:35:00Z" w16du:dateUtc="2024-07-11T09:35:00Z"/>
                <w:rFonts w:ascii="Arial" w:hAnsi="Arial" w:cs="Arial"/>
                <w:sz w:val="20"/>
                <w:szCs w:val="20"/>
                <w:lang w:val="en-GB"/>
              </w:rPr>
            </w:pPr>
            <w:ins w:id="5191" w:author="Dylan Van Aswegen" w:date="2024-07-11T11:36:00Z" w16du:dateUtc="2024-07-11T09:36:00Z">
              <w:r>
                <w:rPr>
                  <w:rFonts w:ascii="Arial" w:hAnsi="Arial" w:cs="Arial"/>
                  <w:sz w:val="20"/>
                  <w:szCs w:val="20"/>
                  <w:lang w:val="en-GB"/>
                </w:rPr>
                <w:t xml:space="preserve">String </w:t>
              </w:r>
            </w:ins>
          </w:p>
        </w:tc>
        <w:tc>
          <w:tcPr>
            <w:tcW w:w="1417" w:type="dxa"/>
          </w:tcPr>
          <w:p w14:paraId="6EDBA65F" w14:textId="6B3C420E"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192" w:author="Dylan Van Aswegen" w:date="2024-07-11T11:35:00Z" w16du:dateUtc="2024-07-11T09:35:00Z"/>
                <w:rFonts w:ascii="Arial" w:hAnsi="Arial" w:cs="Arial"/>
                <w:sz w:val="20"/>
                <w:szCs w:val="20"/>
                <w:lang w:val="en-GB"/>
              </w:rPr>
            </w:pPr>
            <w:ins w:id="5193" w:author="Dylan Van Aswegen" w:date="2024-07-11T11:37:00Z" w16du:dateUtc="2024-07-11T09:37:00Z">
              <w:r>
                <w:rPr>
                  <w:rFonts w:ascii="Arial" w:hAnsi="Arial" w:cs="Arial"/>
                  <w:sz w:val="20"/>
                  <w:szCs w:val="20"/>
                  <w:lang w:val="en-GB"/>
                </w:rPr>
                <w:t>Yes</w:t>
              </w:r>
            </w:ins>
          </w:p>
        </w:tc>
        <w:tc>
          <w:tcPr>
            <w:tcW w:w="3828" w:type="dxa"/>
          </w:tcPr>
          <w:p w14:paraId="7666CCAB" w14:textId="77777777" w:rsidR="00C4179C" w:rsidRDefault="00C4179C" w:rsidP="00C4179C">
            <w:pPr>
              <w:spacing w:line="360" w:lineRule="auto"/>
              <w:jc w:val="both"/>
              <w:cnfStyle w:val="000000100000" w:firstRow="0" w:lastRow="0" w:firstColumn="0" w:lastColumn="0" w:oddVBand="0" w:evenVBand="0" w:oddHBand="1" w:evenHBand="0" w:firstRowFirstColumn="0" w:firstRowLastColumn="0" w:lastRowFirstColumn="0" w:lastRowLastColumn="0"/>
              <w:rPr>
                <w:ins w:id="5194" w:author="Dylan Van Aswegen" w:date="2024-07-11T11:42:00Z" w16du:dateUtc="2024-07-11T09:42:00Z"/>
                <w:rFonts w:ascii="Arial" w:hAnsi="Arial" w:cs="Arial"/>
                <w:sz w:val="20"/>
                <w:szCs w:val="20"/>
                <w:lang w:val="en-GB"/>
              </w:rPr>
            </w:pPr>
            <w:ins w:id="5195" w:author="Dylan Van Aswegen" w:date="2024-07-11T11:42:00Z" w16du:dateUtc="2024-07-11T09:42:00Z">
              <w:r>
                <w:rPr>
                  <w:rFonts w:ascii="Arial" w:hAnsi="Arial" w:cs="Arial"/>
                  <w:sz w:val="20"/>
                  <w:szCs w:val="20"/>
                  <w:lang w:val="en-GB"/>
                </w:rPr>
                <w:t xml:space="preserve">If a physical address is required and If the organisation admin indicated that each user in a group must provide an address, this field will be displayed. </w:t>
              </w:r>
            </w:ins>
          </w:p>
          <w:p w14:paraId="7B8A8A69" w14:textId="60C6B2E1" w:rsidR="00AA44E2" w:rsidRDefault="00C4179C" w:rsidP="00C4179C">
            <w:pPr>
              <w:spacing w:line="360" w:lineRule="auto"/>
              <w:jc w:val="both"/>
              <w:cnfStyle w:val="000000100000" w:firstRow="0" w:lastRow="0" w:firstColumn="0" w:lastColumn="0" w:oddVBand="0" w:evenVBand="0" w:oddHBand="1" w:evenHBand="0" w:firstRowFirstColumn="0" w:firstRowLastColumn="0" w:lastRowFirstColumn="0" w:lastRowLastColumn="0"/>
              <w:rPr>
                <w:ins w:id="5196" w:author="Dylan Van Aswegen" w:date="2024-07-11T11:35:00Z" w16du:dateUtc="2024-07-11T09:35:00Z"/>
                <w:rFonts w:ascii="Arial" w:hAnsi="Arial" w:cs="Arial"/>
                <w:sz w:val="20"/>
                <w:szCs w:val="20"/>
                <w:lang w:val="en-GB"/>
              </w:rPr>
            </w:pPr>
            <w:ins w:id="5197" w:author="Dylan Van Aswegen" w:date="2024-07-11T11:42:00Z" w16du:dateUtc="2024-07-11T09:42:00Z">
              <w:r>
                <w:rPr>
                  <w:rFonts w:ascii="Arial" w:hAnsi="Arial" w:cs="Arial"/>
                  <w:sz w:val="20"/>
                  <w:szCs w:val="20"/>
                  <w:lang w:val="en-GB"/>
                </w:rPr>
                <w:t xml:space="preserve">If a physical address is required but each group member does not need to provide and address, the group member will be assigned the default address for the group. Otherwise, this field will not be displayed.  </w:t>
              </w:r>
            </w:ins>
          </w:p>
        </w:tc>
      </w:tr>
      <w:tr w:rsidR="00AA44E2" w14:paraId="09C01164" w14:textId="77777777" w:rsidTr="00B85F07">
        <w:trPr>
          <w:ins w:id="5198" w:author="Dylan Van Aswegen" w:date="2024-07-11T11:35:00Z"/>
        </w:trPr>
        <w:tc>
          <w:tcPr>
            <w:cnfStyle w:val="001000000000" w:firstRow="0" w:lastRow="0" w:firstColumn="1" w:lastColumn="0" w:oddVBand="0" w:evenVBand="0" w:oddHBand="0" w:evenHBand="0" w:firstRowFirstColumn="0" w:firstRowLastColumn="0" w:lastRowFirstColumn="0" w:lastRowLastColumn="0"/>
            <w:tcW w:w="1135" w:type="dxa"/>
          </w:tcPr>
          <w:p w14:paraId="72B64615" w14:textId="77777777" w:rsidR="00AA44E2" w:rsidRDefault="00AA44E2" w:rsidP="00AA44E2">
            <w:pPr>
              <w:spacing w:line="360" w:lineRule="auto"/>
              <w:jc w:val="both"/>
              <w:rPr>
                <w:ins w:id="5199" w:author="Dylan Van Aswegen" w:date="2024-07-11T11:35:00Z" w16du:dateUtc="2024-07-11T09:35:00Z"/>
                <w:rFonts w:ascii="Arial" w:hAnsi="Arial" w:cs="Arial"/>
                <w:sz w:val="20"/>
                <w:szCs w:val="20"/>
                <w:lang w:val="en-GB"/>
              </w:rPr>
            </w:pPr>
          </w:p>
        </w:tc>
        <w:tc>
          <w:tcPr>
            <w:tcW w:w="1417" w:type="dxa"/>
          </w:tcPr>
          <w:p w14:paraId="55AB97E0" w14:textId="365EB190"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00" w:author="Dylan Van Aswegen" w:date="2024-07-11T11:35:00Z" w16du:dateUtc="2024-07-11T09:35:00Z"/>
                <w:rFonts w:ascii="Arial" w:hAnsi="Arial" w:cs="Arial"/>
                <w:sz w:val="20"/>
                <w:szCs w:val="20"/>
                <w:lang w:val="en-GB"/>
              </w:rPr>
            </w:pPr>
            <w:ins w:id="5201" w:author="Dylan Van Aswegen" w:date="2024-07-11T11:36:00Z" w16du:dateUtc="2024-07-11T09:36:00Z">
              <w:r>
                <w:rPr>
                  <w:rFonts w:ascii="Arial" w:hAnsi="Arial" w:cs="Arial"/>
                  <w:sz w:val="20"/>
                  <w:szCs w:val="20"/>
                  <w:lang w:val="en-GB"/>
                </w:rPr>
                <w:t>Post Code</w:t>
              </w:r>
            </w:ins>
          </w:p>
        </w:tc>
        <w:tc>
          <w:tcPr>
            <w:tcW w:w="1276" w:type="dxa"/>
          </w:tcPr>
          <w:p w14:paraId="32EE5D25" w14:textId="477C158D"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02" w:author="Dylan Van Aswegen" w:date="2024-07-11T11:35:00Z" w16du:dateUtc="2024-07-11T09:35:00Z"/>
                <w:rFonts w:ascii="Arial" w:hAnsi="Arial" w:cs="Arial"/>
                <w:sz w:val="20"/>
                <w:szCs w:val="20"/>
                <w:lang w:val="en-GB"/>
              </w:rPr>
            </w:pPr>
            <w:ins w:id="5203" w:author="Dylan Van Aswegen" w:date="2024-07-11T11:36:00Z" w16du:dateUtc="2024-07-11T09:36:00Z">
              <w:r>
                <w:rPr>
                  <w:rFonts w:ascii="Arial" w:hAnsi="Arial" w:cs="Arial"/>
                  <w:sz w:val="20"/>
                  <w:szCs w:val="20"/>
                  <w:lang w:val="en-GB"/>
                </w:rPr>
                <w:t xml:space="preserve">Text Field </w:t>
              </w:r>
            </w:ins>
          </w:p>
        </w:tc>
        <w:tc>
          <w:tcPr>
            <w:tcW w:w="1701" w:type="dxa"/>
          </w:tcPr>
          <w:p w14:paraId="7D781613" w14:textId="7E539444"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04" w:author="Dylan Van Aswegen" w:date="2024-07-11T11:35:00Z" w16du:dateUtc="2024-07-11T09:35:00Z"/>
                <w:rFonts w:ascii="Arial" w:hAnsi="Arial" w:cs="Arial"/>
                <w:sz w:val="20"/>
                <w:szCs w:val="20"/>
                <w:lang w:val="en-GB"/>
              </w:rPr>
            </w:pPr>
            <w:ins w:id="5205" w:author="Dylan Van Aswegen" w:date="2024-07-11T11:36:00Z" w16du:dateUtc="2024-07-11T09:36:00Z">
              <w:r>
                <w:rPr>
                  <w:rFonts w:ascii="Arial" w:hAnsi="Arial" w:cs="Arial"/>
                  <w:sz w:val="20"/>
                  <w:szCs w:val="20"/>
                  <w:lang w:val="en-GB"/>
                </w:rPr>
                <w:t xml:space="preserve">String </w:t>
              </w:r>
            </w:ins>
          </w:p>
        </w:tc>
        <w:tc>
          <w:tcPr>
            <w:tcW w:w="1417" w:type="dxa"/>
          </w:tcPr>
          <w:p w14:paraId="02F3DB9B" w14:textId="3A1C35F7"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06" w:author="Dylan Van Aswegen" w:date="2024-07-11T11:35:00Z" w16du:dateUtc="2024-07-11T09:35:00Z"/>
                <w:rFonts w:ascii="Arial" w:hAnsi="Arial" w:cs="Arial"/>
                <w:sz w:val="20"/>
                <w:szCs w:val="20"/>
                <w:lang w:val="en-GB"/>
              </w:rPr>
            </w:pPr>
            <w:ins w:id="5207" w:author="Dylan Van Aswegen" w:date="2024-07-11T11:37:00Z" w16du:dateUtc="2024-07-11T09:37:00Z">
              <w:r>
                <w:rPr>
                  <w:rFonts w:ascii="Arial" w:hAnsi="Arial" w:cs="Arial"/>
                  <w:sz w:val="20"/>
                  <w:szCs w:val="20"/>
                  <w:lang w:val="en-GB"/>
                </w:rPr>
                <w:t>Yes</w:t>
              </w:r>
            </w:ins>
          </w:p>
        </w:tc>
        <w:tc>
          <w:tcPr>
            <w:tcW w:w="3828" w:type="dxa"/>
          </w:tcPr>
          <w:p w14:paraId="6EC432E3" w14:textId="77777777" w:rsidR="00C4179C" w:rsidRDefault="00C4179C" w:rsidP="00C4179C">
            <w:pPr>
              <w:spacing w:line="360" w:lineRule="auto"/>
              <w:jc w:val="both"/>
              <w:cnfStyle w:val="000000000000" w:firstRow="0" w:lastRow="0" w:firstColumn="0" w:lastColumn="0" w:oddVBand="0" w:evenVBand="0" w:oddHBand="0" w:evenHBand="0" w:firstRowFirstColumn="0" w:firstRowLastColumn="0" w:lastRowFirstColumn="0" w:lastRowLastColumn="0"/>
              <w:rPr>
                <w:ins w:id="5208" w:author="Dylan Van Aswegen" w:date="2024-07-11T11:42:00Z" w16du:dateUtc="2024-07-11T09:42:00Z"/>
                <w:rFonts w:ascii="Arial" w:hAnsi="Arial" w:cs="Arial"/>
                <w:sz w:val="20"/>
                <w:szCs w:val="20"/>
                <w:lang w:val="en-GB"/>
              </w:rPr>
            </w:pPr>
            <w:ins w:id="5209" w:author="Dylan Van Aswegen" w:date="2024-07-11T11:42:00Z" w16du:dateUtc="2024-07-11T09:42:00Z">
              <w:r>
                <w:rPr>
                  <w:rFonts w:ascii="Arial" w:hAnsi="Arial" w:cs="Arial"/>
                  <w:sz w:val="20"/>
                  <w:szCs w:val="20"/>
                  <w:lang w:val="en-GB"/>
                </w:rPr>
                <w:t xml:space="preserve">If a physical address is required and If the organisation admin indicated that each user in a group must provide an address, this field will be displayed. </w:t>
              </w:r>
            </w:ins>
          </w:p>
          <w:p w14:paraId="603C70CB" w14:textId="77E1108B" w:rsidR="00AA44E2" w:rsidRDefault="00C4179C" w:rsidP="00C4179C">
            <w:pPr>
              <w:spacing w:line="360" w:lineRule="auto"/>
              <w:jc w:val="both"/>
              <w:cnfStyle w:val="000000000000" w:firstRow="0" w:lastRow="0" w:firstColumn="0" w:lastColumn="0" w:oddVBand="0" w:evenVBand="0" w:oddHBand="0" w:evenHBand="0" w:firstRowFirstColumn="0" w:firstRowLastColumn="0" w:lastRowFirstColumn="0" w:lastRowLastColumn="0"/>
              <w:rPr>
                <w:ins w:id="5210" w:author="Dylan Van Aswegen" w:date="2024-07-11T11:35:00Z" w16du:dateUtc="2024-07-11T09:35:00Z"/>
                <w:rFonts w:ascii="Arial" w:hAnsi="Arial" w:cs="Arial"/>
                <w:sz w:val="20"/>
                <w:szCs w:val="20"/>
                <w:lang w:val="en-GB"/>
              </w:rPr>
            </w:pPr>
            <w:ins w:id="5211" w:author="Dylan Van Aswegen" w:date="2024-07-11T11:42:00Z" w16du:dateUtc="2024-07-11T09:42:00Z">
              <w:r>
                <w:rPr>
                  <w:rFonts w:ascii="Arial" w:hAnsi="Arial" w:cs="Arial"/>
                  <w:sz w:val="20"/>
                  <w:szCs w:val="20"/>
                  <w:lang w:val="en-GB"/>
                </w:rPr>
                <w:t xml:space="preserve">If a physical address is required but each group member does not need to provide and address, the group member will be assigned the default address for the group. Otherwise, this field will not be displayed.  </w:t>
              </w:r>
            </w:ins>
          </w:p>
        </w:tc>
      </w:tr>
      <w:tr w:rsidR="00AA44E2" w14:paraId="69F480DA" w14:textId="77777777" w:rsidTr="00B85F07">
        <w:trPr>
          <w:cnfStyle w:val="000000100000" w:firstRow="0" w:lastRow="0" w:firstColumn="0" w:lastColumn="0" w:oddVBand="0" w:evenVBand="0" w:oddHBand="1" w:evenHBand="0" w:firstRowFirstColumn="0" w:firstRowLastColumn="0" w:lastRowFirstColumn="0" w:lastRowLastColumn="0"/>
          <w:ins w:id="5212" w:author="Dylan Van Aswegen" w:date="2024-07-11T11:36:00Z"/>
        </w:trPr>
        <w:tc>
          <w:tcPr>
            <w:cnfStyle w:val="001000000000" w:firstRow="0" w:lastRow="0" w:firstColumn="1" w:lastColumn="0" w:oddVBand="0" w:evenVBand="0" w:oddHBand="0" w:evenHBand="0" w:firstRowFirstColumn="0" w:firstRowLastColumn="0" w:lastRowFirstColumn="0" w:lastRowLastColumn="0"/>
            <w:tcW w:w="1135" w:type="dxa"/>
          </w:tcPr>
          <w:p w14:paraId="0C3A46DE" w14:textId="77777777" w:rsidR="00AA44E2" w:rsidRDefault="00AA44E2" w:rsidP="00AA44E2">
            <w:pPr>
              <w:spacing w:line="360" w:lineRule="auto"/>
              <w:jc w:val="both"/>
              <w:rPr>
                <w:ins w:id="5213" w:author="Dylan Van Aswegen" w:date="2024-07-11T11:36:00Z" w16du:dateUtc="2024-07-11T09:36:00Z"/>
                <w:rFonts w:ascii="Arial" w:hAnsi="Arial" w:cs="Arial"/>
                <w:sz w:val="20"/>
                <w:szCs w:val="20"/>
                <w:lang w:val="en-GB"/>
              </w:rPr>
            </w:pPr>
          </w:p>
        </w:tc>
        <w:tc>
          <w:tcPr>
            <w:tcW w:w="1417" w:type="dxa"/>
          </w:tcPr>
          <w:p w14:paraId="32BD5A96" w14:textId="69CEC4D1"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14" w:author="Dylan Van Aswegen" w:date="2024-07-11T11:36:00Z" w16du:dateUtc="2024-07-11T09:36:00Z"/>
                <w:rFonts w:ascii="Arial" w:hAnsi="Arial" w:cs="Arial"/>
                <w:sz w:val="20"/>
                <w:szCs w:val="20"/>
                <w:lang w:val="en-GB"/>
              </w:rPr>
            </w:pPr>
            <w:ins w:id="5215" w:author="Dylan Van Aswegen" w:date="2024-07-11T11:36:00Z" w16du:dateUtc="2024-07-11T09:36:00Z">
              <w:r>
                <w:rPr>
                  <w:rFonts w:ascii="Arial" w:hAnsi="Arial" w:cs="Arial"/>
                  <w:sz w:val="20"/>
                  <w:szCs w:val="20"/>
                  <w:lang w:val="en-GB"/>
                </w:rPr>
                <w:t xml:space="preserve">Country </w:t>
              </w:r>
            </w:ins>
          </w:p>
        </w:tc>
        <w:tc>
          <w:tcPr>
            <w:tcW w:w="1276" w:type="dxa"/>
          </w:tcPr>
          <w:p w14:paraId="2548FF37" w14:textId="7F0B37D1"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16" w:author="Dylan Van Aswegen" w:date="2024-07-11T11:36:00Z" w16du:dateUtc="2024-07-11T09:36:00Z"/>
                <w:rFonts w:ascii="Arial" w:hAnsi="Arial" w:cs="Arial"/>
                <w:sz w:val="20"/>
                <w:szCs w:val="20"/>
                <w:lang w:val="en-GB"/>
              </w:rPr>
            </w:pPr>
            <w:ins w:id="5217" w:author="Dylan Van Aswegen" w:date="2024-07-11T11:36:00Z" w16du:dateUtc="2024-07-11T09:36:00Z">
              <w:r>
                <w:rPr>
                  <w:rFonts w:ascii="Arial" w:hAnsi="Arial" w:cs="Arial"/>
                  <w:sz w:val="20"/>
                  <w:szCs w:val="20"/>
                  <w:lang w:val="en-GB"/>
                </w:rPr>
                <w:t xml:space="preserve">Text Field </w:t>
              </w:r>
            </w:ins>
          </w:p>
        </w:tc>
        <w:tc>
          <w:tcPr>
            <w:tcW w:w="1701" w:type="dxa"/>
          </w:tcPr>
          <w:p w14:paraId="7C73A8D5" w14:textId="6C694F99"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18" w:author="Dylan Van Aswegen" w:date="2024-07-11T11:36:00Z" w16du:dateUtc="2024-07-11T09:36:00Z"/>
                <w:rFonts w:ascii="Arial" w:hAnsi="Arial" w:cs="Arial"/>
                <w:sz w:val="20"/>
                <w:szCs w:val="20"/>
                <w:lang w:val="en-GB"/>
              </w:rPr>
            </w:pPr>
            <w:ins w:id="5219" w:author="Dylan Van Aswegen" w:date="2024-07-11T11:36:00Z" w16du:dateUtc="2024-07-11T09:36:00Z">
              <w:r>
                <w:rPr>
                  <w:rFonts w:ascii="Arial" w:hAnsi="Arial" w:cs="Arial"/>
                  <w:sz w:val="20"/>
                  <w:szCs w:val="20"/>
                  <w:lang w:val="en-GB"/>
                </w:rPr>
                <w:t xml:space="preserve">String </w:t>
              </w:r>
            </w:ins>
          </w:p>
        </w:tc>
        <w:tc>
          <w:tcPr>
            <w:tcW w:w="1417" w:type="dxa"/>
          </w:tcPr>
          <w:p w14:paraId="7C20FAFF" w14:textId="796107EC"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20" w:author="Dylan Van Aswegen" w:date="2024-07-11T11:36:00Z" w16du:dateUtc="2024-07-11T09:36:00Z"/>
                <w:rFonts w:ascii="Arial" w:hAnsi="Arial" w:cs="Arial"/>
                <w:sz w:val="20"/>
                <w:szCs w:val="20"/>
                <w:lang w:val="en-GB"/>
              </w:rPr>
            </w:pPr>
            <w:ins w:id="5221" w:author="Dylan Van Aswegen" w:date="2024-07-11T11:37:00Z" w16du:dateUtc="2024-07-11T09:37:00Z">
              <w:r>
                <w:rPr>
                  <w:rFonts w:ascii="Arial" w:hAnsi="Arial" w:cs="Arial"/>
                  <w:sz w:val="20"/>
                  <w:szCs w:val="20"/>
                  <w:lang w:val="en-GB"/>
                </w:rPr>
                <w:t>Yes</w:t>
              </w:r>
            </w:ins>
          </w:p>
        </w:tc>
        <w:tc>
          <w:tcPr>
            <w:tcW w:w="3828" w:type="dxa"/>
          </w:tcPr>
          <w:p w14:paraId="6B8027C5" w14:textId="77777777" w:rsidR="00C4179C" w:rsidRDefault="00C4179C" w:rsidP="00C4179C">
            <w:pPr>
              <w:spacing w:line="360" w:lineRule="auto"/>
              <w:jc w:val="both"/>
              <w:cnfStyle w:val="000000100000" w:firstRow="0" w:lastRow="0" w:firstColumn="0" w:lastColumn="0" w:oddVBand="0" w:evenVBand="0" w:oddHBand="1" w:evenHBand="0" w:firstRowFirstColumn="0" w:firstRowLastColumn="0" w:lastRowFirstColumn="0" w:lastRowLastColumn="0"/>
              <w:rPr>
                <w:ins w:id="5222" w:author="Dylan Van Aswegen" w:date="2024-07-11T11:42:00Z" w16du:dateUtc="2024-07-11T09:42:00Z"/>
                <w:rFonts w:ascii="Arial" w:hAnsi="Arial" w:cs="Arial"/>
                <w:sz w:val="20"/>
                <w:szCs w:val="20"/>
                <w:lang w:val="en-GB"/>
              </w:rPr>
            </w:pPr>
            <w:ins w:id="5223" w:author="Dylan Van Aswegen" w:date="2024-07-11T11:42:00Z" w16du:dateUtc="2024-07-11T09:42:00Z">
              <w:r>
                <w:rPr>
                  <w:rFonts w:ascii="Arial" w:hAnsi="Arial" w:cs="Arial"/>
                  <w:sz w:val="20"/>
                  <w:szCs w:val="20"/>
                  <w:lang w:val="en-GB"/>
                </w:rPr>
                <w:t xml:space="preserve">If a physical address is required and If the organisation admin indicated that each user in a group must provide an address, this field will be displayed. </w:t>
              </w:r>
            </w:ins>
          </w:p>
          <w:p w14:paraId="184A0026" w14:textId="2E82901A" w:rsidR="00AA44E2" w:rsidRDefault="00C4179C" w:rsidP="00C4179C">
            <w:pPr>
              <w:spacing w:line="360" w:lineRule="auto"/>
              <w:jc w:val="both"/>
              <w:cnfStyle w:val="000000100000" w:firstRow="0" w:lastRow="0" w:firstColumn="0" w:lastColumn="0" w:oddVBand="0" w:evenVBand="0" w:oddHBand="1" w:evenHBand="0" w:firstRowFirstColumn="0" w:firstRowLastColumn="0" w:lastRowFirstColumn="0" w:lastRowLastColumn="0"/>
              <w:rPr>
                <w:ins w:id="5224" w:author="Dylan Van Aswegen" w:date="2024-07-11T11:36:00Z" w16du:dateUtc="2024-07-11T09:36:00Z"/>
                <w:rFonts w:ascii="Arial" w:hAnsi="Arial" w:cs="Arial"/>
                <w:sz w:val="20"/>
                <w:szCs w:val="20"/>
                <w:lang w:val="en-GB"/>
              </w:rPr>
            </w:pPr>
            <w:ins w:id="5225" w:author="Dylan Van Aswegen" w:date="2024-07-11T11:42:00Z" w16du:dateUtc="2024-07-11T09:42:00Z">
              <w:r>
                <w:rPr>
                  <w:rFonts w:ascii="Arial" w:hAnsi="Arial" w:cs="Arial"/>
                  <w:sz w:val="20"/>
                  <w:szCs w:val="20"/>
                  <w:lang w:val="en-GB"/>
                </w:rPr>
                <w:t xml:space="preserve">If a physical address is required but each group member does not need to provide and address, the group member will be assigned the default address for the group. Otherwise, this field will not be displayed.  </w:t>
              </w:r>
            </w:ins>
          </w:p>
        </w:tc>
      </w:tr>
      <w:tr w:rsidR="00AA44E2" w14:paraId="3928DAF6" w14:textId="77777777" w:rsidTr="00B85F07">
        <w:trPr>
          <w:ins w:id="5226" w:author="Dylan Van Aswegen" w:date="2024-07-11T11:19:00Z"/>
        </w:trPr>
        <w:tc>
          <w:tcPr>
            <w:cnfStyle w:val="001000000000" w:firstRow="0" w:lastRow="0" w:firstColumn="1" w:lastColumn="0" w:oddVBand="0" w:evenVBand="0" w:oddHBand="0" w:evenHBand="0" w:firstRowFirstColumn="0" w:firstRowLastColumn="0" w:lastRowFirstColumn="0" w:lastRowLastColumn="0"/>
            <w:tcW w:w="1135" w:type="dxa"/>
          </w:tcPr>
          <w:p w14:paraId="24E3F414" w14:textId="77777777" w:rsidR="00AA44E2" w:rsidRDefault="00AA44E2" w:rsidP="00AA44E2">
            <w:pPr>
              <w:spacing w:line="360" w:lineRule="auto"/>
              <w:jc w:val="both"/>
              <w:rPr>
                <w:ins w:id="5227" w:author="Dylan Van Aswegen" w:date="2024-07-11T11:19:00Z" w16du:dateUtc="2024-07-11T09:19:00Z"/>
                <w:rFonts w:ascii="Arial" w:hAnsi="Arial" w:cs="Arial"/>
                <w:sz w:val="20"/>
                <w:szCs w:val="20"/>
                <w:lang w:val="en-GB"/>
              </w:rPr>
            </w:pPr>
          </w:p>
        </w:tc>
        <w:tc>
          <w:tcPr>
            <w:tcW w:w="1417" w:type="dxa"/>
          </w:tcPr>
          <w:p w14:paraId="58177AA2" w14:textId="56396AB3"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28" w:author="Dylan Van Aswegen" w:date="2024-07-11T11:19:00Z" w16du:dateUtc="2024-07-11T09:19:00Z"/>
                <w:rFonts w:ascii="Arial" w:hAnsi="Arial" w:cs="Arial"/>
                <w:sz w:val="20"/>
                <w:szCs w:val="20"/>
                <w:lang w:val="en-GB"/>
              </w:rPr>
            </w:pPr>
            <w:ins w:id="5229" w:author="Dylan Van Aswegen" w:date="2024-07-11T11:23:00Z" w16du:dateUtc="2024-07-11T09:23:00Z">
              <w:r>
                <w:rPr>
                  <w:rFonts w:ascii="Arial" w:hAnsi="Arial" w:cs="Arial"/>
                  <w:sz w:val="20"/>
                  <w:szCs w:val="20"/>
                  <w:lang w:val="en-GB"/>
                </w:rPr>
                <w:t>Group</w:t>
              </w:r>
            </w:ins>
            <w:ins w:id="5230" w:author="Dylan Van Aswegen" w:date="2024-07-11T11:19:00Z" w16du:dateUtc="2024-07-11T09:19:00Z">
              <w:r>
                <w:rPr>
                  <w:rFonts w:ascii="Arial" w:hAnsi="Arial" w:cs="Arial"/>
                  <w:sz w:val="20"/>
                  <w:szCs w:val="20"/>
                  <w:lang w:val="en-GB"/>
                </w:rPr>
                <w:t xml:space="preserve"> Admin</w:t>
              </w:r>
            </w:ins>
            <w:ins w:id="5231" w:author="Dylan Van Aswegen" w:date="2024-07-11T11:24:00Z" w16du:dateUtc="2024-07-11T09:24:00Z">
              <w:r>
                <w:rPr>
                  <w:rFonts w:ascii="Arial" w:hAnsi="Arial" w:cs="Arial"/>
                  <w:sz w:val="20"/>
                  <w:szCs w:val="20"/>
                  <w:lang w:val="en-GB"/>
                </w:rPr>
                <w:t>istrator</w:t>
              </w:r>
            </w:ins>
            <w:ins w:id="5232" w:author="Dylan Van Aswegen" w:date="2024-07-11T11:19:00Z" w16du:dateUtc="2024-07-11T09:19:00Z">
              <w:r>
                <w:rPr>
                  <w:rFonts w:ascii="Arial" w:hAnsi="Arial" w:cs="Arial"/>
                  <w:sz w:val="20"/>
                  <w:szCs w:val="20"/>
                  <w:lang w:val="en-GB"/>
                </w:rPr>
                <w:t xml:space="preserve"> </w:t>
              </w:r>
            </w:ins>
          </w:p>
        </w:tc>
        <w:tc>
          <w:tcPr>
            <w:tcW w:w="1276" w:type="dxa"/>
          </w:tcPr>
          <w:p w14:paraId="17C86AC0" w14:textId="056BE586"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33" w:author="Dylan Van Aswegen" w:date="2024-07-11T11:19:00Z" w16du:dateUtc="2024-07-11T09:19:00Z"/>
                <w:rFonts w:ascii="Arial" w:hAnsi="Arial" w:cs="Arial"/>
                <w:sz w:val="20"/>
                <w:szCs w:val="20"/>
                <w:lang w:val="en-GB"/>
              </w:rPr>
            </w:pPr>
            <w:ins w:id="5234" w:author="Dylan Van Aswegen" w:date="2024-07-11T11:19:00Z" w16du:dateUtc="2024-07-11T09:19:00Z">
              <w:r>
                <w:rPr>
                  <w:rFonts w:ascii="Arial" w:hAnsi="Arial" w:cs="Arial"/>
                  <w:sz w:val="20"/>
                  <w:szCs w:val="20"/>
                  <w:lang w:val="en-GB"/>
                </w:rPr>
                <w:t>Checkbox</w:t>
              </w:r>
            </w:ins>
          </w:p>
        </w:tc>
        <w:tc>
          <w:tcPr>
            <w:tcW w:w="1701" w:type="dxa"/>
          </w:tcPr>
          <w:p w14:paraId="7EB40FAD" w14:textId="77777777"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35" w:author="Dylan Van Aswegen" w:date="2024-07-11T11:19:00Z" w16du:dateUtc="2024-07-11T09:19:00Z"/>
                <w:rFonts w:ascii="Arial" w:hAnsi="Arial" w:cs="Arial"/>
                <w:sz w:val="20"/>
                <w:szCs w:val="20"/>
                <w:lang w:val="en-GB"/>
              </w:rPr>
            </w:pPr>
          </w:p>
        </w:tc>
        <w:tc>
          <w:tcPr>
            <w:tcW w:w="1417" w:type="dxa"/>
          </w:tcPr>
          <w:p w14:paraId="5CCA6E6F" w14:textId="77777777"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36" w:author="Dylan Van Aswegen" w:date="2024-07-11T11:19:00Z" w16du:dateUtc="2024-07-11T09:19:00Z"/>
                <w:rFonts w:ascii="Arial" w:hAnsi="Arial" w:cs="Arial"/>
                <w:sz w:val="20"/>
                <w:szCs w:val="20"/>
                <w:lang w:val="en-GB"/>
              </w:rPr>
            </w:pPr>
          </w:p>
        </w:tc>
        <w:tc>
          <w:tcPr>
            <w:tcW w:w="3828" w:type="dxa"/>
          </w:tcPr>
          <w:p w14:paraId="5CFB8BA3" w14:textId="7A57E6C6"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37" w:author="Dylan Van Aswegen" w:date="2024-07-11T11:19:00Z" w16du:dateUtc="2024-07-11T09:19:00Z"/>
                <w:rFonts w:ascii="Arial" w:hAnsi="Arial" w:cs="Arial"/>
                <w:sz w:val="20"/>
                <w:szCs w:val="20"/>
                <w:lang w:val="en-GB"/>
              </w:rPr>
            </w:pPr>
            <w:ins w:id="5238" w:author="Dylan Van Aswegen" w:date="2024-07-11T11:22:00Z" w16du:dateUtc="2024-07-11T09:22:00Z">
              <w:r>
                <w:rPr>
                  <w:rFonts w:ascii="Arial" w:hAnsi="Arial" w:cs="Arial"/>
                  <w:sz w:val="20"/>
                  <w:szCs w:val="20"/>
                  <w:lang w:val="en-GB"/>
                </w:rPr>
                <w:t xml:space="preserve">If the user is intended </w:t>
              </w:r>
            </w:ins>
            <w:ins w:id="5239" w:author="Dylan Van Aswegen" w:date="2024-07-11T11:23:00Z" w16du:dateUtc="2024-07-11T09:23:00Z">
              <w:r>
                <w:rPr>
                  <w:rFonts w:ascii="Arial" w:hAnsi="Arial" w:cs="Arial"/>
                  <w:sz w:val="20"/>
                  <w:szCs w:val="20"/>
                  <w:lang w:val="en-GB"/>
                </w:rPr>
                <w:t>to be an administrat</w:t>
              </w:r>
            </w:ins>
            <w:ins w:id="5240" w:author="Dylan Van Aswegen" w:date="2024-07-11T11:24:00Z" w16du:dateUtc="2024-07-11T09:24:00Z">
              <w:r>
                <w:rPr>
                  <w:rFonts w:ascii="Arial" w:hAnsi="Arial" w:cs="Arial"/>
                  <w:sz w:val="20"/>
                  <w:szCs w:val="20"/>
                  <w:lang w:val="en-GB"/>
                </w:rPr>
                <w:t>or for the group, the group admin will check this box. For family groups, the box w</w:t>
              </w:r>
            </w:ins>
            <w:ins w:id="5241" w:author="Dylan Van Aswegen" w:date="2024-07-11T11:25:00Z" w16du:dateUtc="2024-07-11T09:25:00Z">
              <w:r>
                <w:rPr>
                  <w:rFonts w:ascii="Arial" w:hAnsi="Arial" w:cs="Arial"/>
                  <w:sz w:val="20"/>
                  <w:szCs w:val="20"/>
                  <w:lang w:val="en-GB"/>
                </w:rPr>
                <w:t xml:space="preserve">ill be checked for adult members by default. If the user being created is a Junior, the box should not be allowed to be checked. </w:t>
              </w:r>
            </w:ins>
          </w:p>
        </w:tc>
      </w:tr>
      <w:tr w:rsidR="00AA44E2" w14:paraId="61D725A0" w14:textId="77777777" w:rsidTr="00B85F07">
        <w:trPr>
          <w:cnfStyle w:val="000000100000" w:firstRow="0" w:lastRow="0" w:firstColumn="0" w:lastColumn="0" w:oddVBand="0" w:evenVBand="0" w:oddHBand="1" w:evenHBand="0" w:firstRowFirstColumn="0" w:firstRowLastColumn="0" w:lastRowFirstColumn="0" w:lastRowLastColumn="0"/>
          <w:ins w:id="5242" w:author="Dylan Van Aswegen" w:date="2024-07-11T11:19:00Z"/>
        </w:trPr>
        <w:tc>
          <w:tcPr>
            <w:cnfStyle w:val="001000000000" w:firstRow="0" w:lastRow="0" w:firstColumn="1" w:lastColumn="0" w:oddVBand="0" w:evenVBand="0" w:oddHBand="0" w:evenHBand="0" w:firstRowFirstColumn="0" w:firstRowLastColumn="0" w:lastRowFirstColumn="0" w:lastRowLastColumn="0"/>
            <w:tcW w:w="1135" w:type="dxa"/>
          </w:tcPr>
          <w:p w14:paraId="3AEE893D" w14:textId="77777777" w:rsidR="00AA44E2" w:rsidRDefault="00AA44E2" w:rsidP="00AA44E2">
            <w:pPr>
              <w:spacing w:line="360" w:lineRule="auto"/>
              <w:jc w:val="both"/>
              <w:rPr>
                <w:ins w:id="5243" w:author="Dylan Van Aswegen" w:date="2024-07-11T11:19:00Z" w16du:dateUtc="2024-07-11T09:19:00Z"/>
                <w:rFonts w:ascii="Arial" w:hAnsi="Arial" w:cs="Arial"/>
                <w:sz w:val="20"/>
                <w:szCs w:val="20"/>
                <w:lang w:val="en-GB"/>
              </w:rPr>
            </w:pPr>
          </w:p>
        </w:tc>
        <w:tc>
          <w:tcPr>
            <w:tcW w:w="1417" w:type="dxa"/>
          </w:tcPr>
          <w:p w14:paraId="6C13A9AC" w14:textId="5F142C8C"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44" w:author="Dylan Van Aswegen" w:date="2024-07-11T11:19:00Z" w16du:dateUtc="2024-07-11T09:19:00Z"/>
                <w:rFonts w:ascii="Arial" w:hAnsi="Arial" w:cs="Arial"/>
                <w:sz w:val="20"/>
                <w:szCs w:val="20"/>
                <w:lang w:val="en-GB"/>
              </w:rPr>
            </w:pPr>
            <w:ins w:id="5245" w:author="Dylan Van Aswegen" w:date="2024-07-11T11:19:00Z" w16du:dateUtc="2024-07-11T09:19:00Z">
              <w:r>
                <w:rPr>
                  <w:rFonts w:ascii="Arial" w:hAnsi="Arial" w:cs="Arial"/>
                  <w:sz w:val="20"/>
                  <w:szCs w:val="20"/>
                  <w:lang w:val="en-GB"/>
                </w:rPr>
                <w:t>Email Contact</w:t>
              </w:r>
            </w:ins>
          </w:p>
        </w:tc>
        <w:tc>
          <w:tcPr>
            <w:tcW w:w="1276" w:type="dxa"/>
          </w:tcPr>
          <w:p w14:paraId="49611462" w14:textId="2B429079"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46" w:author="Dylan Van Aswegen" w:date="2024-07-11T11:19:00Z" w16du:dateUtc="2024-07-11T09:19:00Z"/>
                <w:rFonts w:ascii="Arial" w:hAnsi="Arial" w:cs="Arial"/>
                <w:sz w:val="20"/>
                <w:szCs w:val="20"/>
                <w:lang w:val="en-GB"/>
              </w:rPr>
            </w:pPr>
            <w:ins w:id="5247" w:author="Dylan Van Aswegen" w:date="2024-07-11T11:19:00Z" w16du:dateUtc="2024-07-11T09:19:00Z">
              <w:r>
                <w:rPr>
                  <w:rFonts w:ascii="Arial" w:hAnsi="Arial" w:cs="Arial"/>
                  <w:sz w:val="20"/>
                  <w:szCs w:val="20"/>
                  <w:lang w:val="en-GB"/>
                </w:rPr>
                <w:t>Chec</w:t>
              </w:r>
            </w:ins>
            <w:ins w:id="5248" w:author="Dylan Van Aswegen" w:date="2024-07-11T11:20:00Z" w16du:dateUtc="2024-07-11T09:20:00Z">
              <w:r>
                <w:rPr>
                  <w:rFonts w:ascii="Arial" w:hAnsi="Arial" w:cs="Arial"/>
                  <w:sz w:val="20"/>
                  <w:szCs w:val="20"/>
                  <w:lang w:val="en-GB"/>
                </w:rPr>
                <w:t>kbox</w:t>
              </w:r>
            </w:ins>
          </w:p>
        </w:tc>
        <w:tc>
          <w:tcPr>
            <w:tcW w:w="1701" w:type="dxa"/>
          </w:tcPr>
          <w:p w14:paraId="2C57D8D5" w14:textId="77777777"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49" w:author="Dylan Van Aswegen" w:date="2024-07-11T11:19:00Z" w16du:dateUtc="2024-07-11T09:19:00Z"/>
                <w:rFonts w:ascii="Arial" w:hAnsi="Arial" w:cs="Arial"/>
                <w:sz w:val="20"/>
                <w:szCs w:val="20"/>
                <w:lang w:val="en-GB"/>
              </w:rPr>
            </w:pPr>
          </w:p>
        </w:tc>
        <w:tc>
          <w:tcPr>
            <w:tcW w:w="1417" w:type="dxa"/>
          </w:tcPr>
          <w:p w14:paraId="41262611" w14:textId="77777777"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50" w:author="Dylan Van Aswegen" w:date="2024-07-11T11:19:00Z" w16du:dateUtc="2024-07-11T09:19:00Z"/>
                <w:rFonts w:ascii="Arial" w:hAnsi="Arial" w:cs="Arial"/>
                <w:sz w:val="20"/>
                <w:szCs w:val="20"/>
                <w:lang w:val="en-GB"/>
              </w:rPr>
            </w:pPr>
          </w:p>
        </w:tc>
        <w:tc>
          <w:tcPr>
            <w:tcW w:w="3828" w:type="dxa"/>
          </w:tcPr>
          <w:p w14:paraId="6F8F26FA" w14:textId="0723E085"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51" w:author="Dylan Van Aswegen" w:date="2024-07-11T11:19:00Z" w16du:dateUtc="2024-07-11T09:19:00Z"/>
                <w:rFonts w:ascii="Arial" w:hAnsi="Arial" w:cs="Arial"/>
                <w:sz w:val="20"/>
                <w:szCs w:val="20"/>
                <w:lang w:val="en-GB"/>
              </w:rPr>
            </w:pPr>
            <w:ins w:id="5252" w:author="Dylan Van Aswegen" w:date="2024-07-11T11:25:00Z" w16du:dateUtc="2024-07-11T09:25:00Z">
              <w:r>
                <w:rPr>
                  <w:rFonts w:ascii="Arial" w:hAnsi="Arial" w:cs="Arial"/>
                  <w:sz w:val="20"/>
                  <w:szCs w:val="20"/>
                  <w:lang w:val="en-GB"/>
                </w:rPr>
                <w:t>If the user is intended to be an email contact, the admin user should check this box. If the box</w:t>
              </w:r>
            </w:ins>
            <w:ins w:id="5253" w:author="Dylan Van Aswegen" w:date="2024-07-11T11:26:00Z" w16du:dateUtc="2024-07-11T09:26:00Z">
              <w:r>
                <w:rPr>
                  <w:rFonts w:ascii="Arial" w:hAnsi="Arial" w:cs="Arial"/>
                  <w:sz w:val="20"/>
                  <w:szCs w:val="20"/>
                  <w:lang w:val="en-GB"/>
                </w:rPr>
                <w:t xml:space="preserve"> is checked, the email address field should be validated to ensure it contains a valid email address.</w:t>
              </w:r>
            </w:ins>
            <w:ins w:id="5254" w:author="Dylan Van Aswegen" w:date="2024-07-11T11:39:00Z" w16du:dateUtc="2024-07-11T09:39:00Z">
              <w:r w:rsidR="001B5022">
                <w:rPr>
                  <w:rFonts w:ascii="Arial" w:hAnsi="Arial" w:cs="Arial"/>
                  <w:sz w:val="20"/>
                  <w:szCs w:val="20"/>
                  <w:lang w:val="en-GB"/>
                </w:rPr>
                <w:t xml:space="preserve"> If the user being created is a Junior, the box should not be allowed to be checked. </w:t>
              </w:r>
            </w:ins>
            <w:ins w:id="5255" w:author="Dylan Van Aswegen" w:date="2024-07-11T11:26:00Z" w16du:dateUtc="2024-07-11T09:26:00Z">
              <w:r>
                <w:rPr>
                  <w:rFonts w:ascii="Arial" w:hAnsi="Arial" w:cs="Arial"/>
                  <w:sz w:val="20"/>
                  <w:szCs w:val="20"/>
                  <w:lang w:val="en-GB"/>
                </w:rPr>
                <w:t xml:space="preserve"> </w:t>
              </w:r>
            </w:ins>
          </w:p>
        </w:tc>
      </w:tr>
      <w:tr w:rsidR="00AA44E2" w14:paraId="423E1513" w14:textId="77777777" w:rsidTr="00B85F07">
        <w:trPr>
          <w:ins w:id="5256" w:author="Dylan Van Aswegen" w:date="2024-07-11T11:26:00Z"/>
        </w:trPr>
        <w:tc>
          <w:tcPr>
            <w:cnfStyle w:val="001000000000" w:firstRow="0" w:lastRow="0" w:firstColumn="1" w:lastColumn="0" w:oddVBand="0" w:evenVBand="0" w:oddHBand="0" w:evenHBand="0" w:firstRowFirstColumn="0" w:firstRowLastColumn="0" w:lastRowFirstColumn="0" w:lastRowLastColumn="0"/>
            <w:tcW w:w="1135" w:type="dxa"/>
          </w:tcPr>
          <w:p w14:paraId="493010DB" w14:textId="77777777" w:rsidR="00AA44E2" w:rsidRDefault="00AA44E2" w:rsidP="00AA44E2">
            <w:pPr>
              <w:spacing w:line="360" w:lineRule="auto"/>
              <w:jc w:val="both"/>
              <w:rPr>
                <w:ins w:id="5257" w:author="Dylan Van Aswegen" w:date="2024-07-11T11:26:00Z" w16du:dateUtc="2024-07-11T09:26:00Z"/>
                <w:rFonts w:ascii="Arial" w:hAnsi="Arial" w:cs="Arial"/>
                <w:sz w:val="20"/>
                <w:szCs w:val="20"/>
                <w:lang w:val="en-GB"/>
              </w:rPr>
            </w:pPr>
          </w:p>
        </w:tc>
        <w:tc>
          <w:tcPr>
            <w:tcW w:w="1417" w:type="dxa"/>
          </w:tcPr>
          <w:p w14:paraId="54037C72" w14:textId="0FA1C170"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58" w:author="Dylan Van Aswegen" w:date="2024-07-11T11:26:00Z" w16du:dateUtc="2024-07-11T09:26:00Z"/>
                <w:rFonts w:ascii="Arial" w:hAnsi="Arial" w:cs="Arial"/>
                <w:sz w:val="20"/>
                <w:szCs w:val="20"/>
                <w:lang w:val="en-GB"/>
              </w:rPr>
            </w:pPr>
            <w:ins w:id="5259" w:author="Dylan Van Aswegen" w:date="2024-07-11T11:27:00Z" w16du:dateUtc="2024-07-11T09:27:00Z">
              <w:r>
                <w:rPr>
                  <w:rFonts w:ascii="Arial" w:hAnsi="Arial" w:cs="Arial"/>
                  <w:sz w:val="20"/>
                  <w:szCs w:val="20"/>
                  <w:lang w:val="en-GB"/>
                </w:rPr>
                <w:t xml:space="preserve">Cancel </w:t>
              </w:r>
            </w:ins>
          </w:p>
        </w:tc>
        <w:tc>
          <w:tcPr>
            <w:tcW w:w="1276" w:type="dxa"/>
          </w:tcPr>
          <w:p w14:paraId="24CA07EB" w14:textId="3188E5E7"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60" w:author="Dylan Van Aswegen" w:date="2024-07-11T11:26:00Z" w16du:dateUtc="2024-07-11T09:26:00Z"/>
                <w:rFonts w:ascii="Arial" w:hAnsi="Arial" w:cs="Arial"/>
                <w:sz w:val="20"/>
                <w:szCs w:val="20"/>
                <w:lang w:val="en-GB"/>
              </w:rPr>
            </w:pPr>
            <w:ins w:id="5261" w:author="Dylan Van Aswegen" w:date="2024-07-11T11:27:00Z" w16du:dateUtc="2024-07-11T09:27:00Z">
              <w:r>
                <w:rPr>
                  <w:rFonts w:ascii="Arial" w:hAnsi="Arial" w:cs="Arial"/>
                  <w:sz w:val="20"/>
                  <w:szCs w:val="20"/>
                  <w:lang w:val="en-GB"/>
                </w:rPr>
                <w:t>Button</w:t>
              </w:r>
            </w:ins>
          </w:p>
        </w:tc>
        <w:tc>
          <w:tcPr>
            <w:tcW w:w="1701" w:type="dxa"/>
          </w:tcPr>
          <w:p w14:paraId="759E886D" w14:textId="77777777"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62" w:author="Dylan Van Aswegen" w:date="2024-07-11T11:26:00Z" w16du:dateUtc="2024-07-11T09:26:00Z"/>
                <w:rFonts w:ascii="Arial" w:hAnsi="Arial" w:cs="Arial"/>
                <w:sz w:val="20"/>
                <w:szCs w:val="20"/>
                <w:lang w:val="en-GB"/>
              </w:rPr>
            </w:pPr>
          </w:p>
        </w:tc>
        <w:tc>
          <w:tcPr>
            <w:tcW w:w="1417" w:type="dxa"/>
          </w:tcPr>
          <w:p w14:paraId="5DE4B76E" w14:textId="77777777"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63" w:author="Dylan Van Aswegen" w:date="2024-07-11T11:26:00Z" w16du:dateUtc="2024-07-11T09:26:00Z"/>
                <w:rFonts w:ascii="Arial" w:hAnsi="Arial" w:cs="Arial"/>
                <w:sz w:val="20"/>
                <w:szCs w:val="20"/>
                <w:lang w:val="en-GB"/>
              </w:rPr>
            </w:pPr>
          </w:p>
        </w:tc>
        <w:tc>
          <w:tcPr>
            <w:tcW w:w="3828" w:type="dxa"/>
          </w:tcPr>
          <w:p w14:paraId="2A5DDE4A" w14:textId="3A96B9F0" w:rsidR="00AA44E2" w:rsidRDefault="00AA44E2" w:rsidP="00AA44E2">
            <w:pPr>
              <w:spacing w:line="360" w:lineRule="auto"/>
              <w:jc w:val="both"/>
              <w:cnfStyle w:val="000000000000" w:firstRow="0" w:lastRow="0" w:firstColumn="0" w:lastColumn="0" w:oddVBand="0" w:evenVBand="0" w:oddHBand="0" w:evenHBand="0" w:firstRowFirstColumn="0" w:firstRowLastColumn="0" w:lastRowFirstColumn="0" w:lastRowLastColumn="0"/>
              <w:rPr>
                <w:ins w:id="5264" w:author="Dylan Van Aswegen" w:date="2024-07-11T11:26:00Z" w16du:dateUtc="2024-07-11T09:26:00Z"/>
                <w:rFonts w:ascii="Arial" w:hAnsi="Arial" w:cs="Arial"/>
                <w:sz w:val="20"/>
                <w:szCs w:val="20"/>
                <w:lang w:val="en-GB"/>
              </w:rPr>
            </w:pPr>
            <w:ins w:id="5265" w:author="Dylan Van Aswegen" w:date="2024-07-11T11:27:00Z" w16du:dateUtc="2024-07-11T09:27:00Z">
              <w:r>
                <w:rPr>
                  <w:rFonts w:ascii="Arial" w:hAnsi="Arial" w:cs="Arial"/>
                  <w:sz w:val="20"/>
                  <w:szCs w:val="20"/>
                  <w:lang w:val="en-GB"/>
                </w:rPr>
                <w:t>This button will be used by the group admin to cancel the addition of a member to the group. Once clicked</w:t>
              </w:r>
            </w:ins>
            <w:ins w:id="5266" w:author="Dylan Van Aswegen" w:date="2024-07-11T11:28:00Z" w16du:dateUtc="2024-07-11T09:28:00Z">
              <w:r>
                <w:rPr>
                  <w:rFonts w:ascii="Arial" w:hAnsi="Arial" w:cs="Arial"/>
                  <w:sz w:val="20"/>
                  <w:szCs w:val="20"/>
                  <w:lang w:val="en-GB"/>
                </w:rPr>
                <w:t xml:space="preserve">, the window should be closed, and the user should be navigated back to the “My Groups” page. </w:t>
              </w:r>
            </w:ins>
          </w:p>
        </w:tc>
      </w:tr>
      <w:tr w:rsidR="00AA44E2" w14:paraId="24D6743B" w14:textId="77777777" w:rsidTr="00B85F07">
        <w:trPr>
          <w:cnfStyle w:val="000000100000" w:firstRow="0" w:lastRow="0" w:firstColumn="0" w:lastColumn="0" w:oddVBand="0" w:evenVBand="0" w:oddHBand="1" w:evenHBand="0" w:firstRowFirstColumn="0" w:firstRowLastColumn="0" w:lastRowFirstColumn="0" w:lastRowLastColumn="0"/>
          <w:ins w:id="5267" w:author="Dylan Van Aswegen" w:date="2024-07-11T11:27:00Z"/>
        </w:trPr>
        <w:tc>
          <w:tcPr>
            <w:cnfStyle w:val="001000000000" w:firstRow="0" w:lastRow="0" w:firstColumn="1" w:lastColumn="0" w:oddVBand="0" w:evenVBand="0" w:oddHBand="0" w:evenHBand="0" w:firstRowFirstColumn="0" w:firstRowLastColumn="0" w:lastRowFirstColumn="0" w:lastRowLastColumn="0"/>
            <w:tcW w:w="1135" w:type="dxa"/>
          </w:tcPr>
          <w:p w14:paraId="7FDB49BD" w14:textId="77777777" w:rsidR="00AA44E2" w:rsidRDefault="00AA44E2" w:rsidP="00AA44E2">
            <w:pPr>
              <w:spacing w:line="360" w:lineRule="auto"/>
              <w:jc w:val="both"/>
              <w:rPr>
                <w:ins w:id="5268" w:author="Dylan Van Aswegen" w:date="2024-07-11T11:27:00Z" w16du:dateUtc="2024-07-11T09:27:00Z"/>
                <w:rFonts w:ascii="Arial" w:hAnsi="Arial" w:cs="Arial"/>
                <w:sz w:val="20"/>
                <w:szCs w:val="20"/>
                <w:lang w:val="en-GB"/>
              </w:rPr>
            </w:pPr>
          </w:p>
        </w:tc>
        <w:tc>
          <w:tcPr>
            <w:tcW w:w="1417" w:type="dxa"/>
          </w:tcPr>
          <w:p w14:paraId="1AA8C56F" w14:textId="309C166B"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69" w:author="Dylan Van Aswegen" w:date="2024-07-11T11:27:00Z" w16du:dateUtc="2024-07-11T09:27:00Z"/>
                <w:rFonts w:ascii="Arial" w:hAnsi="Arial" w:cs="Arial"/>
                <w:sz w:val="20"/>
                <w:szCs w:val="20"/>
                <w:lang w:val="en-GB"/>
              </w:rPr>
            </w:pPr>
            <w:ins w:id="5270" w:author="Dylan Van Aswegen" w:date="2024-07-11T11:27:00Z" w16du:dateUtc="2024-07-11T09:27:00Z">
              <w:r>
                <w:rPr>
                  <w:rFonts w:ascii="Arial" w:hAnsi="Arial" w:cs="Arial"/>
                  <w:sz w:val="20"/>
                  <w:szCs w:val="20"/>
                  <w:lang w:val="en-GB"/>
                </w:rPr>
                <w:t>Confirm</w:t>
              </w:r>
            </w:ins>
          </w:p>
        </w:tc>
        <w:tc>
          <w:tcPr>
            <w:tcW w:w="1276" w:type="dxa"/>
          </w:tcPr>
          <w:p w14:paraId="57AAEAD8" w14:textId="165C2937"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71" w:author="Dylan Van Aswegen" w:date="2024-07-11T11:27:00Z" w16du:dateUtc="2024-07-11T09:27:00Z"/>
                <w:rFonts w:ascii="Arial" w:hAnsi="Arial" w:cs="Arial"/>
                <w:sz w:val="20"/>
                <w:szCs w:val="20"/>
                <w:lang w:val="en-GB"/>
              </w:rPr>
            </w:pPr>
            <w:ins w:id="5272" w:author="Dylan Van Aswegen" w:date="2024-07-11T11:27:00Z" w16du:dateUtc="2024-07-11T09:27:00Z">
              <w:r>
                <w:rPr>
                  <w:rFonts w:ascii="Arial" w:hAnsi="Arial" w:cs="Arial"/>
                  <w:sz w:val="20"/>
                  <w:szCs w:val="20"/>
                  <w:lang w:val="en-GB"/>
                </w:rPr>
                <w:t>Button</w:t>
              </w:r>
            </w:ins>
          </w:p>
        </w:tc>
        <w:tc>
          <w:tcPr>
            <w:tcW w:w="1701" w:type="dxa"/>
          </w:tcPr>
          <w:p w14:paraId="53005129" w14:textId="77777777"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73" w:author="Dylan Van Aswegen" w:date="2024-07-11T11:27:00Z" w16du:dateUtc="2024-07-11T09:27:00Z"/>
                <w:rFonts w:ascii="Arial" w:hAnsi="Arial" w:cs="Arial"/>
                <w:sz w:val="20"/>
                <w:szCs w:val="20"/>
                <w:lang w:val="en-GB"/>
              </w:rPr>
            </w:pPr>
          </w:p>
        </w:tc>
        <w:tc>
          <w:tcPr>
            <w:tcW w:w="1417" w:type="dxa"/>
          </w:tcPr>
          <w:p w14:paraId="4E3672ED" w14:textId="77777777"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74" w:author="Dylan Van Aswegen" w:date="2024-07-11T11:27:00Z" w16du:dateUtc="2024-07-11T09:27:00Z"/>
                <w:rFonts w:ascii="Arial" w:hAnsi="Arial" w:cs="Arial"/>
                <w:sz w:val="20"/>
                <w:szCs w:val="20"/>
                <w:lang w:val="en-GB"/>
              </w:rPr>
            </w:pPr>
          </w:p>
        </w:tc>
        <w:tc>
          <w:tcPr>
            <w:tcW w:w="3828" w:type="dxa"/>
          </w:tcPr>
          <w:p w14:paraId="19E3D08E" w14:textId="286C72EA" w:rsidR="00AA44E2" w:rsidRDefault="00AA44E2" w:rsidP="00AA44E2">
            <w:pPr>
              <w:spacing w:line="360" w:lineRule="auto"/>
              <w:jc w:val="both"/>
              <w:cnfStyle w:val="000000100000" w:firstRow="0" w:lastRow="0" w:firstColumn="0" w:lastColumn="0" w:oddVBand="0" w:evenVBand="0" w:oddHBand="1" w:evenHBand="0" w:firstRowFirstColumn="0" w:firstRowLastColumn="0" w:lastRowFirstColumn="0" w:lastRowLastColumn="0"/>
              <w:rPr>
                <w:ins w:id="5275" w:author="Dylan Van Aswegen" w:date="2024-07-11T11:27:00Z" w16du:dateUtc="2024-07-11T09:27:00Z"/>
                <w:rFonts w:ascii="Arial" w:hAnsi="Arial" w:cs="Arial"/>
                <w:sz w:val="20"/>
                <w:szCs w:val="20"/>
                <w:lang w:val="en-GB"/>
              </w:rPr>
            </w:pPr>
            <w:ins w:id="5276" w:author="Dylan Van Aswegen" w:date="2024-07-11T11:28:00Z" w16du:dateUtc="2024-07-11T09:28:00Z">
              <w:r>
                <w:rPr>
                  <w:rFonts w:ascii="Arial" w:hAnsi="Arial" w:cs="Arial"/>
                  <w:sz w:val="20"/>
                  <w:szCs w:val="20"/>
                  <w:lang w:val="en-GB"/>
                </w:rPr>
                <w:t xml:space="preserve">This button is used to </w:t>
              </w:r>
            </w:ins>
            <w:ins w:id="5277" w:author="Dylan Van Aswegen" w:date="2024-07-11T11:29:00Z" w16du:dateUtc="2024-07-11T09:29:00Z">
              <w:r>
                <w:rPr>
                  <w:rFonts w:ascii="Arial" w:hAnsi="Arial" w:cs="Arial"/>
                  <w:sz w:val="20"/>
                  <w:szCs w:val="20"/>
                  <w:lang w:val="en-GB"/>
                </w:rPr>
                <w:t xml:space="preserve">confirm the addition of the member. Once clicked, the member captured should be created and linked to the group and organisation. </w:t>
              </w:r>
            </w:ins>
            <w:ins w:id="5278" w:author="Dylan Van Aswegen" w:date="2024-07-11T11:30:00Z" w16du:dateUtc="2024-07-11T09:30:00Z">
              <w:r>
                <w:rPr>
                  <w:rFonts w:ascii="Arial" w:hAnsi="Arial" w:cs="Arial"/>
                  <w:sz w:val="20"/>
                  <w:szCs w:val="20"/>
                  <w:lang w:val="en-GB"/>
                </w:rPr>
                <w:t xml:space="preserve">If the organisation admin configured a member form for this type of membership, the admin should be navigated to a page where they can complete the form information. </w:t>
              </w:r>
            </w:ins>
            <w:ins w:id="5279" w:author="Dylan Van Aswegen" w:date="2024-07-11T11:32:00Z" w16du:dateUtc="2024-07-11T09:32:00Z">
              <w:r>
                <w:rPr>
                  <w:rFonts w:ascii="Arial" w:hAnsi="Arial" w:cs="Arial"/>
                  <w:sz w:val="20"/>
                  <w:szCs w:val="20"/>
                  <w:lang w:val="en-GB"/>
                </w:rPr>
                <w:t xml:space="preserve">They should also get a </w:t>
              </w:r>
            </w:ins>
            <w:ins w:id="5280" w:author="Dylan Van Aswegen" w:date="2024-07-11T11:33:00Z" w16du:dateUtc="2024-07-11T09:33:00Z">
              <w:r>
                <w:rPr>
                  <w:rFonts w:ascii="Arial" w:hAnsi="Arial" w:cs="Arial"/>
                  <w:sz w:val="20"/>
                  <w:szCs w:val="20"/>
                  <w:lang w:val="en-GB"/>
                </w:rPr>
                <w:t xml:space="preserve">warning if the newly created member is not covered by existing subscriptions the group holds. </w:t>
              </w:r>
            </w:ins>
          </w:p>
        </w:tc>
      </w:tr>
    </w:tbl>
    <w:p w14:paraId="032461E4" w14:textId="77777777" w:rsidR="00B215F5" w:rsidRDefault="00B215F5" w:rsidP="00B215F5">
      <w:pPr>
        <w:rPr>
          <w:ins w:id="5281" w:author="Dylan Van Aswegen" w:date="2024-07-11T11:29:00Z" w16du:dateUtc="2024-07-11T09:29:00Z"/>
          <w:lang w:val="en-GB"/>
        </w:rPr>
      </w:pPr>
    </w:p>
    <w:p w14:paraId="449B9B4F" w14:textId="77777777" w:rsidR="00B215F5" w:rsidRPr="00B215F5" w:rsidRDefault="00B215F5">
      <w:pPr>
        <w:rPr>
          <w:ins w:id="5282" w:author="Dylan Van Aswegen" w:date="2024-07-11T09:26:00Z" w16du:dateUtc="2024-07-11T07:26:00Z"/>
        </w:rPr>
        <w:pPrChange w:id="5283" w:author="Dylan Van Aswegen" w:date="2024-07-11T09:27:00Z" w16du:dateUtc="2024-07-11T07:27:00Z">
          <w:pPr>
            <w:pStyle w:val="Heading4"/>
          </w:pPr>
        </w:pPrChange>
      </w:pPr>
    </w:p>
    <w:p w14:paraId="68D9CCCB" w14:textId="60933AA2" w:rsidR="00FC1317" w:rsidRDefault="00FC1317">
      <w:pPr>
        <w:pStyle w:val="Heading4"/>
        <w:rPr>
          <w:ins w:id="5284" w:author="Dylan Van Aswegen" w:date="2024-07-11T11:44:00Z" w16du:dateUtc="2024-07-11T09:44:00Z"/>
          <w:i w:val="0"/>
          <w:iCs w:val="0"/>
          <w:sz w:val="32"/>
          <w:szCs w:val="32"/>
        </w:rPr>
      </w:pPr>
      <w:ins w:id="5285" w:author="Dylan Van Aswegen" w:date="2024-07-11T11:44:00Z" w16du:dateUtc="2024-07-11T09:44:00Z">
        <w:r w:rsidRPr="00FC1317">
          <w:rPr>
            <w:i w:val="0"/>
            <w:iCs w:val="0"/>
            <w:sz w:val="32"/>
            <w:szCs w:val="32"/>
            <w:rPrChange w:id="5286" w:author="Dylan Van Aswegen" w:date="2024-07-11T11:44:00Z" w16du:dateUtc="2024-07-11T09:44:00Z">
              <w:rPr/>
            </w:rPrChange>
          </w:rPr>
          <w:t>Account Balance</w:t>
        </w:r>
      </w:ins>
    </w:p>
    <w:p w14:paraId="29C6121A" w14:textId="68D0EA97" w:rsidR="00FC1317" w:rsidRDefault="00FC1317" w:rsidP="00FC1317">
      <w:pPr>
        <w:rPr>
          <w:ins w:id="5287" w:author="Dylan Van Aswegen" w:date="2024-07-11T11:46:00Z" w16du:dateUtc="2024-07-11T09:46:00Z"/>
        </w:rPr>
      </w:pPr>
      <w:ins w:id="5288" w:author="Dylan Van Aswegen" w:date="2024-07-11T11:45:00Z" w16du:dateUtc="2024-07-11T09:45:00Z">
        <w:r>
          <w:t>The account balance page is the page that the user will be navigated to once they click on the view button of the “A</w:t>
        </w:r>
      </w:ins>
      <w:ins w:id="5289" w:author="Dylan Van Aswegen" w:date="2024-07-11T11:46:00Z" w16du:dateUtc="2024-07-11T09:46:00Z">
        <w:r>
          <w:t xml:space="preserve">ccount Balance” section of the “My Home” page. </w:t>
        </w:r>
      </w:ins>
    </w:p>
    <w:p w14:paraId="2D193853" w14:textId="6262031A" w:rsidR="00FC1317" w:rsidRDefault="00134E40" w:rsidP="00FC1317">
      <w:pPr>
        <w:rPr>
          <w:ins w:id="5290" w:author="Dylan Van Aswegen" w:date="2024-07-11T12:05:00Z" w16du:dateUtc="2024-07-11T10:05:00Z"/>
        </w:rPr>
      </w:pPr>
      <w:ins w:id="5291" w:author="Dylan Van Aswegen" w:date="2024-07-11T12:04:00Z" w16du:dateUtc="2024-07-11T10:04:00Z">
        <w:r>
          <w:t xml:space="preserve">The </w:t>
        </w:r>
      </w:ins>
      <w:ins w:id="5292" w:author="Dylan Van Aswegen" w:date="2024-07-11T12:05:00Z" w16du:dateUtc="2024-07-11T10:05:00Z">
        <w:r>
          <w:t xml:space="preserve">page will contain the following fields at the top.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134E40" w14:paraId="5869FF07" w14:textId="77777777" w:rsidTr="00B85F07">
        <w:trPr>
          <w:cnfStyle w:val="100000000000" w:firstRow="1" w:lastRow="0" w:firstColumn="0" w:lastColumn="0" w:oddVBand="0" w:evenVBand="0" w:oddHBand="0" w:evenHBand="0" w:firstRowFirstColumn="0" w:firstRowLastColumn="0" w:lastRowFirstColumn="0" w:lastRowLastColumn="0"/>
          <w:tblHeader/>
          <w:ins w:id="5293" w:author="Dylan Van Aswegen" w:date="2024-07-11T12:06: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345A4ABA" w14:textId="77777777" w:rsidR="00134E40" w:rsidRDefault="00134E40" w:rsidP="00B85F07">
            <w:pPr>
              <w:spacing w:line="360" w:lineRule="auto"/>
              <w:jc w:val="both"/>
              <w:rPr>
                <w:ins w:id="5294" w:author="Dylan Van Aswegen" w:date="2024-07-11T12:06:00Z" w16du:dateUtc="2024-07-11T10:06:00Z"/>
                <w:rFonts w:ascii="Arial" w:hAnsi="Arial" w:cs="Arial"/>
                <w:sz w:val="20"/>
                <w:szCs w:val="20"/>
                <w:lang w:val="en-GB"/>
              </w:rPr>
            </w:pPr>
            <w:ins w:id="5295" w:author="Dylan Van Aswegen" w:date="2024-07-11T12:06:00Z" w16du:dateUtc="2024-07-11T10:06:00Z">
              <w:r>
                <w:rPr>
                  <w:rFonts w:ascii="Arial" w:hAnsi="Arial" w:cs="Arial"/>
                  <w:sz w:val="20"/>
                  <w:szCs w:val="20"/>
                  <w:lang w:val="en-GB"/>
                </w:rPr>
                <w:t xml:space="preserve">Field Number </w:t>
              </w:r>
            </w:ins>
          </w:p>
        </w:tc>
        <w:tc>
          <w:tcPr>
            <w:tcW w:w="1417" w:type="dxa"/>
            <w:shd w:val="clear" w:color="auto" w:fill="002060"/>
          </w:tcPr>
          <w:p w14:paraId="06F17EA4" w14:textId="77777777" w:rsidR="00134E40" w:rsidRDefault="00134E4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296" w:author="Dylan Van Aswegen" w:date="2024-07-11T12:06:00Z" w16du:dateUtc="2024-07-11T10:06:00Z"/>
                <w:rFonts w:ascii="Arial" w:hAnsi="Arial" w:cs="Arial"/>
                <w:sz w:val="20"/>
                <w:szCs w:val="20"/>
                <w:lang w:val="en-GB"/>
              </w:rPr>
            </w:pPr>
            <w:ins w:id="5297" w:author="Dylan Van Aswegen" w:date="2024-07-11T12:06:00Z" w16du:dateUtc="2024-07-11T10:06:00Z">
              <w:r>
                <w:rPr>
                  <w:rFonts w:ascii="Arial" w:hAnsi="Arial" w:cs="Arial"/>
                  <w:sz w:val="20"/>
                  <w:szCs w:val="20"/>
                  <w:lang w:val="en-GB"/>
                </w:rPr>
                <w:t>Field Name</w:t>
              </w:r>
            </w:ins>
          </w:p>
        </w:tc>
        <w:tc>
          <w:tcPr>
            <w:tcW w:w="1276" w:type="dxa"/>
            <w:shd w:val="clear" w:color="auto" w:fill="002060"/>
          </w:tcPr>
          <w:p w14:paraId="79940E79" w14:textId="77777777" w:rsidR="00134E40" w:rsidRDefault="00134E4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298" w:author="Dylan Van Aswegen" w:date="2024-07-11T12:06:00Z" w16du:dateUtc="2024-07-11T10:06:00Z"/>
                <w:rFonts w:ascii="Arial" w:hAnsi="Arial" w:cs="Arial"/>
                <w:sz w:val="20"/>
                <w:szCs w:val="20"/>
                <w:lang w:val="en-GB"/>
              </w:rPr>
            </w:pPr>
            <w:ins w:id="5299" w:author="Dylan Van Aswegen" w:date="2024-07-11T12:06:00Z" w16du:dateUtc="2024-07-11T10:06:00Z">
              <w:r>
                <w:rPr>
                  <w:rFonts w:ascii="Arial" w:hAnsi="Arial" w:cs="Arial"/>
                  <w:sz w:val="20"/>
                  <w:szCs w:val="20"/>
                  <w:lang w:val="en-GB"/>
                </w:rPr>
                <w:t>Field Type</w:t>
              </w:r>
            </w:ins>
          </w:p>
        </w:tc>
        <w:tc>
          <w:tcPr>
            <w:tcW w:w="1701" w:type="dxa"/>
            <w:shd w:val="clear" w:color="auto" w:fill="002060"/>
          </w:tcPr>
          <w:p w14:paraId="3FFC414D" w14:textId="77777777" w:rsidR="00134E40" w:rsidRDefault="00134E4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300" w:author="Dylan Van Aswegen" w:date="2024-07-11T12:06:00Z" w16du:dateUtc="2024-07-11T10:06:00Z"/>
                <w:rFonts w:ascii="Arial" w:hAnsi="Arial" w:cs="Arial"/>
                <w:sz w:val="20"/>
                <w:szCs w:val="20"/>
                <w:lang w:val="en-GB"/>
              </w:rPr>
            </w:pPr>
            <w:ins w:id="5301" w:author="Dylan Van Aswegen" w:date="2024-07-11T12:06:00Z" w16du:dateUtc="2024-07-11T10:06:00Z">
              <w:r>
                <w:rPr>
                  <w:rFonts w:ascii="Arial" w:hAnsi="Arial" w:cs="Arial"/>
                  <w:sz w:val="20"/>
                  <w:szCs w:val="20"/>
                  <w:lang w:val="en-GB"/>
                </w:rPr>
                <w:t>Field Data Type</w:t>
              </w:r>
            </w:ins>
          </w:p>
        </w:tc>
        <w:tc>
          <w:tcPr>
            <w:tcW w:w="1417" w:type="dxa"/>
            <w:shd w:val="clear" w:color="auto" w:fill="002060"/>
          </w:tcPr>
          <w:p w14:paraId="4B61FEDD" w14:textId="77777777" w:rsidR="00134E40" w:rsidRDefault="00134E4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302" w:author="Dylan Van Aswegen" w:date="2024-07-11T12:06:00Z" w16du:dateUtc="2024-07-11T10:06:00Z"/>
                <w:rFonts w:ascii="Arial" w:hAnsi="Arial" w:cs="Arial"/>
                <w:sz w:val="20"/>
                <w:szCs w:val="20"/>
                <w:lang w:val="en-GB"/>
              </w:rPr>
            </w:pPr>
            <w:ins w:id="5303" w:author="Dylan Van Aswegen" w:date="2024-07-11T12:06:00Z" w16du:dateUtc="2024-07-11T10:06:00Z">
              <w:r>
                <w:rPr>
                  <w:rFonts w:ascii="Arial" w:hAnsi="Arial" w:cs="Arial"/>
                  <w:sz w:val="20"/>
                  <w:szCs w:val="20"/>
                  <w:lang w:val="en-GB"/>
                </w:rPr>
                <w:t>Required?</w:t>
              </w:r>
            </w:ins>
          </w:p>
        </w:tc>
        <w:tc>
          <w:tcPr>
            <w:tcW w:w="3828" w:type="dxa"/>
            <w:shd w:val="clear" w:color="auto" w:fill="002060"/>
          </w:tcPr>
          <w:p w14:paraId="097B409A" w14:textId="77777777" w:rsidR="00134E40" w:rsidRDefault="00134E40"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304" w:author="Dylan Van Aswegen" w:date="2024-07-11T12:06:00Z" w16du:dateUtc="2024-07-11T10:06:00Z"/>
                <w:rFonts w:ascii="Arial" w:hAnsi="Arial" w:cs="Arial"/>
                <w:sz w:val="20"/>
                <w:szCs w:val="20"/>
                <w:lang w:val="en-GB"/>
              </w:rPr>
            </w:pPr>
            <w:ins w:id="5305" w:author="Dylan Van Aswegen" w:date="2024-07-11T12:06:00Z" w16du:dateUtc="2024-07-11T10:06:00Z">
              <w:r>
                <w:rPr>
                  <w:rFonts w:ascii="Arial" w:hAnsi="Arial" w:cs="Arial"/>
                  <w:sz w:val="20"/>
                  <w:szCs w:val="20"/>
                  <w:lang w:val="en-GB"/>
                </w:rPr>
                <w:t>Field Rules</w:t>
              </w:r>
            </w:ins>
          </w:p>
        </w:tc>
      </w:tr>
      <w:tr w:rsidR="00134E40" w14:paraId="07FE9D74" w14:textId="77777777" w:rsidTr="00B85F07">
        <w:trPr>
          <w:cnfStyle w:val="000000100000" w:firstRow="0" w:lastRow="0" w:firstColumn="0" w:lastColumn="0" w:oddVBand="0" w:evenVBand="0" w:oddHBand="1" w:evenHBand="0" w:firstRowFirstColumn="0" w:firstRowLastColumn="0" w:lastRowFirstColumn="0" w:lastRowLastColumn="0"/>
          <w:ins w:id="5306" w:author="Dylan Van Aswegen" w:date="2024-07-11T12:06:00Z"/>
        </w:trPr>
        <w:tc>
          <w:tcPr>
            <w:cnfStyle w:val="001000000000" w:firstRow="0" w:lastRow="0" w:firstColumn="1" w:lastColumn="0" w:oddVBand="0" w:evenVBand="0" w:oddHBand="0" w:evenHBand="0" w:firstRowFirstColumn="0" w:firstRowLastColumn="0" w:lastRowFirstColumn="0" w:lastRowLastColumn="0"/>
            <w:tcW w:w="1135" w:type="dxa"/>
          </w:tcPr>
          <w:p w14:paraId="75699A63" w14:textId="77777777" w:rsidR="00134E40" w:rsidRDefault="00134E40" w:rsidP="00B85F07">
            <w:pPr>
              <w:spacing w:line="360" w:lineRule="auto"/>
              <w:jc w:val="both"/>
              <w:rPr>
                <w:ins w:id="5307" w:author="Dylan Van Aswegen" w:date="2024-07-11T12:06:00Z" w16du:dateUtc="2024-07-11T10:06:00Z"/>
                <w:rFonts w:ascii="Arial" w:hAnsi="Arial" w:cs="Arial"/>
                <w:sz w:val="20"/>
                <w:szCs w:val="20"/>
                <w:lang w:val="en-GB"/>
              </w:rPr>
            </w:pPr>
          </w:p>
        </w:tc>
        <w:tc>
          <w:tcPr>
            <w:tcW w:w="1417" w:type="dxa"/>
          </w:tcPr>
          <w:p w14:paraId="6F54C8EA" w14:textId="4C1368BD" w:rsidR="00134E40" w:rsidRDefault="00134E4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308" w:author="Dylan Van Aswegen" w:date="2024-07-11T12:06:00Z" w16du:dateUtc="2024-07-11T10:06:00Z"/>
                <w:rFonts w:ascii="Arial" w:hAnsi="Arial" w:cs="Arial"/>
                <w:sz w:val="20"/>
                <w:szCs w:val="20"/>
                <w:lang w:val="en-GB"/>
              </w:rPr>
            </w:pPr>
            <w:ins w:id="5309" w:author="Dylan Van Aswegen" w:date="2024-07-11T12:06:00Z" w16du:dateUtc="2024-07-11T10:06:00Z">
              <w:r>
                <w:rPr>
                  <w:rFonts w:ascii="Arial" w:hAnsi="Arial" w:cs="Arial"/>
                  <w:sz w:val="20"/>
                  <w:szCs w:val="20"/>
                  <w:lang w:val="en-GB"/>
                </w:rPr>
                <w:t>Account Balance Page Heading</w:t>
              </w:r>
            </w:ins>
          </w:p>
        </w:tc>
        <w:tc>
          <w:tcPr>
            <w:tcW w:w="1276" w:type="dxa"/>
          </w:tcPr>
          <w:p w14:paraId="22ACAA14" w14:textId="77777777" w:rsidR="00134E40" w:rsidRDefault="00134E4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310" w:author="Dylan Van Aswegen" w:date="2024-07-11T12:06:00Z" w16du:dateUtc="2024-07-11T10:06:00Z"/>
                <w:rFonts w:ascii="Arial" w:hAnsi="Arial" w:cs="Arial"/>
                <w:sz w:val="20"/>
                <w:szCs w:val="20"/>
                <w:lang w:val="en-GB"/>
              </w:rPr>
            </w:pPr>
            <w:ins w:id="5311" w:author="Dylan Van Aswegen" w:date="2024-07-11T12:06:00Z" w16du:dateUtc="2024-07-11T10:06:00Z">
              <w:r>
                <w:rPr>
                  <w:rFonts w:ascii="Arial" w:hAnsi="Arial" w:cs="Arial"/>
                  <w:sz w:val="20"/>
                  <w:szCs w:val="20"/>
                  <w:lang w:val="en-GB"/>
                </w:rPr>
                <w:t xml:space="preserve">Text Field </w:t>
              </w:r>
            </w:ins>
          </w:p>
        </w:tc>
        <w:tc>
          <w:tcPr>
            <w:tcW w:w="1701" w:type="dxa"/>
          </w:tcPr>
          <w:p w14:paraId="5505787D" w14:textId="77777777" w:rsidR="00134E40" w:rsidRDefault="00134E4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312" w:author="Dylan Van Aswegen" w:date="2024-07-11T12:06:00Z" w16du:dateUtc="2024-07-11T10:06:00Z"/>
                <w:rFonts w:ascii="Arial" w:hAnsi="Arial" w:cs="Arial"/>
                <w:sz w:val="20"/>
                <w:szCs w:val="20"/>
                <w:lang w:val="en-GB"/>
              </w:rPr>
            </w:pPr>
            <w:ins w:id="5313" w:author="Dylan Van Aswegen" w:date="2024-07-11T12:06:00Z" w16du:dateUtc="2024-07-11T10:06:00Z">
              <w:r>
                <w:rPr>
                  <w:rFonts w:ascii="Arial" w:hAnsi="Arial" w:cs="Arial"/>
                  <w:sz w:val="20"/>
                  <w:szCs w:val="20"/>
                  <w:lang w:val="en-GB"/>
                </w:rPr>
                <w:t xml:space="preserve">String </w:t>
              </w:r>
            </w:ins>
          </w:p>
        </w:tc>
        <w:tc>
          <w:tcPr>
            <w:tcW w:w="1417" w:type="dxa"/>
          </w:tcPr>
          <w:p w14:paraId="4DEC283A" w14:textId="77777777" w:rsidR="00134E40" w:rsidRDefault="00134E4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314" w:author="Dylan Van Aswegen" w:date="2024-07-11T12:06:00Z" w16du:dateUtc="2024-07-11T10:06:00Z"/>
                <w:rFonts w:ascii="Arial" w:hAnsi="Arial" w:cs="Arial"/>
                <w:sz w:val="20"/>
                <w:szCs w:val="20"/>
                <w:lang w:val="en-GB"/>
              </w:rPr>
            </w:pPr>
            <w:ins w:id="5315" w:author="Dylan Van Aswegen" w:date="2024-07-11T12:06:00Z" w16du:dateUtc="2024-07-11T10:06:00Z">
              <w:r>
                <w:rPr>
                  <w:rFonts w:ascii="Arial" w:hAnsi="Arial" w:cs="Arial"/>
                  <w:sz w:val="20"/>
                  <w:szCs w:val="20"/>
                  <w:lang w:val="en-GB"/>
                </w:rPr>
                <w:t>N/A</w:t>
              </w:r>
            </w:ins>
          </w:p>
        </w:tc>
        <w:tc>
          <w:tcPr>
            <w:tcW w:w="3828" w:type="dxa"/>
          </w:tcPr>
          <w:p w14:paraId="77D02A95" w14:textId="22EB66BF" w:rsidR="00134E40" w:rsidRDefault="00134E40"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316" w:author="Dylan Van Aswegen" w:date="2024-07-11T12:06:00Z" w16du:dateUtc="2024-07-11T10:06:00Z"/>
                <w:rFonts w:ascii="Arial" w:hAnsi="Arial" w:cs="Arial"/>
                <w:sz w:val="20"/>
                <w:szCs w:val="20"/>
                <w:lang w:val="en-GB"/>
              </w:rPr>
            </w:pPr>
            <w:ins w:id="5317" w:author="Dylan Van Aswegen" w:date="2024-07-11T12:06:00Z" w16du:dateUtc="2024-07-11T10:06:00Z">
              <w:r>
                <w:rPr>
                  <w:rFonts w:ascii="Arial" w:hAnsi="Arial" w:cs="Arial"/>
                  <w:sz w:val="20"/>
                  <w:szCs w:val="20"/>
                  <w:lang w:val="en-GB"/>
                </w:rPr>
                <w:t xml:space="preserve">This field will be populated by the application with the text “Account Balance”. </w:t>
              </w:r>
            </w:ins>
          </w:p>
        </w:tc>
      </w:tr>
      <w:tr w:rsidR="00134E40" w14:paraId="2AB44941" w14:textId="77777777" w:rsidTr="00B85F07">
        <w:trPr>
          <w:ins w:id="5318" w:author="Dylan Van Aswegen" w:date="2024-07-11T12:06:00Z"/>
        </w:trPr>
        <w:tc>
          <w:tcPr>
            <w:cnfStyle w:val="001000000000" w:firstRow="0" w:lastRow="0" w:firstColumn="1" w:lastColumn="0" w:oddVBand="0" w:evenVBand="0" w:oddHBand="0" w:evenHBand="0" w:firstRowFirstColumn="0" w:firstRowLastColumn="0" w:lastRowFirstColumn="0" w:lastRowLastColumn="0"/>
            <w:tcW w:w="1135" w:type="dxa"/>
          </w:tcPr>
          <w:p w14:paraId="4DEB206A" w14:textId="77777777" w:rsidR="00134E40" w:rsidRDefault="00134E40" w:rsidP="00134E40">
            <w:pPr>
              <w:spacing w:line="360" w:lineRule="auto"/>
              <w:jc w:val="both"/>
              <w:rPr>
                <w:ins w:id="5319" w:author="Dylan Van Aswegen" w:date="2024-07-11T12:06:00Z" w16du:dateUtc="2024-07-11T10:06:00Z"/>
                <w:rFonts w:ascii="Arial" w:hAnsi="Arial" w:cs="Arial"/>
                <w:sz w:val="20"/>
                <w:szCs w:val="20"/>
                <w:lang w:val="en-GB"/>
              </w:rPr>
            </w:pPr>
          </w:p>
        </w:tc>
        <w:tc>
          <w:tcPr>
            <w:tcW w:w="1417" w:type="dxa"/>
          </w:tcPr>
          <w:p w14:paraId="504761F7" w14:textId="0DDC5027"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20" w:author="Dylan Van Aswegen" w:date="2024-07-11T12:06:00Z" w16du:dateUtc="2024-07-11T10:06:00Z"/>
                <w:rFonts w:ascii="Arial" w:hAnsi="Arial" w:cs="Arial"/>
                <w:sz w:val="20"/>
                <w:szCs w:val="20"/>
                <w:lang w:val="en-GB"/>
              </w:rPr>
            </w:pPr>
            <w:ins w:id="5321" w:author="Dylan Van Aswegen" w:date="2024-07-11T12:06:00Z" w16du:dateUtc="2024-07-11T10:06:00Z">
              <w:r>
                <w:rPr>
                  <w:rFonts w:ascii="Arial" w:hAnsi="Arial" w:cs="Arial"/>
                  <w:sz w:val="20"/>
                  <w:szCs w:val="20"/>
                  <w:lang w:val="en-GB"/>
                </w:rPr>
                <w:t xml:space="preserve">Back </w:t>
              </w:r>
            </w:ins>
          </w:p>
        </w:tc>
        <w:tc>
          <w:tcPr>
            <w:tcW w:w="1276" w:type="dxa"/>
          </w:tcPr>
          <w:p w14:paraId="5D862A4E" w14:textId="6BA5AE11"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22" w:author="Dylan Van Aswegen" w:date="2024-07-11T12:06:00Z" w16du:dateUtc="2024-07-11T10:06:00Z"/>
                <w:rFonts w:ascii="Arial" w:hAnsi="Arial" w:cs="Arial"/>
                <w:sz w:val="20"/>
                <w:szCs w:val="20"/>
                <w:lang w:val="en-GB"/>
              </w:rPr>
            </w:pPr>
            <w:ins w:id="5323" w:author="Dylan Van Aswegen" w:date="2024-07-11T12:06:00Z" w16du:dateUtc="2024-07-11T10:06:00Z">
              <w:r>
                <w:rPr>
                  <w:rFonts w:ascii="Arial" w:hAnsi="Arial" w:cs="Arial"/>
                  <w:sz w:val="20"/>
                  <w:szCs w:val="20"/>
                  <w:lang w:val="en-GB"/>
                </w:rPr>
                <w:t>Button</w:t>
              </w:r>
            </w:ins>
          </w:p>
        </w:tc>
        <w:tc>
          <w:tcPr>
            <w:tcW w:w="1701" w:type="dxa"/>
          </w:tcPr>
          <w:p w14:paraId="7F11C98D" w14:textId="77777777"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24" w:author="Dylan Van Aswegen" w:date="2024-07-11T12:06:00Z" w16du:dateUtc="2024-07-11T10:06:00Z"/>
                <w:rFonts w:ascii="Arial" w:hAnsi="Arial" w:cs="Arial"/>
                <w:sz w:val="20"/>
                <w:szCs w:val="20"/>
                <w:lang w:val="en-GB"/>
              </w:rPr>
            </w:pPr>
          </w:p>
        </w:tc>
        <w:tc>
          <w:tcPr>
            <w:tcW w:w="1417" w:type="dxa"/>
          </w:tcPr>
          <w:p w14:paraId="686E108B" w14:textId="649991A4"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25" w:author="Dylan Van Aswegen" w:date="2024-07-11T12:06:00Z" w16du:dateUtc="2024-07-11T10:06:00Z"/>
                <w:rFonts w:ascii="Arial" w:hAnsi="Arial" w:cs="Arial"/>
                <w:sz w:val="20"/>
                <w:szCs w:val="20"/>
                <w:lang w:val="en-GB"/>
              </w:rPr>
            </w:pPr>
            <w:ins w:id="5326" w:author="Dylan Van Aswegen" w:date="2024-07-11T12:06:00Z" w16du:dateUtc="2024-07-11T10:06:00Z">
              <w:r>
                <w:rPr>
                  <w:rFonts w:ascii="Arial" w:hAnsi="Arial" w:cs="Arial"/>
                  <w:sz w:val="20"/>
                  <w:szCs w:val="20"/>
                  <w:lang w:val="en-GB"/>
                </w:rPr>
                <w:t>N/A</w:t>
              </w:r>
            </w:ins>
          </w:p>
        </w:tc>
        <w:tc>
          <w:tcPr>
            <w:tcW w:w="3828" w:type="dxa"/>
          </w:tcPr>
          <w:p w14:paraId="617D9B1B" w14:textId="7450F116"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27" w:author="Dylan Van Aswegen" w:date="2024-07-11T12:06:00Z" w16du:dateUtc="2024-07-11T10:06:00Z"/>
                <w:rFonts w:ascii="Arial" w:hAnsi="Arial" w:cs="Arial"/>
                <w:sz w:val="20"/>
                <w:szCs w:val="20"/>
                <w:lang w:val="en-GB"/>
              </w:rPr>
            </w:pPr>
            <w:ins w:id="5328" w:author="Dylan Van Aswegen" w:date="2024-07-11T12:06:00Z" w16du:dateUtc="2024-07-11T10:06:00Z">
              <w:r>
                <w:rPr>
                  <w:rFonts w:ascii="Arial" w:hAnsi="Arial" w:cs="Arial"/>
                  <w:sz w:val="20"/>
                  <w:szCs w:val="20"/>
                  <w:lang w:val="en-GB"/>
                </w:rPr>
                <w:t xml:space="preserve">This button will be used to navigate back to the “My Home” page. Once clicked, the user will be navigated back to the “My Home” page. </w:t>
              </w:r>
            </w:ins>
          </w:p>
        </w:tc>
      </w:tr>
      <w:tr w:rsidR="00134E40" w14:paraId="37661B2E" w14:textId="77777777" w:rsidTr="00B85F07">
        <w:trPr>
          <w:cnfStyle w:val="000000100000" w:firstRow="0" w:lastRow="0" w:firstColumn="0" w:lastColumn="0" w:oddVBand="0" w:evenVBand="0" w:oddHBand="1" w:evenHBand="0" w:firstRowFirstColumn="0" w:firstRowLastColumn="0" w:lastRowFirstColumn="0" w:lastRowLastColumn="0"/>
          <w:ins w:id="5329" w:author="Dylan Van Aswegen" w:date="2024-07-11T12:06:00Z"/>
        </w:trPr>
        <w:tc>
          <w:tcPr>
            <w:cnfStyle w:val="001000000000" w:firstRow="0" w:lastRow="0" w:firstColumn="1" w:lastColumn="0" w:oddVBand="0" w:evenVBand="0" w:oddHBand="0" w:evenHBand="0" w:firstRowFirstColumn="0" w:firstRowLastColumn="0" w:lastRowFirstColumn="0" w:lastRowLastColumn="0"/>
            <w:tcW w:w="1135" w:type="dxa"/>
          </w:tcPr>
          <w:p w14:paraId="45E9C016" w14:textId="77777777" w:rsidR="00134E40" w:rsidRDefault="00134E40" w:rsidP="00134E40">
            <w:pPr>
              <w:spacing w:line="360" w:lineRule="auto"/>
              <w:jc w:val="both"/>
              <w:rPr>
                <w:ins w:id="5330" w:author="Dylan Van Aswegen" w:date="2024-07-11T12:06:00Z" w16du:dateUtc="2024-07-11T10:06:00Z"/>
                <w:rFonts w:ascii="Arial" w:hAnsi="Arial" w:cs="Arial"/>
                <w:sz w:val="20"/>
                <w:szCs w:val="20"/>
                <w:lang w:val="en-GB"/>
              </w:rPr>
            </w:pPr>
          </w:p>
        </w:tc>
        <w:tc>
          <w:tcPr>
            <w:tcW w:w="1417" w:type="dxa"/>
          </w:tcPr>
          <w:p w14:paraId="337AF2B8" w14:textId="358DBC64" w:rsidR="00134E40" w:rsidRDefault="00134E40" w:rsidP="00134E40">
            <w:pPr>
              <w:spacing w:line="360" w:lineRule="auto"/>
              <w:jc w:val="both"/>
              <w:cnfStyle w:val="000000100000" w:firstRow="0" w:lastRow="0" w:firstColumn="0" w:lastColumn="0" w:oddVBand="0" w:evenVBand="0" w:oddHBand="1" w:evenHBand="0" w:firstRowFirstColumn="0" w:firstRowLastColumn="0" w:lastRowFirstColumn="0" w:lastRowLastColumn="0"/>
              <w:rPr>
                <w:ins w:id="5331" w:author="Dylan Van Aswegen" w:date="2024-07-11T12:06:00Z" w16du:dateUtc="2024-07-11T10:06:00Z"/>
                <w:rFonts w:ascii="Arial" w:hAnsi="Arial" w:cs="Arial"/>
                <w:sz w:val="20"/>
                <w:szCs w:val="20"/>
                <w:lang w:val="en-GB"/>
              </w:rPr>
            </w:pPr>
            <w:ins w:id="5332" w:author="Dylan Van Aswegen" w:date="2024-07-11T12:06:00Z" w16du:dateUtc="2024-07-11T10:06:00Z">
              <w:r>
                <w:rPr>
                  <w:rFonts w:ascii="Arial" w:hAnsi="Arial" w:cs="Arial"/>
                  <w:sz w:val="20"/>
                  <w:szCs w:val="20"/>
                  <w:lang w:val="en-GB"/>
                </w:rPr>
                <w:t xml:space="preserve">Filter </w:t>
              </w:r>
            </w:ins>
          </w:p>
        </w:tc>
        <w:tc>
          <w:tcPr>
            <w:tcW w:w="1276" w:type="dxa"/>
          </w:tcPr>
          <w:p w14:paraId="0EBE57CF" w14:textId="22C5AE9A" w:rsidR="00134E40" w:rsidRDefault="00134E40" w:rsidP="00134E40">
            <w:pPr>
              <w:spacing w:line="360" w:lineRule="auto"/>
              <w:jc w:val="both"/>
              <w:cnfStyle w:val="000000100000" w:firstRow="0" w:lastRow="0" w:firstColumn="0" w:lastColumn="0" w:oddVBand="0" w:evenVBand="0" w:oddHBand="1" w:evenHBand="0" w:firstRowFirstColumn="0" w:firstRowLastColumn="0" w:lastRowFirstColumn="0" w:lastRowLastColumn="0"/>
              <w:rPr>
                <w:ins w:id="5333" w:author="Dylan Van Aswegen" w:date="2024-07-11T12:06:00Z" w16du:dateUtc="2024-07-11T10:06:00Z"/>
                <w:rFonts w:ascii="Arial" w:hAnsi="Arial" w:cs="Arial"/>
                <w:sz w:val="20"/>
                <w:szCs w:val="20"/>
                <w:lang w:val="en-GB"/>
              </w:rPr>
            </w:pPr>
            <w:ins w:id="5334" w:author="Dylan Van Aswegen" w:date="2024-07-11T12:06:00Z" w16du:dateUtc="2024-07-11T10:06:00Z">
              <w:r>
                <w:rPr>
                  <w:rFonts w:ascii="Arial" w:hAnsi="Arial" w:cs="Arial"/>
                  <w:sz w:val="20"/>
                  <w:szCs w:val="20"/>
                  <w:lang w:val="en-GB"/>
                </w:rPr>
                <w:t>Text Fie</w:t>
              </w:r>
            </w:ins>
            <w:ins w:id="5335" w:author="Dylan Van Aswegen" w:date="2024-07-11T12:07:00Z" w16du:dateUtc="2024-07-11T10:07:00Z">
              <w:r>
                <w:rPr>
                  <w:rFonts w:ascii="Arial" w:hAnsi="Arial" w:cs="Arial"/>
                  <w:sz w:val="20"/>
                  <w:szCs w:val="20"/>
                  <w:lang w:val="en-GB"/>
                </w:rPr>
                <w:t>ld</w:t>
              </w:r>
            </w:ins>
          </w:p>
        </w:tc>
        <w:tc>
          <w:tcPr>
            <w:tcW w:w="1701" w:type="dxa"/>
          </w:tcPr>
          <w:p w14:paraId="373B674F" w14:textId="048CE4D3" w:rsidR="00134E40" w:rsidRDefault="00134E40" w:rsidP="00134E40">
            <w:pPr>
              <w:spacing w:line="360" w:lineRule="auto"/>
              <w:jc w:val="both"/>
              <w:cnfStyle w:val="000000100000" w:firstRow="0" w:lastRow="0" w:firstColumn="0" w:lastColumn="0" w:oddVBand="0" w:evenVBand="0" w:oddHBand="1" w:evenHBand="0" w:firstRowFirstColumn="0" w:firstRowLastColumn="0" w:lastRowFirstColumn="0" w:lastRowLastColumn="0"/>
              <w:rPr>
                <w:ins w:id="5336" w:author="Dylan Van Aswegen" w:date="2024-07-11T12:06:00Z" w16du:dateUtc="2024-07-11T10:06:00Z"/>
                <w:rFonts w:ascii="Arial" w:hAnsi="Arial" w:cs="Arial"/>
                <w:sz w:val="20"/>
                <w:szCs w:val="20"/>
                <w:lang w:val="en-GB"/>
              </w:rPr>
            </w:pPr>
            <w:ins w:id="5337" w:author="Dylan Van Aswegen" w:date="2024-07-11T12:07:00Z" w16du:dateUtc="2024-07-11T10:07:00Z">
              <w:r>
                <w:rPr>
                  <w:rFonts w:ascii="Arial" w:hAnsi="Arial" w:cs="Arial"/>
                  <w:sz w:val="20"/>
                  <w:szCs w:val="20"/>
                  <w:lang w:val="en-GB"/>
                </w:rPr>
                <w:t>String</w:t>
              </w:r>
            </w:ins>
          </w:p>
        </w:tc>
        <w:tc>
          <w:tcPr>
            <w:tcW w:w="1417" w:type="dxa"/>
          </w:tcPr>
          <w:p w14:paraId="7CF703A2" w14:textId="4C4FBAED" w:rsidR="00134E40" w:rsidRDefault="00134E40" w:rsidP="00134E40">
            <w:pPr>
              <w:spacing w:line="360" w:lineRule="auto"/>
              <w:jc w:val="both"/>
              <w:cnfStyle w:val="000000100000" w:firstRow="0" w:lastRow="0" w:firstColumn="0" w:lastColumn="0" w:oddVBand="0" w:evenVBand="0" w:oddHBand="1" w:evenHBand="0" w:firstRowFirstColumn="0" w:firstRowLastColumn="0" w:lastRowFirstColumn="0" w:lastRowLastColumn="0"/>
              <w:rPr>
                <w:ins w:id="5338" w:author="Dylan Van Aswegen" w:date="2024-07-11T12:06:00Z" w16du:dateUtc="2024-07-11T10:06:00Z"/>
                <w:rFonts w:ascii="Arial" w:hAnsi="Arial" w:cs="Arial"/>
                <w:sz w:val="20"/>
                <w:szCs w:val="20"/>
                <w:lang w:val="en-GB"/>
              </w:rPr>
            </w:pPr>
            <w:ins w:id="5339" w:author="Dylan Van Aswegen" w:date="2024-07-11T12:07:00Z" w16du:dateUtc="2024-07-11T10:07:00Z">
              <w:r>
                <w:rPr>
                  <w:rFonts w:ascii="Arial" w:hAnsi="Arial" w:cs="Arial"/>
                  <w:sz w:val="20"/>
                  <w:szCs w:val="20"/>
                  <w:lang w:val="en-GB"/>
                </w:rPr>
                <w:t>N/A</w:t>
              </w:r>
            </w:ins>
          </w:p>
        </w:tc>
        <w:tc>
          <w:tcPr>
            <w:tcW w:w="3828" w:type="dxa"/>
          </w:tcPr>
          <w:p w14:paraId="2B535810" w14:textId="42C60446" w:rsidR="00134E40" w:rsidRDefault="00134E40" w:rsidP="00134E40">
            <w:pPr>
              <w:spacing w:line="360" w:lineRule="auto"/>
              <w:jc w:val="both"/>
              <w:cnfStyle w:val="000000100000" w:firstRow="0" w:lastRow="0" w:firstColumn="0" w:lastColumn="0" w:oddVBand="0" w:evenVBand="0" w:oddHBand="1" w:evenHBand="0" w:firstRowFirstColumn="0" w:firstRowLastColumn="0" w:lastRowFirstColumn="0" w:lastRowLastColumn="0"/>
              <w:rPr>
                <w:ins w:id="5340" w:author="Dylan Van Aswegen" w:date="2024-07-11T12:06:00Z" w16du:dateUtc="2024-07-11T10:06:00Z"/>
                <w:rFonts w:ascii="Arial" w:hAnsi="Arial" w:cs="Arial"/>
                <w:sz w:val="20"/>
                <w:szCs w:val="20"/>
                <w:lang w:val="en-GB"/>
              </w:rPr>
            </w:pPr>
            <w:ins w:id="5341" w:author="Dylan Van Aswegen" w:date="2024-07-11T12:07:00Z" w16du:dateUtc="2024-07-11T10:07:00Z">
              <w:r>
                <w:rPr>
                  <w:rFonts w:ascii="Arial" w:hAnsi="Arial" w:cs="Arial"/>
                  <w:sz w:val="20"/>
                  <w:szCs w:val="20"/>
                  <w:lang w:val="en-GB"/>
                </w:rPr>
                <w:t>This field will be populated by the application with the text “Filter”</w:t>
              </w:r>
            </w:ins>
          </w:p>
        </w:tc>
      </w:tr>
      <w:tr w:rsidR="00134E40" w14:paraId="343894C6" w14:textId="77777777" w:rsidTr="00B85F07">
        <w:trPr>
          <w:ins w:id="5342" w:author="Dylan Van Aswegen" w:date="2024-07-11T12:07:00Z"/>
        </w:trPr>
        <w:tc>
          <w:tcPr>
            <w:cnfStyle w:val="001000000000" w:firstRow="0" w:lastRow="0" w:firstColumn="1" w:lastColumn="0" w:oddVBand="0" w:evenVBand="0" w:oddHBand="0" w:evenHBand="0" w:firstRowFirstColumn="0" w:firstRowLastColumn="0" w:lastRowFirstColumn="0" w:lastRowLastColumn="0"/>
            <w:tcW w:w="1135" w:type="dxa"/>
          </w:tcPr>
          <w:p w14:paraId="18A9AEA3" w14:textId="77777777" w:rsidR="00134E40" w:rsidRDefault="00134E40" w:rsidP="00134E40">
            <w:pPr>
              <w:spacing w:line="360" w:lineRule="auto"/>
              <w:jc w:val="both"/>
              <w:rPr>
                <w:ins w:id="5343" w:author="Dylan Van Aswegen" w:date="2024-07-11T12:07:00Z" w16du:dateUtc="2024-07-11T10:07:00Z"/>
                <w:rFonts w:ascii="Arial" w:hAnsi="Arial" w:cs="Arial"/>
                <w:sz w:val="20"/>
                <w:szCs w:val="20"/>
                <w:lang w:val="en-GB"/>
              </w:rPr>
            </w:pPr>
          </w:p>
        </w:tc>
        <w:tc>
          <w:tcPr>
            <w:tcW w:w="1417" w:type="dxa"/>
          </w:tcPr>
          <w:p w14:paraId="409D6F7E" w14:textId="76C60F03"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44" w:author="Dylan Van Aswegen" w:date="2024-07-11T12:07:00Z" w16du:dateUtc="2024-07-11T10:07:00Z"/>
                <w:rFonts w:ascii="Arial" w:hAnsi="Arial" w:cs="Arial"/>
                <w:sz w:val="20"/>
                <w:szCs w:val="20"/>
                <w:lang w:val="en-GB"/>
              </w:rPr>
            </w:pPr>
            <w:ins w:id="5345" w:author="Dylan Van Aswegen" w:date="2024-07-11T12:07:00Z" w16du:dateUtc="2024-07-11T10:07:00Z">
              <w:r>
                <w:rPr>
                  <w:rFonts w:ascii="Arial" w:hAnsi="Arial" w:cs="Arial"/>
                  <w:sz w:val="20"/>
                  <w:szCs w:val="20"/>
                  <w:lang w:val="en-GB"/>
                </w:rPr>
                <w:t>Filter Options</w:t>
              </w:r>
            </w:ins>
          </w:p>
        </w:tc>
        <w:tc>
          <w:tcPr>
            <w:tcW w:w="1276" w:type="dxa"/>
          </w:tcPr>
          <w:p w14:paraId="72CB0B2A" w14:textId="350D5C44"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46" w:author="Dylan Van Aswegen" w:date="2024-07-11T12:07:00Z" w16du:dateUtc="2024-07-11T10:07:00Z"/>
                <w:rFonts w:ascii="Arial" w:hAnsi="Arial" w:cs="Arial"/>
                <w:sz w:val="20"/>
                <w:szCs w:val="20"/>
                <w:lang w:val="en-GB"/>
              </w:rPr>
            </w:pPr>
            <w:ins w:id="5347" w:author="Dylan Van Aswegen" w:date="2024-07-11T12:07:00Z" w16du:dateUtc="2024-07-11T10:07:00Z">
              <w:r>
                <w:rPr>
                  <w:rFonts w:ascii="Arial" w:hAnsi="Arial" w:cs="Arial"/>
                  <w:sz w:val="20"/>
                  <w:szCs w:val="20"/>
                  <w:lang w:val="en-GB"/>
                </w:rPr>
                <w:t xml:space="preserve">Radio </w:t>
              </w:r>
            </w:ins>
          </w:p>
        </w:tc>
        <w:tc>
          <w:tcPr>
            <w:tcW w:w="1701" w:type="dxa"/>
          </w:tcPr>
          <w:p w14:paraId="1D99C74D" w14:textId="77777777" w:rsidR="00134E40" w:rsidRDefault="00134E40">
            <w:pPr>
              <w:pStyle w:val="ListParagraph"/>
              <w:numPr>
                <w:ilvl w:val="0"/>
                <w:numId w:val="2"/>
              </w:numPr>
              <w:spacing w:line="360" w:lineRule="auto"/>
              <w:ind w:left="0" w:hanging="98"/>
              <w:jc w:val="both"/>
              <w:cnfStyle w:val="000000000000" w:firstRow="0" w:lastRow="0" w:firstColumn="0" w:lastColumn="0" w:oddVBand="0" w:evenVBand="0" w:oddHBand="0" w:evenHBand="0" w:firstRowFirstColumn="0" w:firstRowLastColumn="0" w:lastRowFirstColumn="0" w:lastRowLastColumn="0"/>
              <w:rPr>
                <w:ins w:id="5348" w:author="Dylan Van Aswegen" w:date="2024-07-11T12:08:00Z" w16du:dateUtc="2024-07-11T10:08:00Z"/>
                <w:rFonts w:ascii="Arial" w:hAnsi="Arial" w:cs="Arial"/>
                <w:sz w:val="20"/>
                <w:szCs w:val="20"/>
                <w:lang w:val="en-GB"/>
              </w:rPr>
              <w:pPrChange w:id="5349" w:author="Dylan Van Aswegen" w:date="2024-07-11T12:10:00Z" w16du:dateUtc="2024-07-11T10:10: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5350" w:author="Dylan Van Aswegen" w:date="2024-07-11T12:08:00Z" w16du:dateUtc="2024-07-11T10:08:00Z">
              <w:r>
                <w:rPr>
                  <w:rFonts w:ascii="Arial" w:hAnsi="Arial" w:cs="Arial"/>
                  <w:sz w:val="20"/>
                  <w:szCs w:val="20"/>
                  <w:lang w:val="en-GB"/>
                </w:rPr>
                <w:t xml:space="preserve">All Time </w:t>
              </w:r>
            </w:ins>
          </w:p>
          <w:p w14:paraId="3F9A81F9" w14:textId="77777777" w:rsidR="00134E40" w:rsidRDefault="00134E40">
            <w:pPr>
              <w:pStyle w:val="ListParagraph"/>
              <w:numPr>
                <w:ilvl w:val="0"/>
                <w:numId w:val="2"/>
              </w:numPr>
              <w:spacing w:line="360" w:lineRule="auto"/>
              <w:ind w:left="0" w:hanging="98"/>
              <w:jc w:val="both"/>
              <w:cnfStyle w:val="000000000000" w:firstRow="0" w:lastRow="0" w:firstColumn="0" w:lastColumn="0" w:oddVBand="0" w:evenVBand="0" w:oddHBand="0" w:evenHBand="0" w:firstRowFirstColumn="0" w:firstRowLastColumn="0" w:lastRowFirstColumn="0" w:lastRowLastColumn="0"/>
              <w:rPr>
                <w:ins w:id="5351" w:author="Dylan Van Aswegen" w:date="2024-07-11T12:08:00Z" w16du:dateUtc="2024-07-11T10:08:00Z"/>
                <w:rFonts w:ascii="Arial" w:hAnsi="Arial" w:cs="Arial"/>
                <w:sz w:val="20"/>
                <w:szCs w:val="20"/>
                <w:lang w:val="en-GB"/>
              </w:rPr>
              <w:pPrChange w:id="5352" w:author="Dylan Van Aswegen" w:date="2024-07-11T12:10:00Z" w16du:dateUtc="2024-07-11T10:10: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5353" w:author="Dylan Van Aswegen" w:date="2024-07-11T12:08:00Z" w16du:dateUtc="2024-07-11T10:08:00Z">
              <w:r>
                <w:rPr>
                  <w:rFonts w:ascii="Arial" w:hAnsi="Arial" w:cs="Arial"/>
                  <w:sz w:val="20"/>
                  <w:szCs w:val="20"/>
                  <w:lang w:val="en-GB"/>
                </w:rPr>
                <w:t>This Month</w:t>
              </w:r>
            </w:ins>
          </w:p>
          <w:p w14:paraId="03AE0E79" w14:textId="77777777" w:rsidR="00134E40" w:rsidRDefault="00134E40">
            <w:pPr>
              <w:pStyle w:val="ListParagraph"/>
              <w:numPr>
                <w:ilvl w:val="0"/>
                <w:numId w:val="2"/>
              </w:numPr>
              <w:spacing w:line="360" w:lineRule="auto"/>
              <w:ind w:left="0" w:hanging="98"/>
              <w:jc w:val="both"/>
              <w:cnfStyle w:val="000000000000" w:firstRow="0" w:lastRow="0" w:firstColumn="0" w:lastColumn="0" w:oddVBand="0" w:evenVBand="0" w:oddHBand="0" w:evenHBand="0" w:firstRowFirstColumn="0" w:firstRowLastColumn="0" w:lastRowFirstColumn="0" w:lastRowLastColumn="0"/>
              <w:rPr>
                <w:ins w:id="5354" w:author="Dylan Van Aswegen" w:date="2024-07-11T12:09:00Z" w16du:dateUtc="2024-07-11T10:09:00Z"/>
                <w:rFonts w:ascii="Arial" w:hAnsi="Arial" w:cs="Arial"/>
                <w:sz w:val="20"/>
                <w:szCs w:val="20"/>
                <w:lang w:val="en-GB"/>
              </w:rPr>
              <w:pPrChange w:id="5355" w:author="Dylan Van Aswegen" w:date="2024-07-11T12:10:00Z" w16du:dateUtc="2024-07-11T10:10: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5356" w:author="Dylan Van Aswegen" w:date="2024-07-11T12:08:00Z" w16du:dateUtc="2024-07-11T10:08:00Z">
              <w:r>
                <w:rPr>
                  <w:rFonts w:ascii="Arial" w:hAnsi="Arial" w:cs="Arial"/>
                  <w:sz w:val="20"/>
                  <w:szCs w:val="20"/>
                  <w:lang w:val="en-GB"/>
                </w:rPr>
                <w:t>T</w:t>
              </w:r>
            </w:ins>
            <w:ins w:id="5357" w:author="Dylan Van Aswegen" w:date="2024-07-11T12:09:00Z" w16du:dateUtc="2024-07-11T10:09:00Z">
              <w:r>
                <w:rPr>
                  <w:rFonts w:ascii="Arial" w:hAnsi="Arial" w:cs="Arial"/>
                  <w:sz w:val="20"/>
                  <w:szCs w:val="20"/>
                  <w:lang w:val="en-GB"/>
                </w:rPr>
                <w:t xml:space="preserve">his Year </w:t>
              </w:r>
            </w:ins>
          </w:p>
          <w:p w14:paraId="727834A7" w14:textId="469966FE" w:rsidR="00134E40" w:rsidRPr="00134E40" w:rsidRDefault="00134E40">
            <w:pPr>
              <w:pStyle w:val="ListParagraph"/>
              <w:numPr>
                <w:ilvl w:val="0"/>
                <w:numId w:val="2"/>
              </w:numPr>
              <w:spacing w:line="360" w:lineRule="auto"/>
              <w:ind w:left="0" w:hanging="98"/>
              <w:jc w:val="both"/>
              <w:cnfStyle w:val="000000000000" w:firstRow="0" w:lastRow="0" w:firstColumn="0" w:lastColumn="0" w:oddVBand="0" w:evenVBand="0" w:oddHBand="0" w:evenHBand="0" w:firstRowFirstColumn="0" w:firstRowLastColumn="0" w:lastRowFirstColumn="0" w:lastRowLastColumn="0"/>
              <w:rPr>
                <w:ins w:id="5358" w:author="Dylan Van Aswegen" w:date="2024-07-11T12:07:00Z" w16du:dateUtc="2024-07-11T10:07:00Z"/>
                <w:rFonts w:ascii="Arial" w:hAnsi="Arial" w:cs="Arial"/>
                <w:sz w:val="20"/>
                <w:szCs w:val="20"/>
                <w:lang w:val="en-GB"/>
                <w:rPrChange w:id="5359" w:author="Dylan Van Aswegen" w:date="2024-07-11T12:08:00Z" w16du:dateUtc="2024-07-11T10:08:00Z">
                  <w:rPr>
                    <w:ins w:id="5360" w:author="Dylan Van Aswegen" w:date="2024-07-11T12:07:00Z" w16du:dateUtc="2024-07-11T10:07:00Z"/>
                    <w:lang w:val="en-GB"/>
                  </w:rPr>
                </w:rPrChange>
              </w:rPr>
              <w:pPrChange w:id="5361" w:author="Dylan Van Aswegen" w:date="2024-07-11T12:10:00Z" w16du:dateUtc="2024-07-11T10:10: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5362" w:author="Dylan Van Aswegen" w:date="2024-07-11T12:09:00Z" w16du:dateUtc="2024-07-11T10:09:00Z">
              <w:r>
                <w:rPr>
                  <w:rFonts w:ascii="Arial" w:hAnsi="Arial" w:cs="Arial"/>
                  <w:sz w:val="20"/>
                  <w:szCs w:val="20"/>
                  <w:lang w:val="en-GB"/>
                </w:rPr>
                <w:t xml:space="preserve">Custom </w:t>
              </w:r>
            </w:ins>
          </w:p>
        </w:tc>
        <w:tc>
          <w:tcPr>
            <w:tcW w:w="1417" w:type="dxa"/>
          </w:tcPr>
          <w:p w14:paraId="0888E82D" w14:textId="4920DFA8"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63" w:author="Dylan Van Aswegen" w:date="2024-07-11T12:07:00Z" w16du:dateUtc="2024-07-11T10:07:00Z"/>
                <w:rFonts w:ascii="Arial" w:hAnsi="Arial" w:cs="Arial"/>
                <w:sz w:val="20"/>
                <w:szCs w:val="20"/>
                <w:lang w:val="en-GB"/>
              </w:rPr>
            </w:pPr>
            <w:ins w:id="5364" w:author="Dylan Van Aswegen" w:date="2024-07-11T12:10:00Z" w16du:dateUtc="2024-07-11T10:10:00Z">
              <w:r>
                <w:rPr>
                  <w:rFonts w:ascii="Arial" w:hAnsi="Arial" w:cs="Arial"/>
                  <w:sz w:val="20"/>
                  <w:szCs w:val="20"/>
                  <w:lang w:val="en-GB"/>
                </w:rPr>
                <w:t>No</w:t>
              </w:r>
            </w:ins>
          </w:p>
        </w:tc>
        <w:tc>
          <w:tcPr>
            <w:tcW w:w="3828" w:type="dxa"/>
          </w:tcPr>
          <w:p w14:paraId="66DD8D75" w14:textId="77777777"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65" w:author="Dylan Van Aswegen" w:date="2024-07-11T12:13:00Z" w16du:dateUtc="2024-07-11T10:13:00Z"/>
                <w:rFonts w:ascii="Arial" w:hAnsi="Arial" w:cs="Arial"/>
                <w:sz w:val="20"/>
                <w:szCs w:val="20"/>
                <w:lang w:val="en-GB"/>
              </w:rPr>
            </w:pPr>
            <w:ins w:id="5366" w:author="Dylan Van Aswegen" w:date="2024-07-11T12:10:00Z" w16du:dateUtc="2024-07-11T10:10:00Z">
              <w:r>
                <w:rPr>
                  <w:rFonts w:ascii="Arial" w:hAnsi="Arial" w:cs="Arial"/>
                  <w:sz w:val="20"/>
                  <w:szCs w:val="20"/>
                  <w:lang w:val="en-GB"/>
                </w:rPr>
                <w:t xml:space="preserve">The user will use this field to </w:t>
              </w:r>
            </w:ins>
            <w:ins w:id="5367" w:author="Dylan Van Aswegen" w:date="2024-07-11T12:11:00Z" w16du:dateUtc="2024-07-11T10:11:00Z">
              <w:r>
                <w:rPr>
                  <w:rFonts w:ascii="Arial" w:hAnsi="Arial" w:cs="Arial"/>
                  <w:sz w:val="20"/>
                  <w:szCs w:val="20"/>
                  <w:lang w:val="en-GB"/>
                </w:rPr>
                <w:t xml:space="preserve">filter </w:t>
              </w:r>
            </w:ins>
            <w:ins w:id="5368" w:author="Dylan Van Aswegen" w:date="2024-07-11T12:13:00Z" w16du:dateUtc="2024-07-11T10:13:00Z">
              <w:r>
                <w:rPr>
                  <w:rFonts w:ascii="Arial" w:hAnsi="Arial" w:cs="Arial"/>
                  <w:sz w:val="20"/>
                  <w:szCs w:val="20"/>
                  <w:lang w:val="en-GB"/>
                </w:rPr>
                <w:t xml:space="preserve">information that is seen in the tables below. </w:t>
              </w:r>
            </w:ins>
          </w:p>
          <w:p w14:paraId="073FC36B" w14:textId="24515B21"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69" w:author="Dylan Van Aswegen" w:date="2024-07-11T12:07:00Z" w16du:dateUtc="2024-07-11T10:07:00Z"/>
                <w:rFonts w:ascii="Arial" w:hAnsi="Arial" w:cs="Arial"/>
                <w:sz w:val="20"/>
                <w:szCs w:val="20"/>
                <w:lang w:val="en-GB"/>
              </w:rPr>
            </w:pPr>
            <w:ins w:id="5370" w:author="Dylan Van Aswegen" w:date="2024-07-11T12:13:00Z" w16du:dateUtc="2024-07-11T10:13:00Z">
              <w:r>
                <w:rPr>
                  <w:rFonts w:ascii="Arial" w:hAnsi="Arial" w:cs="Arial"/>
                  <w:sz w:val="20"/>
                  <w:szCs w:val="20"/>
                  <w:lang w:val="en-GB"/>
                </w:rPr>
                <w:t xml:space="preserve">By default, the </w:t>
              </w:r>
            </w:ins>
            <w:ins w:id="5371" w:author="Dylan Van Aswegen" w:date="2024-07-11T12:14:00Z" w16du:dateUtc="2024-07-11T10:14:00Z">
              <w:r>
                <w:rPr>
                  <w:rFonts w:ascii="Arial" w:hAnsi="Arial" w:cs="Arial"/>
                  <w:sz w:val="20"/>
                  <w:szCs w:val="20"/>
                  <w:lang w:val="en-GB"/>
                </w:rPr>
                <w:t>All-Time</w:t>
              </w:r>
            </w:ins>
            <w:ins w:id="5372" w:author="Dylan Van Aswegen" w:date="2024-07-11T12:13:00Z" w16du:dateUtc="2024-07-11T10:13:00Z">
              <w:r>
                <w:rPr>
                  <w:rFonts w:ascii="Arial" w:hAnsi="Arial" w:cs="Arial"/>
                  <w:sz w:val="20"/>
                  <w:szCs w:val="20"/>
                  <w:lang w:val="en-GB"/>
                </w:rPr>
                <w:t xml:space="preserve"> option will be checked. </w:t>
              </w:r>
            </w:ins>
          </w:p>
        </w:tc>
      </w:tr>
      <w:tr w:rsidR="00134E40" w14:paraId="6299A401" w14:textId="77777777" w:rsidTr="00B85F07">
        <w:trPr>
          <w:cnfStyle w:val="000000100000" w:firstRow="0" w:lastRow="0" w:firstColumn="0" w:lastColumn="0" w:oddVBand="0" w:evenVBand="0" w:oddHBand="1" w:evenHBand="0" w:firstRowFirstColumn="0" w:firstRowLastColumn="0" w:lastRowFirstColumn="0" w:lastRowLastColumn="0"/>
          <w:ins w:id="5373" w:author="Dylan Van Aswegen" w:date="2024-07-11T12:09:00Z"/>
        </w:trPr>
        <w:tc>
          <w:tcPr>
            <w:cnfStyle w:val="001000000000" w:firstRow="0" w:lastRow="0" w:firstColumn="1" w:lastColumn="0" w:oddVBand="0" w:evenVBand="0" w:oddHBand="0" w:evenHBand="0" w:firstRowFirstColumn="0" w:firstRowLastColumn="0" w:lastRowFirstColumn="0" w:lastRowLastColumn="0"/>
            <w:tcW w:w="1135" w:type="dxa"/>
          </w:tcPr>
          <w:p w14:paraId="363EFF42" w14:textId="77777777" w:rsidR="00134E40" w:rsidRDefault="00134E40" w:rsidP="00134E40">
            <w:pPr>
              <w:spacing w:line="360" w:lineRule="auto"/>
              <w:jc w:val="both"/>
              <w:rPr>
                <w:ins w:id="5374" w:author="Dylan Van Aswegen" w:date="2024-07-11T12:09:00Z" w16du:dateUtc="2024-07-11T10:09:00Z"/>
                <w:rFonts w:ascii="Arial" w:hAnsi="Arial" w:cs="Arial"/>
                <w:sz w:val="20"/>
                <w:szCs w:val="20"/>
                <w:lang w:val="en-GB"/>
              </w:rPr>
            </w:pPr>
          </w:p>
        </w:tc>
        <w:tc>
          <w:tcPr>
            <w:tcW w:w="1417" w:type="dxa"/>
          </w:tcPr>
          <w:p w14:paraId="29D36144" w14:textId="677AEF9A" w:rsidR="00134E40" w:rsidRDefault="00134E40" w:rsidP="00134E40">
            <w:pPr>
              <w:spacing w:line="360" w:lineRule="auto"/>
              <w:jc w:val="both"/>
              <w:cnfStyle w:val="000000100000" w:firstRow="0" w:lastRow="0" w:firstColumn="0" w:lastColumn="0" w:oddVBand="0" w:evenVBand="0" w:oddHBand="1" w:evenHBand="0" w:firstRowFirstColumn="0" w:firstRowLastColumn="0" w:lastRowFirstColumn="0" w:lastRowLastColumn="0"/>
              <w:rPr>
                <w:ins w:id="5375" w:author="Dylan Van Aswegen" w:date="2024-07-11T12:09:00Z" w16du:dateUtc="2024-07-11T10:09:00Z"/>
                <w:rFonts w:ascii="Arial" w:hAnsi="Arial" w:cs="Arial"/>
                <w:sz w:val="20"/>
                <w:szCs w:val="20"/>
                <w:lang w:val="en-GB"/>
              </w:rPr>
            </w:pPr>
            <w:ins w:id="5376" w:author="Dylan Van Aswegen" w:date="2024-07-11T12:09:00Z" w16du:dateUtc="2024-07-11T10:09:00Z">
              <w:r>
                <w:rPr>
                  <w:rFonts w:ascii="Arial" w:hAnsi="Arial" w:cs="Arial"/>
                  <w:sz w:val="20"/>
                  <w:szCs w:val="20"/>
                  <w:lang w:val="en-GB"/>
                </w:rPr>
                <w:t>Date From</w:t>
              </w:r>
            </w:ins>
          </w:p>
        </w:tc>
        <w:tc>
          <w:tcPr>
            <w:tcW w:w="1276" w:type="dxa"/>
          </w:tcPr>
          <w:p w14:paraId="2D4742D3" w14:textId="78FCE451" w:rsidR="00134E40" w:rsidRDefault="00134E40" w:rsidP="00134E40">
            <w:pPr>
              <w:spacing w:line="360" w:lineRule="auto"/>
              <w:jc w:val="both"/>
              <w:cnfStyle w:val="000000100000" w:firstRow="0" w:lastRow="0" w:firstColumn="0" w:lastColumn="0" w:oddVBand="0" w:evenVBand="0" w:oddHBand="1" w:evenHBand="0" w:firstRowFirstColumn="0" w:firstRowLastColumn="0" w:lastRowFirstColumn="0" w:lastRowLastColumn="0"/>
              <w:rPr>
                <w:ins w:id="5377" w:author="Dylan Van Aswegen" w:date="2024-07-11T12:09:00Z" w16du:dateUtc="2024-07-11T10:09:00Z"/>
                <w:rFonts w:ascii="Arial" w:hAnsi="Arial" w:cs="Arial"/>
                <w:sz w:val="20"/>
                <w:szCs w:val="20"/>
                <w:lang w:val="en-GB"/>
              </w:rPr>
            </w:pPr>
            <w:ins w:id="5378" w:author="Dylan Van Aswegen" w:date="2024-07-11T12:09:00Z" w16du:dateUtc="2024-07-11T10:09:00Z">
              <w:r>
                <w:rPr>
                  <w:rFonts w:ascii="Arial" w:hAnsi="Arial" w:cs="Arial"/>
                  <w:sz w:val="20"/>
                  <w:szCs w:val="20"/>
                  <w:lang w:val="en-GB"/>
                </w:rPr>
                <w:t xml:space="preserve">Calendar Drop Down </w:t>
              </w:r>
            </w:ins>
          </w:p>
        </w:tc>
        <w:tc>
          <w:tcPr>
            <w:tcW w:w="1701" w:type="dxa"/>
          </w:tcPr>
          <w:p w14:paraId="21DB5951" w14:textId="77777777" w:rsidR="00134E40" w:rsidRPr="00134E40" w:rsidRDefault="00134E40">
            <w:pPr>
              <w:spacing w:line="360" w:lineRule="auto"/>
              <w:jc w:val="both"/>
              <w:cnfStyle w:val="000000100000" w:firstRow="0" w:lastRow="0" w:firstColumn="0" w:lastColumn="0" w:oddVBand="0" w:evenVBand="0" w:oddHBand="1" w:evenHBand="0" w:firstRowFirstColumn="0" w:firstRowLastColumn="0" w:lastRowFirstColumn="0" w:lastRowLastColumn="0"/>
              <w:rPr>
                <w:ins w:id="5379" w:author="Dylan Van Aswegen" w:date="2024-07-11T12:09:00Z" w16du:dateUtc="2024-07-11T10:09:00Z"/>
                <w:rFonts w:ascii="Arial" w:hAnsi="Arial" w:cs="Arial"/>
                <w:sz w:val="20"/>
                <w:szCs w:val="20"/>
                <w:lang w:val="en-GB"/>
                <w:rPrChange w:id="5380" w:author="Dylan Van Aswegen" w:date="2024-07-11T12:09:00Z" w16du:dateUtc="2024-07-11T10:09:00Z">
                  <w:rPr>
                    <w:ins w:id="5381" w:author="Dylan Van Aswegen" w:date="2024-07-11T12:09:00Z" w16du:dateUtc="2024-07-11T10:09:00Z"/>
                    <w:lang w:val="en-GB"/>
                  </w:rPr>
                </w:rPrChange>
              </w:rPr>
              <w:pPrChange w:id="5382" w:author="Dylan Van Aswegen" w:date="2024-07-11T12:09:00Z" w16du:dateUtc="2024-07-11T10:09: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p>
        </w:tc>
        <w:tc>
          <w:tcPr>
            <w:tcW w:w="1417" w:type="dxa"/>
          </w:tcPr>
          <w:p w14:paraId="76FE48E5" w14:textId="77777777" w:rsidR="00134E40" w:rsidRDefault="00134E40" w:rsidP="00134E40">
            <w:pPr>
              <w:spacing w:line="360" w:lineRule="auto"/>
              <w:jc w:val="both"/>
              <w:cnfStyle w:val="000000100000" w:firstRow="0" w:lastRow="0" w:firstColumn="0" w:lastColumn="0" w:oddVBand="0" w:evenVBand="0" w:oddHBand="1" w:evenHBand="0" w:firstRowFirstColumn="0" w:firstRowLastColumn="0" w:lastRowFirstColumn="0" w:lastRowLastColumn="0"/>
              <w:rPr>
                <w:ins w:id="5383" w:author="Dylan Van Aswegen" w:date="2024-07-11T12:09:00Z" w16du:dateUtc="2024-07-11T10:09:00Z"/>
                <w:rFonts w:ascii="Arial" w:hAnsi="Arial" w:cs="Arial"/>
                <w:sz w:val="20"/>
                <w:szCs w:val="20"/>
                <w:lang w:val="en-GB"/>
              </w:rPr>
            </w:pPr>
          </w:p>
        </w:tc>
        <w:tc>
          <w:tcPr>
            <w:tcW w:w="3828" w:type="dxa"/>
          </w:tcPr>
          <w:p w14:paraId="143F7C8B" w14:textId="5D05C5B9" w:rsidR="00134E40" w:rsidRDefault="00134E40" w:rsidP="00134E40">
            <w:pPr>
              <w:spacing w:line="360" w:lineRule="auto"/>
              <w:jc w:val="both"/>
              <w:cnfStyle w:val="000000100000" w:firstRow="0" w:lastRow="0" w:firstColumn="0" w:lastColumn="0" w:oddVBand="0" w:evenVBand="0" w:oddHBand="1" w:evenHBand="0" w:firstRowFirstColumn="0" w:firstRowLastColumn="0" w:lastRowFirstColumn="0" w:lastRowLastColumn="0"/>
              <w:rPr>
                <w:ins w:id="5384" w:author="Dylan Van Aswegen" w:date="2024-07-11T12:09:00Z" w16du:dateUtc="2024-07-11T10:09:00Z"/>
                <w:rFonts w:ascii="Arial" w:hAnsi="Arial" w:cs="Arial"/>
                <w:sz w:val="20"/>
                <w:szCs w:val="20"/>
                <w:lang w:val="en-GB"/>
              </w:rPr>
            </w:pPr>
            <w:ins w:id="5385" w:author="Dylan Van Aswegen" w:date="2024-07-11T12:14:00Z" w16du:dateUtc="2024-07-11T10:14:00Z">
              <w:r>
                <w:rPr>
                  <w:rFonts w:ascii="Arial" w:hAnsi="Arial" w:cs="Arial"/>
                  <w:sz w:val="20"/>
                  <w:szCs w:val="20"/>
                  <w:lang w:val="en-GB"/>
                </w:rPr>
                <w:t>This field should be</w:t>
              </w:r>
              <w:r w:rsidR="006F36CB">
                <w:rPr>
                  <w:rFonts w:ascii="Arial" w:hAnsi="Arial" w:cs="Arial"/>
                  <w:sz w:val="20"/>
                  <w:szCs w:val="20"/>
                  <w:lang w:val="en-GB"/>
                </w:rPr>
                <w:t xml:space="preserve"> displayed when the user chooses the custom filter option. Once a data is selected, the application should filter out items in the tabl</w:t>
              </w:r>
            </w:ins>
            <w:ins w:id="5386" w:author="Dylan Van Aswegen" w:date="2024-07-11T12:15:00Z" w16du:dateUtc="2024-07-11T10:15:00Z">
              <w:r w:rsidR="006F36CB">
                <w:rPr>
                  <w:rFonts w:ascii="Arial" w:hAnsi="Arial" w:cs="Arial"/>
                  <w:sz w:val="20"/>
                  <w:szCs w:val="20"/>
                  <w:lang w:val="en-GB"/>
                </w:rPr>
                <w:t xml:space="preserve">e that occurred before this date. </w:t>
              </w:r>
            </w:ins>
          </w:p>
        </w:tc>
      </w:tr>
      <w:tr w:rsidR="00134E40" w14:paraId="4DFA8701" w14:textId="77777777" w:rsidTr="00B85F07">
        <w:trPr>
          <w:ins w:id="5387" w:author="Dylan Van Aswegen" w:date="2024-07-11T12:09:00Z"/>
        </w:trPr>
        <w:tc>
          <w:tcPr>
            <w:cnfStyle w:val="001000000000" w:firstRow="0" w:lastRow="0" w:firstColumn="1" w:lastColumn="0" w:oddVBand="0" w:evenVBand="0" w:oddHBand="0" w:evenHBand="0" w:firstRowFirstColumn="0" w:firstRowLastColumn="0" w:lastRowFirstColumn="0" w:lastRowLastColumn="0"/>
            <w:tcW w:w="1135" w:type="dxa"/>
          </w:tcPr>
          <w:p w14:paraId="1ED7DDC3" w14:textId="77777777" w:rsidR="00134E40" w:rsidRDefault="00134E40" w:rsidP="00134E40">
            <w:pPr>
              <w:spacing w:line="360" w:lineRule="auto"/>
              <w:jc w:val="both"/>
              <w:rPr>
                <w:ins w:id="5388" w:author="Dylan Van Aswegen" w:date="2024-07-11T12:09:00Z" w16du:dateUtc="2024-07-11T10:09:00Z"/>
                <w:rFonts w:ascii="Arial" w:hAnsi="Arial" w:cs="Arial"/>
                <w:sz w:val="20"/>
                <w:szCs w:val="20"/>
                <w:lang w:val="en-GB"/>
              </w:rPr>
            </w:pPr>
          </w:p>
        </w:tc>
        <w:tc>
          <w:tcPr>
            <w:tcW w:w="1417" w:type="dxa"/>
          </w:tcPr>
          <w:p w14:paraId="5A633A1C" w14:textId="39D223EC"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89" w:author="Dylan Van Aswegen" w:date="2024-07-11T12:09:00Z" w16du:dateUtc="2024-07-11T10:09:00Z"/>
                <w:rFonts w:ascii="Arial" w:hAnsi="Arial" w:cs="Arial"/>
                <w:sz w:val="20"/>
                <w:szCs w:val="20"/>
                <w:lang w:val="en-GB"/>
              </w:rPr>
            </w:pPr>
            <w:ins w:id="5390" w:author="Dylan Van Aswegen" w:date="2024-07-11T12:09:00Z" w16du:dateUtc="2024-07-11T10:09:00Z">
              <w:r>
                <w:rPr>
                  <w:rFonts w:ascii="Arial" w:hAnsi="Arial" w:cs="Arial"/>
                  <w:sz w:val="20"/>
                  <w:szCs w:val="20"/>
                  <w:lang w:val="en-GB"/>
                </w:rPr>
                <w:t>Date to</w:t>
              </w:r>
            </w:ins>
          </w:p>
        </w:tc>
        <w:tc>
          <w:tcPr>
            <w:tcW w:w="1276" w:type="dxa"/>
          </w:tcPr>
          <w:p w14:paraId="2BB92DD3" w14:textId="3D604AB8"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91" w:author="Dylan Van Aswegen" w:date="2024-07-11T12:09:00Z" w16du:dateUtc="2024-07-11T10:09:00Z"/>
                <w:rFonts w:ascii="Arial" w:hAnsi="Arial" w:cs="Arial"/>
                <w:sz w:val="20"/>
                <w:szCs w:val="20"/>
                <w:lang w:val="en-GB"/>
              </w:rPr>
            </w:pPr>
            <w:ins w:id="5392" w:author="Dylan Van Aswegen" w:date="2024-07-11T12:09:00Z" w16du:dateUtc="2024-07-11T10:09:00Z">
              <w:r>
                <w:rPr>
                  <w:rFonts w:ascii="Arial" w:hAnsi="Arial" w:cs="Arial"/>
                  <w:sz w:val="20"/>
                  <w:szCs w:val="20"/>
                  <w:lang w:val="en-GB"/>
                </w:rPr>
                <w:t>Calendar Drop Down</w:t>
              </w:r>
            </w:ins>
          </w:p>
        </w:tc>
        <w:tc>
          <w:tcPr>
            <w:tcW w:w="1701" w:type="dxa"/>
          </w:tcPr>
          <w:p w14:paraId="7A1FAF79" w14:textId="77777777" w:rsidR="00134E40" w:rsidRPr="00134E40" w:rsidRDefault="00134E40">
            <w:pPr>
              <w:spacing w:line="360" w:lineRule="auto"/>
              <w:jc w:val="both"/>
              <w:cnfStyle w:val="000000000000" w:firstRow="0" w:lastRow="0" w:firstColumn="0" w:lastColumn="0" w:oddVBand="0" w:evenVBand="0" w:oddHBand="0" w:evenHBand="0" w:firstRowFirstColumn="0" w:firstRowLastColumn="0" w:lastRowFirstColumn="0" w:lastRowLastColumn="0"/>
              <w:rPr>
                <w:ins w:id="5393" w:author="Dylan Van Aswegen" w:date="2024-07-11T12:09:00Z" w16du:dateUtc="2024-07-11T10:09:00Z"/>
                <w:rFonts w:ascii="Arial" w:hAnsi="Arial" w:cs="Arial"/>
                <w:sz w:val="20"/>
                <w:szCs w:val="20"/>
                <w:lang w:val="en-GB"/>
                <w:rPrChange w:id="5394" w:author="Dylan Van Aswegen" w:date="2024-07-11T12:09:00Z" w16du:dateUtc="2024-07-11T10:09:00Z">
                  <w:rPr>
                    <w:ins w:id="5395" w:author="Dylan Van Aswegen" w:date="2024-07-11T12:09:00Z" w16du:dateUtc="2024-07-11T10:09:00Z"/>
                    <w:lang w:val="en-GB"/>
                  </w:rPr>
                </w:rPrChange>
              </w:rPr>
              <w:pPrChange w:id="5396" w:author="Dylan Van Aswegen" w:date="2024-07-11T12:09:00Z" w16du:dateUtc="2024-07-11T10:09: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417" w:type="dxa"/>
          </w:tcPr>
          <w:p w14:paraId="2C9B9B29" w14:textId="77777777" w:rsidR="00134E40" w:rsidRDefault="00134E40"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97" w:author="Dylan Van Aswegen" w:date="2024-07-11T12:09:00Z" w16du:dateUtc="2024-07-11T10:09:00Z"/>
                <w:rFonts w:ascii="Arial" w:hAnsi="Arial" w:cs="Arial"/>
                <w:sz w:val="20"/>
                <w:szCs w:val="20"/>
                <w:lang w:val="en-GB"/>
              </w:rPr>
            </w:pPr>
          </w:p>
        </w:tc>
        <w:tc>
          <w:tcPr>
            <w:tcW w:w="3828" w:type="dxa"/>
          </w:tcPr>
          <w:p w14:paraId="689C4471" w14:textId="38C0BF0A" w:rsidR="00134E40" w:rsidRDefault="001443FB" w:rsidP="00134E40">
            <w:pPr>
              <w:spacing w:line="360" w:lineRule="auto"/>
              <w:jc w:val="both"/>
              <w:cnfStyle w:val="000000000000" w:firstRow="0" w:lastRow="0" w:firstColumn="0" w:lastColumn="0" w:oddVBand="0" w:evenVBand="0" w:oddHBand="0" w:evenHBand="0" w:firstRowFirstColumn="0" w:firstRowLastColumn="0" w:lastRowFirstColumn="0" w:lastRowLastColumn="0"/>
              <w:rPr>
                <w:ins w:id="5398" w:author="Dylan Van Aswegen" w:date="2024-07-11T12:09:00Z" w16du:dateUtc="2024-07-11T10:09:00Z"/>
                <w:rFonts w:ascii="Arial" w:hAnsi="Arial" w:cs="Arial"/>
                <w:sz w:val="20"/>
                <w:szCs w:val="20"/>
                <w:lang w:val="en-GB"/>
              </w:rPr>
            </w:pPr>
            <w:ins w:id="5399" w:author="Dylan Van Aswegen" w:date="2024-07-11T12:15:00Z" w16du:dateUtc="2024-07-11T10:15:00Z">
              <w:r>
                <w:rPr>
                  <w:rFonts w:ascii="Arial" w:hAnsi="Arial" w:cs="Arial"/>
                  <w:sz w:val="20"/>
                  <w:szCs w:val="20"/>
                  <w:lang w:val="en-GB"/>
                </w:rPr>
                <w:t xml:space="preserve">This field should be displayed when the user chooses the custom filter option. Once a data is selected, the application should filter out items in the table that occurred </w:t>
              </w:r>
              <w:r w:rsidR="00126467">
                <w:rPr>
                  <w:rFonts w:ascii="Arial" w:hAnsi="Arial" w:cs="Arial"/>
                  <w:sz w:val="20"/>
                  <w:szCs w:val="20"/>
                  <w:lang w:val="en-GB"/>
                </w:rPr>
                <w:t>after</w:t>
              </w:r>
              <w:r>
                <w:rPr>
                  <w:rFonts w:ascii="Arial" w:hAnsi="Arial" w:cs="Arial"/>
                  <w:sz w:val="20"/>
                  <w:szCs w:val="20"/>
                  <w:lang w:val="en-GB"/>
                </w:rPr>
                <w:t xml:space="preserve"> this date.</w:t>
              </w:r>
            </w:ins>
          </w:p>
        </w:tc>
      </w:tr>
    </w:tbl>
    <w:p w14:paraId="619A1782" w14:textId="77777777" w:rsidR="00134E40" w:rsidRPr="00134E40" w:rsidRDefault="00134E40" w:rsidP="00FC1317">
      <w:pPr>
        <w:rPr>
          <w:ins w:id="5400" w:author="Dylan Van Aswegen" w:date="2024-07-11T11:44:00Z" w16du:dateUtc="2024-07-11T09:44:00Z"/>
          <w:lang w:val="en-GB"/>
          <w:rPrChange w:id="5401" w:author="Dylan Van Aswegen" w:date="2024-07-11T12:06:00Z" w16du:dateUtc="2024-07-11T10:06:00Z">
            <w:rPr>
              <w:ins w:id="5402" w:author="Dylan Van Aswegen" w:date="2024-07-11T11:44:00Z" w16du:dateUtc="2024-07-11T09:44:00Z"/>
            </w:rPr>
          </w:rPrChange>
        </w:rPr>
      </w:pPr>
    </w:p>
    <w:p w14:paraId="332F0453" w14:textId="74C8B626" w:rsidR="00FC1317" w:rsidRDefault="00ED1E6D" w:rsidP="00FC1317">
      <w:pPr>
        <w:rPr>
          <w:ins w:id="5403" w:author="Dylan Van Aswegen" w:date="2024-07-11T12:16:00Z" w16du:dateUtc="2024-07-11T10:16:00Z"/>
        </w:rPr>
      </w:pPr>
      <w:ins w:id="5404" w:author="Dylan Van Aswegen" w:date="2024-07-11T12:15:00Z" w16du:dateUtc="2024-07-11T10:15:00Z">
        <w:r>
          <w:t xml:space="preserve">The tables below this section will consist of the following </w:t>
        </w:r>
      </w:ins>
      <w:ins w:id="5405" w:author="Dylan Van Aswegen" w:date="2024-07-11T12:16:00Z" w16du:dateUtc="2024-07-11T10:16:00Z">
        <w:r>
          <w:t xml:space="preserve">columns: </w:t>
        </w:r>
      </w:ins>
    </w:p>
    <w:p w14:paraId="166F0C39" w14:textId="77777777" w:rsidR="00ED1E6D" w:rsidRDefault="00ED1E6D" w:rsidP="00FC1317">
      <w:pPr>
        <w:rPr>
          <w:ins w:id="5406" w:author="Dylan Van Aswegen" w:date="2024-07-11T11:44:00Z" w16du:dateUtc="2024-07-11T09:44:00Z"/>
        </w:rPr>
      </w:pPr>
    </w:p>
    <w:tbl>
      <w:tblPr>
        <w:tblStyle w:val="GridTable4-Accent1"/>
        <w:tblW w:w="8222" w:type="dxa"/>
        <w:tblInd w:w="-714" w:type="dxa"/>
        <w:tblLook w:val="04A0" w:firstRow="1" w:lastRow="0" w:firstColumn="1" w:lastColumn="0" w:noHBand="0" w:noVBand="1"/>
      </w:tblPr>
      <w:tblGrid>
        <w:gridCol w:w="1550"/>
        <w:gridCol w:w="1264"/>
        <w:gridCol w:w="1673"/>
        <w:gridCol w:w="3735"/>
      </w:tblGrid>
      <w:tr w:rsidR="00ED1E6D" w14:paraId="4F3336E0" w14:textId="77777777" w:rsidTr="00B85F07">
        <w:trPr>
          <w:cnfStyle w:val="100000000000" w:firstRow="1" w:lastRow="0" w:firstColumn="0" w:lastColumn="0" w:oddVBand="0" w:evenVBand="0" w:oddHBand="0" w:evenHBand="0" w:firstRowFirstColumn="0" w:firstRowLastColumn="0" w:lastRowFirstColumn="0" w:lastRowLastColumn="0"/>
          <w:tblHeader/>
          <w:ins w:id="5407" w:author="Dylan Van Aswegen" w:date="2024-07-11T12:16:00Z"/>
        </w:trPr>
        <w:tc>
          <w:tcPr>
            <w:cnfStyle w:val="001000000000" w:firstRow="0" w:lastRow="0" w:firstColumn="1" w:lastColumn="0" w:oddVBand="0" w:evenVBand="0" w:oddHBand="0" w:evenHBand="0" w:firstRowFirstColumn="0" w:firstRowLastColumn="0" w:lastRowFirstColumn="0" w:lastRowLastColumn="0"/>
            <w:tcW w:w="1550" w:type="dxa"/>
            <w:shd w:val="clear" w:color="auto" w:fill="002060"/>
          </w:tcPr>
          <w:p w14:paraId="067D45EA" w14:textId="77777777" w:rsidR="00ED1E6D" w:rsidRDefault="00ED1E6D" w:rsidP="00B85F07">
            <w:pPr>
              <w:spacing w:line="360" w:lineRule="auto"/>
              <w:jc w:val="both"/>
              <w:rPr>
                <w:ins w:id="5408" w:author="Dylan Van Aswegen" w:date="2024-07-11T12:16:00Z" w16du:dateUtc="2024-07-11T10:16:00Z"/>
                <w:rFonts w:ascii="Arial" w:hAnsi="Arial" w:cs="Arial"/>
                <w:sz w:val="20"/>
                <w:szCs w:val="20"/>
                <w:lang w:val="en-GB"/>
              </w:rPr>
            </w:pPr>
            <w:ins w:id="5409" w:author="Dylan Van Aswegen" w:date="2024-07-11T12:16:00Z" w16du:dateUtc="2024-07-11T10:16:00Z">
              <w:r>
                <w:rPr>
                  <w:rFonts w:ascii="Arial" w:hAnsi="Arial" w:cs="Arial"/>
                  <w:sz w:val="20"/>
                  <w:szCs w:val="20"/>
                  <w:lang w:val="en-GB"/>
                </w:rPr>
                <w:t>Column Name</w:t>
              </w:r>
            </w:ins>
          </w:p>
        </w:tc>
        <w:tc>
          <w:tcPr>
            <w:tcW w:w="1264" w:type="dxa"/>
            <w:shd w:val="clear" w:color="auto" w:fill="002060"/>
          </w:tcPr>
          <w:p w14:paraId="0EEFE72C" w14:textId="77777777" w:rsidR="00ED1E6D" w:rsidRDefault="00ED1E6D"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410" w:author="Dylan Van Aswegen" w:date="2024-07-11T12:16:00Z" w16du:dateUtc="2024-07-11T10:16:00Z"/>
                <w:rFonts w:ascii="Arial" w:hAnsi="Arial" w:cs="Arial"/>
                <w:sz w:val="20"/>
                <w:szCs w:val="20"/>
                <w:lang w:val="en-GB"/>
              </w:rPr>
            </w:pPr>
            <w:ins w:id="5411" w:author="Dylan Van Aswegen" w:date="2024-07-11T12:16:00Z" w16du:dateUtc="2024-07-11T10:16:00Z">
              <w:r>
                <w:rPr>
                  <w:rFonts w:ascii="Arial" w:hAnsi="Arial" w:cs="Arial"/>
                  <w:sz w:val="20"/>
                  <w:szCs w:val="20"/>
                  <w:lang w:val="en-GB"/>
                </w:rPr>
                <w:t>Column Type</w:t>
              </w:r>
            </w:ins>
          </w:p>
        </w:tc>
        <w:tc>
          <w:tcPr>
            <w:tcW w:w="1673" w:type="dxa"/>
            <w:shd w:val="clear" w:color="auto" w:fill="002060"/>
          </w:tcPr>
          <w:p w14:paraId="24842933" w14:textId="77777777" w:rsidR="00ED1E6D" w:rsidRDefault="00ED1E6D"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412" w:author="Dylan Van Aswegen" w:date="2024-07-11T12:16:00Z" w16du:dateUtc="2024-07-11T10:16:00Z"/>
                <w:rFonts w:ascii="Arial" w:hAnsi="Arial" w:cs="Arial"/>
                <w:sz w:val="20"/>
                <w:szCs w:val="20"/>
                <w:lang w:val="en-GB"/>
              </w:rPr>
            </w:pPr>
            <w:ins w:id="5413" w:author="Dylan Van Aswegen" w:date="2024-07-11T12:16:00Z" w16du:dateUtc="2024-07-11T10:16:00Z">
              <w:r>
                <w:rPr>
                  <w:rFonts w:ascii="Arial" w:hAnsi="Arial" w:cs="Arial"/>
                  <w:sz w:val="20"/>
                  <w:szCs w:val="20"/>
                  <w:lang w:val="en-GB"/>
                </w:rPr>
                <w:t>Column Data Type</w:t>
              </w:r>
            </w:ins>
          </w:p>
        </w:tc>
        <w:tc>
          <w:tcPr>
            <w:tcW w:w="3735" w:type="dxa"/>
            <w:shd w:val="clear" w:color="auto" w:fill="002060"/>
          </w:tcPr>
          <w:p w14:paraId="7D2D556D" w14:textId="77777777" w:rsidR="00ED1E6D" w:rsidRDefault="00ED1E6D"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414" w:author="Dylan Van Aswegen" w:date="2024-07-11T12:16:00Z" w16du:dateUtc="2024-07-11T10:16:00Z"/>
                <w:rFonts w:ascii="Arial" w:hAnsi="Arial" w:cs="Arial"/>
                <w:sz w:val="20"/>
                <w:szCs w:val="20"/>
                <w:lang w:val="en-GB"/>
              </w:rPr>
            </w:pPr>
            <w:ins w:id="5415" w:author="Dylan Van Aswegen" w:date="2024-07-11T12:16:00Z" w16du:dateUtc="2024-07-11T10:16:00Z">
              <w:r>
                <w:rPr>
                  <w:rFonts w:ascii="Arial" w:hAnsi="Arial" w:cs="Arial"/>
                  <w:sz w:val="20"/>
                  <w:szCs w:val="20"/>
                  <w:lang w:val="en-GB"/>
                </w:rPr>
                <w:t>Column Rules</w:t>
              </w:r>
            </w:ins>
          </w:p>
        </w:tc>
      </w:tr>
      <w:tr w:rsidR="00ED1E6D" w14:paraId="3D4D537A" w14:textId="77777777" w:rsidTr="00B85F07">
        <w:trPr>
          <w:cnfStyle w:val="000000100000" w:firstRow="0" w:lastRow="0" w:firstColumn="0" w:lastColumn="0" w:oddVBand="0" w:evenVBand="0" w:oddHBand="1" w:evenHBand="0" w:firstRowFirstColumn="0" w:firstRowLastColumn="0" w:lastRowFirstColumn="0" w:lastRowLastColumn="0"/>
          <w:ins w:id="5416" w:author="Dylan Van Aswegen" w:date="2024-07-11T12:16:00Z"/>
        </w:trPr>
        <w:tc>
          <w:tcPr>
            <w:cnfStyle w:val="001000000000" w:firstRow="0" w:lastRow="0" w:firstColumn="1" w:lastColumn="0" w:oddVBand="0" w:evenVBand="0" w:oddHBand="0" w:evenHBand="0" w:firstRowFirstColumn="0" w:firstRowLastColumn="0" w:lastRowFirstColumn="0" w:lastRowLastColumn="0"/>
            <w:tcW w:w="1550" w:type="dxa"/>
          </w:tcPr>
          <w:p w14:paraId="7ACD0803" w14:textId="4C0B1DB6" w:rsidR="00ED1E6D" w:rsidRDefault="003F4EAB" w:rsidP="00B85F07">
            <w:pPr>
              <w:spacing w:line="360" w:lineRule="auto"/>
              <w:jc w:val="both"/>
              <w:rPr>
                <w:ins w:id="5417" w:author="Dylan Van Aswegen" w:date="2024-07-11T12:16:00Z" w16du:dateUtc="2024-07-11T10:16:00Z"/>
                <w:rFonts w:ascii="Arial" w:hAnsi="Arial" w:cs="Arial"/>
                <w:sz w:val="20"/>
                <w:szCs w:val="20"/>
                <w:lang w:val="en-GB"/>
              </w:rPr>
            </w:pPr>
            <w:ins w:id="5418" w:author="Dylan Van Aswegen" w:date="2024-07-11T12:17:00Z" w16du:dateUtc="2024-07-11T10:17:00Z">
              <w:r>
                <w:rPr>
                  <w:rFonts w:ascii="Arial" w:hAnsi="Arial" w:cs="Arial"/>
                  <w:sz w:val="20"/>
                  <w:szCs w:val="20"/>
                  <w:lang w:val="en-GB"/>
                </w:rPr>
                <w:t>Date</w:t>
              </w:r>
            </w:ins>
          </w:p>
        </w:tc>
        <w:tc>
          <w:tcPr>
            <w:tcW w:w="1264" w:type="dxa"/>
          </w:tcPr>
          <w:p w14:paraId="26B956B9" w14:textId="500DB15E" w:rsidR="00ED1E6D" w:rsidRDefault="00211AA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419" w:author="Dylan Van Aswegen" w:date="2024-07-11T12:16:00Z" w16du:dateUtc="2024-07-11T10:16:00Z"/>
                <w:rFonts w:ascii="Arial" w:hAnsi="Arial" w:cs="Arial"/>
                <w:sz w:val="20"/>
                <w:szCs w:val="20"/>
                <w:lang w:val="en-GB"/>
              </w:rPr>
            </w:pPr>
            <w:proofErr w:type="spellStart"/>
            <w:ins w:id="5420" w:author="Dylan Van Aswegen" w:date="2024-07-11T16:45:00Z" w16du:dateUtc="2024-07-11T14:45:00Z">
              <w:r>
                <w:rPr>
                  <w:rFonts w:ascii="Arial" w:hAnsi="Arial" w:cs="Arial"/>
                  <w:sz w:val="20"/>
                  <w:szCs w:val="20"/>
                  <w:lang w:val="en-GB"/>
                </w:rPr>
                <w:t>TextField</w:t>
              </w:r>
            </w:ins>
            <w:proofErr w:type="spellEnd"/>
          </w:p>
        </w:tc>
        <w:tc>
          <w:tcPr>
            <w:tcW w:w="1673" w:type="dxa"/>
          </w:tcPr>
          <w:p w14:paraId="2F40C5F5" w14:textId="3662072B" w:rsidR="00ED1E6D" w:rsidRDefault="00211AA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421" w:author="Dylan Van Aswegen" w:date="2024-07-11T12:16:00Z" w16du:dateUtc="2024-07-11T10:16:00Z"/>
                <w:rFonts w:ascii="Arial" w:hAnsi="Arial" w:cs="Arial"/>
                <w:sz w:val="20"/>
                <w:szCs w:val="20"/>
                <w:lang w:val="en-GB"/>
              </w:rPr>
            </w:pPr>
            <w:ins w:id="5422" w:author="Dylan Van Aswegen" w:date="2024-07-11T16:45:00Z" w16du:dateUtc="2024-07-11T14:45:00Z">
              <w:r>
                <w:rPr>
                  <w:rFonts w:ascii="Arial" w:hAnsi="Arial" w:cs="Arial"/>
                  <w:sz w:val="20"/>
                  <w:szCs w:val="20"/>
                  <w:lang w:val="en-GB"/>
                </w:rPr>
                <w:t>String</w:t>
              </w:r>
            </w:ins>
          </w:p>
        </w:tc>
        <w:tc>
          <w:tcPr>
            <w:tcW w:w="3735" w:type="dxa"/>
          </w:tcPr>
          <w:p w14:paraId="62F71E2B" w14:textId="2C04A028" w:rsidR="00ED1E6D" w:rsidRDefault="0033460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423" w:author="Dylan Van Aswegen" w:date="2024-07-11T12:16:00Z" w16du:dateUtc="2024-07-11T10:16:00Z"/>
                <w:rFonts w:ascii="Arial" w:hAnsi="Arial" w:cs="Arial"/>
                <w:sz w:val="20"/>
                <w:szCs w:val="20"/>
                <w:lang w:val="en-GB"/>
              </w:rPr>
            </w:pPr>
            <w:ins w:id="5424" w:author="Dylan Van Aswegen" w:date="2024-07-11T15:54:00Z" w16du:dateUtc="2024-07-11T13:54:00Z">
              <w:r>
                <w:rPr>
                  <w:rFonts w:ascii="Arial" w:hAnsi="Arial" w:cs="Arial"/>
                  <w:sz w:val="20"/>
                  <w:szCs w:val="20"/>
                  <w:lang w:val="en-GB"/>
                </w:rPr>
                <w:t xml:space="preserve">There should be no date for opening and closing balances. For orders the date that the order was created will be displayed. For cancellations </w:t>
              </w:r>
            </w:ins>
            <w:ins w:id="5425" w:author="Dylan Van Aswegen" w:date="2024-07-11T15:55:00Z" w16du:dateUtc="2024-07-11T13:55:00Z">
              <w:r>
                <w:rPr>
                  <w:rFonts w:ascii="Arial" w:hAnsi="Arial" w:cs="Arial"/>
                  <w:sz w:val="20"/>
                  <w:szCs w:val="20"/>
                  <w:lang w:val="en-GB"/>
                </w:rPr>
                <w:t>the date that the item / order was cancelled should be displayed. For payments</w:t>
              </w:r>
            </w:ins>
            <w:ins w:id="5426" w:author="Dylan Van Aswegen" w:date="2024-07-11T15:56:00Z" w16du:dateUtc="2024-07-11T13:56:00Z">
              <w:r>
                <w:rPr>
                  <w:rFonts w:ascii="Arial" w:hAnsi="Arial" w:cs="Arial"/>
                  <w:sz w:val="20"/>
                  <w:szCs w:val="20"/>
                  <w:lang w:val="en-GB"/>
                </w:rPr>
                <w:t xml:space="preserve">/refunds the date of the payment/refund should be displayed. </w:t>
              </w:r>
            </w:ins>
          </w:p>
        </w:tc>
      </w:tr>
      <w:tr w:rsidR="003F4EAB" w14:paraId="21B9CE26" w14:textId="77777777" w:rsidTr="00B85F07">
        <w:trPr>
          <w:ins w:id="5427" w:author="Dylan Van Aswegen" w:date="2024-07-11T12:17:00Z"/>
        </w:trPr>
        <w:tc>
          <w:tcPr>
            <w:cnfStyle w:val="001000000000" w:firstRow="0" w:lastRow="0" w:firstColumn="1" w:lastColumn="0" w:oddVBand="0" w:evenVBand="0" w:oddHBand="0" w:evenHBand="0" w:firstRowFirstColumn="0" w:firstRowLastColumn="0" w:lastRowFirstColumn="0" w:lastRowLastColumn="0"/>
            <w:tcW w:w="1550" w:type="dxa"/>
          </w:tcPr>
          <w:p w14:paraId="635D82A3" w14:textId="3ACC5651" w:rsidR="003F4EAB" w:rsidRDefault="003F4EAB" w:rsidP="00B85F07">
            <w:pPr>
              <w:spacing w:line="360" w:lineRule="auto"/>
              <w:jc w:val="both"/>
              <w:rPr>
                <w:ins w:id="5428" w:author="Dylan Van Aswegen" w:date="2024-07-11T12:17:00Z" w16du:dateUtc="2024-07-11T10:17:00Z"/>
                <w:rFonts w:ascii="Arial" w:hAnsi="Arial" w:cs="Arial"/>
                <w:sz w:val="20"/>
                <w:szCs w:val="20"/>
                <w:lang w:val="en-GB"/>
              </w:rPr>
            </w:pPr>
            <w:ins w:id="5429" w:author="Dylan Van Aswegen" w:date="2024-07-11T12:17:00Z" w16du:dateUtc="2024-07-11T10:17:00Z">
              <w:r>
                <w:rPr>
                  <w:rFonts w:ascii="Arial" w:hAnsi="Arial" w:cs="Arial"/>
                  <w:sz w:val="20"/>
                  <w:szCs w:val="20"/>
                  <w:lang w:val="en-GB"/>
                </w:rPr>
                <w:t xml:space="preserve">Description </w:t>
              </w:r>
            </w:ins>
          </w:p>
        </w:tc>
        <w:tc>
          <w:tcPr>
            <w:tcW w:w="1264" w:type="dxa"/>
          </w:tcPr>
          <w:p w14:paraId="1569A386" w14:textId="5F9C1887" w:rsidR="003F4EAB" w:rsidRDefault="00211AA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430" w:author="Dylan Van Aswegen" w:date="2024-07-11T12:17:00Z" w16du:dateUtc="2024-07-11T10:17:00Z"/>
                <w:rFonts w:ascii="Arial" w:hAnsi="Arial" w:cs="Arial"/>
                <w:sz w:val="20"/>
                <w:szCs w:val="20"/>
                <w:lang w:val="en-GB"/>
              </w:rPr>
            </w:pPr>
            <w:proofErr w:type="spellStart"/>
            <w:ins w:id="5431" w:author="Dylan Van Aswegen" w:date="2024-07-11T16:45:00Z" w16du:dateUtc="2024-07-11T14:45:00Z">
              <w:r>
                <w:rPr>
                  <w:rFonts w:ascii="Arial" w:hAnsi="Arial" w:cs="Arial"/>
                  <w:sz w:val="20"/>
                  <w:szCs w:val="20"/>
                  <w:lang w:val="en-GB"/>
                </w:rPr>
                <w:t>TextField</w:t>
              </w:r>
            </w:ins>
            <w:proofErr w:type="spellEnd"/>
          </w:p>
        </w:tc>
        <w:tc>
          <w:tcPr>
            <w:tcW w:w="1673" w:type="dxa"/>
          </w:tcPr>
          <w:p w14:paraId="10B30C45" w14:textId="7C401670" w:rsidR="003F4EAB" w:rsidRDefault="00211AA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432" w:author="Dylan Van Aswegen" w:date="2024-07-11T12:17:00Z" w16du:dateUtc="2024-07-11T10:17:00Z"/>
                <w:rFonts w:ascii="Arial" w:hAnsi="Arial" w:cs="Arial"/>
                <w:sz w:val="20"/>
                <w:szCs w:val="20"/>
                <w:lang w:val="en-GB"/>
              </w:rPr>
            </w:pPr>
            <w:ins w:id="5433" w:author="Dylan Van Aswegen" w:date="2024-07-11T16:45:00Z" w16du:dateUtc="2024-07-11T14:45:00Z">
              <w:r>
                <w:rPr>
                  <w:rFonts w:ascii="Arial" w:hAnsi="Arial" w:cs="Arial"/>
                  <w:sz w:val="20"/>
                  <w:szCs w:val="20"/>
                  <w:lang w:val="en-GB"/>
                </w:rPr>
                <w:t>String</w:t>
              </w:r>
            </w:ins>
          </w:p>
        </w:tc>
        <w:tc>
          <w:tcPr>
            <w:tcW w:w="3735" w:type="dxa"/>
          </w:tcPr>
          <w:p w14:paraId="517AEF98" w14:textId="77777777" w:rsidR="003F4EAB" w:rsidRDefault="0033460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434" w:author="Dylan Van Aswegen" w:date="2024-07-11T15:56:00Z" w16du:dateUtc="2024-07-11T13:56:00Z"/>
                <w:rFonts w:ascii="Arial" w:hAnsi="Arial" w:cs="Arial"/>
                <w:sz w:val="20"/>
                <w:szCs w:val="20"/>
                <w:lang w:val="en-GB"/>
              </w:rPr>
            </w:pPr>
            <w:ins w:id="5435" w:author="Dylan Van Aswegen" w:date="2024-07-11T15:56:00Z" w16du:dateUtc="2024-07-11T13:56:00Z">
              <w:r>
                <w:rPr>
                  <w:rFonts w:ascii="Arial" w:hAnsi="Arial" w:cs="Arial"/>
                  <w:sz w:val="20"/>
                  <w:szCs w:val="20"/>
                  <w:lang w:val="en-GB"/>
                </w:rPr>
                <w:t>The first row should say “Closing Balance”</w:t>
              </w:r>
            </w:ins>
          </w:p>
          <w:p w14:paraId="1B4B22F7" w14:textId="77777777" w:rsidR="00334605" w:rsidRDefault="00334605"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436" w:author="Dylan Van Aswegen" w:date="2024-07-11T15:57:00Z" w16du:dateUtc="2024-07-11T13:57:00Z"/>
                <w:rFonts w:ascii="Arial" w:hAnsi="Arial" w:cs="Arial"/>
                <w:sz w:val="20"/>
                <w:szCs w:val="20"/>
                <w:lang w:val="en-GB"/>
              </w:rPr>
            </w:pPr>
            <w:ins w:id="5437" w:author="Dylan Van Aswegen" w:date="2024-07-11T15:56:00Z" w16du:dateUtc="2024-07-11T13:56:00Z">
              <w:r>
                <w:rPr>
                  <w:rFonts w:ascii="Arial" w:hAnsi="Arial" w:cs="Arial"/>
                  <w:sz w:val="20"/>
                  <w:szCs w:val="20"/>
                  <w:lang w:val="en-GB"/>
                </w:rPr>
                <w:t>For orders this row should contain the order number, which should</w:t>
              </w:r>
            </w:ins>
            <w:ins w:id="5438" w:author="Dylan Van Aswegen" w:date="2024-07-11T15:57:00Z" w16du:dateUtc="2024-07-11T13:57:00Z">
              <w:r>
                <w:rPr>
                  <w:rFonts w:ascii="Arial" w:hAnsi="Arial" w:cs="Arial"/>
                  <w:sz w:val="20"/>
                  <w:szCs w:val="20"/>
                  <w:lang w:val="en-GB"/>
                </w:rPr>
                <w:t xml:space="preserve"> be clickable to navigate the user to the order page.</w:t>
              </w:r>
            </w:ins>
          </w:p>
          <w:p w14:paraId="1406166F" w14:textId="4D0FD557" w:rsidR="00334605" w:rsidRDefault="00334605" w:rsidP="00334605">
            <w:pPr>
              <w:spacing w:line="360" w:lineRule="auto"/>
              <w:jc w:val="both"/>
              <w:cnfStyle w:val="000000000000" w:firstRow="0" w:lastRow="0" w:firstColumn="0" w:lastColumn="0" w:oddVBand="0" w:evenVBand="0" w:oddHBand="0" w:evenHBand="0" w:firstRowFirstColumn="0" w:firstRowLastColumn="0" w:lastRowFirstColumn="0" w:lastRowLastColumn="0"/>
              <w:rPr>
                <w:ins w:id="5439" w:author="Dylan Van Aswegen" w:date="2024-07-11T15:58:00Z" w16du:dateUtc="2024-07-11T13:58:00Z"/>
                <w:rFonts w:ascii="Arial" w:hAnsi="Arial" w:cs="Arial"/>
                <w:sz w:val="20"/>
                <w:szCs w:val="20"/>
                <w:lang w:val="en-GB"/>
              </w:rPr>
            </w:pPr>
            <w:ins w:id="5440" w:author="Dylan Van Aswegen" w:date="2024-07-11T15:57:00Z" w16du:dateUtc="2024-07-11T13:57:00Z">
              <w:r>
                <w:rPr>
                  <w:rFonts w:ascii="Arial" w:hAnsi="Arial" w:cs="Arial"/>
                  <w:sz w:val="20"/>
                  <w:szCs w:val="20"/>
                  <w:lang w:val="en-GB"/>
                </w:rPr>
                <w:t>For Cancellations/Partial cancellations it should c</w:t>
              </w:r>
            </w:ins>
            <w:ins w:id="5441" w:author="Dylan Van Aswegen" w:date="2024-07-11T15:58:00Z" w16du:dateUtc="2024-07-11T13:58:00Z">
              <w:r>
                <w:rPr>
                  <w:rFonts w:ascii="Arial" w:hAnsi="Arial" w:cs="Arial"/>
                  <w:sz w:val="20"/>
                  <w:szCs w:val="20"/>
                  <w:lang w:val="en-GB"/>
                </w:rPr>
                <w:t>ontain the text “</w:t>
              </w:r>
              <w:r w:rsidRPr="00334605">
                <w:rPr>
                  <w:rFonts w:ascii="Arial" w:hAnsi="Arial" w:cs="Arial"/>
                  <w:sz w:val="20"/>
                  <w:szCs w:val="20"/>
                  <w:lang w:val="en-GB"/>
                  <w:rPrChange w:id="5442" w:author="Dylan Van Aswegen" w:date="2024-07-11T15:58:00Z" w16du:dateUtc="2024-07-11T13:58:00Z">
                    <w:rPr>
                      <w:color w:val="0070C0"/>
                    </w:rPr>
                  </w:rPrChange>
                </w:rPr>
                <w:t>Cancellation/partial cancellation of order</w:t>
              </w:r>
              <w:r w:rsidRPr="00334605">
                <w:rPr>
                  <w:rFonts w:ascii="Arial" w:hAnsi="Arial" w:cs="Arial"/>
                  <w:sz w:val="20"/>
                  <w:szCs w:val="20"/>
                  <w:lang w:val="en-GB"/>
                  <w:rPrChange w:id="5443" w:author="Dylan Van Aswegen" w:date="2024-07-11T15:58:00Z" w16du:dateUtc="2024-07-11T13:58:00Z">
                    <w:rPr/>
                  </w:rPrChange>
                </w:rPr>
                <w:t xml:space="preserve"> [number]</w:t>
              </w:r>
              <w:r>
                <w:rPr>
                  <w:rFonts w:ascii="Arial" w:hAnsi="Arial" w:cs="Arial"/>
                  <w:sz w:val="20"/>
                  <w:szCs w:val="20"/>
                  <w:lang w:val="en-GB"/>
                </w:rPr>
                <w:t>”</w:t>
              </w:r>
              <w:r w:rsidRPr="00334605">
                <w:rPr>
                  <w:rFonts w:ascii="Arial" w:hAnsi="Arial" w:cs="Arial"/>
                  <w:sz w:val="20"/>
                  <w:szCs w:val="20"/>
                  <w:lang w:val="en-GB"/>
                  <w:rPrChange w:id="5444" w:author="Dylan Van Aswegen" w:date="2024-07-11T15:58:00Z" w16du:dateUtc="2024-07-11T13:58:00Z">
                    <w:rPr/>
                  </w:rPrChange>
                </w:rPr>
                <w:t xml:space="preserve"> </w:t>
              </w:r>
              <w:r>
                <w:rPr>
                  <w:rFonts w:ascii="Arial" w:hAnsi="Arial" w:cs="Arial"/>
                  <w:sz w:val="20"/>
                  <w:szCs w:val="20"/>
                  <w:lang w:val="en-GB"/>
                </w:rPr>
                <w:t xml:space="preserve">the order number should be clickable to direct the user to the order page for that order. </w:t>
              </w:r>
            </w:ins>
          </w:p>
          <w:p w14:paraId="760445B5" w14:textId="0F4F2859" w:rsidR="00334605" w:rsidRDefault="00DC2CB5" w:rsidP="00334605">
            <w:pPr>
              <w:spacing w:line="360" w:lineRule="auto"/>
              <w:jc w:val="both"/>
              <w:cnfStyle w:val="000000000000" w:firstRow="0" w:lastRow="0" w:firstColumn="0" w:lastColumn="0" w:oddVBand="0" w:evenVBand="0" w:oddHBand="0" w:evenHBand="0" w:firstRowFirstColumn="0" w:firstRowLastColumn="0" w:lastRowFirstColumn="0" w:lastRowLastColumn="0"/>
              <w:rPr>
                <w:ins w:id="5445" w:author="Dylan Van Aswegen" w:date="2024-07-11T16:38:00Z" w16du:dateUtc="2024-07-11T14:38:00Z"/>
                <w:rFonts w:ascii="Arial" w:hAnsi="Arial" w:cs="Arial"/>
                <w:sz w:val="20"/>
                <w:szCs w:val="20"/>
                <w:lang w:val="en-GB"/>
              </w:rPr>
            </w:pPr>
            <w:ins w:id="5446" w:author="Dylan Van Aswegen" w:date="2024-07-11T16:22:00Z" w16du:dateUtc="2024-07-11T14:22:00Z">
              <w:r>
                <w:rPr>
                  <w:rFonts w:ascii="Arial" w:hAnsi="Arial" w:cs="Arial"/>
                  <w:sz w:val="20"/>
                  <w:szCs w:val="20"/>
                  <w:lang w:val="en-GB"/>
                </w:rPr>
                <w:t>For payme</w:t>
              </w:r>
            </w:ins>
            <w:ins w:id="5447" w:author="Dylan Van Aswegen" w:date="2024-07-11T16:23:00Z" w16du:dateUtc="2024-07-11T14:23:00Z">
              <w:r>
                <w:rPr>
                  <w:rFonts w:ascii="Arial" w:hAnsi="Arial" w:cs="Arial"/>
                  <w:sz w:val="20"/>
                  <w:szCs w:val="20"/>
                  <w:lang w:val="en-GB"/>
                </w:rPr>
                <w:t>nts the column should show the text “</w:t>
              </w:r>
            </w:ins>
            <w:ins w:id="5448" w:author="Dylan Van Aswegen" w:date="2024-07-11T16:32:00Z" w16du:dateUtc="2024-07-11T14:32:00Z">
              <w:r w:rsidRPr="00DC2CB5">
                <w:rPr>
                  <w:rFonts w:ascii="Arial" w:hAnsi="Arial" w:cs="Arial"/>
                  <w:sz w:val="20"/>
                  <w:szCs w:val="20"/>
                  <w:lang w:val="en-GB"/>
                  <w:rPrChange w:id="5449" w:author="Dylan Van Aswegen" w:date="2024-07-11T16:32:00Z" w16du:dateUtc="2024-07-11T14:32:00Z">
                    <w:rPr>
                      <w:color w:val="0070C0"/>
                    </w:rPr>
                  </w:rPrChange>
                </w:rPr>
                <w:t xml:space="preserve">Payment/partial payment for order </w:t>
              </w:r>
              <w:r w:rsidRPr="00DC2CB5">
                <w:rPr>
                  <w:rFonts w:ascii="Arial" w:hAnsi="Arial" w:cs="Arial"/>
                  <w:sz w:val="20"/>
                  <w:szCs w:val="20"/>
                  <w:lang w:val="en-GB"/>
                  <w:rPrChange w:id="5450" w:author="Dylan Van Aswegen" w:date="2024-07-11T16:32:00Z" w16du:dateUtc="2024-07-11T14:32:00Z">
                    <w:rPr/>
                  </w:rPrChange>
                </w:rPr>
                <w:t>[number]</w:t>
              </w:r>
            </w:ins>
            <w:ins w:id="5451" w:author="Dylan Van Aswegen" w:date="2024-07-11T16:23:00Z" w16du:dateUtc="2024-07-11T14:23:00Z">
              <w:r>
                <w:rPr>
                  <w:rFonts w:ascii="Arial" w:hAnsi="Arial" w:cs="Arial"/>
                  <w:sz w:val="20"/>
                  <w:szCs w:val="20"/>
                  <w:lang w:val="en-GB"/>
                </w:rPr>
                <w:t>”</w:t>
              </w:r>
            </w:ins>
            <w:ins w:id="5452" w:author="Dylan Van Aswegen" w:date="2024-07-11T16:37:00Z" w16du:dateUtc="2024-07-11T14:37:00Z">
              <w:r w:rsidR="00D54AD8">
                <w:rPr>
                  <w:rFonts w:ascii="Arial" w:hAnsi="Arial" w:cs="Arial"/>
                  <w:sz w:val="20"/>
                  <w:szCs w:val="20"/>
                  <w:lang w:val="en-GB"/>
                </w:rPr>
                <w:t xml:space="preserve"> or “Payment to acc</w:t>
              </w:r>
            </w:ins>
            <w:ins w:id="5453" w:author="Dylan Van Aswegen" w:date="2024-07-11T16:38:00Z" w16du:dateUtc="2024-07-11T14:38:00Z">
              <w:r w:rsidR="00D54AD8">
                <w:rPr>
                  <w:rFonts w:ascii="Arial" w:hAnsi="Arial" w:cs="Arial"/>
                  <w:sz w:val="20"/>
                  <w:szCs w:val="20"/>
                  <w:lang w:val="en-GB"/>
                </w:rPr>
                <w:t>ount Balance</w:t>
              </w:r>
            </w:ins>
            <w:ins w:id="5454" w:author="Dylan Van Aswegen" w:date="2024-07-11T16:37:00Z" w16du:dateUtc="2024-07-11T14:37:00Z">
              <w:r w:rsidR="00D54AD8">
                <w:rPr>
                  <w:rFonts w:ascii="Arial" w:hAnsi="Arial" w:cs="Arial"/>
                  <w:sz w:val="20"/>
                  <w:szCs w:val="20"/>
                  <w:lang w:val="en-GB"/>
                </w:rPr>
                <w:t>”</w:t>
              </w:r>
            </w:ins>
          </w:p>
          <w:p w14:paraId="1C4579AD" w14:textId="005D42E7" w:rsidR="00D54AD8" w:rsidRPr="00334605" w:rsidRDefault="00D54AD8">
            <w:pPr>
              <w:spacing w:line="360" w:lineRule="auto"/>
              <w:jc w:val="both"/>
              <w:cnfStyle w:val="000000000000" w:firstRow="0" w:lastRow="0" w:firstColumn="0" w:lastColumn="0" w:oddVBand="0" w:evenVBand="0" w:oddHBand="0" w:evenHBand="0" w:firstRowFirstColumn="0" w:firstRowLastColumn="0" w:lastRowFirstColumn="0" w:lastRowLastColumn="0"/>
              <w:rPr>
                <w:ins w:id="5455" w:author="Dylan Van Aswegen" w:date="2024-07-11T15:58:00Z" w16du:dateUtc="2024-07-11T13:58:00Z"/>
                <w:rFonts w:ascii="Arial" w:hAnsi="Arial" w:cs="Arial"/>
                <w:sz w:val="20"/>
                <w:szCs w:val="20"/>
                <w:rPrChange w:id="5456" w:author="Dylan Van Aswegen" w:date="2024-07-11T15:58:00Z" w16du:dateUtc="2024-07-11T13:58:00Z">
                  <w:rPr>
                    <w:ins w:id="5457" w:author="Dylan Van Aswegen" w:date="2024-07-11T15:58:00Z" w16du:dateUtc="2024-07-11T13:58:00Z"/>
                  </w:rPr>
                </w:rPrChange>
              </w:rPr>
              <w:pPrChange w:id="5458" w:author="Dylan Van Aswegen" w:date="2024-07-11T15:58:00Z" w16du:dateUtc="2024-07-11T13:58:00Z">
                <w:pPr>
                  <w:pStyle w:val="BodyText"/>
                  <w:numPr>
                    <w:ilvl w:val="1"/>
                    <w:numId w:val="7"/>
                  </w:numPr>
                  <w:ind w:left="1440" w:hanging="360"/>
                  <w:cnfStyle w:val="000000000000" w:firstRow="0" w:lastRow="0" w:firstColumn="0" w:lastColumn="0" w:oddVBand="0" w:evenVBand="0" w:oddHBand="0" w:evenHBand="0" w:firstRowFirstColumn="0" w:firstRowLastColumn="0" w:lastRowFirstColumn="0" w:lastRowLastColumn="0"/>
                </w:pPr>
              </w:pPrChange>
            </w:pPr>
            <w:ins w:id="5459" w:author="Dylan Van Aswegen" w:date="2024-07-11T16:38:00Z" w16du:dateUtc="2024-07-11T14:38:00Z">
              <w:r>
                <w:rPr>
                  <w:rFonts w:ascii="Arial" w:hAnsi="Arial" w:cs="Arial"/>
                  <w:sz w:val="20"/>
                  <w:szCs w:val="20"/>
                  <w:lang w:val="en-GB"/>
                </w:rPr>
                <w:t>I</w:t>
              </w:r>
            </w:ins>
            <w:ins w:id="5460" w:author="Dylan Van Aswegen" w:date="2024-07-11T16:39:00Z" w16du:dateUtc="2024-07-11T14:39:00Z">
              <w:r>
                <w:rPr>
                  <w:rFonts w:ascii="Arial" w:hAnsi="Arial" w:cs="Arial"/>
                  <w:sz w:val="20"/>
                  <w:szCs w:val="20"/>
                  <w:lang w:val="en-GB"/>
                </w:rPr>
                <w:t xml:space="preserve">f a payment is made for  multiple orders, each should be shown on a different line. </w:t>
              </w:r>
            </w:ins>
          </w:p>
          <w:p w14:paraId="413FAEEB" w14:textId="5F1E29F7" w:rsidR="00334605" w:rsidRDefault="00D54AD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461" w:author="Dylan Van Aswegen" w:date="2024-07-11T16:40:00Z" w16du:dateUtc="2024-07-11T14:40:00Z"/>
                <w:rFonts w:ascii="Arial" w:hAnsi="Arial" w:cs="Arial"/>
                <w:sz w:val="20"/>
                <w:szCs w:val="20"/>
                <w:lang w:val="en-GB"/>
              </w:rPr>
            </w:pPr>
            <w:ins w:id="5462" w:author="Dylan Van Aswegen" w:date="2024-07-11T16:38:00Z" w16du:dateUtc="2024-07-11T14:38:00Z">
              <w:r>
                <w:rPr>
                  <w:rFonts w:ascii="Arial" w:hAnsi="Arial" w:cs="Arial"/>
                  <w:sz w:val="20"/>
                  <w:szCs w:val="20"/>
                  <w:lang w:val="en-GB"/>
                </w:rPr>
                <w:t>For refunds, this column should contain the text “</w:t>
              </w:r>
              <w:r w:rsidRPr="00D54AD8">
                <w:rPr>
                  <w:rFonts w:ascii="Arial" w:hAnsi="Arial" w:cs="Arial"/>
                  <w:sz w:val="20"/>
                  <w:szCs w:val="20"/>
                  <w:lang w:val="en-GB"/>
                  <w:rPrChange w:id="5463" w:author="Dylan Van Aswegen" w:date="2024-07-11T16:38:00Z" w16du:dateUtc="2024-07-11T14:38:00Z">
                    <w:rPr>
                      <w:color w:val="0070C0"/>
                    </w:rPr>
                  </w:rPrChange>
                </w:rPr>
                <w:t xml:space="preserve">Refund/partial refund of order </w:t>
              </w:r>
              <w:r w:rsidRPr="00D54AD8">
                <w:rPr>
                  <w:rFonts w:ascii="Arial" w:hAnsi="Arial" w:cs="Arial"/>
                  <w:sz w:val="20"/>
                  <w:szCs w:val="20"/>
                  <w:lang w:val="en-GB"/>
                  <w:rPrChange w:id="5464" w:author="Dylan Van Aswegen" w:date="2024-07-11T16:38:00Z" w16du:dateUtc="2024-07-11T14:38:00Z">
                    <w:rPr/>
                  </w:rPrChange>
                </w:rPr>
                <w:t>[number]</w:t>
              </w:r>
            </w:ins>
            <w:ins w:id="5465" w:author="Dylan Van Aswegen" w:date="2024-07-11T16:40:00Z" w16du:dateUtc="2024-07-11T14:40:00Z">
              <w:r w:rsidRPr="00D54AD8">
                <w:rPr>
                  <w:rFonts w:ascii="Arial" w:hAnsi="Arial" w:cs="Arial"/>
                  <w:sz w:val="20"/>
                  <w:szCs w:val="20"/>
                  <w:lang w:val="en-GB"/>
                </w:rPr>
                <w:t>.”</w:t>
              </w:r>
            </w:ins>
          </w:p>
          <w:p w14:paraId="3FEA7C92" w14:textId="351ABE55" w:rsidR="00D54AD8" w:rsidRDefault="00D54AD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466" w:author="Dylan Van Aswegen" w:date="2024-07-11T12:17:00Z" w16du:dateUtc="2024-07-11T10:17:00Z"/>
                <w:rFonts w:ascii="Arial" w:hAnsi="Arial" w:cs="Arial"/>
                <w:sz w:val="20"/>
                <w:szCs w:val="20"/>
                <w:lang w:val="en-GB"/>
              </w:rPr>
            </w:pPr>
            <w:ins w:id="5467" w:author="Dylan Van Aswegen" w:date="2024-07-11T16:40:00Z" w16du:dateUtc="2024-07-11T14:40:00Z">
              <w:r>
                <w:rPr>
                  <w:rFonts w:ascii="Arial" w:hAnsi="Arial" w:cs="Arial"/>
                  <w:sz w:val="20"/>
                  <w:szCs w:val="20"/>
                  <w:lang w:val="en-GB"/>
                </w:rPr>
                <w:t>If a payment is made to refund multiple orders, each should be shown on a different line</w:t>
              </w:r>
            </w:ins>
          </w:p>
        </w:tc>
      </w:tr>
      <w:tr w:rsidR="003F4EAB" w14:paraId="32CC8DD2" w14:textId="77777777" w:rsidTr="00B85F07">
        <w:trPr>
          <w:cnfStyle w:val="000000100000" w:firstRow="0" w:lastRow="0" w:firstColumn="0" w:lastColumn="0" w:oddVBand="0" w:evenVBand="0" w:oddHBand="1" w:evenHBand="0" w:firstRowFirstColumn="0" w:firstRowLastColumn="0" w:lastRowFirstColumn="0" w:lastRowLastColumn="0"/>
          <w:ins w:id="5468" w:author="Dylan Van Aswegen" w:date="2024-07-11T12:17:00Z"/>
        </w:trPr>
        <w:tc>
          <w:tcPr>
            <w:cnfStyle w:val="001000000000" w:firstRow="0" w:lastRow="0" w:firstColumn="1" w:lastColumn="0" w:oddVBand="0" w:evenVBand="0" w:oddHBand="0" w:evenHBand="0" w:firstRowFirstColumn="0" w:firstRowLastColumn="0" w:lastRowFirstColumn="0" w:lastRowLastColumn="0"/>
            <w:tcW w:w="1550" w:type="dxa"/>
          </w:tcPr>
          <w:p w14:paraId="6060FB27" w14:textId="46DDA4D3" w:rsidR="003F4EAB" w:rsidRDefault="00E52E9D" w:rsidP="00B85F07">
            <w:pPr>
              <w:spacing w:line="360" w:lineRule="auto"/>
              <w:jc w:val="both"/>
              <w:rPr>
                <w:ins w:id="5469" w:author="Dylan Van Aswegen" w:date="2024-07-11T12:17:00Z" w16du:dateUtc="2024-07-11T10:17:00Z"/>
                <w:rFonts w:ascii="Arial" w:hAnsi="Arial" w:cs="Arial"/>
                <w:sz w:val="20"/>
                <w:szCs w:val="20"/>
                <w:lang w:val="en-GB"/>
              </w:rPr>
            </w:pPr>
            <w:ins w:id="5470" w:author="Dylan Van Aswegen" w:date="2024-07-11T15:44:00Z" w16du:dateUtc="2024-07-11T13:44:00Z">
              <w:r>
                <w:rPr>
                  <w:rFonts w:ascii="Arial" w:hAnsi="Arial" w:cs="Arial"/>
                  <w:sz w:val="20"/>
                  <w:szCs w:val="20"/>
                  <w:lang w:val="en-GB"/>
                </w:rPr>
                <w:t xml:space="preserve">Order </w:t>
              </w:r>
            </w:ins>
            <w:ins w:id="5471" w:author="Dylan Van Aswegen" w:date="2024-07-11T15:45:00Z" w16du:dateUtc="2024-07-11T13:45:00Z">
              <w:r>
                <w:rPr>
                  <w:rFonts w:ascii="Arial" w:hAnsi="Arial" w:cs="Arial"/>
                  <w:sz w:val="20"/>
                  <w:szCs w:val="20"/>
                  <w:lang w:val="en-GB"/>
                </w:rPr>
                <w:t>/ Cancellation Amount</w:t>
              </w:r>
            </w:ins>
          </w:p>
        </w:tc>
        <w:tc>
          <w:tcPr>
            <w:tcW w:w="1264" w:type="dxa"/>
          </w:tcPr>
          <w:p w14:paraId="038FE5E2" w14:textId="402F324B" w:rsidR="003F4EAB" w:rsidRDefault="00211AA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472" w:author="Dylan Van Aswegen" w:date="2024-07-11T12:17:00Z" w16du:dateUtc="2024-07-11T10:17:00Z"/>
                <w:rFonts w:ascii="Arial" w:hAnsi="Arial" w:cs="Arial"/>
                <w:sz w:val="20"/>
                <w:szCs w:val="20"/>
                <w:lang w:val="en-GB"/>
              </w:rPr>
            </w:pPr>
            <w:proofErr w:type="spellStart"/>
            <w:ins w:id="5473" w:author="Dylan Van Aswegen" w:date="2024-07-11T16:45:00Z" w16du:dateUtc="2024-07-11T14:45:00Z">
              <w:r>
                <w:rPr>
                  <w:rFonts w:ascii="Arial" w:hAnsi="Arial" w:cs="Arial"/>
                  <w:sz w:val="20"/>
                  <w:szCs w:val="20"/>
                  <w:lang w:val="en-GB"/>
                </w:rPr>
                <w:t>TextField</w:t>
              </w:r>
            </w:ins>
            <w:proofErr w:type="spellEnd"/>
          </w:p>
        </w:tc>
        <w:tc>
          <w:tcPr>
            <w:tcW w:w="1673" w:type="dxa"/>
          </w:tcPr>
          <w:p w14:paraId="4272B2FE" w14:textId="2A9D9847" w:rsidR="003F4EAB" w:rsidRDefault="00211AA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474" w:author="Dylan Van Aswegen" w:date="2024-07-11T12:17:00Z" w16du:dateUtc="2024-07-11T10:17:00Z"/>
                <w:rFonts w:ascii="Arial" w:hAnsi="Arial" w:cs="Arial"/>
                <w:sz w:val="20"/>
                <w:szCs w:val="20"/>
                <w:lang w:val="en-GB"/>
              </w:rPr>
            </w:pPr>
            <w:ins w:id="5475" w:author="Dylan Van Aswegen" w:date="2024-07-11T16:45:00Z" w16du:dateUtc="2024-07-11T14:45:00Z">
              <w:r>
                <w:rPr>
                  <w:rFonts w:ascii="Arial" w:hAnsi="Arial" w:cs="Arial"/>
                  <w:sz w:val="20"/>
                  <w:szCs w:val="20"/>
                  <w:lang w:val="en-GB"/>
                </w:rPr>
                <w:t>String</w:t>
              </w:r>
            </w:ins>
          </w:p>
        </w:tc>
        <w:tc>
          <w:tcPr>
            <w:tcW w:w="3735" w:type="dxa"/>
          </w:tcPr>
          <w:p w14:paraId="45499456" w14:textId="557EC779" w:rsidR="003F4EAB" w:rsidRDefault="00D54A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476" w:author="Dylan Van Aswegen" w:date="2024-07-11T12:17:00Z" w16du:dateUtc="2024-07-11T10:17:00Z"/>
                <w:rFonts w:ascii="Arial" w:hAnsi="Arial" w:cs="Arial"/>
                <w:sz w:val="20"/>
                <w:szCs w:val="20"/>
                <w:lang w:val="en-GB"/>
              </w:rPr>
            </w:pPr>
            <w:ins w:id="5477" w:author="Dylan Van Aswegen" w:date="2024-07-11T16:40:00Z" w16du:dateUtc="2024-07-11T14:40:00Z">
              <w:r>
                <w:rPr>
                  <w:rFonts w:ascii="Arial" w:hAnsi="Arial" w:cs="Arial"/>
                  <w:sz w:val="20"/>
                  <w:szCs w:val="20"/>
                  <w:lang w:val="en-GB"/>
                </w:rPr>
                <w:t>The column will contain the currency amount of the order or cancellation. Cancelations will be displayed in red.</w:t>
              </w:r>
            </w:ins>
          </w:p>
        </w:tc>
      </w:tr>
      <w:tr w:rsidR="003F4EAB" w14:paraId="4179C5A2" w14:textId="77777777" w:rsidTr="00B85F07">
        <w:trPr>
          <w:ins w:id="5478" w:author="Dylan Van Aswegen" w:date="2024-07-11T12:17:00Z"/>
        </w:trPr>
        <w:tc>
          <w:tcPr>
            <w:cnfStyle w:val="001000000000" w:firstRow="0" w:lastRow="0" w:firstColumn="1" w:lastColumn="0" w:oddVBand="0" w:evenVBand="0" w:oddHBand="0" w:evenHBand="0" w:firstRowFirstColumn="0" w:firstRowLastColumn="0" w:lastRowFirstColumn="0" w:lastRowLastColumn="0"/>
            <w:tcW w:w="1550" w:type="dxa"/>
          </w:tcPr>
          <w:p w14:paraId="0F987FBC" w14:textId="0F4B347A" w:rsidR="003F4EAB" w:rsidRDefault="00E52E9D" w:rsidP="00B85F07">
            <w:pPr>
              <w:spacing w:line="360" w:lineRule="auto"/>
              <w:jc w:val="both"/>
              <w:rPr>
                <w:ins w:id="5479" w:author="Dylan Van Aswegen" w:date="2024-07-11T12:17:00Z" w16du:dateUtc="2024-07-11T10:17:00Z"/>
                <w:rFonts w:ascii="Arial" w:hAnsi="Arial" w:cs="Arial"/>
                <w:sz w:val="20"/>
                <w:szCs w:val="20"/>
                <w:lang w:val="en-GB"/>
              </w:rPr>
            </w:pPr>
            <w:ins w:id="5480" w:author="Dylan Van Aswegen" w:date="2024-07-11T15:45:00Z" w16du:dateUtc="2024-07-11T13:45:00Z">
              <w:r>
                <w:rPr>
                  <w:rFonts w:ascii="Arial" w:hAnsi="Arial" w:cs="Arial"/>
                  <w:sz w:val="20"/>
                  <w:szCs w:val="20"/>
                  <w:lang w:val="en-GB"/>
                </w:rPr>
                <w:t>Payments From / To You</w:t>
              </w:r>
            </w:ins>
          </w:p>
        </w:tc>
        <w:tc>
          <w:tcPr>
            <w:tcW w:w="1264" w:type="dxa"/>
          </w:tcPr>
          <w:p w14:paraId="68690744" w14:textId="19DA12B2" w:rsidR="003F4EAB" w:rsidRDefault="00211AA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481" w:author="Dylan Van Aswegen" w:date="2024-07-11T12:17:00Z" w16du:dateUtc="2024-07-11T10:17:00Z"/>
                <w:rFonts w:ascii="Arial" w:hAnsi="Arial" w:cs="Arial"/>
                <w:sz w:val="20"/>
                <w:szCs w:val="20"/>
                <w:lang w:val="en-GB"/>
              </w:rPr>
            </w:pPr>
            <w:proofErr w:type="spellStart"/>
            <w:ins w:id="5482" w:author="Dylan Van Aswegen" w:date="2024-07-11T16:45:00Z" w16du:dateUtc="2024-07-11T14:45:00Z">
              <w:r>
                <w:rPr>
                  <w:rFonts w:ascii="Arial" w:hAnsi="Arial" w:cs="Arial"/>
                  <w:sz w:val="20"/>
                  <w:szCs w:val="20"/>
                  <w:lang w:val="en-GB"/>
                </w:rPr>
                <w:t>TextField</w:t>
              </w:r>
            </w:ins>
            <w:proofErr w:type="spellEnd"/>
          </w:p>
        </w:tc>
        <w:tc>
          <w:tcPr>
            <w:tcW w:w="1673" w:type="dxa"/>
          </w:tcPr>
          <w:p w14:paraId="2048AFD8" w14:textId="4CE31AFC" w:rsidR="003F4EAB" w:rsidRDefault="00211AA7"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483" w:author="Dylan Van Aswegen" w:date="2024-07-11T12:17:00Z" w16du:dateUtc="2024-07-11T10:17:00Z"/>
                <w:rFonts w:ascii="Arial" w:hAnsi="Arial" w:cs="Arial"/>
                <w:sz w:val="20"/>
                <w:szCs w:val="20"/>
                <w:lang w:val="en-GB"/>
              </w:rPr>
            </w:pPr>
            <w:ins w:id="5484" w:author="Dylan Van Aswegen" w:date="2024-07-11T16:45:00Z" w16du:dateUtc="2024-07-11T14:45:00Z">
              <w:r>
                <w:rPr>
                  <w:rFonts w:ascii="Arial" w:hAnsi="Arial" w:cs="Arial"/>
                  <w:sz w:val="20"/>
                  <w:szCs w:val="20"/>
                  <w:lang w:val="en-GB"/>
                </w:rPr>
                <w:t>String</w:t>
              </w:r>
            </w:ins>
          </w:p>
        </w:tc>
        <w:tc>
          <w:tcPr>
            <w:tcW w:w="3735" w:type="dxa"/>
          </w:tcPr>
          <w:p w14:paraId="1F8EB9C7" w14:textId="4FC8CCCA" w:rsidR="003F4EAB" w:rsidRDefault="00D54AD8"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485" w:author="Dylan Van Aswegen" w:date="2024-07-11T12:17:00Z" w16du:dateUtc="2024-07-11T10:17:00Z"/>
                <w:rFonts w:ascii="Arial" w:hAnsi="Arial" w:cs="Arial"/>
                <w:sz w:val="20"/>
                <w:szCs w:val="20"/>
                <w:lang w:val="en-GB"/>
              </w:rPr>
            </w:pPr>
            <w:ins w:id="5486" w:author="Dylan Van Aswegen" w:date="2024-07-11T16:41:00Z" w16du:dateUtc="2024-07-11T14:41:00Z">
              <w:r>
                <w:rPr>
                  <w:rFonts w:ascii="Arial" w:hAnsi="Arial" w:cs="Arial"/>
                  <w:sz w:val="20"/>
                  <w:szCs w:val="20"/>
                  <w:lang w:val="en-GB"/>
                </w:rPr>
                <w:t xml:space="preserve">This column will show the currency amount of the payment. Payments to you will be shown in red. </w:t>
              </w:r>
            </w:ins>
          </w:p>
        </w:tc>
      </w:tr>
      <w:tr w:rsidR="003F4EAB" w14:paraId="06059EEB" w14:textId="77777777" w:rsidTr="00B85F07">
        <w:trPr>
          <w:cnfStyle w:val="000000100000" w:firstRow="0" w:lastRow="0" w:firstColumn="0" w:lastColumn="0" w:oddVBand="0" w:evenVBand="0" w:oddHBand="1" w:evenHBand="0" w:firstRowFirstColumn="0" w:firstRowLastColumn="0" w:lastRowFirstColumn="0" w:lastRowLastColumn="0"/>
          <w:ins w:id="5487" w:author="Dylan Van Aswegen" w:date="2024-07-11T12:19:00Z"/>
        </w:trPr>
        <w:tc>
          <w:tcPr>
            <w:cnfStyle w:val="001000000000" w:firstRow="0" w:lastRow="0" w:firstColumn="1" w:lastColumn="0" w:oddVBand="0" w:evenVBand="0" w:oddHBand="0" w:evenHBand="0" w:firstRowFirstColumn="0" w:firstRowLastColumn="0" w:lastRowFirstColumn="0" w:lastRowLastColumn="0"/>
            <w:tcW w:w="1550" w:type="dxa"/>
          </w:tcPr>
          <w:p w14:paraId="4097745C" w14:textId="737C87AE" w:rsidR="003F4EAB" w:rsidRDefault="00E52E9D" w:rsidP="00B85F07">
            <w:pPr>
              <w:spacing w:line="360" w:lineRule="auto"/>
              <w:jc w:val="both"/>
              <w:rPr>
                <w:ins w:id="5488" w:author="Dylan Van Aswegen" w:date="2024-07-11T12:19:00Z" w16du:dateUtc="2024-07-11T10:19:00Z"/>
                <w:rFonts w:ascii="Arial" w:hAnsi="Arial" w:cs="Arial"/>
                <w:sz w:val="20"/>
                <w:szCs w:val="20"/>
                <w:lang w:val="en-GB"/>
              </w:rPr>
            </w:pPr>
            <w:ins w:id="5489" w:author="Dylan Van Aswegen" w:date="2024-07-11T15:45:00Z" w16du:dateUtc="2024-07-11T13:45:00Z">
              <w:r>
                <w:rPr>
                  <w:rFonts w:ascii="Arial" w:hAnsi="Arial" w:cs="Arial"/>
                  <w:sz w:val="20"/>
                  <w:szCs w:val="20"/>
                  <w:lang w:val="en-GB"/>
                </w:rPr>
                <w:t>Balance</w:t>
              </w:r>
            </w:ins>
          </w:p>
        </w:tc>
        <w:tc>
          <w:tcPr>
            <w:tcW w:w="1264" w:type="dxa"/>
          </w:tcPr>
          <w:p w14:paraId="0D57D5A7" w14:textId="57C2E2E4" w:rsidR="003F4EAB" w:rsidRDefault="00211AA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490" w:author="Dylan Van Aswegen" w:date="2024-07-11T12:19:00Z" w16du:dateUtc="2024-07-11T10:19:00Z"/>
                <w:rFonts w:ascii="Arial" w:hAnsi="Arial" w:cs="Arial"/>
                <w:sz w:val="20"/>
                <w:szCs w:val="20"/>
                <w:lang w:val="en-GB"/>
              </w:rPr>
            </w:pPr>
            <w:proofErr w:type="spellStart"/>
            <w:ins w:id="5491" w:author="Dylan Van Aswegen" w:date="2024-07-11T16:45:00Z" w16du:dateUtc="2024-07-11T14:45:00Z">
              <w:r>
                <w:rPr>
                  <w:rFonts w:ascii="Arial" w:hAnsi="Arial" w:cs="Arial"/>
                  <w:sz w:val="20"/>
                  <w:szCs w:val="20"/>
                  <w:lang w:val="en-GB"/>
                </w:rPr>
                <w:t>TextField</w:t>
              </w:r>
            </w:ins>
            <w:proofErr w:type="spellEnd"/>
          </w:p>
        </w:tc>
        <w:tc>
          <w:tcPr>
            <w:tcW w:w="1673" w:type="dxa"/>
          </w:tcPr>
          <w:p w14:paraId="7DAC0E2D" w14:textId="53757F38" w:rsidR="003F4EAB" w:rsidRDefault="00211AA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492" w:author="Dylan Van Aswegen" w:date="2024-07-11T12:19:00Z" w16du:dateUtc="2024-07-11T10:19:00Z"/>
                <w:rFonts w:ascii="Arial" w:hAnsi="Arial" w:cs="Arial"/>
                <w:sz w:val="20"/>
                <w:szCs w:val="20"/>
                <w:lang w:val="en-GB"/>
              </w:rPr>
            </w:pPr>
            <w:ins w:id="5493" w:author="Dylan Van Aswegen" w:date="2024-07-11T16:45:00Z" w16du:dateUtc="2024-07-11T14:45:00Z">
              <w:r>
                <w:rPr>
                  <w:rFonts w:ascii="Arial" w:hAnsi="Arial" w:cs="Arial"/>
                  <w:sz w:val="20"/>
                  <w:szCs w:val="20"/>
                  <w:lang w:val="en-GB"/>
                </w:rPr>
                <w:t>String</w:t>
              </w:r>
            </w:ins>
          </w:p>
        </w:tc>
        <w:tc>
          <w:tcPr>
            <w:tcW w:w="3735" w:type="dxa"/>
          </w:tcPr>
          <w:p w14:paraId="4CA8E27C" w14:textId="3687239A" w:rsidR="003F4EAB" w:rsidRDefault="00D54AD8"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494" w:author="Dylan Van Aswegen" w:date="2024-07-11T12:19:00Z" w16du:dateUtc="2024-07-11T10:19:00Z"/>
                <w:rFonts w:ascii="Arial" w:hAnsi="Arial" w:cs="Arial"/>
                <w:sz w:val="20"/>
                <w:szCs w:val="20"/>
                <w:lang w:val="en-GB"/>
              </w:rPr>
            </w:pPr>
            <w:ins w:id="5495" w:author="Dylan Van Aswegen" w:date="2024-07-11T16:41:00Z" w16du:dateUtc="2024-07-11T14:41:00Z">
              <w:r>
                <w:rPr>
                  <w:rFonts w:ascii="Arial" w:hAnsi="Arial" w:cs="Arial"/>
                  <w:sz w:val="20"/>
                  <w:szCs w:val="20"/>
                  <w:lang w:val="en-GB"/>
                </w:rPr>
                <w:t>The balance amount. The amount should be</w:t>
              </w:r>
            </w:ins>
            <w:ins w:id="5496" w:author="Dylan Van Aswegen" w:date="2024-07-11T16:42:00Z" w16du:dateUtc="2024-07-11T14:42:00Z">
              <w:r>
                <w:rPr>
                  <w:rFonts w:ascii="Arial" w:hAnsi="Arial" w:cs="Arial"/>
                  <w:sz w:val="20"/>
                  <w:szCs w:val="20"/>
                  <w:lang w:val="en-GB"/>
                </w:rPr>
                <w:t xml:space="preserve"> positive if the organisation owes the user and </w:t>
              </w:r>
              <w:r w:rsidR="00211AA7">
                <w:rPr>
                  <w:rFonts w:ascii="Arial" w:hAnsi="Arial" w:cs="Arial"/>
                  <w:sz w:val="20"/>
                  <w:szCs w:val="20"/>
                  <w:lang w:val="en-GB"/>
                </w:rPr>
                <w:t>negati</w:t>
              </w:r>
            </w:ins>
            <w:ins w:id="5497" w:author="Dylan Van Aswegen" w:date="2024-07-11T16:43:00Z" w16du:dateUtc="2024-07-11T14:43:00Z">
              <w:r w:rsidR="00211AA7">
                <w:rPr>
                  <w:rFonts w:ascii="Arial" w:hAnsi="Arial" w:cs="Arial"/>
                  <w:sz w:val="20"/>
                  <w:szCs w:val="20"/>
                  <w:lang w:val="en-GB"/>
                </w:rPr>
                <w:t xml:space="preserve">ve if the user owes the organisation. Negative amounts should be shown in red. </w:t>
              </w:r>
            </w:ins>
          </w:p>
        </w:tc>
      </w:tr>
    </w:tbl>
    <w:p w14:paraId="13E205B0" w14:textId="77777777" w:rsidR="00FC1317" w:rsidRPr="00ED1E6D" w:rsidRDefault="00FC1317" w:rsidP="00FC1317">
      <w:pPr>
        <w:rPr>
          <w:ins w:id="5498" w:author="Dylan Van Aswegen" w:date="2024-07-11T12:15:00Z" w16du:dateUtc="2024-07-11T10:15:00Z"/>
          <w:lang w:val="en-GB"/>
          <w:rPrChange w:id="5499" w:author="Dylan Van Aswegen" w:date="2024-07-11T12:16:00Z" w16du:dateUtc="2024-07-11T10:16:00Z">
            <w:rPr>
              <w:ins w:id="5500" w:author="Dylan Van Aswegen" w:date="2024-07-11T12:15:00Z" w16du:dateUtc="2024-07-11T10:15:00Z"/>
            </w:rPr>
          </w:rPrChange>
        </w:rPr>
      </w:pPr>
    </w:p>
    <w:p w14:paraId="11618FEE" w14:textId="567C2820" w:rsidR="00ED1E6D" w:rsidRDefault="00EC4665" w:rsidP="00FC1317">
      <w:pPr>
        <w:rPr>
          <w:ins w:id="5501" w:author="Dylan Van Aswegen" w:date="2024-07-11T12:15:00Z" w16du:dateUtc="2024-07-11T10:15:00Z"/>
        </w:rPr>
      </w:pPr>
      <w:ins w:id="5502" w:author="Dylan Van Aswegen" w:date="2024-07-11T12:19:00Z" w16du:dateUtc="2024-07-11T10:19:00Z">
        <w:r>
          <w:t>The ent</w:t>
        </w:r>
      </w:ins>
      <w:ins w:id="5503" w:author="Dylan Van Aswegen" w:date="2024-07-11T12:20:00Z" w16du:dateUtc="2024-07-11T10:20:00Z">
        <w:r>
          <w:t xml:space="preserve">ries in the table should be sorted in order of the most recent payment to the least recent payment. </w:t>
        </w:r>
      </w:ins>
      <w:ins w:id="5504" w:author="Dylan Van Aswegen" w:date="2024-07-11T16:49:00Z" w16du:dateUtc="2024-07-11T14:49:00Z">
        <w:r w:rsidR="009955AB">
          <w:t xml:space="preserve">The table should show up to 20 rows at a time and the user should be allowed to click through pages to see the other rows. </w:t>
        </w:r>
      </w:ins>
    </w:p>
    <w:p w14:paraId="441A40E6" w14:textId="77777777" w:rsidR="00FC1317" w:rsidRPr="00FC1317" w:rsidRDefault="00FC1317">
      <w:pPr>
        <w:rPr>
          <w:ins w:id="5505" w:author="Dylan Van Aswegen" w:date="2024-07-11T11:44:00Z" w16du:dateUtc="2024-07-11T09:44:00Z"/>
        </w:rPr>
        <w:pPrChange w:id="5506" w:author="Dylan Van Aswegen" w:date="2024-07-11T11:44:00Z" w16du:dateUtc="2024-07-11T09:44:00Z">
          <w:pPr>
            <w:pStyle w:val="Heading4"/>
          </w:pPr>
        </w:pPrChange>
      </w:pPr>
    </w:p>
    <w:p w14:paraId="54A320E3" w14:textId="602F855D" w:rsidR="002A6B29" w:rsidRDefault="002A6B29">
      <w:pPr>
        <w:pStyle w:val="Heading4"/>
        <w:rPr>
          <w:ins w:id="5507" w:author="Dylan Van Aswegen" w:date="2024-07-11T16:48:00Z" w16du:dateUtc="2024-07-11T14:48:00Z"/>
          <w:i w:val="0"/>
          <w:iCs w:val="0"/>
          <w:sz w:val="32"/>
          <w:szCs w:val="32"/>
        </w:rPr>
      </w:pPr>
      <w:ins w:id="5508" w:author="Dylan Van Aswegen" w:date="2024-07-11T16:48:00Z" w16du:dateUtc="2024-07-11T14:48:00Z">
        <w:r w:rsidRPr="002A6B29">
          <w:rPr>
            <w:i w:val="0"/>
            <w:iCs w:val="0"/>
            <w:sz w:val="32"/>
            <w:szCs w:val="32"/>
            <w:rPrChange w:id="5509" w:author="Dylan Van Aswegen" w:date="2024-07-11T16:48:00Z" w16du:dateUtc="2024-07-11T14:48:00Z">
              <w:rPr/>
            </w:rPrChange>
          </w:rPr>
          <w:t>Saved Payments Methods</w:t>
        </w:r>
      </w:ins>
    </w:p>
    <w:p w14:paraId="12F5C677" w14:textId="198BFAA7" w:rsidR="00C1375E" w:rsidRDefault="00797171" w:rsidP="002A6B29">
      <w:pPr>
        <w:rPr>
          <w:ins w:id="5510" w:author="Dylan Van Aswegen" w:date="2024-07-11T23:35:00Z" w16du:dateUtc="2024-07-11T21:35:00Z"/>
        </w:rPr>
      </w:pPr>
      <w:ins w:id="5511" w:author="Dylan Van Aswegen" w:date="2024-07-11T16:49:00Z" w16du:dateUtc="2024-07-11T14:49:00Z">
        <w:r>
          <w:t xml:space="preserve">The saved payment method </w:t>
        </w:r>
      </w:ins>
      <w:ins w:id="5512" w:author="Dylan Van Aswegen" w:date="2024-07-11T16:55:00Z" w16du:dateUtc="2024-07-11T14:55:00Z">
        <w:r w:rsidR="002B6EBE">
          <w:t xml:space="preserve">page will contain the </w:t>
        </w:r>
      </w:ins>
      <w:ins w:id="5513" w:author="Dylan Van Aswegen" w:date="2024-07-11T23:24:00Z" w16du:dateUtc="2024-07-11T21:24:00Z">
        <w:r w:rsidR="00C1375E">
          <w:t xml:space="preserve">user’s saved payment methods. </w:t>
        </w:r>
      </w:ins>
      <w:ins w:id="5514" w:author="Dylan Van Aswegen" w:date="2024-07-11T23:25:00Z" w16du:dateUtc="2024-07-11T21:25:00Z">
        <w:r w:rsidR="00C1375E">
          <w:t xml:space="preserve">The user </w:t>
        </w:r>
      </w:ins>
      <w:ins w:id="5515" w:author="Dylan Van Aswegen" w:date="2024-07-11T23:35:00Z" w16du:dateUtc="2024-07-11T21:35:00Z">
        <w:r w:rsidR="00E913AF">
          <w:t>will be directed to this page after they click on the view button of the Saved Payments Method section of the “My Home” page.</w:t>
        </w:r>
      </w:ins>
      <w:ins w:id="5516" w:author="Dylan Van Aswegen" w:date="2024-07-12T00:00:00Z" w16du:dateUtc="2024-07-11T22:00:00Z">
        <w:r w:rsidR="004B646B">
          <w:t xml:space="preserve"> This page will contain details on the payment methods that </w:t>
        </w:r>
      </w:ins>
      <w:ins w:id="5517" w:author="Dylan Van Aswegen" w:date="2024-07-12T00:01:00Z" w16du:dateUtc="2024-07-11T22:01:00Z">
        <w:r w:rsidR="004B646B">
          <w:t xml:space="preserve">have been selected </w:t>
        </w:r>
      </w:ins>
      <w:ins w:id="5518" w:author="Dylan Van Aswegen" w:date="2024-07-12T00:02:00Z" w16du:dateUtc="2024-07-11T22:02:00Z">
        <w:r w:rsidR="004B646B">
          <w:t xml:space="preserve">by the user for themselves. </w:t>
        </w:r>
      </w:ins>
      <w:ins w:id="5519" w:author="Dylan Van Aswegen" w:date="2024-07-11T23:35:00Z" w16du:dateUtc="2024-07-11T21:35:00Z">
        <w:r w:rsidR="00E913AF">
          <w:t xml:space="preserve"> </w:t>
        </w:r>
      </w:ins>
    </w:p>
    <w:p w14:paraId="591294E5" w14:textId="4E08C0AF" w:rsidR="00E913AF" w:rsidRDefault="00E913AF" w:rsidP="002A6B29">
      <w:pPr>
        <w:rPr>
          <w:ins w:id="5520" w:author="Dylan Van Aswegen" w:date="2024-07-11T16:48:00Z" w16du:dateUtc="2024-07-11T14:48:00Z"/>
        </w:rPr>
      </w:pPr>
      <w:ins w:id="5521" w:author="Dylan Van Aswegen" w:date="2024-07-11T23:36:00Z" w16du:dateUtc="2024-07-11T21:36:00Z">
        <w:r>
          <w:t xml:space="preserve">The page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E913AF" w14:paraId="6636A014" w14:textId="77777777" w:rsidTr="00B85F07">
        <w:trPr>
          <w:cnfStyle w:val="100000000000" w:firstRow="1" w:lastRow="0" w:firstColumn="0" w:lastColumn="0" w:oddVBand="0" w:evenVBand="0" w:oddHBand="0" w:evenHBand="0" w:firstRowFirstColumn="0" w:firstRowLastColumn="0" w:lastRowFirstColumn="0" w:lastRowLastColumn="0"/>
          <w:tblHeader/>
          <w:ins w:id="5522" w:author="Dylan Van Aswegen" w:date="2024-07-11T23:37: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31C53020" w14:textId="77777777" w:rsidR="00E913AF" w:rsidRDefault="00E913AF" w:rsidP="00B85F07">
            <w:pPr>
              <w:spacing w:line="360" w:lineRule="auto"/>
              <w:jc w:val="both"/>
              <w:rPr>
                <w:ins w:id="5523" w:author="Dylan Van Aswegen" w:date="2024-07-11T23:37:00Z" w16du:dateUtc="2024-07-11T21:37:00Z"/>
                <w:rFonts w:ascii="Arial" w:hAnsi="Arial" w:cs="Arial"/>
                <w:sz w:val="20"/>
                <w:szCs w:val="20"/>
                <w:lang w:val="en-GB"/>
              </w:rPr>
            </w:pPr>
            <w:ins w:id="5524" w:author="Dylan Van Aswegen" w:date="2024-07-11T23:37:00Z" w16du:dateUtc="2024-07-11T21:37:00Z">
              <w:r>
                <w:rPr>
                  <w:rFonts w:ascii="Arial" w:hAnsi="Arial" w:cs="Arial"/>
                  <w:sz w:val="20"/>
                  <w:szCs w:val="20"/>
                  <w:lang w:val="en-GB"/>
                </w:rPr>
                <w:t xml:space="preserve">Field Number </w:t>
              </w:r>
            </w:ins>
          </w:p>
        </w:tc>
        <w:tc>
          <w:tcPr>
            <w:tcW w:w="1417" w:type="dxa"/>
            <w:shd w:val="clear" w:color="auto" w:fill="002060"/>
          </w:tcPr>
          <w:p w14:paraId="74D3F757" w14:textId="77777777" w:rsidR="00E913AF" w:rsidRDefault="00E913AF"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525" w:author="Dylan Van Aswegen" w:date="2024-07-11T23:37:00Z" w16du:dateUtc="2024-07-11T21:37:00Z"/>
                <w:rFonts w:ascii="Arial" w:hAnsi="Arial" w:cs="Arial"/>
                <w:sz w:val="20"/>
                <w:szCs w:val="20"/>
                <w:lang w:val="en-GB"/>
              </w:rPr>
            </w:pPr>
            <w:ins w:id="5526" w:author="Dylan Van Aswegen" w:date="2024-07-11T23:37:00Z" w16du:dateUtc="2024-07-11T21:37:00Z">
              <w:r>
                <w:rPr>
                  <w:rFonts w:ascii="Arial" w:hAnsi="Arial" w:cs="Arial"/>
                  <w:sz w:val="20"/>
                  <w:szCs w:val="20"/>
                  <w:lang w:val="en-GB"/>
                </w:rPr>
                <w:t>Field Name</w:t>
              </w:r>
            </w:ins>
          </w:p>
        </w:tc>
        <w:tc>
          <w:tcPr>
            <w:tcW w:w="1276" w:type="dxa"/>
            <w:shd w:val="clear" w:color="auto" w:fill="002060"/>
          </w:tcPr>
          <w:p w14:paraId="02C4BBE5" w14:textId="77777777" w:rsidR="00E913AF" w:rsidRDefault="00E913AF"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527" w:author="Dylan Van Aswegen" w:date="2024-07-11T23:37:00Z" w16du:dateUtc="2024-07-11T21:37:00Z"/>
                <w:rFonts w:ascii="Arial" w:hAnsi="Arial" w:cs="Arial"/>
                <w:sz w:val="20"/>
                <w:szCs w:val="20"/>
                <w:lang w:val="en-GB"/>
              </w:rPr>
            </w:pPr>
            <w:ins w:id="5528" w:author="Dylan Van Aswegen" w:date="2024-07-11T23:37:00Z" w16du:dateUtc="2024-07-11T21:37:00Z">
              <w:r>
                <w:rPr>
                  <w:rFonts w:ascii="Arial" w:hAnsi="Arial" w:cs="Arial"/>
                  <w:sz w:val="20"/>
                  <w:szCs w:val="20"/>
                  <w:lang w:val="en-GB"/>
                </w:rPr>
                <w:t>Field Type</w:t>
              </w:r>
            </w:ins>
          </w:p>
        </w:tc>
        <w:tc>
          <w:tcPr>
            <w:tcW w:w="1701" w:type="dxa"/>
            <w:shd w:val="clear" w:color="auto" w:fill="002060"/>
          </w:tcPr>
          <w:p w14:paraId="5068FA43" w14:textId="77777777" w:rsidR="00E913AF" w:rsidRDefault="00E913AF"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529" w:author="Dylan Van Aswegen" w:date="2024-07-11T23:37:00Z" w16du:dateUtc="2024-07-11T21:37:00Z"/>
                <w:rFonts w:ascii="Arial" w:hAnsi="Arial" w:cs="Arial"/>
                <w:sz w:val="20"/>
                <w:szCs w:val="20"/>
                <w:lang w:val="en-GB"/>
              </w:rPr>
            </w:pPr>
            <w:ins w:id="5530" w:author="Dylan Van Aswegen" w:date="2024-07-11T23:37:00Z" w16du:dateUtc="2024-07-11T21:37:00Z">
              <w:r>
                <w:rPr>
                  <w:rFonts w:ascii="Arial" w:hAnsi="Arial" w:cs="Arial"/>
                  <w:sz w:val="20"/>
                  <w:szCs w:val="20"/>
                  <w:lang w:val="en-GB"/>
                </w:rPr>
                <w:t>Field Data Type</w:t>
              </w:r>
            </w:ins>
          </w:p>
        </w:tc>
        <w:tc>
          <w:tcPr>
            <w:tcW w:w="1417" w:type="dxa"/>
            <w:shd w:val="clear" w:color="auto" w:fill="002060"/>
          </w:tcPr>
          <w:p w14:paraId="6655AD6A" w14:textId="77777777" w:rsidR="00E913AF" w:rsidRDefault="00E913AF"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531" w:author="Dylan Van Aswegen" w:date="2024-07-11T23:37:00Z" w16du:dateUtc="2024-07-11T21:37:00Z"/>
                <w:rFonts w:ascii="Arial" w:hAnsi="Arial" w:cs="Arial"/>
                <w:sz w:val="20"/>
                <w:szCs w:val="20"/>
                <w:lang w:val="en-GB"/>
              </w:rPr>
            </w:pPr>
            <w:ins w:id="5532" w:author="Dylan Van Aswegen" w:date="2024-07-11T23:37:00Z" w16du:dateUtc="2024-07-11T21:37:00Z">
              <w:r>
                <w:rPr>
                  <w:rFonts w:ascii="Arial" w:hAnsi="Arial" w:cs="Arial"/>
                  <w:sz w:val="20"/>
                  <w:szCs w:val="20"/>
                  <w:lang w:val="en-GB"/>
                </w:rPr>
                <w:t>Required?</w:t>
              </w:r>
            </w:ins>
          </w:p>
        </w:tc>
        <w:tc>
          <w:tcPr>
            <w:tcW w:w="3828" w:type="dxa"/>
            <w:shd w:val="clear" w:color="auto" w:fill="002060"/>
          </w:tcPr>
          <w:p w14:paraId="7FEA9A83" w14:textId="77777777" w:rsidR="00E913AF" w:rsidRDefault="00E913AF"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533" w:author="Dylan Van Aswegen" w:date="2024-07-11T23:37:00Z" w16du:dateUtc="2024-07-11T21:37:00Z"/>
                <w:rFonts w:ascii="Arial" w:hAnsi="Arial" w:cs="Arial"/>
                <w:sz w:val="20"/>
                <w:szCs w:val="20"/>
                <w:lang w:val="en-GB"/>
              </w:rPr>
            </w:pPr>
            <w:ins w:id="5534" w:author="Dylan Van Aswegen" w:date="2024-07-11T23:37:00Z" w16du:dateUtc="2024-07-11T21:37:00Z">
              <w:r>
                <w:rPr>
                  <w:rFonts w:ascii="Arial" w:hAnsi="Arial" w:cs="Arial"/>
                  <w:sz w:val="20"/>
                  <w:szCs w:val="20"/>
                  <w:lang w:val="en-GB"/>
                </w:rPr>
                <w:t>Field Rules</w:t>
              </w:r>
            </w:ins>
          </w:p>
        </w:tc>
      </w:tr>
      <w:tr w:rsidR="00E913AF" w14:paraId="0DA579C1" w14:textId="77777777" w:rsidTr="00B85F07">
        <w:trPr>
          <w:cnfStyle w:val="000000100000" w:firstRow="0" w:lastRow="0" w:firstColumn="0" w:lastColumn="0" w:oddVBand="0" w:evenVBand="0" w:oddHBand="1" w:evenHBand="0" w:firstRowFirstColumn="0" w:firstRowLastColumn="0" w:lastRowFirstColumn="0" w:lastRowLastColumn="0"/>
          <w:ins w:id="5535" w:author="Dylan Van Aswegen" w:date="2024-07-11T23:37:00Z"/>
        </w:trPr>
        <w:tc>
          <w:tcPr>
            <w:cnfStyle w:val="001000000000" w:firstRow="0" w:lastRow="0" w:firstColumn="1" w:lastColumn="0" w:oddVBand="0" w:evenVBand="0" w:oddHBand="0" w:evenHBand="0" w:firstRowFirstColumn="0" w:firstRowLastColumn="0" w:lastRowFirstColumn="0" w:lastRowLastColumn="0"/>
            <w:tcW w:w="1135" w:type="dxa"/>
          </w:tcPr>
          <w:p w14:paraId="58A80F48" w14:textId="77777777" w:rsidR="00E913AF" w:rsidRDefault="00E913AF" w:rsidP="00B85F07">
            <w:pPr>
              <w:spacing w:line="360" w:lineRule="auto"/>
              <w:jc w:val="both"/>
              <w:rPr>
                <w:ins w:id="5536" w:author="Dylan Van Aswegen" w:date="2024-07-11T23:37:00Z" w16du:dateUtc="2024-07-11T21:37:00Z"/>
                <w:rFonts w:ascii="Arial" w:hAnsi="Arial" w:cs="Arial"/>
                <w:sz w:val="20"/>
                <w:szCs w:val="20"/>
                <w:lang w:val="en-GB"/>
              </w:rPr>
            </w:pPr>
          </w:p>
        </w:tc>
        <w:tc>
          <w:tcPr>
            <w:tcW w:w="1417" w:type="dxa"/>
          </w:tcPr>
          <w:p w14:paraId="425F2C33" w14:textId="0189237E" w:rsidR="00E913AF" w:rsidRDefault="003D46C3"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537" w:author="Dylan Van Aswegen" w:date="2024-07-11T23:37:00Z" w16du:dateUtc="2024-07-11T21:37:00Z"/>
                <w:rFonts w:ascii="Arial" w:hAnsi="Arial" w:cs="Arial"/>
                <w:sz w:val="20"/>
                <w:szCs w:val="20"/>
                <w:lang w:val="en-GB"/>
              </w:rPr>
            </w:pPr>
            <w:ins w:id="5538" w:author="Dylan Van Aswegen" w:date="2024-07-11T23:56:00Z" w16du:dateUtc="2024-07-11T21:56:00Z">
              <w:r>
                <w:rPr>
                  <w:rFonts w:ascii="Arial" w:hAnsi="Arial" w:cs="Arial"/>
                  <w:sz w:val="20"/>
                  <w:szCs w:val="20"/>
                  <w:lang w:val="en-GB"/>
                </w:rPr>
                <w:t>Saved Payment Methods</w:t>
              </w:r>
            </w:ins>
            <w:ins w:id="5539" w:author="Dylan Van Aswegen" w:date="2024-07-11T23:37:00Z" w16du:dateUtc="2024-07-11T21:37:00Z">
              <w:r w:rsidR="00E913AF">
                <w:rPr>
                  <w:rFonts w:ascii="Arial" w:hAnsi="Arial" w:cs="Arial"/>
                  <w:sz w:val="20"/>
                  <w:szCs w:val="20"/>
                  <w:lang w:val="en-GB"/>
                </w:rPr>
                <w:t xml:space="preserve"> Page Heading</w:t>
              </w:r>
            </w:ins>
          </w:p>
        </w:tc>
        <w:tc>
          <w:tcPr>
            <w:tcW w:w="1276" w:type="dxa"/>
          </w:tcPr>
          <w:p w14:paraId="582F81B5" w14:textId="77777777" w:rsidR="00E913AF" w:rsidRDefault="00E913A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540" w:author="Dylan Van Aswegen" w:date="2024-07-11T23:37:00Z" w16du:dateUtc="2024-07-11T21:37:00Z"/>
                <w:rFonts w:ascii="Arial" w:hAnsi="Arial" w:cs="Arial"/>
                <w:sz w:val="20"/>
                <w:szCs w:val="20"/>
                <w:lang w:val="en-GB"/>
              </w:rPr>
            </w:pPr>
            <w:ins w:id="5541" w:author="Dylan Van Aswegen" w:date="2024-07-11T23:37:00Z" w16du:dateUtc="2024-07-11T21:37:00Z">
              <w:r>
                <w:rPr>
                  <w:rFonts w:ascii="Arial" w:hAnsi="Arial" w:cs="Arial"/>
                  <w:sz w:val="20"/>
                  <w:szCs w:val="20"/>
                  <w:lang w:val="en-GB"/>
                </w:rPr>
                <w:t xml:space="preserve">Text Field </w:t>
              </w:r>
            </w:ins>
          </w:p>
        </w:tc>
        <w:tc>
          <w:tcPr>
            <w:tcW w:w="1701" w:type="dxa"/>
          </w:tcPr>
          <w:p w14:paraId="318FED26" w14:textId="77777777" w:rsidR="00E913AF" w:rsidRDefault="00E913A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542" w:author="Dylan Van Aswegen" w:date="2024-07-11T23:37:00Z" w16du:dateUtc="2024-07-11T21:37:00Z"/>
                <w:rFonts w:ascii="Arial" w:hAnsi="Arial" w:cs="Arial"/>
                <w:sz w:val="20"/>
                <w:szCs w:val="20"/>
                <w:lang w:val="en-GB"/>
              </w:rPr>
            </w:pPr>
            <w:ins w:id="5543" w:author="Dylan Van Aswegen" w:date="2024-07-11T23:37:00Z" w16du:dateUtc="2024-07-11T21:37:00Z">
              <w:r>
                <w:rPr>
                  <w:rFonts w:ascii="Arial" w:hAnsi="Arial" w:cs="Arial"/>
                  <w:sz w:val="20"/>
                  <w:szCs w:val="20"/>
                  <w:lang w:val="en-GB"/>
                </w:rPr>
                <w:t xml:space="preserve">String </w:t>
              </w:r>
            </w:ins>
          </w:p>
        </w:tc>
        <w:tc>
          <w:tcPr>
            <w:tcW w:w="1417" w:type="dxa"/>
          </w:tcPr>
          <w:p w14:paraId="79898FF6" w14:textId="77777777" w:rsidR="00E913AF" w:rsidRDefault="00E913A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544" w:author="Dylan Van Aswegen" w:date="2024-07-11T23:37:00Z" w16du:dateUtc="2024-07-11T21:37:00Z"/>
                <w:rFonts w:ascii="Arial" w:hAnsi="Arial" w:cs="Arial"/>
                <w:sz w:val="20"/>
                <w:szCs w:val="20"/>
                <w:lang w:val="en-GB"/>
              </w:rPr>
            </w:pPr>
            <w:ins w:id="5545" w:author="Dylan Van Aswegen" w:date="2024-07-11T23:37:00Z" w16du:dateUtc="2024-07-11T21:37:00Z">
              <w:r>
                <w:rPr>
                  <w:rFonts w:ascii="Arial" w:hAnsi="Arial" w:cs="Arial"/>
                  <w:sz w:val="20"/>
                  <w:szCs w:val="20"/>
                  <w:lang w:val="en-GB"/>
                </w:rPr>
                <w:t>N/A</w:t>
              </w:r>
            </w:ins>
          </w:p>
        </w:tc>
        <w:tc>
          <w:tcPr>
            <w:tcW w:w="3828" w:type="dxa"/>
          </w:tcPr>
          <w:p w14:paraId="2D64C34F" w14:textId="422E6F2D" w:rsidR="00E913AF" w:rsidRDefault="00E913AF"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546" w:author="Dylan Van Aswegen" w:date="2024-07-11T23:37:00Z" w16du:dateUtc="2024-07-11T21:37:00Z"/>
                <w:rFonts w:ascii="Arial" w:hAnsi="Arial" w:cs="Arial"/>
                <w:sz w:val="20"/>
                <w:szCs w:val="20"/>
              </w:rPr>
            </w:pPr>
            <w:ins w:id="5547" w:author="Dylan Van Aswegen" w:date="2024-07-11T23:37:00Z" w16du:dateUtc="2024-07-11T21:37:00Z">
              <w:r>
                <w:rPr>
                  <w:rFonts w:ascii="Arial" w:hAnsi="Arial" w:cs="Arial"/>
                  <w:sz w:val="20"/>
                  <w:szCs w:val="20"/>
                  <w:lang w:val="en-GB"/>
                </w:rPr>
                <w:t>This field will be populated by the application with the text “</w:t>
              </w:r>
            </w:ins>
            <w:ins w:id="5548" w:author="Dylan Van Aswegen" w:date="2024-07-11T23:57:00Z" w16du:dateUtc="2024-07-11T21:57:00Z">
              <w:r w:rsidR="003D46C3">
                <w:rPr>
                  <w:rFonts w:ascii="Arial" w:hAnsi="Arial" w:cs="Arial"/>
                  <w:sz w:val="20"/>
                  <w:szCs w:val="20"/>
                  <w:lang w:val="en-GB"/>
                </w:rPr>
                <w:t>Saved Payment Methods</w:t>
              </w:r>
            </w:ins>
            <w:ins w:id="5549" w:author="Dylan Van Aswegen" w:date="2024-07-11T23:37:00Z" w16du:dateUtc="2024-07-11T21:37:00Z">
              <w:r>
                <w:rPr>
                  <w:rFonts w:ascii="Arial" w:hAnsi="Arial" w:cs="Arial"/>
                  <w:sz w:val="20"/>
                  <w:szCs w:val="20"/>
                  <w:lang w:val="en-GB"/>
                </w:rPr>
                <w:t xml:space="preserve">”. </w:t>
              </w:r>
            </w:ins>
          </w:p>
        </w:tc>
      </w:tr>
      <w:tr w:rsidR="004B646B" w14:paraId="1AFF5AA1" w14:textId="77777777" w:rsidTr="00B85F07">
        <w:trPr>
          <w:ins w:id="5550" w:author="Dylan Van Aswegen" w:date="2024-07-12T00:00:00Z"/>
        </w:trPr>
        <w:tc>
          <w:tcPr>
            <w:cnfStyle w:val="001000000000" w:firstRow="0" w:lastRow="0" w:firstColumn="1" w:lastColumn="0" w:oddVBand="0" w:evenVBand="0" w:oddHBand="0" w:evenHBand="0" w:firstRowFirstColumn="0" w:firstRowLastColumn="0" w:lastRowFirstColumn="0" w:lastRowLastColumn="0"/>
            <w:tcW w:w="1135" w:type="dxa"/>
          </w:tcPr>
          <w:p w14:paraId="123AFD00" w14:textId="77777777" w:rsidR="004B646B" w:rsidRDefault="004B646B" w:rsidP="004B646B">
            <w:pPr>
              <w:spacing w:line="360" w:lineRule="auto"/>
              <w:jc w:val="both"/>
              <w:rPr>
                <w:ins w:id="5551" w:author="Dylan Van Aswegen" w:date="2024-07-12T00:00:00Z" w16du:dateUtc="2024-07-11T22:00:00Z"/>
                <w:rFonts w:ascii="Arial" w:hAnsi="Arial" w:cs="Arial"/>
                <w:sz w:val="20"/>
                <w:szCs w:val="20"/>
                <w:lang w:val="en-GB"/>
              </w:rPr>
            </w:pPr>
          </w:p>
        </w:tc>
        <w:tc>
          <w:tcPr>
            <w:tcW w:w="1417" w:type="dxa"/>
          </w:tcPr>
          <w:p w14:paraId="7C08B007" w14:textId="3C1BA979" w:rsidR="004B646B" w:rsidRDefault="004B646B"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552" w:author="Dylan Van Aswegen" w:date="2024-07-12T00:00:00Z" w16du:dateUtc="2024-07-11T22:00:00Z"/>
                <w:rFonts w:ascii="Arial" w:hAnsi="Arial" w:cs="Arial"/>
                <w:sz w:val="20"/>
                <w:szCs w:val="20"/>
                <w:lang w:val="en-GB"/>
              </w:rPr>
            </w:pPr>
            <w:ins w:id="5553" w:author="Dylan Van Aswegen" w:date="2024-07-12T00:00:00Z" w16du:dateUtc="2024-07-11T22:00:00Z">
              <w:r>
                <w:rPr>
                  <w:rFonts w:ascii="Arial" w:hAnsi="Arial" w:cs="Arial"/>
                  <w:sz w:val="20"/>
                  <w:szCs w:val="20"/>
                  <w:lang w:val="en-GB"/>
                </w:rPr>
                <w:t xml:space="preserve">Back </w:t>
              </w:r>
            </w:ins>
          </w:p>
        </w:tc>
        <w:tc>
          <w:tcPr>
            <w:tcW w:w="1276" w:type="dxa"/>
          </w:tcPr>
          <w:p w14:paraId="7456043C" w14:textId="0C414E38" w:rsidR="004B646B" w:rsidRDefault="004B646B"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554" w:author="Dylan Van Aswegen" w:date="2024-07-12T00:00:00Z" w16du:dateUtc="2024-07-11T22:00:00Z"/>
                <w:rFonts w:ascii="Arial" w:hAnsi="Arial" w:cs="Arial"/>
                <w:sz w:val="20"/>
                <w:szCs w:val="20"/>
                <w:lang w:val="en-GB"/>
              </w:rPr>
            </w:pPr>
            <w:ins w:id="5555" w:author="Dylan Van Aswegen" w:date="2024-07-12T00:00:00Z" w16du:dateUtc="2024-07-11T22:00:00Z">
              <w:r>
                <w:rPr>
                  <w:rFonts w:ascii="Arial" w:hAnsi="Arial" w:cs="Arial"/>
                  <w:sz w:val="20"/>
                  <w:szCs w:val="20"/>
                  <w:lang w:val="en-GB"/>
                </w:rPr>
                <w:t>Button</w:t>
              </w:r>
            </w:ins>
          </w:p>
        </w:tc>
        <w:tc>
          <w:tcPr>
            <w:tcW w:w="1701" w:type="dxa"/>
          </w:tcPr>
          <w:p w14:paraId="22ED7034" w14:textId="77777777" w:rsidR="004B646B" w:rsidRDefault="004B646B"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556" w:author="Dylan Van Aswegen" w:date="2024-07-12T00:00:00Z" w16du:dateUtc="2024-07-11T22:00:00Z"/>
                <w:rFonts w:ascii="Arial" w:hAnsi="Arial" w:cs="Arial"/>
                <w:sz w:val="20"/>
                <w:szCs w:val="20"/>
                <w:lang w:val="en-GB"/>
              </w:rPr>
            </w:pPr>
          </w:p>
        </w:tc>
        <w:tc>
          <w:tcPr>
            <w:tcW w:w="1417" w:type="dxa"/>
          </w:tcPr>
          <w:p w14:paraId="09F63EDB" w14:textId="406263DB" w:rsidR="004B646B" w:rsidRDefault="004B646B"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557" w:author="Dylan Van Aswegen" w:date="2024-07-12T00:00:00Z" w16du:dateUtc="2024-07-11T22:00:00Z"/>
                <w:rFonts w:ascii="Arial" w:hAnsi="Arial" w:cs="Arial"/>
                <w:sz w:val="20"/>
                <w:szCs w:val="20"/>
                <w:lang w:val="en-GB"/>
              </w:rPr>
            </w:pPr>
            <w:ins w:id="5558" w:author="Dylan Van Aswegen" w:date="2024-07-12T00:00:00Z" w16du:dateUtc="2024-07-11T22:00:00Z">
              <w:r>
                <w:rPr>
                  <w:rFonts w:ascii="Arial" w:hAnsi="Arial" w:cs="Arial"/>
                  <w:sz w:val="20"/>
                  <w:szCs w:val="20"/>
                  <w:lang w:val="en-GB"/>
                </w:rPr>
                <w:t>N/A</w:t>
              </w:r>
            </w:ins>
          </w:p>
        </w:tc>
        <w:tc>
          <w:tcPr>
            <w:tcW w:w="3828" w:type="dxa"/>
          </w:tcPr>
          <w:p w14:paraId="46D6015E" w14:textId="199D942A" w:rsidR="004B646B" w:rsidRDefault="004B646B"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559" w:author="Dylan Van Aswegen" w:date="2024-07-12T00:00:00Z" w16du:dateUtc="2024-07-11T22:00:00Z"/>
                <w:rFonts w:ascii="Arial" w:hAnsi="Arial" w:cs="Arial"/>
                <w:sz w:val="20"/>
                <w:szCs w:val="20"/>
                <w:lang w:val="en-GB"/>
              </w:rPr>
            </w:pPr>
            <w:ins w:id="5560" w:author="Dylan Van Aswegen" w:date="2024-07-12T00:00:00Z" w16du:dateUtc="2024-07-11T22:00:00Z">
              <w:r>
                <w:rPr>
                  <w:rFonts w:ascii="Arial" w:hAnsi="Arial" w:cs="Arial"/>
                  <w:sz w:val="20"/>
                  <w:szCs w:val="20"/>
                  <w:lang w:val="en-GB"/>
                </w:rPr>
                <w:t xml:space="preserve">This button will be used to navigate back to the “My Home” page. Once clicked, the user will be navigated back to the “My Home” page. </w:t>
              </w:r>
            </w:ins>
          </w:p>
        </w:tc>
      </w:tr>
    </w:tbl>
    <w:p w14:paraId="77746208" w14:textId="77777777" w:rsidR="002A6B29" w:rsidRPr="00E913AF" w:rsidRDefault="002A6B29" w:rsidP="002A6B29">
      <w:pPr>
        <w:rPr>
          <w:ins w:id="5561" w:author="Dylan Van Aswegen" w:date="2024-07-11T16:48:00Z" w16du:dateUtc="2024-07-11T14:48:00Z"/>
          <w:lang w:val="en-GB"/>
          <w:rPrChange w:id="5562" w:author="Dylan Van Aswegen" w:date="2024-07-11T23:37:00Z" w16du:dateUtc="2024-07-11T21:37:00Z">
            <w:rPr>
              <w:ins w:id="5563" w:author="Dylan Van Aswegen" w:date="2024-07-11T16:48:00Z" w16du:dateUtc="2024-07-11T14:48:00Z"/>
            </w:rPr>
          </w:rPrChange>
        </w:rPr>
      </w:pPr>
    </w:p>
    <w:p w14:paraId="0FED503C" w14:textId="77777777" w:rsidR="002A6B29" w:rsidRDefault="002A6B29" w:rsidP="002A6B29">
      <w:pPr>
        <w:rPr>
          <w:ins w:id="5564" w:author="Dylan Van Aswegen" w:date="2024-07-11T16:48:00Z" w16du:dateUtc="2024-07-11T14:48:00Z"/>
        </w:rPr>
      </w:pPr>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4B646B" w14:paraId="0D928B6A" w14:textId="77777777" w:rsidTr="00B85F07">
        <w:trPr>
          <w:cnfStyle w:val="100000000000" w:firstRow="1" w:lastRow="0" w:firstColumn="0" w:lastColumn="0" w:oddVBand="0" w:evenVBand="0" w:oddHBand="0" w:evenHBand="0" w:firstRowFirstColumn="0" w:firstRowLastColumn="0" w:lastRowFirstColumn="0" w:lastRowLastColumn="0"/>
          <w:tblHeader/>
          <w:ins w:id="5565" w:author="Dylan Van Aswegen" w:date="2024-07-12T00:02: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65154BB1" w14:textId="77777777" w:rsidR="004B646B" w:rsidRDefault="004B646B" w:rsidP="00B85F07">
            <w:pPr>
              <w:spacing w:line="360" w:lineRule="auto"/>
              <w:jc w:val="both"/>
              <w:rPr>
                <w:ins w:id="5566" w:author="Dylan Van Aswegen" w:date="2024-07-12T00:02:00Z" w16du:dateUtc="2024-07-11T22:02:00Z"/>
                <w:rFonts w:ascii="Arial" w:hAnsi="Arial" w:cs="Arial"/>
                <w:sz w:val="20"/>
                <w:szCs w:val="20"/>
                <w:lang w:val="en-GB"/>
              </w:rPr>
            </w:pPr>
            <w:ins w:id="5567" w:author="Dylan Van Aswegen" w:date="2024-07-12T00:02:00Z" w16du:dateUtc="2024-07-11T22:02:00Z">
              <w:r>
                <w:rPr>
                  <w:rFonts w:ascii="Arial" w:hAnsi="Arial" w:cs="Arial"/>
                  <w:sz w:val="20"/>
                  <w:szCs w:val="20"/>
                  <w:lang w:val="en-GB"/>
                </w:rPr>
                <w:t xml:space="preserve">Field Number </w:t>
              </w:r>
            </w:ins>
          </w:p>
        </w:tc>
        <w:tc>
          <w:tcPr>
            <w:tcW w:w="1417" w:type="dxa"/>
            <w:shd w:val="clear" w:color="auto" w:fill="002060"/>
          </w:tcPr>
          <w:p w14:paraId="7D05BE88" w14:textId="77777777" w:rsidR="004B646B" w:rsidRDefault="004B646B"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568" w:author="Dylan Van Aswegen" w:date="2024-07-12T00:02:00Z" w16du:dateUtc="2024-07-11T22:02:00Z"/>
                <w:rFonts w:ascii="Arial" w:hAnsi="Arial" w:cs="Arial"/>
                <w:sz w:val="20"/>
                <w:szCs w:val="20"/>
                <w:lang w:val="en-GB"/>
              </w:rPr>
            </w:pPr>
            <w:ins w:id="5569" w:author="Dylan Van Aswegen" w:date="2024-07-12T00:02:00Z" w16du:dateUtc="2024-07-11T22:02:00Z">
              <w:r>
                <w:rPr>
                  <w:rFonts w:ascii="Arial" w:hAnsi="Arial" w:cs="Arial"/>
                  <w:sz w:val="20"/>
                  <w:szCs w:val="20"/>
                  <w:lang w:val="en-GB"/>
                </w:rPr>
                <w:t>Field Name</w:t>
              </w:r>
            </w:ins>
          </w:p>
        </w:tc>
        <w:tc>
          <w:tcPr>
            <w:tcW w:w="1276" w:type="dxa"/>
            <w:shd w:val="clear" w:color="auto" w:fill="002060"/>
          </w:tcPr>
          <w:p w14:paraId="606B6390" w14:textId="77777777" w:rsidR="004B646B" w:rsidRDefault="004B646B"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570" w:author="Dylan Van Aswegen" w:date="2024-07-12T00:02:00Z" w16du:dateUtc="2024-07-11T22:02:00Z"/>
                <w:rFonts w:ascii="Arial" w:hAnsi="Arial" w:cs="Arial"/>
                <w:sz w:val="20"/>
                <w:szCs w:val="20"/>
                <w:lang w:val="en-GB"/>
              </w:rPr>
            </w:pPr>
            <w:ins w:id="5571" w:author="Dylan Van Aswegen" w:date="2024-07-12T00:02:00Z" w16du:dateUtc="2024-07-11T22:02:00Z">
              <w:r>
                <w:rPr>
                  <w:rFonts w:ascii="Arial" w:hAnsi="Arial" w:cs="Arial"/>
                  <w:sz w:val="20"/>
                  <w:szCs w:val="20"/>
                  <w:lang w:val="en-GB"/>
                </w:rPr>
                <w:t>Field Type</w:t>
              </w:r>
            </w:ins>
          </w:p>
        </w:tc>
        <w:tc>
          <w:tcPr>
            <w:tcW w:w="1701" w:type="dxa"/>
            <w:shd w:val="clear" w:color="auto" w:fill="002060"/>
          </w:tcPr>
          <w:p w14:paraId="12D76468" w14:textId="77777777" w:rsidR="004B646B" w:rsidRDefault="004B646B"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572" w:author="Dylan Van Aswegen" w:date="2024-07-12T00:02:00Z" w16du:dateUtc="2024-07-11T22:02:00Z"/>
                <w:rFonts w:ascii="Arial" w:hAnsi="Arial" w:cs="Arial"/>
                <w:sz w:val="20"/>
                <w:szCs w:val="20"/>
                <w:lang w:val="en-GB"/>
              </w:rPr>
            </w:pPr>
            <w:ins w:id="5573" w:author="Dylan Van Aswegen" w:date="2024-07-12T00:02:00Z" w16du:dateUtc="2024-07-11T22:02:00Z">
              <w:r>
                <w:rPr>
                  <w:rFonts w:ascii="Arial" w:hAnsi="Arial" w:cs="Arial"/>
                  <w:sz w:val="20"/>
                  <w:szCs w:val="20"/>
                  <w:lang w:val="en-GB"/>
                </w:rPr>
                <w:t>Field Data Type</w:t>
              </w:r>
            </w:ins>
          </w:p>
        </w:tc>
        <w:tc>
          <w:tcPr>
            <w:tcW w:w="1417" w:type="dxa"/>
            <w:shd w:val="clear" w:color="auto" w:fill="002060"/>
          </w:tcPr>
          <w:p w14:paraId="6C339C21" w14:textId="77777777" w:rsidR="004B646B" w:rsidRDefault="004B646B"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574" w:author="Dylan Van Aswegen" w:date="2024-07-12T00:02:00Z" w16du:dateUtc="2024-07-11T22:02:00Z"/>
                <w:rFonts w:ascii="Arial" w:hAnsi="Arial" w:cs="Arial"/>
                <w:sz w:val="20"/>
                <w:szCs w:val="20"/>
                <w:lang w:val="en-GB"/>
              </w:rPr>
            </w:pPr>
            <w:ins w:id="5575" w:author="Dylan Van Aswegen" w:date="2024-07-12T00:02:00Z" w16du:dateUtc="2024-07-11T22:02:00Z">
              <w:r>
                <w:rPr>
                  <w:rFonts w:ascii="Arial" w:hAnsi="Arial" w:cs="Arial"/>
                  <w:sz w:val="20"/>
                  <w:szCs w:val="20"/>
                  <w:lang w:val="en-GB"/>
                </w:rPr>
                <w:t>Required?</w:t>
              </w:r>
            </w:ins>
          </w:p>
        </w:tc>
        <w:tc>
          <w:tcPr>
            <w:tcW w:w="3828" w:type="dxa"/>
            <w:shd w:val="clear" w:color="auto" w:fill="002060"/>
          </w:tcPr>
          <w:p w14:paraId="12F9A097" w14:textId="77777777" w:rsidR="004B646B" w:rsidRDefault="004B646B"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576" w:author="Dylan Van Aswegen" w:date="2024-07-12T00:02:00Z" w16du:dateUtc="2024-07-11T22:02:00Z"/>
                <w:rFonts w:ascii="Arial" w:hAnsi="Arial" w:cs="Arial"/>
                <w:sz w:val="20"/>
                <w:szCs w:val="20"/>
                <w:lang w:val="en-GB"/>
              </w:rPr>
            </w:pPr>
            <w:ins w:id="5577" w:author="Dylan Van Aswegen" w:date="2024-07-12T00:02:00Z" w16du:dateUtc="2024-07-11T22:02:00Z">
              <w:r>
                <w:rPr>
                  <w:rFonts w:ascii="Arial" w:hAnsi="Arial" w:cs="Arial"/>
                  <w:sz w:val="20"/>
                  <w:szCs w:val="20"/>
                  <w:lang w:val="en-GB"/>
                </w:rPr>
                <w:t>Field Rules</w:t>
              </w:r>
            </w:ins>
          </w:p>
        </w:tc>
      </w:tr>
      <w:tr w:rsidR="004B646B" w14:paraId="3F35FFB2" w14:textId="77777777" w:rsidTr="00B85F07">
        <w:trPr>
          <w:cnfStyle w:val="000000100000" w:firstRow="0" w:lastRow="0" w:firstColumn="0" w:lastColumn="0" w:oddVBand="0" w:evenVBand="0" w:oddHBand="1" w:evenHBand="0" w:firstRowFirstColumn="0" w:firstRowLastColumn="0" w:lastRowFirstColumn="0" w:lastRowLastColumn="0"/>
          <w:ins w:id="5578" w:author="Dylan Van Aswegen" w:date="2024-07-12T00:02:00Z"/>
        </w:trPr>
        <w:tc>
          <w:tcPr>
            <w:cnfStyle w:val="001000000000" w:firstRow="0" w:lastRow="0" w:firstColumn="1" w:lastColumn="0" w:oddVBand="0" w:evenVBand="0" w:oddHBand="0" w:evenHBand="0" w:firstRowFirstColumn="0" w:firstRowLastColumn="0" w:lastRowFirstColumn="0" w:lastRowLastColumn="0"/>
            <w:tcW w:w="1135" w:type="dxa"/>
          </w:tcPr>
          <w:p w14:paraId="49FB0AB8" w14:textId="77777777" w:rsidR="004B646B" w:rsidRDefault="004B646B" w:rsidP="00B85F07">
            <w:pPr>
              <w:spacing w:line="360" w:lineRule="auto"/>
              <w:jc w:val="both"/>
              <w:rPr>
                <w:ins w:id="5579" w:author="Dylan Van Aswegen" w:date="2024-07-12T00:02:00Z" w16du:dateUtc="2024-07-11T22:02:00Z"/>
                <w:rFonts w:ascii="Arial" w:hAnsi="Arial" w:cs="Arial"/>
                <w:sz w:val="20"/>
                <w:szCs w:val="20"/>
                <w:lang w:val="en-GB"/>
              </w:rPr>
            </w:pPr>
          </w:p>
        </w:tc>
        <w:tc>
          <w:tcPr>
            <w:tcW w:w="1417" w:type="dxa"/>
          </w:tcPr>
          <w:p w14:paraId="3ED70AF0" w14:textId="480DBC28" w:rsidR="004B646B" w:rsidRDefault="004B646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580" w:author="Dylan Van Aswegen" w:date="2024-07-12T00:02:00Z" w16du:dateUtc="2024-07-11T22:02:00Z"/>
                <w:rFonts w:ascii="Arial" w:hAnsi="Arial" w:cs="Arial"/>
                <w:sz w:val="20"/>
                <w:szCs w:val="20"/>
                <w:lang w:val="en-GB"/>
              </w:rPr>
            </w:pPr>
            <w:ins w:id="5581" w:author="Dylan Van Aswegen" w:date="2024-07-12T00:02:00Z" w16du:dateUtc="2024-07-11T22:02:00Z">
              <w:r>
                <w:rPr>
                  <w:rFonts w:ascii="Arial" w:hAnsi="Arial" w:cs="Arial"/>
                  <w:sz w:val="20"/>
                  <w:szCs w:val="20"/>
                  <w:lang w:val="en-GB"/>
                </w:rPr>
                <w:t>Payment Methods Heading</w:t>
              </w:r>
            </w:ins>
          </w:p>
        </w:tc>
        <w:tc>
          <w:tcPr>
            <w:tcW w:w="1276" w:type="dxa"/>
          </w:tcPr>
          <w:p w14:paraId="5ACB67B6" w14:textId="77777777" w:rsidR="004B646B" w:rsidRDefault="004B646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582" w:author="Dylan Van Aswegen" w:date="2024-07-12T00:02:00Z" w16du:dateUtc="2024-07-11T22:02:00Z"/>
                <w:rFonts w:ascii="Arial" w:hAnsi="Arial" w:cs="Arial"/>
                <w:sz w:val="20"/>
                <w:szCs w:val="20"/>
                <w:lang w:val="en-GB"/>
              </w:rPr>
            </w:pPr>
            <w:ins w:id="5583" w:author="Dylan Van Aswegen" w:date="2024-07-12T00:02:00Z" w16du:dateUtc="2024-07-11T22:02:00Z">
              <w:r>
                <w:rPr>
                  <w:rFonts w:ascii="Arial" w:hAnsi="Arial" w:cs="Arial"/>
                  <w:sz w:val="20"/>
                  <w:szCs w:val="20"/>
                  <w:lang w:val="en-GB"/>
                </w:rPr>
                <w:t xml:space="preserve">Text Field </w:t>
              </w:r>
            </w:ins>
          </w:p>
        </w:tc>
        <w:tc>
          <w:tcPr>
            <w:tcW w:w="1701" w:type="dxa"/>
          </w:tcPr>
          <w:p w14:paraId="485698BE" w14:textId="77777777" w:rsidR="004B646B" w:rsidRDefault="004B646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584" w:author="Dylan Van Aswegen" w:date="2024-07-12T00:02:00Z" w16du:dateUtc="2024-07-11T22:02:00Z"/>
                <w:rFonts w:ascii="Arial" w:hAnsi="Arial" w:cs="Arial"/>
                <w:sz w:val="20"/>
                <w:szCs w:val="20"/>
                <w:lang w:val="en-GB"/>
              </w:rPr>
            </w:pPr>
            <w:ins w:id="5585" w:author="Dylan Van Aswegen" w:date="2024-07-12T00:02:00Z" w16du:dateUtc="2024-07-11T22:02:00Z">
              <w:r>
                <w:rPr>
                  <w:rFonts w:ascii="Arial" w:hAnsi="Arial" w:cs="Arial"/>
                  <w:sz w:val="20"/>
                  <w:szCs w:val="20"/>
                  <w:lang w:val="en-GB"/>
                </w:rPr>
                <w:t xml:space="preserve">String </w:t>
              </w:r>
            </w:ins>
          </w:p>
        </w:tc>
        <w:tc>
          <w:tcPr>
            <w:tcW w:w="1417" w:type="dxa"/>
          </w:tcPr>
          <w:p w14:paraId="3D2E92E1" w14:textId="77777777" w:rsidR="004B646B" w:rsidRDefault="004B646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586" w:author="Dylan Van Aswegen" w:date="2024-07-12T00:02:00Z" w16du:dateUtc="2024-07-11T22:02:00Z"/>
                <w:rFonts w:ascii="Arial" w:hAnsi="Arial" w:cs="Arial"/>
                <w:sz w:val="20"/>
                <w:szCs w:val="20"/>
                <w:lang w:val="en-GB"/>
              </w:rPr>
            </w:pPr>
            <w:ins w:id="5587" w:author="Dylan Van Aswegen" w:date="2024-07-12T00:02:00Z" w16du:dateUtc="2024-07-11T22:02:00Z">
              <w:r>
                <w:rPr>
                  <w:rFonts w:ascii="Arial" w:hAnsi="Arial" w:cs="Arial"/>
                  <w:sz w:val="20"/>
                  <w:szCs w:val="20"/>
                  <w:lang w:val="en-GB"/>
                </w:rPr>
                <w:t>N/A</w:t>
              </w:r>
            </w:ins>
          </w:p>
        </w:tc>
        <w:tc>
          <w:tcPr>
            <w:tcW w:w="3828" w:type="dxa"/>
          </w:tcPr>
          <w:p w14:paraId="3EC5A41F" w14:textId="79421B4A" w:rsidR="004B646B" w:rsidRDefault="004B646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588" w:author="Dylan Van Aswegen" w:date="2024-07-12T00:02:00Z" w16du:dateUtc="2024-07-11T22:02:00Z"/>
                <w:rFonts w:ascii="Arial" w:hAnsi="Arial" w:cs="Arial"/>
                <w:sz w:val="20"/>
                <w:szCs w:val="20"/>
                <w:lang w:val="en-GB"/>
              </w:rPr>
            </w:pPr>
            <w:ins w:id="5589" w:author="Dylan Van Aswegen" w:date="2024-07-12T00:02:00Z" w16du:dateUtc="2024-07-11T22:02:00Z">
              <w:r>
                <w:rPr>
                  <w:rFonts w:ascii="Arial" w:hAnsi="Arial" w:cs="Arial"/>
                  <w:sz w:val="20"/>
                  <w:szCs w:val="20"/>
                  <w:lang w:val="en-GB"/>
                </w:rPr>
                <w:t xml:space="preserve">This field will be populated by the application with the payment method </w:t>
              </w:r>
            </w:ins>
            <w:ins w:id="5590" w:author="Dylan Van Aswegen" w:date="2024-07-12T00:03:00Z" w16du:dateUtc="2024-07-11T22:03:00Z">
              <w:r>
                <w:rPr>
                  <w:rFonts w:ascii="Arial" w:hAnsi="Arial" w:cs="Arial"/>
                  <w:sz w:val="20"/>
                  <w:szCs w:val="20"/>
                  <w:lang w:val="en-GB"/>
                </w:rPr>
                <w:t xml:space="preserve">e.g. Direct Debit Mandate. </w:t>
              </w:r>
            </w:ins>
            <w:ins w:id="5591" w:author="Dylan Van Aswegen" w:date="2024-07-12T00:02:00Z" w16du:dateUtc="2024-07-11T22:02:00Z">
              <w:r>
                <w:rPr>
                  <w:rFonts w:ascii="Arial" w:hAnsi="Arial" w:cs="Arial"/>
                  <w:sz w:val="20"/>
                  <w:szCs w:val="20"/>
                  <w:lang w:val="en-GB"/>
                </w:rPr>
                <w:t xml:space="preserve"> </w:t>
              </w:r>
            </w:ins>
          </w:p>
        </w:tc>
      </w:tr>
    </w:tbl>
    <w:p w14:paraId="5159282E" w14:textId="77777777" w:rsidR="002A6B29" w:rsidRPr="004B646B" w:rsidRDefault="002A6B29" w:rsidP="002A6B29">
      <w:pPr>
        <w:rPr>
          <w:ins w:id="5592" w:author="Dylan Van Aswegen" w:date="2024-07-11T16:48:00Z" w16du:dateUtc="2024-07-11T14:48:00Z"/>
          <w:lang w:val="en-GB"/>
          <w:rPrChange w:id="5593" w:author="Dylan Van Aswegen" w:date="2024-07-12T00:02:00Z" w16du:dateUtc="2024-07-11T22:02:00Z">
            <w:rPr>
              <w:ins w:id="5594" w:author="Dylan Van Aswegen" w:date="2024-07-11T16:48:00Z" w16du:dateUtc="2024-07-11T14:48:00Z"/>
            </w:rPr>
          </w:rPrChange>
        </w:rPr>
      </w:pPr>
    </w:p>
    <w:p w14:paraId="5DBA919C" w14:textId="2C4315B1" w:rsidR="002A6B29" w:rsidRDefault="004B646B" w:rsidP="002A6B29">
      <w:pPr>
        <w:rPr>
          <w:ins w:id="5595" w:author="Dylan Van Aswegen" w:date="2024-07-12T00:05:00Z" w16du:dateUtc="2024-07-11T22:05:00Z"/>
        </w:rPr>
      </w:pPr>
      <w:ins w:id="5596" w:author="Dylan Van Aswegen" w:date="2024-07-12T00:03:00Z" w16du:dateUtc="2024-07-11T22:03:00Z">
        <w:r>
          <w:t xml:space="preserve">For each payment method there will be a </w:t>
        </w:r>
      </w:ins>
      <w:ins w:id="5597" w:author="Dylan Van Aswegen" w:date="2024-07-12T00:05:00Z" w16du:dateUtc="2024-07-11T22:05:00Z">
        <w:r>
          <w:t xml:space="preserve">table containing information about the saved payment method. </w:t>
        </w:r>
      </w:ins>
    </w:p>
    <w:p w14:paraId="793C5BFC" w14:textId="369EB955" w:rsidR="004B646B" w:rsidRDefault="004B646B" w:rsidP="002A6B29">
      <w:pPr>
        <w:rPr>
          <w:ins w:id="5598" w:author="Dylan Van Aswegen" w:date="2024-07-12T00:06:00Z" w16du:dateUtc="2024-07-11T22:06:00Z"/>
        </w:rPr>
      </w:pPr>
      <w:ins w:id="5599" w:author="Dylan Van Aswegen" w:date="2024-07-12T00:06:00Z" w16du:dateUtc="2024-07-11T22:06:00Z">
        <w:r>
          <w:t xml:space="preserve">For Direct Debits the table will consist of: </w:t>
        </w:r>
      </w:ins>
    </w:p>
    <w:p w14:paraId="762FD841" w14:textId="77777777" w:rsidR="004B646B" w:rsidRDefault="004B646B" w:rsidP="002A6B29">
      <w:pPr>
        <w:rPr>
          <w:ins w:id="5600" w:author="Dylan Van Aswegen" w:date="2024-07-11T16:48:00Z" w16du:dateUtc="2024-07-11T14:48:00Z"/>
        </w:rPr>
      </w:pPr>
    </w:p>
    <w:tbl>
      <w:tblPr>
        <w:tblStyle w:val="GridTable4-Accent1"/>
        <w:tblW w:w="8222" w:type="dxa"/>
        <w:tblInd w:w="-714" w:type="dxa"/>
        <w:tblLook w:val="04A0" w:firstRow="1" w:lastRow="0" w:firstColumn="1" w:lastColumn="0" w:noHBand="0" w:noVBand="1"/>
      </w:tblPr>
      <w:tblGrid>
        <w:gridCol w:w="1550"/>
        <w:gridCol w:w="1264"/>
        <w:gridCol w:w="1673"/>
        <w:gridCol w:w="3735"/>
      </w:tblGrid>
      <w:tr w:rsidR="004B646B" w14:paraId="26820D78" w14:textId="77777777" w:rsidTr="00B85F07">
        <w:trPr>
          <w:cnfStyle w:val="100000000000" w:firstRow="1" w:lastRow="0" w:firstColumn="0" w:lastColumn="0" w:oddVBand="0" w:evenVBand="0" w:oddHBand="0" w:evenHBand="0" w:firstRowFirstColumn="0" w:firstRowLastColumn="0" w:lastRowFirstColumn="0" w:lastRowLastColumn="0"/>
          <w:tblHeader/>
          <w:ins w:id="5601" w:author="Dylan Van Aswegen" w:date="2024-07-12T00:06:00Z"/>
        </w:trPr>
        <w:tc>
          <w:tcPr>
            <w:cnfStyle w:val="001000000000" w:firstRow="0" w:lastRow="0" w:firstColumn="1" w:lastColumn="0" w:oddVBand="0" w:evenVBand="0" w:oddHBand="0" w:evenHBand="0" w:firstRowFirstColumn="0" w:firstRowLastColumn="0" w:lastRowFirstColumn="0" w:lastRowLastColumn="0"/>
            <w:tcW w:w="1550" w:type="dxa"/>
            <w:shd w:val="clear" w:color="auto" w:fill="002060"/>
          </w:tcPr>
          <w:p w14:paraId="055B7CB3" w14:textId="77777777" w:rsidR="004B646B" w:rsidRDefault="004B646B" w:rsidP="00B85F07">
            <w:pPr>
              <w:spacing w:line="360" w:lineRule="auto"/>
              <w:jc w:val="both"/>
              <w:rPr>
                <w:ins w:id="5602" w:author="Dylan Van Aswegen" w:date="2024-07-12T00:06:00Z" w16du:dateUtc="2024-07-11T22:06:00Z"/>
                <w:rFonts w:ascii="Arial" w:hAnsi="Arial" w:cs="Arial"/>
                <w:sz w:val="20"/>
                <w:szCs w:val="20"/>
                <w:lang w:val="en-GB"/>
              </w:rPr>
            </w:pPr>
            <w:ins w:id="5603" w:author="Dylan Van Aswegen" w:date="2024-07-12T00:06:00Z" w16du:dateUtc="2024-07-11T22:06:00Z">
              <w:r>
                <w:rPr>
                  <w:rFonts w:ascii="Arial" w:hAnsi="Arial" w:cs="Arial"/>
                  <w:sz w:val="20"/>
                  <w:szCs w:val="20"/>
                  <w:lang w:val="en-GB"/>
                </w:rPr>
                <w:t>Column Name</w:t>
              </w:r>
            </w:ins>
          </w:p>
        </w:tc>
        <w:tc>
          <w:tcPr>
            <w:tcW w:w="1264" w:type="dxa"/>
            <w:shd w:val="clear" w:color="auto" w:fill="002060"/>
          </w:tcPr>
          <w:p w14:paraId="21CB8B9D" w14:textId="77777777" w:rsidR="004B646B" w:rsidRDefault="004B646B"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604" w:author="Dylan Van Aswegen" w:date="2024-07-12T00:06:00Z" w16du:dateUtc="2024-07-11T22:06:00Z"/>
                <w:rFonts w:ascii="Arial" w:hAnsi="Arial" w:cs="Arial"/>
                <w:sz w:val="20"/>
                <w:szCs w:val="20"/>
                <w:lang w:val="en-GB"/>
              </w:rPr>
            </w:pPr>
            <w:ins w:id="5605" w:author="Dylan Van Aswegen" w:date="2024-07-12T00:06:00Z" w16du:dateUtc="2024-07-11T22:06:00Z">
              <w:r>
                <w:rPr>
                  <w:rFonts w:ascii="Arial" w:hAnsi="Arial" w:cs="Arial"/>
                  <w:sz w:val="20"/>
                  <w:szCs w:val="20"/>
                  <w:lang w:val="en-GB"/>
                </w:rPr>
                <w:t>Column Type</w:t>
              </w:r>
            </w:ins>
          </w:p>
        </w:tc>
        <w:tc>
          <w:tcPr>
            <w:tcW w:w="1673" w:type="dxa"/>
            <w:shd w:val="clear" w:color="auto" w:fill="002060"/>
          </w:tcPr>
          <w:p w14:paraId="18B7BC70" w14:textId="77777777" w:rsidR="004B646B" w:rsidRDefault="004B646B"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606" w:author="Dylan Van Aswegen" w:date="2024-07-12T00:06:00Z" w16du:dateUtc="2024-07-11T22:06:00Z"/>
                <w:rFonts w:ascii="Arial" w:hAnsi="Arial" w:cs="Arial"/>
                <w:sz w:val="20"/>
                <w:szCs w:val="20"/>
                <w:lang w:val="en-GB"/>
              </w:rPr>
            </w:pPr>
            <w:ins w:id="5607" w:author="Dylan Van Aswegen" w:date="2024-07-12T00:06:00Z" w16du:dateUtc="2024-07-11T22:06:00Z">
              <w:r>
                <w:rPr>
                  <w:rFonts w:ascii="Arial" w:hAnsi="Arial" w:cs="Arial"/>
                  <w:sz w:val="20"/>
                  <w:szCs w:val="20"/>
                  <w:lang w:val="en-GB"/>
                </w:rPr>
                <w:t>Column Data Type</w:t>
              </w:r>
            </w:ins>
          </w:p>
        </w:tc>
        <w:tc>
          <w:tcPr>
            <w:tcW w:w="3735" w:type="dxa"/>
            <w:shd w:val="clear" w:color="auto" w:fill="002060"/>
          </w:tcPr>
          <w:p w14:paraId="5BC4C337" w14:textId="77777777" w:rsidR="004B646B" w:rsidRDefault="004B646B"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608" w:author="Dylan Van Aswegen" w:date="2024-07-12T00:06:00Z" w16du:dateUtc="2024-07-11T22:06:00Z"/>
                <w:rFonts w:ascii="Arial" w:hAnsi="Arial" w:cs="Arial"/>
                <w:sz w:val="20"/>
                <w:szCs w:val="20"/>
                <w:lang w:val="en-GB"/>
              </w:rPr>
            </w:pPr>
            <w:ins w:id="5609" w:author="Dylan Van Aswegen" w:date="2024-07-12T00:06:00Z" w16du:dateUtc="2024-07-11T22:06:00Z">
              <w:r>
                <w:rPr>
                  <w:rFonts w:ascii="Arial" w:hAnsi="Arial" w:cs="Arial"/>
                  <w:sz w:val="20"/>
                  <w:szCs w:val="20"/>
                  <w:lang w:val="en-GB"/>
                </w:rPr>
                <w:t>Column Rules</w:t>
              </w:r>
            </w:ins>
          </w:p>
        </w:tc>
      </w:tr>
      <w:tr w:rsidR="004B646B" w14:paraId="3F280A06" w14:textId="77777777" w:rsidTr="00B85F07">
        <w:trPr>
          <w:cnfStyle w:val="000000100000" w:firstRow="0" w:lastRow="0" w:firstColumn="0" w:lastColumn="0" w:oddVBand="0" w:evenVBand="0" w:oddHBand="1" w:evenHBand="0" w:firstRowFirstColumn="0" w:firstRowLastColumn="0" w:lastRowFirstColumn="0" w:lastRowLastColumn="0"/>
          <w:ins w:id="5610" w:author="Dylan Van Aswegen" w:date="2024-07-12T00:06:00Z"/>
        </w:trPr>
        <w:tc>
          <w:tcPr>
            <w:cnfStyle w:val="001000000000" w:firstRow="0" w:lastRow="0" w:firstColumn="1" w:lastColumn="0" w:oddVBand="0" w:evenVBand="0" w:oddHBand="0" w:evenHBand="0" w:firstRowFirstColumn="0" w:firstRowLastColumn="0" w:lastRowFirstColumn="0" w:lastRowLastColumn="0"/>
            <w:tcW w:w="1550" w:type="dxa"/>
          </w:tcPr>
          <w:p w14:paraId="664B6B11" w14:textId="3575AAF8" w:rsidR="004B646B" w:rsidRDefault="004B646B" w:rsidP="00B85F07">
            <w:pPr>
              <w:spacing w:line="360" w:lineRule="auto"/>
              <w:jc w:val="both"/>
              <w:rPr>
                <w:ins w:id="5611" w:author="Dylan Van Aswegen" w:date="2024-07-12T00:06:00Z" w16du:dateUtc="2024-07-11T22:06:00Z"/>
                <w:rFonts w:ascii="Arial" w:hAnsi="Arial" w:cs="Arial"/>
                <w:sz w:val="20"/>
                <w:szCs w:val="20"/>
                <w:lang w:val="en-GB"/>
              </w:rPr>
            </w:pPr>
            <w:ins w:id="5612" w:author="Dylan Van Aswegen" w:date="2024-07-12T00:06:00Z" w16du:dateUtc="2024-07-11T22:06:00Z">
              <w:r>
                <w:rPr>
                  <w:rFonts w:ascii="Arial" w:hAnsi="Arial" w:cs="Arial"/>
                  <w:sz w:val="20"/>
                  <w:szCs w:val="20"/>
                  <w:lang w:val="en-GB"/>
                </w:rPr>
                <w:t>GoCardless Mandate</w:t>
              </w:r>
            </w:ins>
          </w:p>
        </w:tc>
        <w:tc>
          <w:tcPr>
            <w:tcW w:w="1264" w:type="dxa"/>
          </w:tcPr>
          <w:p w14:paraId="76574709" w14:textId="77777777" w:rsidR="004B646B" w:rsidRDefault="004B646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613" w:author="Dylan Van Aswegen" w:date="2024-07-12T00:06:00Z" w16du:dateUtc="2024-07-11T22:06:00Z"/>
                <w:rFonts w:ascii="Arial" w:hAnsi="Arial" w:cs="Arial"/>
                <w:sz w:val="20"/>
                <w:szCs w:val="20"/>
                <w:lang w:val="en-GB"/>
              </w:rPr>
            </w:pPr>
            <w:proofErr w:type="spellStart"/>
            <w:ins w:id="5614" w:author="Dylan Van Aswegen" w:date="2024-07-12T00:06:00Z" w16du:dateUtc="2024-07-11T22:06:00Z">
              <w:r>
                <w:rPr>
                  <w:rFonts w:ascii="Arial" w:hAnsi="Arial" w:cs="Arial"/>
                  <w:sz w:val="20"/>
                  <w:szCs w:val="20"/>
                  <w:lang w:val="en-GB"/>
                </w:rPr>
                <w:t>TextField</w:t>
              </w:r>
              <w:proofErr w:type="spellEnd"/>
            </w:ins>
          </w:p>
        </w:tc>
        <w:tc>
          <w:tcPr>
            <w:tcW w:w="1673" w:type="dxa"/>
          </w:tcPr>
          <w:p w14:paraId="0D4D18A3" w14:textId="77777777" w:rsidR="004B646B" w:rsidRDefault="004B646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615" w:author="Dylan Van Aswegen" w:date="2024-07-12T00:06:00Z" w16du:dateUtc="2024-07-11T22:06:00Z"/>
                <w:rFonts w:ascii="Arial" w:hAnsi="Arial" w:cs="Arial"/>
                <w:sz w:val="20"/>
                <w:szCs w:val="20"/>
                <w:lang w:val="en-GB"/>
              </w:rPr>
            </w:pPr>
            <w:ins w:id="5616" w:author="Dylan Van Aswegen" w:date="2024-07-12T00:06:00Z" w16du:dateUtc="2024-07-11T22:06:00Z">
              <w:r>
                <w:rPr>
                  <w:rFonts w:ascii="Arial" w:hAnsi="Arial" w:cs="Arial"/>
                  <w:sz w:val="20"/>
                  <w:szCs w:val="20"/>
                  <w:lang w:val="en-GB"/>
                </w:rPr>
                <w:t>String</w:t>
              </w:r>
            </w:ins>
          </w:p>
        </w:tc>
        <w:tc>
          <w:tcPr>
            <w:tcW w:w="3735" w:type="dxa"/>
          </w:tcPr>
          <w:p w14:paraId="61B6DC23" w14:textId="4C6B2167" w:rsidR="004B646B" w:rsidRDefault="004B646B"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617" w:author="Dylan Van Aswegen" w:date="2024-07-12T00:06:00Z" w16du:dateUtc="2024-07-11T22:06:00Z"/>
                <w:rFonts w:ascii="Arial" w:hAnsi="Arial" w:cs="Arial"/>
                <w:sz w:val="20"/>
                <w:szCs w:val="20"/>
                <w:lang w:val="en-GB"/>
              </w:rPr>
            </w:pPr>
            <w:ins w:id="5618" w:author="Dylan Van Aswegen" w:date="2024-07-12T00:09:00Z" w16du:dateUtc="2024-07-11T22:09:00Z">
              <w:r>
                <w:rPr>
                  <w:rFonts w:ascii="Arial" w:hAnsi="Arial" w:cs="Arial"/>
                  <w:sz w:val="20"/>
                  <w:szCs w:val="20"/>
                  <w:lang w:val="en-GB"/>
                </w:rPr>
                <w:t>This column will contain the GoCardless mandate ID.</w:t>
              </w:r>
            </w:ins>
          </w:p>
        </w:tc>
      </w:tr>
      <w:tr w:rsidR="004B646B" w14:paraId="375DE33A" w14:textId="77777777" w:rsidTr="00B85F07">
        <w:trPr>
          <w:ins w:id="5619" w:author="Dylan Van Aswegen" w:date="2024-07-12T00:06:00Z"/>
        </w:trPr>
        <w:tc>
          <w:tcPr>
            <w:cnfStyle w:val="001000000000" w:firstRow="0" w:lastRow="0" w:firstColumn="1" w:lastColumn="0" w:oddVBand="0" w:evenVBand="0" w:oddHBand="0" w:evenHBand="0" w:firstRowFirstColumn="0" w:firstRowLastColumn="0" w:lastRowFirstColumn="0" w:lastRowLastColumn="0"/>
            <w:tcW w:w="1550" w:type="dxa"/>
          </w:tcPr>
          <w:p w14:paraId="4665E520" w14:textId="4BBB9B8B" w:rsidR="004B646B" w:rsidRDefault="004B646B" w:rsidP="004B646B">
            <w:pPr>
              <w:spacing w:line="360" w:lineRule="auto"/>
              <w:jc w:val="both"/>
              <w:rPr>
                <w:ins w:id="5620" w:author="Dylan Van Aswegen" w:date="2024-07-12T00:06:00Z" w16du:dateUtc="2024-07-11T22:06:00Z"/>
                <w:rFonts w:ascii="Arial" w:hAnsi="Arial" w:cs="Arial"/>
                <w:sz w:val="20"/>
                <w:szCs w:val="20"/>
                <w:lang w:val="en-GB"/>
              </w:rPr>
            </w:pPr>
            <w:ins w:id="5621" w:author="Dylan Van Aswegen" w:date="2024-07-12T00:06:00Z" w16du:dateUtc="2024-07-11T22:06:00Z">
              <w:r>
                <w:rPr>
                  <w:rFonts w:ascii="Arial" w:hAnsi="Arial" w:cs="Arial"/>
                  <w:sz w:val="20"/>
                  <w:szCs w:val="20"/>
                  <w:lang w:val="en-GB"/>
                </w:rPr>
                <w:t>GoCardless User</w:t>
              </w:r>
            </w:ins>
          </w:p>
        </w:tc>
        <w:tc>
          <w:tcPr>
            <w:tcW w:w="1264" w:type="dxa"/>
          </w:tcPr>
          <w:p w14:paraId="4E13E3E1" w14:textId="5D3DB401" w:rsidR="004B646B" w:rsidRDefault="004B646B"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622" w:author="Dylan Van Aswegen" w:date="2024-07-12T00:06:00Z" w16du:dateUtc="2024-07-11T22:06:00Z"/>
                <w:rFonts w:ascii="Arial" w:hAnsi="Arial" w:cs="Arial"/>
                <w:sz w:val="20"/>
                <w:szCs w:val="20"/>
                <w:lang w:val="en-GB"/>
              </w:rPr>
            </w:pPr>
            <w:proofErr w:type="spellStart"/>
            <w:ins w:id="5623" w:author="Dylan Van Aswegen" w:date="2024-07-12T00:09:00Z" w16du:dateUtc="2024-07-11T22:09:00Z">
              <w:r>
                <w:rPr>
                  <w:rFonts w:ascii="Arial" w:hAnsi="Arial" w:cs="Arial"/>
                  <w:sz w:val="20"/>
                  <w:szCs w:val="20"/>
                  <w:lang w:val="en-GB"/>
                </w:rPr>
                <w:t>TextField</w:t>
              </w:r>
            </w:ins>
            <w:proofErr w:type="spellEnd"/>
          </w:p>
        </w:tc>
        <w:tc>
          <w:tcPr>
            <w:tcW w:w="1673" w:type="dxa"/>
          </w:tcPr>
          <w:p w14:paraId="6C19FC23" w14:textId="232F6B79" w:rsidR="004B646B" w:rsidRDefault="004B646B"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624" w:author="Dylan Van Aswegen" w:date="2024-07-12T00:06:00Z" w16du:dateUtc="2024-07-11T22:06:00Z"/>
                <w:rFonts w:ascii="Arial" w:hAnsi="Arial" w:cs="Arial"/>
                <w:sz w:val="20"/>
                <w:szCs w:val="20"/>
                <w:lang w:val="en-GB"/>
              </w:rPr>
            </w:pPr>
            <w:ins w:id="5625" w:author="Dylan Van Aswegen" w:date="2024-07-12T00:09:00Z" w16du:dateUtc="2024-07-11T22:09:00Z">
              <w:r>
                <w:rPr>
                  <w:rFonts w:ascii="Arial" w:hAnsi="Arial" w:cs="Arial"/>
                  <w:sz w:val="20"/>
                  <w:szCs w:val="20"/>
                  <w:lang w:val="en-GB"/>
                </w:rPr>
                <w:t>String</w:t>
              </w:r>
            </w:ins>
          </w:p>
        </w:tc>
        <w:tc>
          <w:tcPr>
            <w:tcW w:w="3735" w:type="dxa"/>
          </w:tcPr>
          <w:p w14:paraId="3BEABCE8" w14:textId="7EA6A28C" w:rsidR="004B646B" w:rsidRDefault="004B646B"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626" w:author="Dylan Van Aswegen" w:date="2024-07-12T00:06:00Z" w16du:dateUtc="2024-07-11T22:06:00Z"/>
                <w:rFonts w:ascii="Arial" w:hAnsi="Arial" w:cs="Arial"/>
                <w:sz w:val="20"/>
                <w:szCs w:val="20"/>
                <w:lang w:val="en-GB"/>
              </w:rPr>
            </w:pPr>
            <w:ins w:id="5627" w:author="Dylan Van Aswegen" w:date="2024-07-12T00:10:00Z" w16du:dateUtc="2024-07-11T22:10:00Z">
              <w:r>
                <w:rPr>
                  <w:rFonts w:ascii="Arial" w:hAnsi="Arial" w:cs="Arial"/>
                  <w:sz w:val="20"/>
                  <w:szCs w:val="20"/>
                  <w:lang w:val="en-GB"/>
                </w:rPr>
                <w:t xml:space="preserve">This column will contain the name and email address the user used for GoCardless. </w:t>
              </w:r>
            </w:ins>
          </w:p>
        </w:tc>
      </w:tr>
      <w:tr w:rsidR="004B646B" w14:paraId="2A5C2AEF" w14:textId="77777777" w:rsidTr="00B85F07">
        <w:trPr>
          <w:cnfStyle w:val="000000100000" w:firstRow="0" w:lastRow="0" w:firstColumn="0" w:lastColumn="0" w:oddVBand="0" w:evenVBand="0" w:oddHBand="1" w:evenHBand="0" w:firstRowFirstColumn="0" w:firstRowLastColumn="0" w:lastRowFirstColumn="0" w:lastRowLastColumn="0"/>
          <w:ins w:id="5628" w:author="Dylan Van Aswegen" w:date="2024-07-12T00:06:00Z"/>
        </w:trPr>
        <w:tc>
          <w:tcPr>
            <w:cnfStyle w:val="001000000000" w:firstRow="0" w:lastRow="0" w:firstColumn="1" w:lastColumn="0" w:oddVBand="0" w:evenVBand="0" w:oddHBand="0" w:evenHBand="0" w:firstRowFirstColumn="0" w:firstRowLastColumn="0" w:lastRowFirstColumn="0" w:lastRowLastColumn="0"/>
            <w:tcW w:w="1550" w:type="dxa"/>
          </w:tcPr>
          <w:p w14:paraId="27360C8E" w14:textId="412FA596" w:rsidR="004B646B" w:rsidRDefault="004B646B" w:rsidP="004B646B">
            <w:pPr>
              <w:spacing w:line="360" w:lineRule="auto"/>
              <w:jc w:val="both"/>
              <w:rPr>
                <w:ins w:id="5629" w:author="Dylan Van Aswegen" w:date="2024-07-12T00:06:00Z" w16du:dateUtc="2024-07-11T22:06:00Z"/>
                <w:rFonts w:ascii="Arial" w:hAnsi="Arial" w:cs="Arial"/>
                <w:sz w:val="20"/>
                <w:szCs w:val="20"/>
                <w:lang w:val="en-GB"/>
              </w:rPr>
            </w:pPr>
            <w:ins w:id="5630" w:author="Dylan Van Aswegen" w:date="2024-07-12T00:07:00Z" w16du:dateUtc="2024-07-11T22:07:00Z">
              <w:r>
                <w:rPr>
                  <w:rFonts w:ascii="Arial" w:hAnsi="Arial" w:cs="Arial"/>
                  <w:sz w:val="20"/>
                  <w:szCs w:val="20"/>
                  <w:lang w:val="en-GB"/>
                </w:rPr>
                <w:t xml:space="preserve">Setup Date </w:t>
              </w:r>
            </w:ins>
          </w:p>
        </w:tc>
        <w:tc>
          <w:tcPr>
            <w:tcW w:w="1264" w:type="dxa"/>
          </w:tcPr>
          <w:p w14:paraId="5F8C6D3D" w14:textId="017D489E" w:rsidR="004B646B" w:rsidRDefault="004B646B" w:rsidP="004B646B">
            <w:pPr>
              <w:spacing w:line="360" w:lineRule="auto"/>
              <w:jc w:val="both"/>
              <w:cnfStyle w:val="000000100000" w:firstRow="0" w:lastRow="0" w:firstColumn="0" w:lastColumn="0" w:oddVBand="0" w:evenVBand="0" w:oddHBand="1" w:evenHBand="0" w:firstRowFirstColumn="0" w:firstRowLastColumn="0" w:lastRowFirstColumn="0" w:lastRowLastColumn="0"/>
              <w:rPr>
                <w:ins w:id="5631" w:author="Dylan Van Aswegen" w:date="2024-07-12T00:06:00Z" w16du:dateUtc="2024-07-11T22:06:00Z"/>
                <w:rFonts w:ascii="Arial" w:hAnsi="Arial" w:cs="Arial"/>
                <w:sz w:val="20"/>
                <w:szCs w:val="20"/>
                <w:lang w:val="en-GB"/>
              </w:rPr>
            </w:pPr>
            <w:proofErr w:type="spellStart"/>
            <w:ins w:id="5632" w:author="Dylan Van Aswegen" w:date="2024-07-12T00:09:00Z" w16du:dateUtc="2024-07-11T22:09:00Z">
              <w:r>
                <w:rPr>
                  <w:rFonts w:ascii="Arial" w:hAnsi="Arial" w:cs="Arial"/>
                  <w:sz w:val="20"/>
                  <w:szCs w:val="20"/>
                  <w:lang w:val="en-GB"/>
                </w:rPr>
                <w:t>TextField</w:t>
              </w:r>
            </w:ins>
            <w:proofErr w:type="spellEnd"/>
          </w:p>
        </w:tc>
        <w:tc>
          <w:tcPr>
            <w:tcW w:w="1673" w:type="dxa"/>
          </w:tcPr>
          <w:p w14:paraId="2947AC35" w14:textId="3E5796E3" w:rsidR="004B646B" w:rsidRDefault="004B646B" w:rsidP="004B646B">
            <w:pPr>
              <w:spacing w:line="360" w:lineRule="auto"/>
              <w:jc w:val="both"/>
              <w:cnfStyle w:val="000000100000" w:firstRow="0" w:lastRow="0" w:firstColumn="0" w:lastColumn="0" w:oddVBand="0" w:evenVBand="0" w:oddHBand="1" w:evenHBand="0" w:firstRowFirstColumn="0" w:firstRowLastColumn="0" w:lastRowFirstColumn="0" w:lastRowLastColumn="0"/>
              <w:rPr>
                <w:ins w:id="5633" w:author="Dylan Van Aswegen" w:date="2024-07-12T00:06:00Z" w16du:dateUtc="2024-07-11T22:06:00Z"/>
                <w:rFonts w:ascii="Arial" w:hAnsi="Arial" w:cs="Arial"/>
                <w:sz w:val="20"/>
                <w:szCs w:val="20"/>
                <w:lang w:val="en-GB"/>
              </w:rPr>
            </w:pPr>
            <w:ins w:id="5634" w:author="Dylan Van Aswegen" w:date="2024-07-12T00:09:00Z" w16du:dateUtc="2024-07-11T22:09:00Z">
              <w:r>
                <w:rPr>
                  <w:rFonts w:ascii="Arial" w:hAnsi="Arial" w:cs="Arial"/>
                  <w:sz w:val="20"/>
                  <w:szCs w:val="20"/>
                  <w:lang w:val="en-GB"/>
                </w:rPr>
                <w:t>String</w:t>
              </w:r>
            </w:ins>
          </w:p>
        </w:tc>
        <w:tc>
          <w:tcPr>
            <w:tcW w:w="3735" w:type="dxa"/>
          </w:tcPr>
          <w:p w14:paraId="3DA62813" w14:textId="31C7A52E" w:rsidR="004B646B" w:rsidRDefault="004B646B" w:rsidP="004B646B">
            <w:pPr>
              <w:spacing w:line="360" w:lineRule="auto"/>
              <w:jc w:val="both"/>
              <w:cnfStyle w:val="000000100000" w:firstRow="0" w:lastRow="0" w:firstColumn="0" w:lastColumn="0" w:oddVBand="0" w:evenVBand="0" w:oddHBand="1" w:evenHBand="0" w:firstRowFirstColumn="0" w:firstRowLastColumn="0" w:lastRowFirstColumn="0" w:lastRowLastColumn="0"/>
              <w:rPr>
                <w:ins w:id="5635" w:author="Dylan Van Aswegen" w:date="2024-07-12T00:06:00Z" w16du:dateUtc="2024-07-11T22:06:00Z"/>
                <w:rFonts w:ascii="Arial" w:hAnsi="Arial" w:cs="Arial"/>
                <w:sz w:val="20"/>
                <w:szCs w:val="20"/>
                <w:lang w:val="en-GB"/>
              </w:rPr>
            </w:pPr>
            <w:ins w:id="5636" w:author="Dylan Van Aswegen" w:date="2024-07-12T00:10:00Z" w16du:dateUtc="2024-07-11T22:10:00Z">
              <w:r>
                <w:rPr>
                  <w:rFonts w:ascii="Arial" w:hAnsi="Arial" w:cs="Arial"/>
                  <w:sz w:val="20"/>
                  <w:szCs w:val="20"/>
                  <w:lang w:val="en-GB"/>
                </w:rPr>
                <w:t xml:space="preserve">This column will contain the date that the user set up the mandate on GoCardless. </w:t>
              </w:r>
            </w:ins>
          </w:p>
        </w:tc>
      </w:tr>
      <w:tr w:rsidR="004B646B" w14:paraId="4838CC6B" w14:textId="77777777" w:rsidTr="00B85F07">
        <w:trPr>
          <w:ins w:id="5637" w:author="Dylan Van Aswegen" w:date="2024-07-12T00:06:00Z"/>
        </w:trPr>
        <w:tc>
          <w:tcPr>
            <w:cnfStyle w:val="001000000000" w:firstRow="0" w:lastRow="0" w:firstColumn="1" w:lastColumn="0" w:oddVBand="0" w:evenVBand="0" w:oddHBand="0" w:evenHBand="0" w:firstRowFirstColumn="0" w:firstRowLastColumn="0" w:lastRowFirstColumn="0" w:lastRowLastColumn="0"/>
            <w:tcW w:w="1550" w:type="dxa"/>
          </w:tcPr>
          <w:p w14:paraId="652263A4" w14:textId="5BCC9A66" w:rsidR="004B646B" w:rsidRDefault="004B646B" w:rsidP="004B646B">
            <w:pPr>
              <w:spacing w:line="360" w:lineRule="auto"/>
              <w:jc w:val="both"/>
              <w:rPr>
                <w:ins w:id="5638" w:author="Dylan Van Aswegen" w:date="2024-07-12T00:06:00Z" w16du:dateUtc="2024-07-11T22:06:00Z"/>
                <w:rFonts w:ascii="Arial" w:hAnsi="Arial" w:cs="Arial"/>
                <w:sz w:val="20"/>
                <w:szCs w:val="20"/>
                <w:lang w:val="en-GB"/>
              </w:rPr>
            </w:pPr>
            <w:ins w:id="5639" w:author="Dylan Van Aswegen" w:date="2024-07-12T00:07:00Z" w16du:dateUtc="2024-07-11T22:07:00Z">
              <w:r>
                <w:rPr>
                  <w:rFonts w:ascii="Arial" w:hAnsi="Arial" w:cs="Arial"/>
                  <w:sz w:val="20"/>
                  <w:szCs w:val="20"/>
                  <w:lang w:val="en-GB"/>
                </w:rPr>
                <w:t>Status</w:t>
              </w:r>
            </w:ins>
          </w:p>
        </w:tc>
        <w:tc>
          <w:tcPr>
            <w:tcW w:w="1264" w:type="dxa"/>
          </w:tcPr>
          <w:p w14:paraId="73556B62" w14:textId="4BE181B7" w:rsidR="004B646B" w:rsidRDefault="004B646B"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640" w:author="Dylan Van Aswegen" w:date="2024-07-12T00:06:00Z" w16du:dateUtc="2024-07-11T22:06:00Z"/>
                <w:rFonts w:ascii="Arial" w:hAnsi="Arial" w:cs="Arial"/>
                <w:sz w:val="20"/>
                <w:szCs w:val="20"/>
                <w:lang w:val="en-GB"/>
              </w:rPr>
            </w:pPr>
            <w:proofErr w:type="spellStart"/>
            <w:ins w:id="5641" w:author="Dylan Van Aswegen" w:date="2024-07-12T00:09:00Z" w16du:dateUtc="2024-07-11T22:09:00Z">
              <w:r>
                <w:rPr>
                  <w:rFonts w:ascii="Arial" w:hAnsi="Arial" w:cs="Arial"/>
                  <w:sz w:val="20"/>
                  <w:szCs w:val="20"/>
                  <w:lang w:val="en-GB"/>
                </w:rPr>
                <w:t>TextField</w:t>
              </w:r>
            </w:ins>
            <w:proofErr w:type="spellEnd"/>
          </w:p>
        </w:tc>
        <w:tc>
          <w:tcPr>
            <w:tcW w:w="1673" w:type="dxa"/>
          </w:tcPr>
          <w:p w14:paraId="2F058284" w14:textId="253A2139" w:rsidR="004B646B" w:rsidRDefault="004B646B"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642" w:author="Dylan Van Aswegen" w:date="2024-07-12T00:06:00Z" w16du:dateUtc="2024-07-11T22:06:00Z"/>
                <w:rFonts w:ascii="Arial" w:hAnsi="Arial" w:cs="Arial"/>
                <w:sz w:val="20"/>
                <w:szCs w:val="20"/>
                <w:lang w:val="en-GB"/>
              </w:rPr>
            </w:pPr>
            <w:ins w:id="5643" w:author="Dylan Van Aswegen" w:date="2024-07-12T00:09:00Z" w16du:dateUtc="2024-07-11T22:09:00Z">
              <w:r>
                <w:rPr>
                  <w:rFonts w:ascii="Arial" w:hAnsi="Arial" w:cs="Arial"/>
                  <w:sz w:val="20"/>
                  <w:szCs w:val="20"/>
                  <w:lang w:val="en-GB"/>
                </w:rPr>
                <w:t>String</w:t>
              </w:r>
            </w:ins>
          </w:p>
        </w:tc>
        <w:tc>
          <w:tcPr>
            <w:tcW w:w="3735" w:type="dxa"/>
          </w:tcPr>
          <w:p w14:paraId="016CDBCC" w14:textId="7DAE960D" w:rsidR="004B646B" w:rsidRDefault="00E4787D" w:rsidP="004B646B">
            <w:pPr>
              <w:spacing w:line="360" w:lineRule="auto"/>
              <w:jc w:val="both"/>
              <w:cnfStyle w:val="000000000000" w:firstRow="0" w:lastRow="0" w:firstColumn="0" w:lastColumn="0" w:oddVBand="0" w:evenVBand="0" w:oddHBand="0" w:evenHBand="0" w:firstRowFirstColumn="0" w:firstRowLastColumn="0" w:lastRowFirstColumn="0" w:lastRowLastColumn="0"/>
              <w:rPr>
                <w:ins w:id="5644" w:author="Dylan Van Aswegen" w:date="2024-07-12T00:06:00Z" w16du:dateUtc="2024-07-11T22:06:00Z"/>
                <w:rFonts w:ascii="Arial" w:hAnsi="Arial" w:cs="Arial"/>
                <w:sz w:val="20"/>
                <w:szCs w:val="20"/>
                <w:lang w:val="en-GB"/>
              </w:rPr>
            </w:pPr>
            <w:ins w:id="5645" w:author="Dylan Van Aswegen" w:date="2024-07-12T00:11:00Z" w16du:dateUtc="2024-07-11T22:11:00Z">
              <w:r>
                <w:rPr>
                  <w:rFonts w:ascii="Arial" w:hAnsi="Arial" w:cs="Arial"/>
                  <w:sz w:val="20"/>
                  <w:szCs w:val="20"/>
                  <w:lang w:val="en-GB"/>
                </w:rPr>
                <w:t xml:space="preserve">This column will contain the status of the GoCardless Mandate. If the status is cancelled, the date that the mandate was cancelled should be displayed in brackets. </w:t>
              </w:r>
            </w:ins>
          </w:p>
        </w:tc>
      </w:tr>
      <w:tr w:rsidR="004B646B" w14:paraId="7DCFC021" w14:textId="77777777" w:rsidTr="00B85F07">
        <w:trPr>
          <w:cnfStyle w:val="000000100000" w:firstRow="0" w:lastRow="0" w:firstColumn="0" w:lastColumn="0" w:oddVBand="0" w:evenVBand="0" w:oddHBand="1" w:evenHBand="0" w:firstRowFirstColumn="0" w:firstRowLastColumn="0" w:lastRowFirstColumn="0" w:lastRowLastColumn="0"/>
          <w:ins w:id="5646" w:author="Dylan Van Aswegen" w:date="2024-07-12T00:09:00Z"/>
        </w:trPr>
        <w:tc>
          <w:tcPr>
            <w:cnfStyle w:val="001000000000" w:firstRow="0" w:lastRow="0" w:firstColumn="1" w:lastColumn="0" w:oddVBand="0" w:evenVBand="0" w:oddHBand="0" w:evenHBand="0" w:firstRowFirstColumn="0" w:firstRowLastColumn="0" w:lastRowFirstColumn="0" w:lastRowLastColumn="0"/>
            <w:tcW w:w="1550" w:type="dxa"/>
          </w:tcPr>
          <w:p w14:paraId="797D58FD" w14:textId="17C6E3BB" w:rsidR="004B646B" w:rsidRDefault="004B646B" w:rsidP="004B646B">
            <w:pPr>
              <w:spacing w:line="360" w:lineRule="auto"/>
              <w:jc w:val="both"/>
              <w:rPr>
                <w:ins w:id="5647" w:author="Dylan Van Aswegen" w:date="2024-07-12T00:09:00Z" w16du:dateUtc="2024-07-11T22:09:00Z"/>
                <w:rFonts w:ascii="Arial" w:hAnsi="Arial" w:cs="Arial"/>
                <w:sz w:val="20"/>
                <w:szCs w:val="20"/>
                <w:lang w:val="en-GB"/>
              </w:rPr>
            </w:pPr>
            <w:ins w:id="5648" w:author="Dylan Van Aswegen" w:date="2024-07-12T00:09:00Z" w16du:dateUtc="2024-07-11T22:09:00Z">
              <w:r>
                <w:rPr>
                  <w:rFonts w:ascii="Arial" w:hAnsi="Arial" w:cs="Arial"/>
                  <w:sz w:val="20"/>
                  <w:szCs w:val="20"/>
                  <w:lang w:val="en-GB"/>
                </w:rPr>
                <w:t xml:space="preserve">Cancellation Link </w:t>
              </w:r>
            </w:ins>
          </w:p>
        </w:tc>
        <w:tc>
          <w:tcPr>
            <w:tcW w:w="1264" w:type="dxa"/>
          </w:tcPr>
          <w:p w14:paraId="58CBD945" w14:textId="1E4FD532" w:rsidR="004B646B" w:rsidRDefault="004B646B" w:rsidP="004B646B">
            <w:pPr>
              <w:spacing w:line="360" w:lineRule="auto"/>
              <w:jc w:val="both"/>
              <w:cnfStyle w:val="000000100000" w:firstRow="0" w:lastRow="0" w:firstColumn="0" w:lastColumn="0" w:oddVBand="0" w:evenVBand="0" w:oddHBand="1" w:evenHBand="0" w:firstRowFirstColumn="0" w:firstRowLastColumn="0" w:lastRowFirstColumn="0" w:lastRowLastColumn="0"/>
              <w:rPr>
                <w:ins w:id="5649" w:author="Dylan Van Aswegen" w:date="2024-07-12T00:09:00Z" w16du:dateUtc="2024-07-11T22:09:00Z"/>
                <w:rFonts w:ascii="Arial" w:hAnsi="Arial" w:cs="Arial"/>
                <w:sz w:val="20"/>
                <w:szCs w:val="20"/>
                <w:lang w:val="en-GB"/>
              </w:rPr>
            </w:pPr>
            <w:ins w:id="5650" w:author="Dylan Van Aswegen" w:date="2024-07-12T00:09:00Z" w16du:dateUtc="2024-07-11T22:09:00Z">
              <w:r>
                <w:rPr>
                  <w:rFonts w:ascii="Arial" w:hAnsi="Arial" w:cs="Arial"/>
                  <w:sz w:val="20"/>
                  <w:szCs w:val="20"/>
                  <w:lang w:val="en-GB"/>
                </w:rPr>
                <w:t>Link</w:t>
              </w:r>
            </w:ins>
          </w:p>
        </w:tc>
        <w:tc>
          <w:tcPr>
            <w:tcW w:w="1673" w:type="dxa"/>
          </w:tcPr>
          <w:p w14:paraId="1F5B138B" w14:textId="77777777" w:rsidR="004B646B" w:rsidRDefault="004B646B" w:rsidP="004B646B">
            <w:pPr>
              <w:spacing w:line="360" w:lineRule="auto"/>
              <w:jc w:val="both"/>
              <w:cnfStyle w:val="000000100000" w:firstRow="0" w:lastRow="0" w:firstColumn="0" w:lastColumn="0" w:oddVBand="0" w:evenVBand="0" w:oddHBand="1" w:evenHBand="0" w:firstRowFirstColumn="0" w:firstRowLastColumn="0" w:lastRowFirstColumn="0" w:lastRowLastColumn="0"/>
              <w:rPr>
                <w:ins w:id="5651" w:author="Dylan Van Aswegen" w:date="2024-07-12T00:09:00Z" w16du:dateUtc="2024-07-11T22:09:00Z"/>
                <w:rFonts w:ascii="Arial" w:hAnsi="Arial" w:cs="Arial"/>
                <w:sz w:val="20"/>
                <w:szCs w:val="20"/>
                <w:lang w:val="en-GB"/>
              </w:rPr>
            </w:pPr>
          </w:p>
        </w:tc>
        <w:tc>
          <w:tcPr>
            <w:tcW w:w="3735" w:type="dxa"/>
          </w:tcPr>
          <w:p w14:paraId="04098F6B" w14:textId="0C47930F" w:rsidR="004B646B" w:rsidRDefault="004C1EFB" w:rsidP="004B646B">
            <w:pPr>
              <w:spacing w:line="360" w:lineRule="auto"/>
              <w:jc w:val="both"/>
              <w:cnfStyle w:val="000000100000" w:firstRow="0" w:lastRow="0" w:firstColumn="0" w:lastColumn="0" w:oddVBand="0" w:evenVBand="0" w:oddHBand="1" w:evenHBand="0" w:firstRowFirstColumn="0" w:firstRowLastColumn="0" w:lastRowFirstColumn="0" w:lastRowLastColumn="0"/>
              <w:rPr>
                <w:ins w:id="5652" w:author="Dylan Van Aswegen" w:date="2024-07-12T00:09:00Z" w16du:dateUtc="2024-07-11T22:09:00Z"/>
                <w:rFonts w:ascii="Arial" w:hAnsi="Arial" w:cs="Arial"/>
                <w:sz w:val="20"/>
                <w:szCs w:val="20"/>
                <w:lang w:val="en-GB"/>
              </w:rPr>
            </w:pPr>
            <w:ins w:id="5653" w:author="Dylan Van Aswegen" w:date="2024-07-12T00:11:00Z" w16du:dateUtc="2024-07-11T22:11:00Z">
              <w:r>
                <w:rPr>
                  <w:rFonts w:ascii="Arial" w:hAnsi="Arial" w:cs="Arial"/>
                  <w:sz w:val="20"/>
                  <w:szCs w:val="20"/>
                  <w:lang w:val="en-GB"/>
                </w:rPr>
                <w:t>This column</w:t>
              </w:r>
            </w:ins>
            <w:ins w:id="5654" w:author="Dylan Van Aswegen" w:date="2024-07-12T00:12:00Z" w16du:dateUtc="2024-07-11T22:12:00Z">
              <w:r>
                <w:rPr>
                  <w:rFonts w:ascii="Arial" w:hAnsi="Arial" w:cs="Arial"/>
                  <w:sz w:val="20"/>
                  <w:szCs w:val="20"/>
                  <w:lang w:val="en-GB"/>
                </w:rPr>
                <w:t xml:space="preserve"> should be populated with a link to cancel the GoCardless mandate. Once clicked, the application should display a warning message to the user. If the user confirms that they want to cancel, an API</w:t>
              </w:r>
            </w:ins>
            <w:ins w:id="5655" w:author="Dylan Van Aswegen" w:date="2024-07-12T00:13:00Z" w16du:dateUtc="2024-07-11T22:13:00Z">
              <w:r>
                <w:rPr>
                  <w:rFonts w:ascii="Arial" w:hAnsi="Arial" w:cs="Arial"/>
                  <w:sz w:val="20"/>
                  <w:szCs w:val="20"/>
                  <w:lang w:val="en-GB"/>
                </w:rPr>
                <w:t xml:space="preserve"> call will be triggered to GoCardless to cancel the mandate. </w:t>
              </w:r>
            </w:ins>
          </w:p>
        </w:tc>
      </w:tr>
    </w:tbl>
    <w:p w14:paraId="5D7C6698" w14:textId="77777777" w:rsidR="002A6B29" w:rsidRDefault="002A6B29" w:rsidP="002A6B29">
      <w:pPr>
        <w:rPr>
          <w:ins w:id="5656" w:author="Dylan Van Aswegen" w:date="2024-07-12T00:13:00Z" w16du:dateUtc="2024-07-11T22:13:00Z"/>
          <w:lang w:val="en-GB"/>
        </w:rPr>
      </w:pPr>
    </w:p>
    <w:p w14:paraId="0D3F9659" w14:textId="4E3469B3" w:rsidR="00F04201" w:rsidRDefault="00F04201" w:rsidP="002A6B29">
      <w:pPr>
        <w:rPr>
          <w:ins w:id="5657" w:author="Dylan Van Aswegen" w:date="2024-07-12T00:16:00Z" w16du:dateUtc="2024-07-11T22:16:00Z"/>
          <w:lang w:val="en-GB"/>
        </w:rPr>
      </w:pPr>
      <w:ins w:id="5658" w:author="Dylan Van Aswegen" w:date="2024-07-12T00:13:00Z" w16du:dateUtc="2024-07-11T22:13:00Z">
        <w:r>
          <w:rPr>
            <w:lang w:val="en-GB"/>
          </w:rPr>
          <w:t xml:space="preserve">For </w:t>
        </w:r>
      </w:ins>
      <w:ins w:id="5659" w:author="Dylan Van Aswegen" w:date="2024-07-12T00:16:00Z" w16du:dateUtc="2024-07-11T22:16:00Z">
        <w:r>
          <w:rPr>
            <w:lang w:val="en-GB"/>
          </w:rPr>
          <w:t xml:space="preserve">Bank Transfer the table will consist of: </w:t>
        </w:r>
      </w:ins>
    </w:p>
    <w:tbl>
      <w:tblPr>
        <w:tblStyle w:val="GridTable4-Accent1"/>
        <w:tblW w:w="8222" w:type="dxa"/>
        <w:tblInd w:w="-714" w:type="dxa"/>
        <w:tblLook w:val="04A0" w:firstRow="1" w:lastRow="0" w:firstColumn="1" w:lastColumn="0" w:noHBand="0" w:noVBand="1"/>
      </w:tblPr>
      <w:tblGrid>
        <w:gridCol w:w="1550"/>
        <w:gridCol w:w="1264"/>
        <w:gridCol w:w="1673"/>
        <w:gridCol w:w="3735"/>
      </w:tblGrid>
      <w:tr w:rsidR="00F04201" w14:paraId="23811D8F" w14:textId="77777777" w:rsidTr="00B85F07">
        <w:trPr>
          <w:cnfStyle w:val="100000000000" w:firstRow="1" w:lastRow="0" w:firstColumn="0" w:lastColumn="0" w:oddVBand="0" w:evenVBand="0" w:oddHBand="0" w:evenHBand="0" w:firstRowFirstColumn="0" w:firstRowLastColumn="0" w:lastRowFirstColumn="0" w:lastRowLastColumn="0"/>
          <w:tblHeader/>
          <w:ins w:id="5660" w:author="Dylan Van Aswegen" w:date="2024-07-12T00:17:00Z"/>
        </w:trPr>
        <w:tc>
          <w:tcPr>
            <w:cnfStyle w:val="001000000000" w:firstRow="0" w:lastRow="0" w:firstColumn="1" w:lastColumn="0" w:oddVBand="0" w:evenVBand="0" w:oddHBand="0" w:evenHBand="0" w:firstRowFirstColumn="0" w:firstRowLastColumn="0" w:lastRowFirstColumn="0" w:lastRowLastColumn="0"/>
            <w:tcW w:w="1550" w:type="dxa"/>
            <w:shd w:val="clear" w:color="auto" w:fill="002060"/>
          </w:tcPr>
          <w:p w14:paraId="518DE55D" w14:textId="77777777" w:rsidR="00F04201" w:rsidRDefault="00F04201" w:rsidP="00B85F07">
            <w:pPr>
              <w:spacing w:line="360" w:lineRule="auto"/>
              <w:jc w:val="both"/>
              <w:rPr>
                <w:ins w:id="5661" w:author="Dylan Van Aswegen" w:date="2024-07-12T00:17:00Z" w16du:dateUtc="2024-07-11T22:17:00Z"/>
                <w:rFonts w:ascii="Arial" w:hAnsi="Arial" w:cs="Arial"/>
                <w:sz w:val="20"/>
                <w:szCs w:val="20"/>
                <w:lang w:val="en-GB"/>
              </w:rPr>
            </w:pPr>
            <w:ins w:id="5662" w:author="Dylan Van Aswegen" w:date="2024-07-12T00:17:00Z" w16du:dateUtc="2024-07-11T22:17:00Z">
              <w:r>
                <w:rPr>
                  <w:rFonts w:ascii="Arial" w:hAnsi="Arial" w:cs="Arial"/>
                  <w:sz w:val="20"/>
                  <w:szCs w:val="20"/>
                  <w:lang w:val="en-GB"/>
                </w:rPr>
                <w:t>Column Name</w:t>
              </w:r>
            </w:ins>
          </w:p>
        </w:tc>
        <w:tc>
          <w:tcPr>
            <w:tcW w:w="1264" w:type="dxa"/>
            <w:shd w:val="clear" w:color="auto" w:fill="002060"/>
          </w:tcPr>
          <w:p w14:paraId="4BA5111A" w14:textId="77777777" w:rsidR="00F04201" w:rsidRDefault="00F0420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663" w:author="Dylan Van Aswegen" w:date="2024-07-12T00:17:00Z" w16du:dateUtc="2024-07-11T22:17:00Z"/>
                <w:rFonts w:ascii="Arial" w:hAnsi="Arial" w:cs="Arial"/>
                <w:sz w:val="20"/>
                <w:szCs w:val="20"/>
                <w:lang w:val="en-GB"/>
              </w:rPr>
            </w:pPr>
            <w:ins w:id="5664" w:author="Dylan Van Aswegen" w:date="2024-07-12T00:17:00Z" w16du:dateUtc="2024-07-11T22:17:00Z">
              <w:r>
                <w:rPr>
                  <w:rFonts w:ascii="Arial" w:hAnsi="Arial" w:cs="Arial"/>
                  <w:sz w:val="20"/>
                  <w:szCs w:val="20"/>
                  <w:lang w:val="en-GB"/>
                </w:rPr>
                <w:t>Column Type</w:t>
              </w:r>
            </w:ins>
          </w:p>
        </w:tc>
        <w:tc>
          <w:tcPr>
            <w:tcW w:w="1673" w:type="dxa"/>
            <w:shd w:val="clear" w:color="auto" w:fill="002060"/>
          </w:tcPr>
          <w:p w14:paraId="168DF700" w14:textId="77777777" w:rsidR="00F04201" w:rsidRDefault="00F0420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665" w:author="Dylan Van Aswegen" w:date="2024-07-12T00:17:00Z" w16du:dateUtc="2024-07-11T22:17:00Z"/>
                <w:rFonts w:ascii="Arial" w:hAnsi="Arial" w:cs="Arial"/>
                <w:sz w:val="20"/>
                <w:szCs w:val="20"/>
                <w:lang w:val="en-GB"/>
              </w:rPr>
            </w:pPr>
            <w:ins w:id="5666" w:author="Dylan Van Aswegen" w:date="2024-07-12T00:17:00Z" w16du:dateUtc="2024-07-11T22:17:00Z">
              <w:r>
                <w:rPr>
                  <w:rFonts w:ascii="Arial" w:hAnsi="Arial" w:cs="Arial"/>
                  <w:sz w:val="20"/>
                  <w:szCs w:val="20"/>
                  <w:lang w:val="en-GB"/>
                </w:rPr>
                <w:t>Column Data Type</w:t>
              </w:r>
            </w:ins>
          </w:p>
        </w:tc>
        <w:tc>
          <w:tcPr>
            <w:tcW w:w="3735" w:type="dxa"/>
            <w:shd w:val="clear" w:color="auto" w:fill="002060"/>
          </w:tcPr>
          <w:p w14:paraId="5F498BB2" w14:textId="77777777" w:rsidR="00F04201" w:rsidRDefault="00F0420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667" w:author="Dylan Van Aswegen" w:date="2024-07-12T00:17:00Z" w16du:dateUtc="2024-07-11T22:17:00Z"/>
                <w:rFonts w:ascii="Arial" w:hAnsi="Arial" w:cs="Arial"/>
                <w:sz w:val="20"/>
                <w:szCs w:val="20"/>
                <w:lang w:val="en-GB"/>
              </w:rPr>
            </w:pPr>
            <w:ins w:id="5668" w:author="Dylan Van Aswegen" w:date="2024-07-12T00:17:00Z" w16du:dateUtc="2024-07-11T22:17:00Z">
              <w:r>
                <w:rPr>
                  <w:rFonts w:ascii="Arial" w:hAnsi="Arial" w:cs="Arial"/>
                  <w:sz w:val="20"/>
                  <w:szCs w:val="20"/>
                  <w:lang w:val="en-GB"/>
                </w:rPr>
                <w:t>Column Rules</w:t>
              </w:r>
            </w:ins>
          </w:p>
        </w:tc>
      </w:tr>
      <w:tr w:rsidR="00F04201" w14:paraId="04CAF755" w14:textId="77777777" w:rsidTr="00B85F07">
        <w:trPr>
          <w:cnfStyle w:val="000000100000" w:firstRow="0" w:lastRow="0" w:firstColumn="0" w:lastColumn="0" w:oddVBand="0" w:evenVBand="0" w:oddHBand="1" w:evenHBand="0" w:firstRowFirstColumn="0" w:firstRowLastColumn="0" w:lastRowFirstColumn="0" w:lastRowLastColumn="0"/>
          <w:ins w:id="5669" w:author="Dylan Van Aswegen" w:date="2024-07-12T00:18:00Z"/>
        </w:trPr>
        <w:tc>
          <w:tcPr>
            <w:cnfStyle w:val="001000000000" w:firstRow="0" w:lastRow="0" w:firstColumn="1" w:lastColumn="0" w:oddVBand="0" w:evenVBand="0" w:oddHBand="0" w:evenHBand="0" w:firstRowFirstColumn="0" w:firstRowLastColumn="0" w:lastRowFirstColumn="0" w:lastRowLastColumn="0"/>
            <w:tcW w:w="1550" w:type="dxa"/>
          </w:tcPr>
          <w:p w14:paraId="24A45562" w14:textId="6FD34A13" w:rsidR="00F04201" w:rsidRDefault="00F04201" w:rsidP="00F04201">
            <w:pPr>
              <w:spacing w:line="360" w:lineRule="auto"/>
              <w:jc w:val="both"/>
              <w:rPr>
                <w:ins w:id="5670" w:author="Dylan Van Aswegen" w:date="2024-07-12T00:18:00Z" w16du:dateUtc="2024-07-11T22:18:00Z"/>
                <w:rFonts w:ascii="Arial" w:hAnsi="Arial" w:cs="Arial"/>
                <w:sz w:val="20"/>
                <w:szCs w:val="20"/>
                <w:lang w:val="en-GB"/>
              </w:rPr>
            </w:pPr>
            <w:ins w:id="5671" w:author="Dylan Van Aswegen" w:date="2024-07-12T00:18:00Z" w16du:dateUtc="2024-07-11T22:18:00Z">
              <w:r>
                <w:rPr>
                  <w:rFonts w:ascii="Arial" w:hAnsi="Arial" w:cs="Arial"/>
                  <w:sz w:val="20"/>
                  <w:szCs w:val="20"/>
                  <w:lang w:val="en-GB"/>
                </w:rPr>
                <w:t>Payment Reference</w:t>
              </w:r>
            </w:ins>
          </w:p>
        </w:tc>
        <w:tc>
          <w:tcPr>
            <w:tcW w:w="1264" w:type="dxa"/>
          </w:tcPr>
          <w:p w14:paraId="4F6C529D" w14:textId="51D36B6F" w:rsidR="00F04201" w:rsidRDefault="00F04201" w:rsidP="00F04201">
            <w:pPr>
              <w:spacing w:line="360" w:lineRule="auto"/>
              <w:jc w:val="both"/>
              <w:cnfStyle w:val="000000100000" w:firstRow="0" w:lastRow="0" w:firstColumn="0" w:lastColumn="0" w:oddVBand="0" w:evenVBand="0" w:oddHBand="1" w:evenHBand="0" w:firstRowFirstColumn="0" w:firstRowLastColumn="0" w:lastRowFirstColumn="0" w:lastRowLastColumn="0"/>
              <w:rPr>
                <w:ins w:id="5672" w:author="Dylan Van Aswegen" w:date="2024-07-12T00:18:00Z" w16du:dateUtc="2024-07-11T22:18:00Z"/>
                <w:rFonts w:ascii="Arial" w:hAnsi="Arial" w:cs="Arial"/>
                <w:sz w:val="20"/>
                <w:szCs w:val="20"/>
                <w:lang w:val="en-GB"/>
              </w:rPr>
            </w:pPr>
            <w:proofErr w:type="spellStart"/>
            <w:ins w:id="5673" w:author="Dylan Van Aswegen" w:date="2024-07-12T00:18:00Z" w16du:dateUtc="2024-07-11T22:18:00Z">
              <w:r>
                <w:rPr>
                  <w:rFonts w:ascii="Arial" w:hAnsi="Arial" w:cs="Arial"/>
                  <w:sz w:val="20"/>
                  <w:szCs w:val="20"/>
                  <w:lang w:val="en-GB"/>
                </w:rPr>
                <w:t>TextField</w:t>
              </w:r>
              <w:proofErr w:type="spellEnd"/>
            </w:ins>
          </w:p>
        </w:tc>
        <w:tc>
          <w:tcPr>
            <w:tcW w:w="1673" w:type="dxa"/>
          </w:tcPr>
          <w:p w14:paraId="09AA2BDA" w14:textId="36CD650E" w:rsidR="00F04201" w:rsidRDefault="00F04201" w:rsidP="00F04201">
            <w:pPr>
              <w:spacing w:line="360" w:lineRule="auto"/>
              <w:jc w:val="both"/>
              <w:cnfStyle w:val="000000100000" w:firstRow="0" w:lastRow="0" w:firstColumn="0" w:lastColumn="0" w:oddVBand="0" w:evenVBand="0" w:oddHBand="1" w:evenHBand="0" w:firstRowFirstColumn="0" w:firstRowLastColumn="0" w:lastRowFirstColumn="0" w:lastRowLastColumn="0"/>
              <w:rPr>
                <w:ins w:id="5674" w:author="Dylan Van Aswegen" w:date="2024-07-12T00:18:00Z" w16du:dateUtc="2024-07-11T22:18:00Z"/>
                <w:rFonts w:ascii="Arial" w:hAnsi="Arial" w:cs="Arial"/>
                <w:sz w:val="20"/>
                <w:szCs w:val="20"/>
                <w:lang w:val="en-GB"/>
              </w:rPr>
            </w:pPr>
            <w:ins w:id="5675" w:author="Dylan Van Aswegen" w:date="2024-07-12T00:18:00Z" w16du:dateUtc="2024-07-11T22:18:00Z">
              <w:r>
                <w:rPr>
                  <w:rFonts w:ascii="Arial" w:hAnsi="Arial" w:cs="Arial"/>
                  <w:sz w:val="20"/>
                  <w:szCs w:val="20"/>
                  <w:lang w:val="en-GB"/>
                </w:rPr>
                <w:t>String</w:t>
              </w:r>
            </w:ins>
          </w:p>
        </w:tc>
        <w:tc>
          <w:tcPr>
            <w:tcW w:w="3735" w:type="dxa"/>
          </w:tcPr>
          <w:p w14:paraId="6061035D" w14:textId="73993F0A" w:rsidR="00F04201" w:rsidRDefault="00F04201" w:rsidP="00F04201">
            <w:pPr>
              <w:spacing w:line="360" w:lineRule="auto"/>
              <w:jc w:val="both"/>
              <w:cnfStyle w:val="000000100000" w:firstRow="0" w:lastRow="0" w:firstColumn="0" w:lastColumn="0" w:oddVBand="0" w:evenVBand="0" w:oddHBand="1" w:evenHBand="0" w:firstRowFirstColumn="0" w:firstRowLastColumn="0" w:lastRowFirstColumn="0" w:lastRowLastColumn="0"/>
              <w:rPr>
                <w:ins w:id="5676" w:author="Dylan Van Aswegen" w:date="2024-07-12T00:18:00Z" w16du:dateUtc="2024-07-11T22:18:00Z"/>
                <w:rFonts w:ascii="Arial" w:hAnsi="Arial" w:cs="Arial"/>
                <w:sz w:val="20"/>
                <w:szCs w:val="20"/>
                <w:lang w:val="en-GB"/>
              </w:rPr>
            </w:pPr>
            <w:ins w:id="5677" w:author="Dylan Van Aswegen" w:date="2024-07-12T00:18:00Z" w16du:dateUtc="2024-07-11T22:18:00Z">
              <w:r>
                <w:rPr>
                  <w:rFonts w:ascii="Arial" w:hAnsi="Arial" w:cs="Arial"/>
                  <w:sz w:val="20"/>
                  <w:szCs w:val="20"/>
                  <w:lang w:val="en-GB"/>
                </w:rPr>
                <w:t>This column will contain the payment refere</w:t>
              </w:r>
            </w:ins>
            <w:ins w:id="5678" w:author="Dylan Van Aswegen" w:date="2024-07-12T00:19:00Z" w16du:dateUtc="2024-07-11T22:19:00Z">
              <w:r>
                <w:rPr>
                  <w:rFonts w:ascii="Arial" w:hAnsi="Arial" w:cs="Arial"/>
                  <w:sz w:val="20"/>
                  <w:szCs w:val="20"/>
                  <w:lang w:val="en-GB"/>
                </w:rPr>
                <w:t xml:space="preserve">nce that was generated for this user. </w:t>
              </w:r>
            </w:ins>
          </w:p>
        </w:tc>
      </w:tr>
    </w:tbl>
    <w:p w14:paraId="0918BD48" w14:textId="77777777" w:rsidR="002A6B29" w:rsidRPr="002A6B29" w:rsidRDefault="002A6B29">
      <w:pPr>
        <w:rPr>
          <w:ins w:id="5679" w:author="Dylan Van Aswegen" w:date="2024-07-11T16:48:00Z" w16du:dateUtc="2024-07-11T14:48:00Z"/>
        </w:rPr>
        <w:pPrChange w:id="5680" w:author="Dylan Van Aswegen" w:date="2024-07-11T16:48:00Z" w16du:dateUtc="2024-07-11T14:48:00Z">
          <w:pPr>
            <w:pStyle w:val="Heading4"/>
          </w:pPr>
        </w:pPrChange>
      </w:pPr>
    </w:p>
    <w:p w14:paraId="42287B7A" w14:textId="30BF7330" w:rsidR="00102485" w:rsidRDefault="00102485">
      <w:pPr>
        <w:pStyle w:val="Heading4"/>
        <w:rPr>
          <w:ins w:id="5681" w:author="Dylan Van Aswegen" w:date="2024-07-12T00:21:00Z" w16du:dateUtc="2024-07-11T22:21:00Z"/>
          <w:i w:val="0"/>
          <w:iCs w:val="0"/>
          <w:sz w:val="32"/>
          <w:szCs w:val="32"/>
        </w:rPr>
      </w:pPr>
      <w:ins w:id="5682" w:author="Dylan Van Aswegen" w:date="2024-07-12T00:20:00Z" w16du:dateUtc="2024-07-11T22:20:00Z">
        <w:r w:rsidRPr="00102485">
          <w:rPr>
            <w:i w:val="0"/>
            <w:iCs w:val="0"/>
            <w:sz w:val="32"/>
            <w:szCs w:val="32"/>
            <w:rPrChange w:id="5683" w:author="Dylan Van Aswegen" w:date="2024-07-12T00:20:00Z" w16du:dateUtc="2024-07-11T22:20:00Z">
              <w:rPr/>
            </w:rPrChange>
          </w:rPr>
          <w:t xml:space="preserve">My Profile </w:t>
        </w:r>
      </w:ins>
    </w:p>
    <w:p w14:paraId="189044D5" w14:textId="483F4DE7" w:rsidR="00102485" w:rsidRDefault="007D783E" w:rsidP="00102485">
      <w:pPr>
        <w:rPr>
          <w:ins w:id="5684" w:author="Dylan Van Aswegen" w:date="2024-07-12T00:40:00Z" w16du:dateUtc="2024-07-11T22:40:00Z"/>
        </w:rPr>
      </w:pPr>
      <w:ins w:id="5685" w:author="Dylan Van Aswegen" w:date="2024-07-12T00:41:00Z" w16du:dateUtc="2024-07-11T22:41:00Z">
        <w:r>
          <w:t>The “My</w:t>
        </w:r>
      </w:ins>
      <w:ins w:id="5686" w:author="Dylan Van Aswegen" w:date="2024-07-12T00:21:00Z" w16du:dateUtc="2024-07-11T22:21:00Z">
        <w:r w:rsidR="007057C1">
          <w:t xml:space="preserve"> profile</w:t>
        </w:r>
      </w:ins>
      <w:ins w:id="5687" w:author="Dylan Van Aswegen" w:date="2024-07-12T00:41:00Z" w16du:dateUtc="2024-07-11T22:41:00Z">
        <w:r>
          <w:t>”</w:t>
        </w:r>
      </w:ins>
      <w:ins w:id="5688" w:author="Dylan Van Aswegen" w:date="2024-07-12T00:21:00Z" w16du:dateUtc="2024-07-11T22:21:00Z">
        <w:r w:rsidR="007057C1">
          <w:t xml:space="preserve"> </w:t>
        </w:r>
      </w:ins>
      <w:ins w:id="5689" w:author="Dylan Van Aswegen" w:date="2024-07-12T00:22:00Z" w16du:dateUtc="2024-07-11T22:22:00Z">
        <w:r w:rsidR="007057C1">
          <w:t>page is the page that users will be navigated to once they select the view button on the</w:t>
        </w:r>
      </w:ins>
      <w:ins w:id="5690" w:author="Dylan Van Aswegen" w:date="2024-07-12T00:31:00Z" w16du:dateUtc="2024-07-11T22:31:00Z">
        <w:r w:rsidR="00141142">
          <w:t xml:space="preserve"> </w:t>
        </w:r>
      </w:ins>
      <w:ins w:id="5691" w:author="Dylan Van Aswegen" w:date="2024-07-12T00:39:00Z" w16du:dateUtc="2024-07-11T22:39:00Z">
        <w:r w:rsidR="00141142">
          <w:t xml:space="preserve">My Profile portion of the “My Home” page. </w:t>
        </w:r>
      </w:ins>
    </w:p>
    <w:p w14:paraId="3CC35010" w14:textId="2C9B52A7" w:rsidR="00141142" w:rsidRDefault="00141142" w:rsidP="00102485">
      <w:pPr>
        <w:rPr>
          <w:ins w:id="5692" w:author="Dylan Van Aswegen" w:date="2024-07-12T00:40:00Z" w16du:dateUtc="2024-07-11T22:40:00Z"/>
        </w:rPr>
      </w:pPr>
      <w:ins w:id="5693" w:author="Dylan Van Aswegen" w:date="2024-07-12T00:40:00Z" w16du:dateUtc="2024-07-11T22:40:00Z">
        <w:r>
          <w:t xml:space="preserve">The My profile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141142" w14:paraId="0DAAB5D0" w14:textId="77777777" w:rsidTr="00B85F07">
        <w:trPr>
          <w:cnfStyle w:val="100000000000" w:firstRow="1" w:lastRow="0" w:firstColumn="0" w:lastColumn="0" w:oddVBand="0" w:evenVBand="0" w:oddHBand="0" w:evenHBand="0" w:firstRowFirstColumn="0" w:firstRowLastColumn="0" w:lastRowFirstColumn="0" w:lastRowLastColumn="0"/>
          <w:tblHeader/>
          <w:ins w:id="5694" w:author="Dylan Van Aswegen" w:date="2024-07-12T00:40: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7CCFFA72" w14:textId="77777777" w:rsidR="00141142" w:rsidRDefault="00141142" w:rsidP="00B85F07">
            <w:pPr>
              <w:spacing w:line="360" w:lineRule="auto"/>
              <w:jc w:val="both"/>
              <w:rPr>
                <w:ins w:id="5695" w:author="Dylan Van Aswegen" w:date="2024-07-12T00:40:00Z" w16du:dateUtc="2024-07-11T22:40:00Z"/>
                <w:rFonts w:ascii="Arial" w:hAnsi="Arial" w:cs="Arial"/>
                <w:sz w:val="20"/>
                <w:szCs w:val="20"/>
                <w:lang w:val="en-GB"/>
              </w:rPr>
            </w:pPr>
            <w:ins w:id="5696" w:author="Dylan Van Aswegen" w:date="2024-07-12T00:40:00Z" w16du:dateUtc="2024-07-11T22:40:00Z">
              <w:r>
                <w:rPr>
                  <w:rFonts w:ascii="Arial" w:hAnsi="Arial" w:cs="Arial"/>
                  <w:sz w:val="20"/>
                  <w:szCs w:val="20"/>
                  <w:lang w:val="en-GB"/>
                </w:rPr>
                <w:t xml:space="preserve">Field Number </w:t>
              </w:r>
            </w:ins>
          </w:p>
        </w:tc>
        <w:tc>
          <w:tcPr>
            <w:tcW w:w="1417" w:type="dxa"/>
            <w:shd w:val="clear" w:color="auto" w:fill="002060"/>
          </w:tcPr>
          <w:p w14:paraId="51C7E4C5" w14:textId="77777777" w:rsidR="00141142" w:rsidRDefault="00141142"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697" w:author="Dylan Van Aswegen" w:date="2024-07-12T00:40:00Z" w16du:dateUtc="2024-07-11T22:40:00Z"/>
                <w:rFonts w:ascii="Arial" w:hAnsi="Arial" w:cs="Arial"/>
                <w:sz w:val="20"/>
                <w:szCs w:val="20"/>
                <w:lang w:val="en-GB"/>
              </w:rPr>
            </w:pPr>
            <w:ins w:id="5698" w:author="Dylan Van Aswegen" w:date="2024-07-12T00:40:00Z" w16du:dateUtc="2024-07-11T22:40:00Z">
              <w:r>
                <w:rPr>
                  <w:rFonts w:ascii="Arial" w:hAnsi="Arial" w:cs="Arial"/>
                  <w:sz w:val="20"/>
                  <w:szCs w:val="20"/>
                  <w:lang w:val="en-GB"/>
                </w:rPr>
                <w:t>Field Name</w:t>
              </w:r>
            </w:ins>
          </w:p>
        </w:tc>
        <w:tc>
          <w:tcPr>
            <w:tcW w:w="1276" w:type="dxa"/>
            <w:shd w:val="clear" w:color="auto" w:fill="002060"/>
          </w:tcPr>
          <w:p w14:paraId="7CA03A98" w14:textId="77777777" w:rsidR="00141142" w:rsidRDefault="00141142"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699" w:author="Dylan Van Aswegen" w:date="2024-07-12T00:40:00Z" w16du:dateUtc="2024-07-11T22:40:00Z"/>
                <w:rFonts w:ascii="Arial" w:hAnsi="Arial" w:cs="Arial"/>
                <w:sz w:val="20"/>
                <w:szCs w:val="20"/>
                <w:lang w:val="en-GB"/>
              </w:rPr>
            </w:pPr>
            <w:ins w:id="5700" w:author="Dylan Van Aswegen" w:date="2024-07-12T00:40:00Z" w16du:dateUtc="2024-07-11T22:40:00Z">
              <w:r>
                <w:rPr>
                  <w:rFonts w:ascii="Arial" w:hAnsi="Arial" w:cs="Arial"/>
                  <w:sz w:val="20"/>
                  <w:szCs w:val="20"/>
                  <w:lang w:val="en-GB"/>
                </w:rPr>
                <w:t>Field Type</w:t>
              </w:r>
            </w:ins>
          </w:p>
        </w:tc>
        <w:tc>
          <w:tcPr>
            <w:tcW w:w="1701" w:type="dxa"/>
            <w:shd w:val="clear" w:color="auto" w:fill="002060"/>
          </w:tcPr>
          <w:p w14:paraId="29F4E20A" w14:textId="77777777" w:rsidR="00141142" w:rsidRDefault="00141142"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701" w:author="Dylan Van Aswegen" w:date="2024-07-12T00:40:00Z" w16du:dateUtc="2024-07-11T22:40:00Z"/>
                <w:rFonts w:ascii="Arial" w:hAnsi="Arial" w:cs="Arial"/>
                <w:sz w:val="20"/>
                <w:szCs w:val="20"/>
                <w:lang w:val="en-GB"/>
              </w:rPr>
            </w:pPr>
            <w:ins w:id="5702" w:author="Dylan Van Aswegen" w:date="2024-07-12T00:40:00Z" w16du:dateUtc="2024-07-11T22:40:00Z">
              <w:r>
                <w:rPr>
                  <w:rFonts w:ascii="Arial" w:hAnsi="Arial" w:cs="Arial"/>
                  <w:sz w:val="20"/>
                  <w:szCs w:val="20"/>
                  <w:lang w:val="en-GB"/>
                </w:rPr>
                <w:t>Field Data Type</w:t>
              </w:r>
            </w:ins>
          </w:p>
        </w:tc>
        <w:tc>
          <w:tcPr>
            <w:tcW w:w="1417" w:type="dxa"/>
            <w:shd w:val="clear" w:color="auto" w:fill="002060"/>
          </w:tcPr>
          <w:p w14:paraId="3290672F" w14:textId="77777777" w:rsidR="00141142" w:rsidRDefault="00141142"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703" w:author="Dylan Van Aswegen" w:date="2024-07-12T00:40:00Z" w16du:dateUtc="2024-07-11T22:40:00Z"/>
                <w:rFonts w:ascii="Arial" w:hAnsi="Arial" w:cs="Arial"/>
                <w:sz w:val="20"/>
                <w:szCs w:val="20"/>
                <w:lang w:val="en-GB"/>
              </w:rPr>
            </w:pPr>
            <w:ins w:id="5704" w:author="Dylan Van Aswegen" w:date="2024-07-12T00:40:00Z" w16du:dateUtc="2024-07-11T22:40:00Z">
              <w:r>
                <w:rPr>
                  <w:rFonts w:ascii="Arial" w:hAnsi="Arial" w:cs="Arial"/>
                  <w:sz w:val="20"/>
                  <w:szCs w:val="20"/>
                  <w:lang w:val="en-GB"/>
                </w:rPr>
                <w:t>Required?</w:t>
              </w:r>
            </w:ins>
          </w:p>
        </w:tc>
        <w:tc>
          <w:tcPr>
            <w:tcW w:w="3828" w:type="dxa"/>
            <w:shd w:val="clear" w:color="auto" w:fill="002060"/>
          </w:tcPr>
          <w:p w14:paraId="68D34FD6" w14:textId="77777777" w:rsidR="00141142" w:rsidRDefault="00141142"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705" w:author="Dylan Van Aswegen" w:date="2024-07-12T00:40:00Z" w16du:dateUtc="2024-07-11T22:40:00Z"/>
                <w:rFonts w:ascii="Arial" w:hAnsi="Arial" w:cs="Arial"/>
                <w:sz w:val="20"/>
                <w:szCs w:val="20"/>
                <w:lang w:val="en-GB"/>
              </w:rPr>
            </w:pPr>
            <w:ins w:id="5706" w:author="Dylan Van Aswegen" w:date="2024-07-12T00:40:00Z" w16du:dateUtc="2024-07-11T22:40:00Z">
              <w:r>
                <w:rPr>
                  <w:rFonts w:ascii="Arial" w:hAnsi="Arial" w:cs="Arial"/>
                  <w:sz w:val="20"/>
                  <w:szCs w:val="20"/>
                  <w:lang w:val="en-GB"/>
                </w:rPr>
                <w:t>Field Rules</w:t>
              </w:r>
            </w:ins>
          </w:p>
        </w:tc>
      </w:tr>
      <w:tr w:rsidR="00141142" w14:paraId="2C5A90CB" w14:textId="77777777" w:rsidTr="00B85F07">
        <w:trPr>
          <w:cnfStyle w:val="000000100000" w:firstRow="0" w:lastRow="0" w:firstColumn="0" w:lastColumn="0" w:oddVBand="0" w:evenVBand="0" w:oddHBand="1" w:evenHBand="0" w:firstRowFirstColumn="0" w:firstRowLastColumn="0" w:lastRowFirstColumn="0" w:lastRowLastColumn="0"/>
          <w:ins w:id="5707" w:author="Dylan Van Aswegen" w:date="2024-07-12T00:40:00Z"/>
        </w:trPr>
        <w:tc>
          <w:tcPr>
            <w:cnfStyle w:val="001000000000" w:firstRow="0" w:lastRow="0" w:firstColumn="1" w:lastColumn="0" w:oddVBand="0" w:evenVBand="0" w:oddHBand="0" w:evenHBand="0" w:firstRowFirstColumn="0" w:firstRowLastColumn="0" w:lastRowFirstColumn="0" w:lastRowLastColumn="0"/>
            <w:tcW w:w="1135" w:type="dxa"/>
          </w:tcPr>
          <w:p w14:paraId="690DA3B5" w14:textId="77777777" w:rsidR="00141142" w:rsidRDefault="00141142" w:rsidP="00B85F07">
            <w:pPr>
              <w:spacing w:line="360" w:lineRule="auto"/>
              <w:jc w:val="both"/>
              <w:rPr>
                <w:ins w:id="5708" w:author="Dylan Van Aswegen" w:date="2024-07-12T00:40:00Z" w16du:dateUtc="2024-07-11T22:40:00Z"/>
                <w:rFonts w:ascii="Arial" w:hAnsi="Arial" w:cs="Arial"/>
                <w:sz w:val="20"/>
                <w:szCs w:val="20"/>
                <w:lang w:val="en-GB"/>
              </w:rPr>
            </w:pPr>
          </w:p>
        </w:tc>
        <w:tc>
          <w:tcPr>
            <w:tcW w:w="1417" w:type="dxa"/>
          </w:tcPr>
          <w:p w14:paraId="4B4E4AF8" w14:textId="58395CFC" w:rsidR="00141142" w:rsidRDefault="0014114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709" w:author="Dylan Van Aswegen" w:date="2024-07-12T00:40:00Z" w16du:dateUtc="2024-07-11T22:40:00Z"/>
                <w:rFonts w:ascii="Arial" w:hAnsi="Arial" w:cs="Arial"/>
                <w:sz w:val="20"/>
                <w:szCs w:val="20"/>
                <w:lang w:val="en-GB"/>
              </w:rPr>
            </w:pPr>
            <w:ins w:id="5710" w:author="Dylan Van Aswegen" w:date="2024-07-12T00:40:00Z" w16du:dateUtc="2024-07-11T22:40:00Z">
              <w:r>
                <w:rPr>
                  <w:rFonts w:ascii="Arial" w:hAnsi="Arial" w:cs="Arial"/>
                  <w:sz w:val="20"/>
                  <w:szCs w:val="20"/>
                  <w:lang w:val="en-GB"/>
                </w:rPr>
                <w:t>My Profile Page Heading</w:t>
              </w:r>
            </w:ins>
          </w:p>
        </w:tc>
        <w:tc>
          <w:tcPr>
            <w:tcW w:w="1276" w:type="dxa"/>
          </w:tcPr>
          <w:p w14:paraId="159EDB5F" w14:textId="77777777" w:rsidR="00141142" w:rsidRDefault="0014114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711" w:author="Dylan Van Aswegen" w:date="2024-07-12T00:40:00Z" w16du:dateUtc="2024-07-11T22:40:00Z"/>
                <w:rFonts w:ascii="Arial" w:hAnsi="Arial" w:cs="Arial"/>
                <w:sz w:val="20"/>
                <w:szCs w:val="20"/>
                <w:lang w:val="en-GB"/>
              </w:rPr>
            </w:pPr>
            <w:ins w:id="5712" w:author="Dylan Van Aswegen" w:date="2024-07-12T00:40:00Z" w16du:dateUtc="2024-07-11T22:40:00Z">
              <w:r>
                <w:rPr>
                  <w:rFonts w:ascii="Arial" w:hAnsi="Arial" w:cs="Arial"/>
                  <w:sz w:val="20"/>
                  <w:szCs w:val="20"/>
                  <w:lang w:val="en-GB"/>
                </w:rPr>
                <w:t xml:space="preserve">Text Field </w:t>
              </w:r>
            </w:ins>
          </w:p>
        </w:tc>
        <w:tc>
          <w:tcPr>
            <w:tcW w:w="1701" w:type="dxa"/>
          </w:tcPr>
          <w:p w14:paraId="0A5285BC" w14:textId="77777777" w:rsidR="00141142" w:rsidRDefault="0014114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713" w:author="Dylan Van Aswegen" w:date="2024-07-12T00:40:00Z" w16du:dateUtc="2024-07-11T22:40:00Z"/>
                <w:rFonts w:ascii="Arial" w:hAnsi="Arial" w:cs="Arial"/>
                <w:sz w:val="20"/>
                <w:szCs w:val="20"/>
                <w:lang w:val="en-GB"/>
              </w:rPr>
            </w:pPr>
            <w:ins w:id="5714" w:author="Dylan Van Aswegen" w:date="2024-07-12T00:40:00Z" w16du:dateUtc="2024-07-11T22:40:00Z">
              <w:r>
                <w:rPr>
                  <w:rFonts w:ascii="Arial" w:hAnsi="Arial" w:cs="Arial"/>
                  <w:sz w:val="20"/>
                  <w:szCs w:val="20"/>
                  <w:lang w:val="en-GB"/>
                </w:rPr>
                <w:t xml:space="preserve">String </w:t>
              </w:r>
            </w:ins>
          </w:p>
        </w:tc>
        <w:tc>
          <w:tcPr>
            <w:tcW w:w="1417" w:type="dxa"/>
          </w:tcPr>
          <w:p w14:paraId="1AE135F2" w14:textId="77777777" w:rsidR="00141142" w:rsidRDefault="0014114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715" w:author="Dylan Van Aswegen" w:date="2024-07-12T00:40:00Z" w16du:dateUtc="2024-07-11T22:40:00Z"/>
                <w:rFonts w:ascii="Arial" w:hAnsi="Arial" w:cs="Arial"/>
                <w:sz w:val="20"/>
                <w:szCs w:val="20"/>
                <w:lang w:val="en-GB"/>
              </w:rPr>
            </w:pPr>
            <w:ins w:id="5716" w:author="Dylan Van Aswegen" w:date="2024-07-12T00:40:00Z" w16du:dateUtc="2024-07-11T22:40:00Z">
              <w:r>
                <w:rPr>
                  <w:rFonts w:ascii="Arial" w:hAnsi="Arial" w:cs="Arial"/>
                  <w:sz w:val="20"/>
                  <w:szCs w:val="20"/>
                  <w:lang w:val="en-GB"/>
                </w:rPr>
                <w:t>N/A</w:t>
              </w:r>
            </w:ins>
          </w:p>
        </w:tc>
        <w:tc>
          <w:tcPr>
            <w:tcW w:w="3828" w:type="dxa"/>
          </w:tcPr>
          <w:p w14:paraId="4CDF44AD" w14:textId="6D91D1E8" w:rsidR="00141142" w:rsidRDefault="00141142"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717" w:author="Dylan Van Aswegen" w:date="2024-07-12T00:40:00Z" w16du:dateUtc="2024-07-11T22:40:00Z"/>
                <w:rFonts w:ascii="Arial" w:hAnsi="Arial" w:cs="Arial"/>
                <w:sz w:val="20"/>
                <w:szCs w:val="20"/>
                <w:lang w:val="en-GB"/>
              </w:rPr>
            </w:pPr>
            <w:ins w:id="5718" w:author="Dylan Van Aswegen" w:date="2024-07-12T00:40:00Z" w16du:dateUtc="2024-07-11T22:40:00Z">
              <w:r>
                <w:rPr>
                  <w:rFonts w:ascii="Arial" w:hAnsi="Arial" w:cs="Arial"/>
                  <w:sz w:val="20"/>
                  <w:szCs w:val="20"/>
                  <w:lang w:val="en-GB"/>
                </w:rPr>
                <w:t xml:space="preserve">This field will be populated by the application with the text “My Profile”. </w:t>
              </w:r>
            </w:ins>
          </w:p>
        </w:tc>
      </w:tr>
      <w:tr w:rsidR="00141142" w14:paraId="2EB9CE98" w14:textId="77777777" w:rsidTr="00B85F07">
        <w:trPr>
          <w:ins w:id="5719" w:author="Dylan Van Aswegen" w:date="2024-07-12T00:40:00Z"/>
        </w:trPr>
        <w:tc>
          <w:tcPr>
            <w:cnfStyle w:val="001000000000" w:firstRow="0" w:lastRow="0" w:firstColumn="1" w:lastColumn="0" w:oddVBand="0" w:evenVBand="0" w:oddHBand="0" w:evenHBand="0" w:firstRowFirstColumn="0" w:firstRowLastColumn="0" w:lastRowFirstColumn="0" w:lastRowLastColumn="0"/>
            <w:tcW w:w="1135" w:type="dxa"/>
          </w:tcPr>
          <w:p w14:paraId="29717D76" w14:textId="77777777" w:rsidR="00141142" w:rsidRDefault="00141142" w:rsidP="00B85F07">
            <w:pPr>
              <w:spacing w:line="360" w:lineRule="auto"/>
              <w:jc w:val="both"/>
              <w:rPr>
                <w:ins w:id="5720" w:author="Dylan Van Aswegen" w:date="2024-07-12T00:40:00Z" w16du:dateUtc="2024-07-11T22:40:00Z"/>
                <w:rFonts w:ascii="Arial" w:hAnsi="Arial" w:cs="Arial"/>
                <w:sz w:val="20"/>
                <w:szCs w:val="20"/>
                <w:lang w:val="en-GB"/>
              </w:rPr>
            </w:pPr>
          </w:p>
        </w:tc>
        <w:tc>
          <w:tcPr>
            <w:tcW w:w="1417" w:type="dxa"/>
          </w:tcPr>
          <w:p w14:paraId="01E6D6D0" w14:textId="77777777" w:rsidR="00141142" w:rsidRDefault="00141142"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721" w:author="Dylan Van Aswegen" w:date="2024-07-12T00:40:00Z" w16du:dateUtc="2024-07-11T22:40:00Z"/>
                <w:rFonts w:ascii="Arial" w:hAnsi="Arial" w:cs="Arial"/>
                <w:sz w:val="20"/>
                <w:szCs w:val="20"/>
                <w:lang w:val="en-GB"/>
              </w:rPr>
            </w:pPr>
            <w:ins w:id="5722" w:author="Dylan Van Aswegen" w:date="2024-07-12T00:40:00Z" w16du:dateUtc="2024-07-11T22:40:00Z">
              <w:r>
                <w:rPr>
                  <w:rFonts w:ascii="Arial" w:hAnsi="Arial" w:cs="Arial"/>
                  <w:sz w:val="20"/>
                  <w:szCs w:val="20"/>
                  <w:lang w:val="en-GB"/>
                </w:rPr>
                <w:t xml:space="preserve">Back </w:t>
              </w:r>
            </w:ins>
          </w:p>
        </w:tc>
        <w:tc>
          <w:tcPr>
            <w:tcW w:w="1276" w:type="dxa"/>
          </w:tcPr>
          <w:p w14:paraId="0FCB8CDB" w14:textId="77777777" w:rsidR="00141142" w:rsidRDefault="00141142"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723" w:author="Dylan Van Aswegen" w:date="2024-07-12T00:40:00Z" w16du:dateUtc="2024-07-11T22:40:00Z"/>
                <w:rFonts w:ascii="Arial" w:hAnsi="Arial" w:cs="Arial"/>
                <w:sz w:val="20"/>
                <w:szCs w:val="20"/>
                <w:lang w:val="en-GB"/>
              </w:rPr>
            </w:pPr>
            <w:ins w:id="5724" w:author="Dylan Van Aswegen" w:date="2024-07-12T00:40:00Z" w16du:dateUtc="2024-07-11T22:40:00Z">
              <w:r>
                <w:rPr>
                  <w:rFonts w:ascii="Arial" w:hAnsi="Arial" w:cs="Arial"/>
                  <w:sz w:val="20"/>
                  <w:szCs w:val="20"/>
                  <w:lang w:val="en-GB"/>
                </w:rPr>
                <w:t>Button</w:t>
              </w:r>
            </w:ins>
          </w:p>
        </w:tc>
        <w:tc>
          <w:tcPr>
            <w:tcW w:w="1701" w:type="dxa"/>
          </w:tcPr>
          <w:p w14:paraId="0EE7763F" w14:textId="77777777" w:rsidR="00141142" w:rsidRDefault="00141142"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725" w:author="Dylan Van Aswegen" w:date="2024-07-12T00:40:00Z" w16du:dateUtc="2024-07-11T22:40:00Z"/>
                <w:rFonts w:ascii="Arial" w:hAnsi="Arial" w:cs="Arial"/>
                <w:sz w:val="20"/>
                <w:szCs w:val="20"/>
                <w:lang w:val="en-GB"/>
              </w:rPr>
            </w:pPr>
          </w:p>
        </w:tc>
        <w:tc>
          <w:tcPr>
            <w:tcW w:w="1417" w:type="dxa"/>
          </w:tcPr>
          <w:p w14:paraId="60AFFA58" w14:textId="77777777" w:rsidR="00141142" w:rsidRDefault="00141142"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726" w:author="Dylan Van Aswegen" w:date="2024-07-12T00:40:00Z" w16du:dateUtc="2024-07-11T22:40:00Z"/>
                <w:rFonts w:ascii="Arial" w:hAnsi="Arial" w:cs="Arial"/>
                <w:sz w:val="20"/>
                <w:szCs w:val="20"/>
                <w:lang w:val="en-GB"/>
              </w:rPr>
            </w:pPr>
            <w:ins w:id="5727" w:author="Dylan Van Aswegen" w:date="2024-07-12T00:40:00Z" w16du:dateUtc="2024-07-11T22:40:00Z">
              <w:r>
                <w:rPr>
                  <w:rFonts w:ascii="Arial" w:hAnsi="Arial" w:cs="Arial"/>
                  <w:sz w:val="20"/>
                  <w:szCs w:val="20"/>
                  <w:lang w:val="en-GB"/>
                </w:rPr>
                <w:t>N/A</w:t>
              </w:r>
            </w:ins>
          </w:p>
        </w:tc>
        <w:tc>
          <w:tcPr>
            <w:tcW w:w="3828" w:type="dxa"/>
          </w:tcPr>
          <w:p w14:paraId="5A23E94B" w14:textId="77777777" w:rsidR="00141142" w:rsidRDefault="00141142"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728" w:author="Dylan Van Aswegen" w:date="2024-07-12T00:40:00Z" w16du:dateUtc="2024-07-11T22:40:00Z"/>
                <w:rFonts w:ascii="Arial" w:hAnsi="Arial" w:cs="Arial"/>
                <w:sz w:val="20"/>
                <w:szCs w:val="20"/>
                <w:lang w:val="en-GB"/>
              </w:rPr>
            </w:pPr>
            <w:ins w:id="5729" w:author="Dylan Van Aswegen" w:date="2024-07-12T00:40:00Z" w16du:dateUtc="2024-07-11T22:40:00Z">
              <w:r>
                <w:rPr>
                  <w:rFonts w:ascii="Arial" w:hAnsi="Arial" w:cs="Arial"/>
                  <w:sz w:val="20"/>
                  <w:szCs w:val="20"/>
                  <w:lang w:val="en-GB"/>
                </w:rPr>
                <w:t xml:space="preserve">This button will be used to navigate back to the “My Home” page. Once clicked, the user will be navigated back to the “My Home” page. </w:t>
              </w:r>
            </w:ins>
          </w:p>
        </w:tc>
      </w:tr>
    </w:tbl>
    <w:p w14:paraId="05D1081E" w14:textId="77777777" w:rsidR="00141142" w:rsidRPr="00141142" w:rsidRDefault="00141142">
      <w:pPr>
        <w:rPr>
          <w:ins w:id="5730" w:author="Dylan Van Aswegen" w:date="2024-07-12T00:20:00Z" w16du:dateUtc="2024-07-11T22:20:00Z"/>
          <w:lang w:val="en-GB"/>
          <w:rPrChange w:id="5731" w:author="Dylan Van Aswegen" w:date="2024-07-12T00:40:00Z" w16du:dateUtc="2024-07-11T22:40:00Z">
            <w:rPr>
              <w:ins w:id="5732" w:author="Dylan Van Aswegen" w:date="2024-07-12T00:20:00Z" w16du:dateUtc="2024-07-11T22:20:00Z"/>
            </w:rPr>
          </w:rPrChange>
        </w:rPr>
        <w:pPrChange w:id="5733" w:author="Dylan Van Aswegen" w:date="2024-07-12T00:21:00Z" w16du:dateUtc="2024-07-11T22:21:00Z">
          <w:pPr>
            <w:pStyle w:val="Heading4"/>
          </w:pPr>
        </w:pPrChange>
      </w:pPr>
    </w:p>
    <w:p w14:paraId="0A49987F" w14:textId="0B5791F6" w:rsidR="00102485" w:rsidRDefault="002D54BC" w:rsidP="00102485">
      <w:pPr>
        <w:rPr>
          <w:ins w:id="5734" w:author="Dylan Van Aswegen" w:date="2024-07-12T00:46:00Z" w16du:dateUtc="2024-07-11T22:46:00Z"/>
        </w:rPr>
      </w:pPr>
      <w:ins w:id="5735" w:author="Dylan Van Aswegen" w:date="2024-07-12T00:43:00Z" w16du:dateUtc="2024-07-11T22:43:00Z">
        <w:r>
          <w:t xml:space="preserve">There will be a table that contains </w:t>
        </w:r>
      </w:ins>
      <w:ins w:id="5736" w:author="Dylan Van Aswegen" w:date="2024-07-12T00:44:00Z" w16du:dateUtc="2024-07-11T22:44:00Z">
        <w:r>
          <w:t>the following info</w:t>
        </w:r>
      </w:ins>
      <w:ins w:id="5737" w:author="Dylan Van Aswegen" w:date="2024-07-12T00:45:00Z" w16du:dateUtc="2024-07-11T22:45:00Z">
        <w:r>
          <w:t xml:space="preserve">rmation: </w:t>
        </w:r>
      </w:ins>
    </w:p>
    <w:p w14:paraId="37513C5A" w14:textId="77777777" w:rsidR="002D54BC" w:rsidRDefault="002D54BC" w:rsidP="00102485">
      <w:pPr>
        <w:rPr>
          <w:ins w:id="5738" w:author="Dylan Van Aswegen" w:date="2024-07-12T00:20:00Z" w16du:dateUtc="2024-07-11T22:20:00Z"/>
        </w:rPr>
      </w:pPr>
    </w:p>
    <w:tbl>
      <w:tblPr>
        <w:tblStyle w:val="GridTable4-Accent1"/>
        <w:tblW w:w="8222" w:type="dxa"/>
        <w:tblInd w:w="-714" w:type="dxa"/>
        <w:tblLook w:val="04A0" w:firstRow="1" w:lastRow="0" w:firstColumn="1" w:lastColumn="0" w:noHBand="0" w:noVBand="1"/>
      </w:tblPr>
      <w:tblGrid>
        <w:gridCol w:w="1550"/>
        <w:gridCol w:w="1264"/>
        <w:gridCol w:w="1673"/>
        <w:gridCol w:w="3735"/>
      </w:tblGrid>
      <w:tr w:rsidR="002D54BC" w14:paraId="2CA30B81" w14:textId="77777777" w:rsidTr="00B85F07">
        <w:trPr>
          <w:cnfStyle w:val="100000000000" w:firstRow="1" w:lastRow="0" w:firstColumn="0" w:lastColumn="0" w:oddVBand="0" w:evenVBand="0" w:oddHBand="0" w:evenHBand="0" w:firstRowFirstColumn="0" w:firstRowLastColumn="0" w:lastRowFirstColumn="0" w:lastRowLastColumn="0"/>
          <w:tblHeader/>
          <w:ins w:id="5739" w:author="Dylan Van Aswegen" w:date="2024-07-12T00:46:00Z"/>
        </w:trPr>
        <w:tc>
          <w:tcPr>
            <w:cnfStyle w:val="001000000000" w:firstRow="0" w:lastRow="0" w:firstColumn="1" w:lastColumn="0" w:oddVBand="0" w:evenVBand="0" w:oddHBand="0" w:evenHBand="0" w:firstRowFirstColumn="0" w:firstRowLastColumn="0" w:lastRowFirstColumn="0" w:lastRowLastColumn="0"/>
            <w:tcW w:w="1550" w:type="dxa"/>
            <w:shd w:val="clear" w:color="auto" w:fill="002060"/>
          </w:tcPr>
          <w:p w14:paraId="555894A4" w14:textId="77777777" w:rsidR="002D54BC" w:rsidRDefault="002D54BC" w:rsidP="00B85F07">
            <w:pPr>
              <w:spacing w:line="360" w:lineRule="auto"/>
              <w:jc w:val="both"/>
              <w:rPr>
                <w:ins w:id="5740" w:author="Dylan Van Aswegen" w:date="2024-07-12T00:46:00Z" w16du:dateUtc="2024-07-11T22:46:00Z"/>
                <w:rFonts w:ascii="Arial" w:hAnsi="Arial" w:cs="Arial"/>
                <w:sz w:val="20"/>
                <w:szCs w:val="20"/>
                <w:lang w:val="en-GB"/>
              </w:rPr>
            </w:pPr>
            <w:ins w:id="5741" w:author="Dylan Van Aswegen" w:date="2024-07-12T00:46:00Z" w16du:dateUtc="2024-07-11T22:46:00Z">
              <w:r>
                <w:rPr>
                  <w:rFonts w:ascii="Arial" w:hAnsi="Arial" w:cs="Arial"/>
                  <w:sz w:val="20"/>
                  <w:szCs w:val="20"/>
                  <w:lang w:val="en-GB"/>
                </w:rPr>
                <w:t>Column Name</w:t>
              </w:r>
            </w:ins>
          </w:p>
        </w:tc>
        <w:tc>
          <w:tcPr>
            <w:tcW w:w="1264" w:type="dxa"/>
            <w:shd w:val="clear" w:color="auto" w:fill="002060"/>
          </w:tcPr>
          <w:p w14:paraId="424B31B8" w14:textId="77777777" w:rsidR="002D54BC" w:rsidRDefault="002D54B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742" w:author="Dylan Van Aswegen" w:date="2024-07-12T00:46:00Z" w16du:dateUtc="2024-07-11T22:46:00Z"/>
                <w:rFonts w:ascii="Arial" w:hAnsi="Arial" w:cs="Arial"/>
                <w:sz w:val="20"/>
                <w:szCs w:val="20"/>
                <w:lang w:val="en-GB"/>
              </w:rPr>
            </w:pPr>
            <w:ins w:id="5743" w:author="Dylan Van Aswegen" w:date="2024-07-12T00:46:00Z" w16du:dateUtc="2024-07-11T22:46:00Z">
              <w:r>
                <w:rPr>
                  <w:rFonts w:ascii="Arial" w:hAnsi="Arial" w:cs="Arial"/>
                  <w:sz w:val="20"/>
                  <w:szCs w:val="20"/>
                  <w:lang w:val="en-GB"/>
                </w:rPr>
                <w:t>Column Type</w:t>
              </w:r>
            </w:ins>
          </w:p>
        </w:tc>
        <w:tc>
          <w:tcPr>
            <w:tcW w:w="1673" w:type="dxa"/>
            <w:shd w:val="clear" w:color="auto" w:fill="002060"/>
          </w:tcPr>
          <w:p w14:paraId="59BF2706" w14:textId="77777777" w:rsidR="002D54BC" w:rsidRDefault="002D54B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744" w:author="Dylan Van Aswegen" w:date="2024-07-12T00:46:00Z" w16du:dateUtc="2024-07-11T22:46:00Z"/>
                <w:rFonts w:ascii="Arial" w:hAnsi="Arial" w:cs="Arial"/>
                <w:sz w:val="20"/>
                <w:szCs w:val="20"/>
                <w:lang w:val="en-GB"/>
              </w:rPr>
            </w:pPr>
            <w:ins w:id="5745" w:author="Dylan Van Aswegen" w:date="2024-07-12T00:46:00Z" w16du:dateUtc="2024-07-11T22:46:00Z">
              <w:r>
                <w:rPr>
                  <w:rFonts w:ascii="Arial" w:hAnsi="Arial" w:cs="Arial"/>
                  <w:sz w:val="20"/>
                  <w:szCs w:val="20"/>
                  <w:lang w:val="en-GB"/>
                </w:rPr>
                <w:t>Column Data Type</w:t>
              </w:r>
            </w:ins>
          </w:p>
        </w:tc>
        <w:tc>
          <w:tcPr>
            <w:tcW w:w="3735" w:type="dxa"/>
            <w:shd w:val="clear" w:color="auto" w:fill="002060"/>
          </w:tcPr>
          <w:p w14:paraId="15490073" w14:textId="77777777" w:rsidR="002D54BC" w:rsidRDefault="002D54BC"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746" w:author="Dylan Van Aswegen" w:date="2024-07-12T00:46:00Z" w16du:dateUtc="2024-07-11T22:46:00Z"/>
                <w:rFonts w:ascii="Arial" w:hAnsi="Arial" w:cs="Arial"/>
                <w:sz w:val="20"/>
                <w:szCs w:val="20"/>
                <w:lang w:val="en-GB"/>
              </w:rPr>
            </w:pPr>
            <w:ins w:id="5747" w:author="Dylan Van Aswegen" w:date="2024-07-12T00:46:00Z" w16du:dateUtc="2024-07-11T22:46:00Z">
              <w:r>
                <w:rPr>
                  <w:rFonts w:ascii="Arial" w:hAnsi="Arial" w:cs="Arial"/>
                  <w:sz w:val="20"/>
                  <w:szCs w:val="20"/>
                  <w:lang w:val="en-GB"/>
                </w:rPr>
                <w:t>Column Rules</w:t>
              </w:r>
            </w:ins>
          </w:p>
        </w:tc>
      </w:tr>
      <w:tr w:rsidR="002D54BC" w14:paraId="15ADB7E9" w14:textId="77777777" w:rsidTr="00B85F07">
        <w:trPr>
          <w:cnfStyle w:val="000000100000" w:firstRow="0" w:lastRow="0" w:firstColumn="0" w:lastColumn="0" w:oddVBand="0" w:evenVBand="0" w:oddHBand="1" w:evenHBand="0" w:firstRowFirstColumn="0" w:firstRowLastColumn="0" w:lastRowFirstColumn="0" w:lastRowLastColumn="0"/>
          <w:ins w:id="5748" w:author="Dylan Van Aswegen" w:date="2024-07-12T00:46:00Z"/>
        </w:trPr>
        <w:tc>
          <w:tcPr>
            <w:cnfStyle w:val="001000000000" w:firstRow="0" w:lastRow="0" w:firstColumn="1" w:lastColumn="0" w:oddVBand="0" w:evenVBand="0" w:oddHBand="0" w:evenHBand="0" w:firstRowFirstColumn="0" w:firstRowLastColumn="0" w:lastRowFirstColumn="0" w:lastRowLastColumn="0"/>
            <w:tcW w:w="1550" w:type="dxa"/>
          </w:tcPr>
          <w:p w14:paraId="05FD1188" w14:textId="707D461B" w:rsidR="002D54BC" w:rsidRDefault="002D54BC" w:rsidP="00B85F07">
            <w:pPr>
              <w:spacing w:line="360" w:lineRule="auto"/>
              <w:jc w:val="both"/>
              <w:rPr>
                <w:ins w:id="5749" w:author="Dylan Van Aswegen" w:date="2024-07-12T00:46:00Z" w16du:dateUtc="2024-07-11T22:46:00Z"/>
                <w:rFonts w:ascii="Arial" w:hAnsi="Arial" w:cs="Arial"/>
                <w:sz w:val="20"/>
                <w:szCs w:val="20"/>
                <w:lang w:val="en-GB"/>
              </w:rPr>
            </w:pPr>
            <w:ins w:id="5750" w:author="Dylan Van Aswegen" w:date="2024-07-12T00:46:00Z" w16du:dateUtc="2024-07-11T22:46:00Z">
              <w:r>
                <w:rPr>
                  <w:rFonts w:ascii="Arial" w:hAnsi="Arial" w:cs="Arial"/>
                  <w:sz w:val="20"/>
                  <w:szCs w:val="20"/>
                  <w:lang w:val="en-GB"/>
                </w:rPr>
                <w:t xml:space="preserve">Title </w:t>
              </w:r>
            </w:ins>
          </w:p>
        </w:tc>
        <w:tc>
          <w:tcPr>
            <w:tcW w:w="1264" w:type="dxa"/>
          </w:tcPr>
          <w:p w14:paraId="589654B0" w14:textId="77777777" w:rsidR="002D54BC" w:rsidRDefault="002D54B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751" w:author="Dylan Van Aswegen" w:date="2024-07-12T00:46:00Z" w16du:dateUtc="2024-07-11T22:46:00Z"/>
                <w:rFonts w:ascii="Arial" w:hAnsi="Arial" w:cs="Arial"/>
                <w:sz w:val="20"/>
                <w:szCs w:val="20"/>
                <w:lang w:val="en-GB"/>
              </w:rPr>
            </w:pPr>
            <w:proofErr w:type="spellStart"/>
            <w:ins w:id="5752" w:author="Dylan Van Aswegen" w:date="2024-07-12T00:46:00Z" w16du:dateUtc="2024-07-11T22:46:00Z">
              <w:r>
                <w:rPr>
                  <w:rFonts w:ascii="Arial" w:hAnsi="Arial" w:cs="Arial"/>
                  <w:sz w:val="20"/>
                  <w:szCs w:val="20"/>
                  <w:lang w:val="en-GB"/>
                </w:rPr>
                <w:t>TextField</w:t>
              </w:r>
              <w:proofErr w:type="spellEnd"/>
            </w:ins>
          </w:p>
        </w:tc>
        <w:tc>
          <w:tcPr>
            <w:tcW w:w="1673" w:type="dxa"/>
          </w:tcPr>
          <w:p w14:paraId="1A3BCC51" w14:textId="77777777" w:rsidR="002D54BC" w:rsidRDefault="002D54B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753" w:author="Dylan Van Aswegen" w:date="2024-07-12T00:46:00Z" w16du:dateUtc="2024-07-11T22:46:00Z"/>
                <w:rFonts w:ascii="Arial" w:hAnsi="Arial" w:cs="Arial"/>
                <w:sz w:val="20"/>
                <w:szCs w:val="20"/>
                <w:lang w:val="en-GB"/>
              </w:rPr>
            </w:pPr>
            <w:ins w:id="5754" w:author="Dylan Van Aswegen" w:date="2024-07-12T00:46:00Z" w16du:dateUtc="2024-07-11T22:46:00Z">
              <w:r>
                <w:rPr>
                  <w:rFonts w:ascii="Arial" w:hAnsi="Arial" w:cs="Arial"/>
                  <w:sz w:val="20"/>
                  <w:szCs w:val="20"/>
                  <w:lang w:val="en-GB"/>
                </w:rPr>
                <w:t>String</w:t>
              </w:r>
            </w:ins>
          </w:p>
        </w:tc>
        <w:tc>
          <w:tcPr>
            <w:tcW w:w="3735" w:type="dxa"/>
          </w:tcPr>
          <w:p w14:paraId="0319F3E1" w14:textId="09C36A91" w:rsidR="002D54BC" w:rsidRDefault="002D54BC"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755" w:author="Dylan Van Aswegen" w:date="2024-07-12T00:46:00Z" w16du:dateUtc="2024-07-11T22:46:00Z"/>
                <w:rFonts w:ascii="Arial" w:hAnsi="Arial" w:cs="Arial"/>
                <w:sz w:val="20"/>
                <w:szCs w:val="20"/>
                <w:lang w:val="en-GB"/>
              </w:rPr>
            </w:pPr>
            <w:ins w:id="5756" w:author="Dylan Van Aswegen" w:date="2024-07-12T00:46:00Z" w16du:dateUtc="2024-07-11T22:46:00Z">
              <w:r>
                <w:rPr>
                  <w:rFonts w:ascii="Arial" w:hAnsi="Arial" w:cs="Arial"/>
                  <w:sz w:val="20"/>
                  <w:szCs w:val="20"/>
                  <w:lang w:val="en-GB"/>
                </w:rPr>
                <w:t xml:space="preserve">This column will contain the </w:t>
              </w:r>
            </w:ins>
            <w:ins w:id="5757" w:author="Dylan Van Aswegen" w:date="2024-07-12T00:55:00Z" w16du:dateUtc="2024-07-11T22:55:00Z">
              <w:r w:rsidR="00DA4D96">
                <w:rPr>
                  <w:rFonts w:ascii="Arial" w:hAnsi="Arial" w:cs="Arial"/>
                  <w:sz w:val="20"/>
                  <w:szCs w:val="20"/>
                  <w:lang w:val="en-GB"/>
                </w:rPr>
                <w:t xml:space="preserve">Title of the user, if available. </w:t>
              </w:r>
            </w:ins>
          </w:p>
        </w:tc>
      </w:tr>
      <w:tr w:rsidR="00DA4D96" w14:paraId="5BB190E9" w14:textId="77777777" w:rsidTr="00B85F07">
        <w:trPr>
          <w:ins w:id="5758" w:author="Dylan Van Aswegen" w:date="2024-07-12T00:46:00Z"/>
        </w:trPr>
        <w:tc>
          <w:tcPr>
            <w:cnfStyle w:val="001000000000" w:firstRow="0" w:lastRow="0" w:firstColumn="1" w:lastColumn="0" w:oddVBand="0" w:evenVBand="0" w:oddHBand="0" w:evenHBand="0" w:firstRowFirstColumn="0" w:firstRowLastColumn="0" w:lastRowFirstColumn="0" w:lastRowLastColumn="0"/>
            <w:tcW w:w="1550" w:type="dxa"/>
          </w:tcPr>
          <w:p w14:paraId="17A5BCB4" w14:textId="1D607CDA" w:rsidR="00DA4D96" w:rsidRDefault="00DA4D96" w:rsidP="00DA4D96">
            <w:pPr>
              <w:spacing w:line="360" w:lineRule="auto"/>
              <w:jc w:val="both"/>
              <w:rPr>
                <w:ins w:id="5759" w:author="Dylan Van Aswegen" w:date="2024-07-12T00:46:00Z" w16du:dateUtc="2024-07-11T22:46:00Z"/>
                <w:rFonts w:ascii="Arial" w:hAnsi="Arial" w:cs="Arial"/>
                <w:sz w:val="20"/>
                <w:szCs w:val="20"/>
                <w:lang w:val="en-GB"/>
              </w:rPr>
            </w:pPr>
            <w:ins w:id="5760" w:author="Dylan Van Aswegen" w:date="2024-07-12T00:46:00Z" w16du:dateUtc="2024-07-11T22:46:00Z">
              <w:r>
                <w:rPr>
                  <w:rFonts w:ascii="Arial" w:hAnsi="Arial" w:cs="Arial"/>
                  <w:sz w:val="20"/>
                  <w:szCs w:val="20"/>
                  <w:lang w:val="en-GB"/>
                </w:rPr>
                <w:t xml:space="preserve">First Name </w:t>
              </w:r>
            </w:ins>
          </w:p>
        </w:tc>
        <w:tc>
          <w:tcPr>
            <w:tcW w:w="1264" w:type="dxa"/>
          </w:tcPr>
          <w:p w14:paraId="4C450DEC" w14:textId="7873985E" w:rsidR="00DA4D96" w:rsidRDefault="00DA4D96" w:rsidP="00DA4D96">
            <w:pPr>
              <w:spacing w:line="360" w:lineRule="auto"/>
              <w:jc w:val="both"/>
              <w:cnfStyle w:val="000000000000" w:firstRow="0" w:lastRow="0" w:firstColumn="0" w:lastColumn="0" w:oddVBand="0" w:evenVBand="0" w:oddHBand="0" w:evenHBand="0" w:firstRowFirstColumn="0" w:firstRowLastColumn="0" w:lastRowFirstColumn="0" w:lastRowLastColumn="0"/>
              <w:rPr>
                <w:ins w:id="5761" w:author="Dylan Van Aswegen" w:date="2024-07-12T00:46:00Z" w16du:dateUtc="2024-07-11T22:46:00Z"/>
                <w:rFonts w:ascii="Arial" w:hAnsi="Arial" w:cs="Arial"/>
                <w:sz w:val="20"/>
                <w:szCs w:val="20"/>
                <w:lang w:val="en-GB"/>
              </w:rPr>
            </w:pPr>
            <w:proofErr w:type="spellStart"/>
            <w:ins w:id="5762" w:author="Dylan Van Aswegen" w:date="2024-07-12T00:54:00Z" w16du:dateUtc="2024-07-11T22:54:00Z">
              <w:r>
                <w:rPr>
                  <w:rFonts w:ascii="Arial" w:hAnsi="Arial" w:cs="Arial"/>
                  <w:sz w:val="20"/>
                  <w:szCs w:val="20"/>
                  <w:lang w:val="en-GB"/>
                </w:rPr>
                <w:t>TextField</w:t>
              </w:r>
            </w:ins>
            <w:proofErr w:type="spellEnd"/>
          </w:p>
        </w:tc>
        <w:tc>
          <w:tcPr>
            <w:tcW w:w="1673" w:type="dxa"/>
          </w:tcPr>
          <w:p w14:paraId="1033E9FC" w14:textId="05A94C38" w:rsidR="00DA4D96" w:rsidRDefault="00DA4D96" w:rsidP="00DA4D96">
            <w:pPr>
              <w:spacing w:line="360" w:lineRule="auto"/>
              <w:jc w:val="both"/>
              <w:cnfStyle w:val="000000000000" w:firstRow="0" w:lastRow="0" w:firstColumn="0" w:lastColumn="0" w:oddVBand="0" w:evenVBand="0" w:oddHBand="0" w:evenHBand="0" w:firstRowFirstColumn="0" w:firstRowLastColumn="0" w:lastRowFirstColumn="0" w:lastRowLastColumn="0"/>
              <w:rPr>
                <w:ins w:id="5763" w:author="Dylan Van Aswegen" w:date="2024-07-12T00:46:00Z" w16du:dateUtc="2024-07-11T22:46:00Z"/>
                <w:rFonts w:ascii="Arial" w:hAnsi="Arial" w:cs="Arial"/>
                <w:sz w:val="20"/>
                <w:szCs w:val="20"/>
                <w:lang w:val="en-GB"/>
              </w:rPr>
            </w:pPr>
            <w:ins w:id="5764" w:author="Dylan Van Aswegen" w:date="2024-07-12T00:54:00Z" w16du:dateUtc="2024-07-11T22:54:00Z">
              <w:r>
                <w:rPr>
                  <w:rFonts w:ascii="Arial" w:hAnsi="Arial" w:cs="Arial"/>
                  <w:sz w:val="20"/>
                  <w:szCs w:val="20"/>
                  <w:lang w:val="en-GB"/>
                </w:rPr>
                <w:t>String</w:t>
              </w:r>
            </w:ins>
          </w:p>
        </w:tc>
        <w:tc>
          <w:tcPr>
            <w:tcW w:w="3735" w:type="dxa"/>
          </w:tcPr>
          <w:p w14:paraId="32A41475" w14:textId="1EDADF56" w:rsidR="00DA4D96" w:rsidRDefault="00DA4D96" w:rsidP="00DA4D96">
            <w:pPr>
              <w:spacing w:line="360" w:lineRule="auto"/>
              <w:jc w:val="both"/>
              <w:cnfStyle w:val="000000000000" w:firstRow="0" w:lastRow="0" w:firstColumn="0" w:lastColumn="0" w:oddVBand="0" w:evenVBand="0" w:oddHBand="0" w:evenHBand="0" w:firstRowFirstColumn="0" w:firstRowLastColumn="0" w:lastRowFirstColumn="0" w:lastRowLastColumn="0"/>
              <w:rPr>
                <w:ins w:id="5765" w:author="Dylan Van Aswegen" w:date="2024-07-12T00:46:00Z" w16du:dateUtc="2024-07-11T22:46:00Z"/>
                <w:rFonts w:ascii="Arial" w:hAnsi="Arial" w:cs="Arial"/>
                <w:sz w:val="20"/>
                <w:szCs w:val="20"/>
                <w:lang w:val="en-GB"/>
              </w:rPr>
            </w:pPr>
            <w:ins w:id="5766" w:author="Dylan Van Aswegen" w:date="2024-07-12T00:54:00Z" w16du:dateUtc="2024-07-11T22:54:00Z">
              <w:r>
                <w:rPr>
                  <w:rFonts w:ascii="Arial" w:hAnsi="Arial" w:cs="Arial"/>
                  <w:sz w:val="20"/>
                  <w:szCs w:val="20"/>
                  <w:lang w:val="en-GB"/>
                </w:rPr>
                <w:t xml:space="preserve">This column will contain the </w:t>
              </w:r>
            </w:ins>
            <w:ins w:id="5767" w:author="Dylan Van Aswegen" w:date="2024-07-12T00:55:00Z" w16du:dateUtc="2024-07-11T22:55:00Z">
              <w:r>
                <w:rPr>
                  <w:rFonts w:ascii="Arial" w:hAnsi="Arial" w:cs="Arial"/>
                  <w:sz w:val="20"/>
                  <w:szCs w:val="20"/>
                  <w:lang w:val="en-GB"/>
                </w:rPr>
                <w:t xml:space="preserve">first name of the user. </w:t>
              </w:r>
            </w:ins>
          </w:p>
        </w:tc>
      </w:tr>
      <w:tr w:rsidR="00DA4D96" w14:paraId="24F6ACA6" w14:textId="77777777" w:rsidTr="00B85F07">
        <w:trPr>
          <w:cnfStyle w:val="000000100000" w:firstRow="0" w:lastRow="0" w:firstColumn="0" w:lastColumn="0" w:oddVBand="0" w:evenVBand="0" w:oddHBand="1" w:evenHBand="0" w:firstRowFirstColumn="0" w:firstRowLastColumn="0" w:lastRowFirstColumn="0" w:lastRowLastColumn="0"/>
          <w:ins w:id="5768" w:author="Dylan Van Aswegen" w:date="2024-07-12T00:46:00Z"/>
        </w:trPr>
        <w:tc>
          <w:tcPr>
            <w:cnfStyle w:val="001000000000" w:firstRow="0" w:lastRow="0" w:firstColumn="1" w:lastColumn="0" w:oddVBand="0" w:evenVBand="0" w:oddHBand="0" w:evenHBand="0" w:firstRowFirstColumn="0" w:firstRowLastColumn="0" w:lastRowFirstColumn="0" w:lastRowLastColumn="0"/>
            <w:tcW w:w="1550" w:type="dxa"/>
          </w:tcPr>
          <w:p w14:paraId="728163C6" w14:textId="29B4E298" w:rsidR="00DA4D96" w:rsidRDefault="00DA4D96" w:rsidP="00DA4D96">
            <w:pPr>
              <w:spacing w:line="360" w:lineRule="auto"/>
              <w:jc w:val="both"/>
              <w:rPr>
                <w:ins w:id="5769" w:author="Dylan Van Aswegen" w:date="2024-07-12T00:46:00Z" w16du:dateUtc="2024-07-11T22:46:00Z"/>
                <w:rFonts w:ascii="Arial" w:hAnsi="Arial" w:cs="Arial"/>
                <w:sz w:val="20"/>
                <w:szCs w:val="20"/>
                <w:lang w:val="en-GB"/>
              </w:rPr>
            </w:pPr>
            <w:ins w:id="5770" w:author="Dylan Van Aswegen" w:date="2024-07-12T00:46:00Z" w16du:dateUtc="2024-07-11T22:46:00Z">
              <w:r>
                <w:rPr>
                  <w:rFonts w:ascii="Arial" w:hAnsi="Arial" w:cs="Arial"/>
                  <w:sz w:val="20"/>
                  <w:szCs w:val="20"/>
                  <w:lang w:val="en-GB"/>
                </w:rPr>
                <w:t xml:space="preserve">Last Name </w:t>
              </w:r>
            </w:ins>
          </w:p>
        </w:tc>
        <w:tc>
          <w:tcPr>
            <w:tcW w:w="1264" w:type="dxa"/>
          </w:tcPr>
          <w:p w14:paraId="68DD97D1" w14:textId="3BFDE0C8" w:rsidR="00DA4D96" w:rsidRDefault="00DA4D96" w:rsidP="00DA4D96">
            <w:pPr>
              <w:spacing w:line="360" w:lineRule="auto"/>
              <w:jc w:val="both"/>
              <w:cnfStyle w:val="000000100000" w:firstRow="0" w:lastRow="0" w:firstColumn="0" w:lastColumn="0" w:oddVBand="0" w:evenVBand="0" w:oddHBand="1" w:evenHBand="0" w:firstRowFirstColumn="0" w:firstRowLastColumn="0" w:lastRowFirstColumn="0" w:lastRowLastColumn="0"/>
              <w:rPr>
                <w:ins w:id="5771" w:author="Dylan Van Aswegen" w:date="2024-07-12T00:46:00Z" w16du:dateUtc="2024-07-11T22:46:00Z"/>
                <w:rFonts w:ascii="Arial" w:hAnsi="Arial" w:cs="Arial"/>
                <w:sz w:val="20"/>
                <w:szCs w:val="20"/>
                <w:lang w:val="en-GB"/>
              </w:rPr>
            </w:pPr>
            <w:proofErr w:type="spellStart"/>
            <w:ins w:id="5772" w:author="Dylan Van Aswegen" w:date="2024-07-12T00:54:00Z" w16du:dateUtc="2024-07-11T22:54:00Z">
              <w:r>
                <w:rPr>
                  <w:rFonts w:ascii="Arial" w:hAnsi="Arial" w:cs="Arial"/>
                  <w:sz w:val="20"/>
                  <w:szCs w:val="20"/>
                  <w:lang w:val="en-GB"/>
                </w:rPr>
                <w:t>TextField</w:t>
              </w:r>
            </w:ins>
            <w:proofErr w:type="spellEnd"/>
          </w:p>
        </w:tc>
        <w:tc>
          <w:tcPr>
            <w:tcW w:w="1673" w:type="dxa"/>
          </w:tcPr>
          <w:p w14:paraId="1816148E" w14:textId="15A528AF" w:rsidR="00DA4D96" w:rsidRDefault="00DA4D96" w:rsidP="00DA4D96">
            <w:pPr>
              <w:spacing w:line="360" w:lineRule="auto"/>
              <w:jc w:val="both"/>
              <w:cnfStyle w:val="000000100000" w:firstRow="0" w:lastRow="0" w:firstColumn="0" w:lastColumn="0" w:oddVBand="0" w:evenVBand="0" w:oddHBand="1" w:evenHBand="0" w:firstRowFirstColumn="0" w:firstRowLastColumn="0" w:lastRowFirstColumn="0" w:lastRowLastColumn="0"/>
              <w:rPr>
                <w:ins w:id="5773" w:author="Dylan Van Aswegen" w:date="2024-07-12T00:46:00Z" w16du:dateUtc="2024-07-11T22:46:00Z"/>
                <w:rFonts w:ascii="Arial" w:hAnsi="Arial" w:cs="Arial"/>
                <w:sz w:val="20"/>
                <w:szCs w:val="20"/>
                <w:lang w:val="en-GB"/>
              </w:rPr>
            </w:pPr>
            <w:ins w:id="5774" w:author="Dylan Van Aswegen" w:date="2024-07-12T00:54:00Z" w16du:dateUtc="2024-07-11T22:54:00Z">
              <w:r>
                <w:rPr>
                  <w:rFonts w:ascii="Arial" w:hAnsi="Arial" w:cs="Arial"/>
                  <w:sz w:val="20"/>
                  <w:szCs w:val="20"/>
                  <w:lang w:val="en-GB"/>
                </w:rPr>
                <w:t>String</w:t>
              </w:r>
            </w:ins>
          </w:p>
        </w:tc>
        <w:tc>
          <w:tcPr>
            <w:tcW w:w="3735" w:type="dxa"/>
          </w:tcPr>
          <w:p w14:paraId="221F4715" w14:textId="63C02C84" w:rsidR="00DA4D96" w:rsidRDefault="00DA4D96" w:rsidP="00DA4D96">
            <w:pPr>
              <w:spacing w:line="360" w:lineRule="auto"/>
              <w:jc w:val="both"/>
              <w:cnfStyle w:val="000000100000" w:firstRow="0" w:lastRow="0" w:firstColumn="0" w:lastColumn="0" w:oddVBand="0" w:evenVBand="0" w:oddHBand="1" w:evenHBand="0" w:firstRowFirstColumn="0" w:firstRowLastColumn="0" w:lastRowFirstColumn="0" w:lastRowLastColumn="0"/>
              <w:rPr>
                <w:ins w:id="5775" w:author="Dylan Van Aswegen" w:date="2024-07-12T00:46:00Z" w16du:dateUtc="2024-07-11T22:46:00Z"/>
                <w:rFonts w:ascii="Arial" w:hAnsi="Arial" w:cs="Arial"/>
                <w:sz w:val="20"/>
                <w:szCs w:val="20"/>
                <w:lang w:val="en-GB"/>
              </w:rPr>
            </w:pPr>
            <w:ins w:id="5776" w:author="Dylan Van Aswegen" w:date="2024-07-12T00:54:00Z" w16du:dateUtc="2024-07-11T22:54:00Z">
              <w:r>
                <w:rPr>
                  <w:rFonts w:ascii="Arial" w:hAnsi="Arial" w:cs="Arial"/>
                  <w:sz w:val="20"/>
                  <w:szCs w:val="20"/>
                  <w:lang w:val="en-GB"/>
                </w:rPr>
                <w:t xml:space="preserve">This column will contain </w:t>
              </w:r>
            </w:ins>
            <w:ins w:id="5777" w:author="Dylan Van Aswegen" w:date="2024-07-12T00:55:00Z" w16du:dateUtc="2024-07-11T22:55:00Z">
              <w:r>
                <w:rPr>
                  <w:rFonts w:ascii="Arial" w:hAnsi="Arial" w:cs="Arial"/>
                  <w:sz w:val="20"/>
                  <w:szCs w:val="20"/>
                  <w:lang w:val="en-GB"/>
                </w:rPr>
                <w:t>the last name of the user.</w:t>
              </w:r>
            </w:ins>
            <w:ins w:id="5778" w:author="Dylan Van Aswegen" w:date="2024-07-12T00:54:00Z" w16du:dateUtc="2024-07-11T22:54:00Z">
              <w:r>
                <w:rPr>
                  <w:rFonts w:ascii="Arial" w:hAnsi="Arial" w:cs="Arial"/>
                  <w:sz w:val="20"/>
                  <w:szCs w:val="20"/>
                  <w:lang w:val="en-GB"/>
                </w:rPr>
                <w:t xml:space="preserve"> </w:t>
              </w:r>
            </w:ins>
          </w:p>
        </w:tc>
      </w:tr>
      <w:tr w:rsidR="00DA4D96" w14:paraId="69FB7725" w14:textId="77777777" w:rsidTr="00B85F07">
        <w:trPr>
          <w:ins w:id="5779" w:author="Dylan Van Aswegen" w:date="2024-07-12T00:46:00Z"/>
        </w:trPr>
        <w:tc>
          <w:tcPr>
            <w:cnfStyle w:val="001000000000" w:firstRow="0" w:lastRow="0" w:firstColumn="1" w:lastColumn="0" w:oddVBand="0" w:evenVBand="0" w:oddHBand="0" w:evenHBand="0" w:firstRowFirstColumn="0" w:firstRowLastColumn="0" w:lastRowFirstColumn="0" w:lastRowLastColumn="0"/>
            <w:tcW w:w="1550" w:type="dxa"/>
          </w:tcPr>
          <w:p w14:paraId="383E53A3" w14:textId="237FA37E" w:rsidR="00DA4D96" w:rsidRDefault="00DA4D96" w:rsidP="00DA4D96">
            <w:pPr>
              <w:spacing w:line="360" w:lineRule="auto"/>
              <w:jc w:val="both"/>
              <w:rPr>
                <w:ins w:id="5780" w:author="Dylan Van Aswegen" w:date="2024-07-12T00:46:00Z" w16du:dateUtc="2024-07-11T22:46:00Z"/>
                <w:rFonts w:ascii="Arial" w:hAnsi="Arial" w:cs="Arial"/>
                <w:sz w:val="20"/>
                <w:szCs w:val="20"/>
                <w:lang w:val="en-GB"/>
              </w:rPr>
            </w:pPr>
            <w:ins w:id="5781" w:author="Dylan Van Aswegen" w:date="2024-07-12T00:53:00Z" w16du:dateUtc="2024-07-11T22:53:00Z">
              <w:r>
                <w:rPr>
                  <w:rFonts w:ascii="Arial" w:hAnsi="Arial" w:cs="Arial"/>
                  <w:sz w:val="20"/>
                  <w:szCs w:val="20"/>
                  <w:lang w:val="en-GB"/>
                </w:rPr>
                <w:t>Email Address</w:t>
              </w:r>
            </w:ins>
          </w:p>
        </w:tc>
        <w:tc>
          <w:tcPr>
            <w:tcW w:w="1264" w:type="dxa"/>
          </w:tcPr>
          <w:p w14:paraId="4A1B7000" w14:textId="29F940F4" w:rsidR="00DA4D96" w:rsidRDefault="00DA4D96" w:rsidP="00DA4D96">
            <w:pPr>
              <w:spacing w:line="360" w:lineRule="auto"/>
              <w:jc w:val="both"/>
              <w:cnfStyle w:val="000000000000" w:firstRow="0" w:lastRow="0" w:firstColumn="0" w:lastColumn="0" w:oddVBand="0" w:evenVBand="0" w:oddHBand="0" w:evenHBand="0" w:firstRowFirstColumn="0" w:firstRowLastColumn="0" w:lastRowFirstColumn="0" w:lastRowLastColumn="0"/>
              <w:rPr>
                <w:ins w:id="5782" w:author="Dylan Van Aswegen" w:date="2024-07-12T00:46:00Z" w16du:dateUtc="2024-07-11T22:46:00Z"/>
                <w:rFonts w:ascii="Arial" w:hAnsi="Arial" w:cs="Arial"/>
                <w:sz w:val="20"/>
                <w:szCs w:val="20"/>
                <w:lang w:val="en-GB"/>
              </w:rPr>
            </w:pPr>
            <w:proofErr w:type="spellStart"/>
            <w:ins w:id="5783" w:author="Dylan Van Aswegen" w:date="2024-07-12T00:54:00Z" w16du:dateUtc="2024-07-11T22:54:00Z">
              <w:r>
                <w:rPr>
                  <w:rFonts w:ascii="Arial" w:hAnsi="Arial" w:cs="Arial"/>
                  <w:sz w:val="20"/>
                  <w:szCs w:val="20"/>
                  <w:lang w:val="en-GB"/>
                </w:rPr>
                <w:t>TextField</w:t>
              </w:r>
            </w:ins>
            <w:proofErr w:type="spellEnd"/>
          </w:p>
        </w:tc>
        <w:tc>
          <w:tcPr>
            <w:tcW w:w="1673" w:type="dxa"/>
          </w:tcPr>
          <w:p w14:paraId="19A49D66" w14:textId="5A3D9E1D" w:rsidR="00DA4D96" w:rsidRDefault="00DA4D96" w:rsidP="00DA4D96">
            <w:pPr>
              <w:spacing w:line="360" w:lineRule="auto"/>
              <w:jc w:val="both"/>
              <w:cnfStyle w:val="000000000000" w:firstRow="0" w:lastRow="0" w:firstColumn="0" w:lastColumn="0" w:oddVBand="0" w:evenVBand="0" w:oddHBand="0" w:evenHBand="0" w:firstRowFirstColumn="0" w:firstRowLastColumn="0" w:lastRowFirstColumn="0" w:lastRowLastColumn="0"/>
              <w:rPr>
                <w:ins w:id="5784" w:author="Dylan Van Aswegen" w:date="2024-07-12T00:46:00Z" w16du:dateUtc="2024-07-11T22:46:00Z"/>
                <w:rFonts w:ascii="Arial" w:hAnsi="Arial" w:cs="Arial"/>
                <w:sz w:val="20"/>
                <w:szCs w:val="20"/>
                <w:lang w:val="en-GB"/>
              </w:rPr>
            </w:pPr>
            <w:ins w:id="5785" w:author="Dylan Van Aswegen" w:date="2024-07-12T00:54:00Z" w16du:dateUtc="2024-07-11T22:54:00Z">
              <w:r>
                <w:rPr>
                  <w:rFonts w:ascii="Arial" w:hAnsi="Arial" w:cs="Arial"/>
                  <w:sz w:val="20"/>
                  <w:szCs w:val="20"/>
                  <w:lang w:val="en-GB"/>
                </w:rPr>
                <w:t>String</w:t>
              </w:r>
            </w:ins>
          </w:p>
        </w:tc>
        <w:tc>
          <w:tcPr>
            <w:tcW w:w="3735" w:type="dxa"/>
          </w:tcPr>
          <w:p w14:paraId="5B370D06" w14:textId="67BA0188" w:rsidR="00DA4D96" w:rsidRDefault="00DA4D96" w:rsidP="00DA4D96">
            <w:pPr>
              <w:spacing w:line="360" w:lineRule="auto"/>
              <w:jc w:val="both"/>
              <w:cnfStyle w:val="000000000000" w:firstRow="0" w:lastRow="0" w:firstColumn="0" w:lastColumn="0" w:oddVBand="0" w:evenVBand="0" w:oddHBand="0" w:evenHBand="0" w:firstRowFirstColumn="0" w:firstRowLastColumn="0" w:lastRowFirstColumn="0" w:lastRowLastColumn="0"/>
              <w:rPr>
                <w:ins w:id="5786" w:author="Dylan Van Aswegen" w:date="2024-07-12T00:46:00Z" w16du:dateUtc="2024-07-11T22:46:00Z"/>
                <w:rFonts w:ascii="Arial" w:hAnsi="Arial" w:cs="Arial"/>
                <w:sz w:val="20"/>
                <w:szCs w:val="20"/>
                <w:lang w:val="en-GB"/>
              </w:rPr>
            </w:pPr>
            <w:ins w:id="5787" w:author="Dylan Van Aswegen" w:date="2024-07-12T00:54:00Z" w16du:dateUtc="2024-07-11T22:54:00Z">
              <w:r>
                <w:rPr>
                  <w:rFonts w:ascii="Arial" w:hAnsi="Arial" w:cs="Arial"/>
                  <w:sz w:val="20"/>
                  <w:szCs w:val="20"/>
                  <w:lang w:val="en-GB"/>
                </w:rPr>
                <w:t xml:space="preserve">This column will contain the </w:t>
              </w:r>
            </w:ins>
            <w:ins w:id="5788" w:author="Dylan Van Aswegen" w:date="2024-07-12T00:55:00Z" w16du:dateUtc="2024-07-11T22:55:00Z">
              <w:r>
                <w:rPr>
                  <w:rFonts w:ascii="Arial" w:hAnsi="Arial" w:cs="Arial"/>
                  <w:sz w:val="20"/>
                  <w:szCs w:val="20"/>
                  <w:lang w:val="en-GB"/>
                </w:rPr>
                <w:t xml:space="preserve">email address of the user. </w:t>
              </w:r>
            </w:ins>
          </w:p>
        </w:tc>
      </w:tr>
      <w:tr w:rsidR="00DA4D96" w14:paraId="0209E6AB" w14:textId="77777777" w:rsidTr="00B85F07">
        <w:trPr>
          <w:cnfStyle w:val="000000100000" w:firstRow="0" w:lastRow="0" w:firstColumn="0" w:lastColumn="0" w:oddVBand="0" w:evenVBand="0" w:oddHBand="1" w:evenHBand="0" w:firstRowFirstColumn="0" w:firstRowLastColumn="0" w:lastRowFirstColumn="0" w:lastRowLastColumn="0"/>
          <w:ins w:id="5789" w:author="Dylan Van Aswegen" w:date="2024-07-12T00:53:00Z"/>
        </w:trPr>
        <w:tc>
          <w:tcPr>
            <w:cnfStyle w:val="001000000000" w:firstRow="0" w:lastRow="0" w:firstColumn="1" w:lastColumn="0" w:oddVBand="0" w:evenVBand="0" w:oddHBand="0" w:evenHBand="0" w:firstRowFirstColumn="0" w:firstRowLastColumn="0" w:lastRowFirstColumn="0" w:lastRowLastColumn="0"/>
            <w:tcW w:w="1550" w:type="dxa"/>
          </w:tcPr>
          <w:p w14:paraId="18729A10" w14:textId="2818743E" w:rsidR="00DA4D96" w:rsidRDefault="00DA4D96" w:rsidP="00DA4D96">
            <w:pPr>
              <w:spacing w:line="360" w:lineRule="auto"/>
              <w:jc w:val="both"/>
              <w:rPr>
                <w:ins w:id="5790" w:author="Dylan Van Aswegen" w:date="2024-07-12T00:53:00Z" w16du:dateUtc="2024-07-11T22:53:00Z"/>
                <w:rFonts w:ascii="Arial" w:hAnsi="Arial" w:cs="Arial"/>
                <w:sz w:val="20"/>
                <w:szCs w:val="20"/>
                <w:lang w:val="en-GB"/>
              </w:rPr>
            </w:pPr>
            <w:ins w:id="5791" w:author="Dylan Van Aswegen" w:date="2024-07-12T00:54:00Z" w16du:dateUtc="2024-07-11T22:54:00Z">
              <w:r>
                <w:rPr>
                  <w:rFonts w:ascii="Arial" w:hAnsi="Arial" w:cs="Arial"/>
                  <w:sz w:val="20"/>
                  <w:szCs w:val="20"/>
                  <w:lang w:val="en-GB"/>
                </w:rPr>
                <w:t>Physical Address</w:t>
              </w:r>
            </w:ins>
          </w:p>
        </w:tc>
        <w:tc>
          <w:tcPr>
            <w:tcW w:w="1264" w:type="dxa"/>
          </w:tcPr>
          <w:p w14:paraId="7F8D182C" w14:textId="67A22A91" w:rsidR="00DA4D96" w:rsidRDefault="00DA4D96" w:rsidP="00DA4D96">
            <w:pPr>
              <w:spacing w:line="360" w:lineRule="auto"/>
              <w:jc w:val="both"/>
              <w:cnfStyle w:val="000000100000" w:firstRow="0" w:lastRow="0" w:firstColumn="0" w:lastColumn="0" w:oddVBand="0" w:evenVBand="0" w:oddHBand="1" w:evenHBand="0" w:firstRowFirstColumn="0" w:firstRowLastColumn="0" w:lastRowFirstColumn="0" w:lastRowLastColumn="0"/>
              <w:rPr>
                <w:ins w:id="5792" w:author="Dylan Van Aswegen" w:date="2024-07-12T00:53:00Z" w16du:dateUtc="2024-07-11T22:53:00Z"/>
                <w:rFonts w:ascii="Arial" w:hAnsi="Arial" w:cs="Arial"/>
                <w:sz w:val="20"/>
                <w:szCs w:val="20"/>
                <w:lang w:val="en-GB"/>
              </w:rPr>
            </w:pPr>
            <w:proofErr w:type="spellStart"/>
            <w:ins w:id="5793" w:author="Dylan Van Aswegen" w:date="2024-07-12T00:54:00Z" w16du:dateUtc="2024-07-11T22:54:00Z">
              <w:r>
                <w:rPr>
                  <w:rFonts w:ascii="Arial" w:hAnsi="Arial" w:cs="Arial"/>
                  <w:sz w:val="20"/>
                  <w:szCs w:val="20"/>
                  <w:lang w:val="en-GB"/>
                </w:rPr>
                <w:t>TextField</w:t>
              </w:r>
            </w:ins>
            <w:proofErr w:type="spellEnd"/>
          </w:p>
        </w:tc>
        <w:tc>
          <w:tcPr>
            <w:tcW w:w="1673" w:type="dxa"/>
          </w:tcPr>
          <w:p w14:paraId="62E5514F" w14:textId="5347DAB6" w:rsidR="00DA4D96" w:rsidRDefault="00DA4D96" w:rsidP="00DA4D96">
            <w:pPr>
              <w:spacing w:line="360" w:lineRule="auto"/>
              <w:jc w:val="both"/>
              <w:cnfStyle w:val="000000100000" w:firstRow="0" w:lastRow="0" w:firstColumn="0" w:lastColumn="0" w:oddVBand="0" w:evenVBand="0" w:oddHBand="1" w:evenHBand="0" w:firstRowFirstColumn="0" w:firstRowLastColumn="0" w:lastRowFirstColumn="0" w:lastRowLastColumn="0"/>
              <w:rPr>
                <w:ins w:id="5794" w:author="Dylan Van Aswegen" w:date="2024-07-12T00:53:00Z" w16du:dateUtc="2024-07-11T22:53:00Z"/>
                <w:rFonts w:ascii="Arial" w:hAnsi="Arial" w:cs="Arial"/>
                <w:sz w:val="20"/>
                <w:szCs w:val="20"/>
                <w:lang w:val="en-GB"/>
              </w:rPr>
            </w:pPr>
            <w:ins w:id="5795" w:author="Dylan Van Aswegen" w:date="2024-07-12T00:54:00Z" w16du:dateUtc="2024-07-11T22:54:00Z">
              <w:r>
                <w:rPr>
                  <w:rFonts w:ascii="Arial" w:hAnsi="Arial" w:cs="Arial"/>
                  <w:sz w:val="20"/>
                  <w:szCs w:val="20"/>
                  <w:lang w:val="en-GB"/>
                </w:rPr>
                <w:t>String</w:t>
              </w:r>
            </w:ins>
          </w:p>
        </w:tc>
        <w:tc>
          <w:tcPr>
            <w:tcW w:w="3735" w:type="dxa"/>
          </w:tcPr>
          <w:p w14:paraId="126D3153" w14:textId="5E4024F0" w:rsidR="00DA4D96" w:rsidRDefault="00DA4D96" w:rsidP="00DA4D96">
            <w:pPr>
              <w:spacing w:line="360" w:lineRule="auto"/>
              <w:jc w:val="both"/>
              <w:cnfStyle w:val="000000100000" w:firstRow="0" w:lastRow="0" w:firstColumn="0" w:lastColumn="0" w:oddVBand="0" w:evenVBand="0" w:oddHBand="1" w:evenHBand="0" w:firstRowFirstColumn="0" w:firstRowLastColumn="0" w:lastRowFirstColumn="0" w:lastRowLastColumn="0"/>
              <w:rPr>
                <w:ins w:id="5796" w:author="Dylan Van Aswegen" w:date="2024-07-12T00:53:00Z" w16du:dateUtc="2024-07-11T22:53:00Z"/>
                <w:rFonts w:ascii="Arial" w:hAnsi="Arial" w:cs="Arial"/>
                <w:sz w:val="20"/>
                <w:szCs w:val="20"/>
                <w:lang w:val="en-GB"/>
              </w:rPr>
            </w:pPr>
            <w:ins w:id="5797" w:author="Dylan Van Aswegen" w:date="2024-07-12T00:54:00Z" w16du:dateUtc="2024-07-11T22:54:00Z">
              <w:r>
                <w:rPr>
                  <w:rFonts w:ascii="Arial" w:hAnsi="Arial" w:cs="Arial"/>
                  <w:sz w:val="20"/>
                  <w:szCs w:val="20"/>
                  <w:lang w:val="en-GB"/>
                </w:rPr>
                <w:t xml:space="preserve">This column will contain the </w:t>
              </w:r>
            </w:ins>
            <w:ins w:id="5798" w:author="Dylan Van Aswegen" w:date="2024-07-12T00:55:00Z" w16du:dateUtc="2024-07-11T22:55:00Z">
              <w:r>
                <w:rPr>
                  <w:rFonts w:ascii="Arial" w:hAnsi="Arial" w:cs="Arial"/>
                  <w:sz w:val="20"/>
                  <w:szCs w:val="20"/>
                  <w:lang w:val="en-GB"/>
                </w:rPr>
                <w:t>physical address of the user. If the user has mul</w:t>
              </w:r>
            </w:ins>
            <w:ins w:id="5799" w:author="Dylan Van Aswegen" w:date="2024-07-12T00:56:00Z" w16du:dateUtc="2024-07-11T22:56:00Z">
              <w:r>
                <w:rPr>
                  <w:rFonts w:ascii="Arial" w:hAnsi="Arial" w:cs="Arial"/>
                  <w:sz w:val="20"/>
                  <w:szCs w:val="20"/>
                  <w:lang w:val="en-GB"/>
                </w:rPr>
                <w:t xml:space="preserve">tiple physical addresses provided, there should be an indicator next to the address that was selected as the primary address. </w:t>
              </w:r>
            </w:ins>
            <w:ins w:id="5800" w:author="Dylan Van Aswegen" w:date="2024-07-12T00:54:00Z" w16du:dateUtc="2024-07-11T22:54:00Z">
              <w:r>
                <w:rPr>
                  <w:rFonts w:ascii="Arial" w:hAnsi="Arial" w:cs="Arial"/>
                  <w:sz w:val="20"/>
                  <w:szCs w:val="20"/>
                  <w:lang w:val="en-GB"/>
                </w:rPr>
                <w:t xml:space="preserve"> </w:t>
              </w:r>
            </w:ins>
          </w:p>
        </w:tc>
      </w:tr>
      <w:tr w:rsidR="00DA4D96" w14:paraId="6A8FC99A" w14:textId="77777777" w:rsidTr="00B85F07">
        <w:trPr>
          <w:ins w:id="5801" w:author="Dylan Van Aswegen" w:date="2024-07-12T00:53:00Z"/>
        </w:trPr>
        <w:tc>
          <w:tcPr>
            <w:cnfStyle w:val="001000000000" w:firstRow="0" w:lastRow="0" w:firstColumn="1" w:lastColumn="0" w:oddVBand="0" w:evenVBand="0" w:oddHBand="0" w:evenHBand="0" w:firstRowFirstColumn="0" w:firstRowLastColumn="0" w:lastRowFirstColumn="0" w:lastRowLastColumn="0"/>
            <w:tcW w:w="1550" w:type="dxa"/>
          </w:tcPr>
          <w:p w14:paraId="139DD6E6" w14:textId="14280D44" w:rsidR="00DA4D96" w:rsidRDefault="00DA4D96" w:rsidP="00DA4D96">
            <w:pPr>
              <w:spacing w:line="360" w:lineRule="auto"/>
              <w:jc w:val="both"/>
              <w:rPr>
                <w:ins w:id="5802" w:author="Dylan Van Aswegen" w:date="2024-07-12T00:53:00Z" w16du:dateUtc="2024-07-11T22:53:00Z"/>
                <w:rFonts w:ascii="Arial" w:hAnsi="Arial" w:cs="Arial"/>
                <w:sz w:val="20"/>
                <w:szCs w:val="20"/>
                <w:lang w:val="en-GB"/>
              </w:rPr>
            </w:pPr>
            <w:ins w:id="5803" w:author="Dylan Van Aswegen" w:date="2024-07-12T00:54:00Z" w16du:dateUtc="2024-07-11T22:54:00Z">
              <w:r>
                <w:rPr>
                  <w:rFonts w:ascii="Arial" w:hAnsi="Arial" w:cs="Arial"/>
                  <w:sz w:val="20"/>
                  <w:szCs w:val="20"/>
                  <w:lang w:val="en-GB"/>
                </w:rPr>
                <w:t xml:space="preserve">Actions </w:t>
              </w:r>
            </w:ins>
          </w:p>
        </w:tc>
        <w:tc>
          <w:tcPr>
            <w:tcW w:w="1264" w:type="dxa"/>
          </w:tcPr>
          <w:p w14:paraId="2949F52C" w14:textId="2EBB8614" w:rsidR="00DA4D96" w:rsidRDefault="00DA4D96" w:rsidP="00DA4D96">
            <w:pPr>
              <w:spacing w:line="360" w:lineRule="auto"/>
              <w:jc w:val="both"/>
              <w:cnfStyle w:val="000000000000" w:firstRow="0" w:lastRow="0" w:firstColumn="0" w:lastColumn="0" w:oddVBand="0" w:evenVBand="0" w:oddHBand="0" w:evenHBand="0" w:firstRowFirstColumn="0" w:firstRowLastColumn="0" w:lastRowFirstColumn="0" w:lastRowLastColumn="0"/>
              <w:rPr>
                <w:ins w:id="5804" w:author="Dylan Van Aswegen" w:date="2024-07-12T00:53:00Z" w16du:dateUtc="2024-07-11T22:53:00Z"/>
                <w:rFonts w:ascii="Arial" w:hAnsi="Arial" w:cs="Arial"/>
                <w:sz w:val="20"/>
                <w:szCs w:val="20"/>
                <w:lang w:val="en-GB"/>
              </w:rPr>
            </w:pPr>
            <w:ins w:id="5805" w:author="Dylan Van Aswegen" w:date="2024-07-12T00:54:00Z" w16du:dateUtc="2024-07-11T22:54:00Z">
              <w:r>
                <w:rPr>
                  <w:rFonts w:ascii="Arial" w:hAnsi="Arial" w:cs="Arial"/>
                  <w:sz w:val="20"/>
                  <w:szCs w:val="20"/>
                  <w:lang w:val="en-GB"/>
                </w:rPr>
                <w:t>Buttons</w:t>
              </w:r>
            </w:ins>
          </w:p>
        </w:tc>
        <w:tc>
          <w:tcPr>
            <w:tcW w:w="1673" w:type="dxa"/>
          </w:tcPr>
          <w:p w14:paraId="154F54A1" w14:textId="77777777" w:rsidR="00DA4D96" w:rsidRDefault="00DA4D96" w:rsidP="00DA4D96">
            <w:pPr>
              <w:spacing w:line="360" w:lineRule="auto"/>
              <w:jc w:val="both"/>
              <w:cnfStyle w:val="000000000000" w:firstRow="0" w:lastRow="0" w:firstColumn="0" w:lastColumn="0" w:oddVBand="0" w:evenVBand="0" w:oddHBand="0" w:evenHBand="0" w:firstRowFirstColumn="0" w:firstRowLastColumn="0" w:lastRowFirstColumn="0" w:lastRowLastColumn="0"/>
              <w:rPr>
                <w:ins w:id="5806" w:author="Dylan Van Aswegen" w:date="2024-07-12T00:53:00Z" w16du:dateUtc="2024-07-11T22:53:00Z"/>
                <w:rFonts w:ascii="Arial" w:hAnsi="Arial" w:cs="Arial"/>
                <w:sz w:val="20"/>
                <w:szCs w:val="20"/>
                <w:lang w:val="en-GB"/>
              </w:rPr>
            </w:pPr>
          </w:p>
        </w:tc>
        <w:tc>
          <w:tcPr>
            <w:tcW w:w="3735" w:type="dxa"/>
          </w:tcPr>
          <w:p w14:paraId="1F6E6E72" w14:textId="1CAF8534" w:rsidR="00DA4D96" w:rsidRDefault="00DA4D96" w:rsidP="00DA4D96">
            <w:pPr>
              <w:spacing w:line="360" w:lineRule="auto"/>
              <w:jc w:val="both"/>
              <w:cnfStyle w:val="000000000000" w:firstRow="0" w:lastRow="0" w:firstColumn="0" w:lastColumn="0" w:oddVBand="0" w:evenVBand="0" w:oddHBand="0" w:evenHBand="0" w:firstRowFirstColumn="0" w:firstRowLastColumn="0" w:lastRowFirstColumn="0" w:lastRowLastColumn="0"/>
              <w:rPr>
                <w:ins w:id="5807" w:author="Dylan Van Aswegen" w:date="2024-07-12T00:53:00Z" w16du:dateUtc="2024-07-11T22:53:00Z"/>
                <w:rFonts w:ascii="Arial" w:hAnsi="Arial" w:cs="Arial"/>
                <w:sz w:val="20"/>
                <w:szCs w:val="20"/>
                <w:lang w:val="en-GB"/>
              </w:rPr>
            </w:pPr>
            <w:ins w:id="5808" w:author="Dylan Van Aswegen" w:date="2024-07-12T00:56:00Z" w16du:dateUtc="2024-07-11T22:56:00Z">
              <w:r>
                <w:rPr>
                  <w:rFonts w:ascii="Arial" w:hAnsi="Arial" w:cs="Arial"/>
                  <w:sz w:val="20"/>
                  <w:szCs w:val="20"/>
                  <w:lang w:val="en-GB"/>
                </w:rPr>
                <w:t xml:space="preserve">This column will contain buttons to allow the user to </w:t>
              </w:r>
            </w:ins>
            <w:ins w:id="5809" w:author="Dylan Van Aswegen" w:date="2024-07-12T00:57:00Z" w16du:dateUtc="2024-07-11T22:57:00Z">
              <w:r>
                <w:rPr>
                  <w:rFonts w:ascii="Arial" w:hAnsi="Arial" w:cs="Arial"/>
                  <w:sz w:val="20"/>
                  <w:szCs w:val="20"/>
                  <w:lang w:val="en-GB"/>
                </w:rPr>
                <w:t>update their details</w:t>
              </w:r>
            </w:ins>
            <w:ins w:id="5810" w:author="Dylan Van Aswegen" w:date="2024-07-12T01:25:00Z" w16du:dateUtc="2024-07-11T23:25:00Z">
              <w:r w:rsidR="00370A94">
                <w:rPr>
                  <w:rFonts w:ascii="Arial" w:hAnsi="Arial" w:cs="Arial"/>
                  <w:sz w:val="20"/>
                  <w:szCs w:val="20"/>
                  <w:lang w:val="en-GB"/>
                </w:rPr>
                <w:t>, change their default address,</w:t>
              </w:r>
            </w:ins>
            <w:ins w:id="5811" w:author="Dylan Van Aswegen" w:date="2024-07-12T00:57:00Z" w16du:dateUtc="2024-07-11T22:57:00Z">
              <w:r>
                <w:rPr>
                  <w:rFonts w:ascii="Arial" w:hAnsi="Arial" w:cs="Arial"/>
                  <w:sz w:val="20"/>
                  <w:szCs w:val="20"/>
                  <w:lang w:val="en-GB"/>
                </w:rPr>
                <w:t xml:space="preserve"> and reset their password.</w:t>
              </w:r>
              <w:r w:rsidR="00063E51">
                <w:rPr>
                  <w:rFonts w:ascii="Arial" w:hAnsi="Arial" w:cs="Arial"/>
                  <w:sz w:val="20"/>
                  <w:szCs w:val="20"/>
                  <w:lang w:val="en-GB"/>
                </w:rPr>
                <w:t xml:space="preserve"> If they click on the update button, they s</w:t>
              </w:r>
            </w:ins>
            <w:ins w:id="5812" w:author="Dylan Van Aswegen" w:date="2024-07-12T00:58:00Z" w16du:dateUtc="2024-07-11T22:58:00Z">
              <w:r w:rsidR="00063E51">
                <w:rPr>
                  <w:rFonts w:ascii="Arial" w:hAnsi="Arial" w:cs="Arial"/>
                  <w:sz w:val="20"/>
                  <w:szCs w:val="20"/>
                  <w:lang w:val="en-GB"/>
                </w:rPr>
                <w:t xml:space="preserve">hould be presented with a window with their details, allowing them to update their details. If they select the reset password </w:t>
              </w:r>
            </w:ins>
            <w:ins w:id="5813" w:author="Dylan Van Aswegen" w:date="2024-07-12T00:59:00Z" w16du:dateUtc="2024-07-11T22:59:00Z">
              <w:r w:rsidR="00063E51">
                <w:rPr>
                  <w:rFonts w:ascii="Arial" w:hAnsi="Arial" w:cs="Arial"/>
                  <w:sz w:val="20"/>
                  <w:szCs w:val="20"/>
                  <w:lang w:val="en-GB"/>
                </w:rPr>
                <w:t xml:space="preserve">button, the user will be presented with a screen allowing them to reset their password. </w:t>
              </w:r>
            </w:ins>
            <w:ins w:id="5814" w:author="Dylan Van Aswegen" w:date="2024-07-12T01:25:00Z" w16du:dateUtc="2024-07-11T23:25:00Z">
              <w:r w:rsidR="00E5173C">
                <w:rPr>
                  <w:rFonts w:ascii="Arial" w:hAnsi="Arial" w:cs="Arial"/>
                  <w:sz w:val="20"/>
                  <w:szCs w:val="20"/>
                  <w:lang w:val="en-GB"/>
                </w:rPr>
                <w:t>If they click on the button to change their default address, they should be</w:t>
              </w:r>
            </w:ins>
            <w:ins w:id="5815" w:author="Dylan Van Aswegen" w:date="2024-07-12T01:26:00Z" w16du:dateUtc="2024-07-11T23:26:00Z">
              <w:r w:rsidR="00E5173C">
                <w:rPr>
                  <w:rFonts w:ascii="Arial" w:hAnsi="Arial" w:cs="Arial"/>
                  <w:sz w:val="20"/>
                  <w:szCs w:val="20"/>
                  <w:lang w:val="en-GB"/>
                </w:rPr>
                <w:t xml:space="preserve"> presented with a window displaying the three addresses and allowing them to select and confirm the address they want to use as their default address. </w:t>
              </w:r>
            </w:ins>
          </w:p>
        </w:tc>
      </w:tr>
    </w:tbl>
    <w:p w14:paraId="550D7594" w14:textId="77777777" w:rsidR="00102485" w:rsidRPr="002D54BC" w:rsidRDefault="00102485" w:rsidP="00102485">
      <w:pPr>
        <w:rPr>
          <w:ins w:id="5816" w:author="Dylan Van Aswegen" w:date="2024-07-12T00:20:00Z" w16du:dateUtc="2024-07-11T22:20:00Z"/>
          <w:lang w:val="en-GB"/>
          <w:rPrChange w:id="5817" w:author="Dylan Van Aswegen" w:date="2024-07-12T00:46:00Z" w16du:dateUtc="2024-07-11T22:46:00Z">
            <w:rPr>
              <w:ins w:id="5818" w:author="Dylan Van Aswegen" w:date="2024-07-12T00:20:00Z" w16du:dateUtc="2024-07-11T22:20:00Z"/>
            </w:rPr>
          </w:rPrChange>
        </w:rPr>
      </w:pPr>
    </w:p>
    <w:p w14:paraId="657C7D08" w14:textId="77777777" w:rsidR="00AE3DBB" w:rsidRDefault="00AE3DBB" w:rsidP="00102485">
      <w:pPr>
        <w:rPr>
          <w:ins w:id="5819" w:author="Dylan Van Aswegen" w:date="2024-07-12T01:01:00Z" w16du:dateUtc="2024-07-11T23:01:00Z"/>
        </w:rPr>
      </w:pPr>
      <w:ins w:id="5820" w:author="Dylan Van Aswegen" w:date="2024-07-12T00:59:00Z" w16du:dateUtc="2024-07-11T22:59:00Z">
        <w:r>
          <w:t xml:space="preserve">The </w:t>
        </w:r>
      </w:ins>
      <w:ins w:id="5821" w:author="Dylan Van Aswegen" w:date="2024-07-12T01:01:00Z" w16du:dateUtc="2024-07-11T23:01:00Z">
        <w:r>
          <w:t>window</w:t>
        </w:r>
      </w:ins>
      <w:ins w:id="5822" w:author="Dylan Van Aswegen" w:date="2024-07-12T00:59:00Z" w16du:dateUtc="2024-07-11T22:59:00Z">
        <w:r>
          <w:t xml:space="preserve"> allowing the user to reset their passwor</w:t>
        </w:r>
      </w:ins>
      <w:ins w:id="5823" w:author="Dylan Van Aswegen" w:date="2024-07-12T01:00:00Z" w16du:dateUtc="2024-07-11T23:00:00Z">
        <w:r>
          <w:t>d will be displayed to the user once they click on the button to reset their password. Thi</w:t>
        </w:r>
      </w:ins>
      <w:ins w:id="5824" w:author="Dylan Van Aswegen" w:date="2024-07-12T01:01:00Z" w16du:dateUtc="2024-07-11T23:01:00Z">
        <w:r>
          <w:t xml:space="preserve">s window will consist of the following fields: </w:t>
        </w:r>
      </w:ins>
    </w:p>
    <w:p w14:paraId="036A5735" w14:textId="379383F7" w:rsidR="009C5EB4" w:rsidRDefault="00AE3DBB">
      <w:pPr>
        <w:rPr>
          <w:ins w:id="5825" w:author="Dylan Van Aswegen" w:date="2024-07-12T01:01:00Z" w16du:dateUtc="2024-07-11T23:01:00Z"/>
        </w:rPr>
        <w:pPrChange w:id="5826" w:author="Dylan Van Aswegen" w:date="2024-07-12T01:20:00Z" w16du:dateUtc="2024-07-11T23:20:00Z">
          <w:pPr>
            <w:tabs>
              <w:tab w:val="left" w:pos="1440"/>
            </w:tabs>
          </w:pPr>
        </w:pPrChange>
      </w:pPr>
      <w:ins w:id="5827" w:author="Dylan Van Aswegen" w:date="2024-07-12T01:00:00Z" w16du:dateUtc="2024-07-11T23:00:00Z">
        <w:r>
          <w:t xml:space="preserve">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9C5EB4" w14:paraId="435B1649" w14:textId="77777777" w:rsidTr="00B85F07">
        <w:trPr>
          <w:cnfStyle w:val="100000000000" w:firstRow="1" w:lastRow="0" w:firstColumn="0" w:lastColumn="0" w:oddVBand="0" w:evenVBand="0" w:oddHBand="0" w:evenHBand="0" w:firstRowFirstColumn="0" w:firstRowLastColumn="0" w:lastRowFirstColumn="0" w:lastRowLastColumn="0"/>
          <w:tblHeader/>
          <w:ins w:id="5828" w:author="Dylan Van Aswegen" w:date="2024-07-12T01:01: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21A044FB" w14:textId="77777777" w:rsidR="009C5EB4" w:rsidRDefault="009C5EB4" w:rsidP="00B85F07">
            <w:pPr>
              <w:spacing w:line="360" w:lineRule="auto"/>
              <w:jc w:val="both"/>
              <w:rPr>
                <w:ins w:id="5829" w:author="Dylan Van Aswegen" w:date="2024-07-12T01:01:00Z" w16du:dateUtc="2024-07-11T23:01:00Z"/>
                <w:rFonts w:ascii="Arial" w:hAnsi="Arial" w:cs="Arial"/>
                <w:sz w:val="20"/>
                <w:szCs w:val="20"/>
                <w:lang w:val="en-GB"/>
              </w:rPr>
            </w:pPr>
            <w:ins w:id="5830" w:author="Dylan Van Aswegen" w:date="2024-07-12T01:01:00Z" w16du:dateUtc="2024-07-11T23:01:00Z">
              <w:r>
                <w:rPr>
                  <w:rFonts w:ascii="Arial" w:hAnsi="Arial" w:cs="Arial"/>
                  <w:sz w:val="20"/>
                  <w:szCs w:val="20"/>
                  <w:lang w:val="en-GB"/>
                </w:rPr>
                <w:t xml:space="preserve">Field Number </w:t>
              </w:r>
            </w:ins>
          </w:p>
        </w:tc>
        <w:tc>
          <w:tcPr>
            <w:tcW w:w="1417" w:type="dxa"/>
            <w:shd w:val="clear" w:color="auto" w:fill="002060"/>
          </w:tcPr>
          <w:p w14:paraId="1C83088C" w14:textId="77777777" w:rsidR="009C5EB4" w:rsidRDefault="009C5EB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831" w:author="Dylan Van Aswegen" w:date="2024-07-12T01:01:00Z" w16du:dateUtc="2024-07-11T23:01:00Z"/>
                <w:rFonts w:ascii="Arial" w:hAnsi="Arial" w:cs="Arial"/>
                <w:sz w:val="20"/>
                <w:szCs w:val="20"/>
                <w:lang w:val="en-GB"/>
              </w:rPr>
            </w:pPr>
            <w:ins w:id="5832" w:author="Dylan Van Aswegen" w:date="2024-07-12T01:01:00Z" w16du:dateUtc="2024-07-11T23:01:00Z">
              <w:r>
                <w:rPr>
                  <w:rFonts w:ascii="Arial" w:hAnsi="Arial" w:cs="Arial"/>
                  <w:sz w:val="20"/>
                  <w:szCs w:val="20"/>
                  <w:lang w:val="en-GB"/>
                </w:rPr>
                <w:t>Field Name</w:t>
              </w:r>
            </w:ins>
          </w:p>
        </w:tc>
        <w:tc>
          <w:tcPr>
            <w:tcW w:w="1276" w:type="dxa"/>
            <w:shd w:val="clear" w:color="auto" w:fill="002060"/>
          </w:tcPr>
          <w:p w14:paraId="69EBB65D" w14:textId="77777777" w:rsidR="009C5EB4" w:rsidRDefault="009C5EB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833" w:author="Dylan Van Aswegen" w:date="2024-07-12T01:01:00Z" w16du:dateUtc="2024-07-11T23:01:00Z"/>
                <w:rFonts w:ascii="Arial" w:hAnsi="Arial" w:cs="Arial"/>
                <w:sz w:val="20"/>
                <w:szCs w:val="20"/>
                <w:lang w:val="en-GB"/>
              </w:rPr>
            </w:pPr>
            <w:ins w:id="5834" w:author="Dylan Van Aswegen" w:date="2024-07-12T01:01:00Z" w16du:dateUtc="2024-07-11T23:01:00Z">
              <w:r>
                <w:rPr>
                  <w:rFonts w:ascii="Arial" w:hAnsi="Arial" w:cs="Arial"/>
                  <w:sz w:val="20"/>
                  <w:szCs w:val="20"/>
                  <w:lang w:val="en-GB"/>
                </w:rPr>
                <w:t>Field Type</w:t>
              </w:r>
            </w:ins>
          </w:p>
        </w:tc>
        <w:tc>
          <w:tcPr>
            <w:tcW w:w="1701" w:type="dxa"/>
            <w:shd w:val="clear" w:color="auto" w:fill="002060"/>
          </w:tcPr>
          <w:p w14:paraId="12C00BA1" w14:textId="77777777" w:rsidR="009C5EB4" w:rsidRDefault="009C5EB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835" w:author="Dylan Van Aswegen" w:date="2024-07-12T01:01:00Z" w16du:dateUtc="2024-07-11T23:01:00Z"/>
                <w:rFonts w:ascii="Arial" w:hAnsi="Arial" w:cs="Arial"/>
                <w:sz w:val="20"/>
                <w:szCs w:val="20"/>
                <w:lang w:val="en-GB"/>
              </w:rPr>
            </w:pPr>
            <w:ins w:id="5836" w:author="Dylan Van Aswegen" w:date="2024-07-12T01:01:00Z" w16du:dateUtc="2024-07-11T23:01:00Z">
              <w:r>
                <w:rPr>
                  <w:rFonts w:ascii="Arial" w:hAnsi="Arial" w:cs="Arial"/>
                  <w:sz w:val="20"/>
                  <w:szCs w:val="20"/>
                  <w:lang w:val="en-GB"/>
                </w:rPr>
                <w:t>Field Data Type</w:t>
              </w:r>
            </w:ins>
          </w:p>
        </w:tc>
        <w:tc>
          <w:tcPr>
            <w:tcW w:w="1417" w:type="dxa"/>
            <w:shd w:val="clear" w:color="auto" w:fill="002060"/>
          </w:tcPr>
          <w:p w14:paraId="6C8AE89E" w14:textId="77777777" w:rsidR="009C5EB4" w:rsidRDefault="009C5EB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837" w:author="Dylan Van Aswegen" w:date="2024-07-12T01:01:00Z" w16du:dateUtc="2024-07-11T23:01:00Z"/>
                <w:rFonts w:ascii="Arial" w:hAnsi="Arial" w:cs="Arial"/>
                <w:sz w:val="20"/>
                <w:szCs w:val="20"/>
                <w:lang w:val="en-GB"/>
              </w:rPr>
            </w:pPr>
            <w:ins w:id="5838" w:author="Dylan Van Aswegen" w:date="2024-07-12T01:01:00Z" w16du:dateUtc="2024-07-11T23:01:00Z">
              <w:r>
                <w:rPr>
                  <w:rFonts w:ascii="Arial" w:hAnsi="Arial" w:cs="Arial"/>
                  <w:sz w:val="20"/>
                  <w:szCs w:val="20"/>
                  <w:lang w:val="en-GB"/>
                </w:rPr>
                <w:t>Required?</w:t>
              </w:r>
            </w:ins>
          </w:p>
        </w:tc>
        <w:tc>
          <w:tcPr>
            <w:tcW w:w="3828" w:type="dxa"/>
            <w:shd w:val="clear" w:color="auto" w:fill="002060"/>
          </w:tcPr>
          <w:p w14:paraId="280ADA07" w14:textId="77777777" w:rsidR="009C5EB4" w:rsidRDefault="009C5EB4"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839" w:author="Dylan Van Aswegen" w:date="2024-07-12T01:01:00Z" w16du:dateUtc="2024-07-11T23:01:00Z"/>
                <w:rFonts w:ascii="Arial" w:hAnsi="Arial" w:cs="Arial"/>
                <w:sz w:val="20"/>
                <w:szCs w:val="20"/>
                <w:lang w:val="en-GB"/>
              </w:rPr>
            </w:pPr>
            <w:ins w:id="5840" w:author="Dylan Van Aswegen" w:date="2024-07-12T01:01:00Z" w16du:dateUtc="2024-07-11T23:01:00Z">
              <w:r>
                <w:rPr>
                  <w:rFonts w:ascii="Arial" w:hAnsi="Arial" w:cs="Arial"/>
                  <w:sz w:val="20"/>
                  <w:szCs w:val="20"/>
                  <w:lang w:val="en-GB"/>
                </w:rPr>
                <w:t>Field Rules</w:t>
              </w:r>
            </w:ins>
          </w:p>
        </w:tc>
      </w:tr>
      <w:tr w:rsidR="009C5EB4" w14:paraId="2A3E4157" w14:textId="77777777" w:rsidTr="00B85F07">
        <w:trPr>
          <w:cnfStyle w:val="000000100000" w:firstRow="0" w:lastRow="0" w:firstColumn="0" w:lastColumn="0" w:oddVBand="0" w:evenVBand="0" w:oddHBand="1" w:evenHBand="0" w:firstRowFirstColumn="0" w:firstRowLastColumn="0" w:lastRowFirstColumn="0" w:lastRowLastColumn="0"/>
          <w:ins w:id="5841" w:author="Dylan Van Aswegen" w:date="2024-07-12T01:01:00Z"/>
        </w:trPr>
        <w:tc>
          <w:tcPr>
            <w:cnfStyle w:val="001000000000" w:firstRow="0" w:lastRow="0" w:firstColumn="1" w:lastColumn="0" w:oddVBand="0" w:evenVBand="0" w:oddHBand="0" w:evenHBand="0" w:firstRowFirstColumn="0" w:firstRowLastColumn="0" w:lastRowFirstColumn="0" w:lastRowLastColumn="0"/>
            <w:tcW w:w="1135" w:type="dxa"/>
          </w:tcPr>
          <w:p w14:paraId="1872BCE6" w14:textId="77777777" w:rsidR="009C5EB4" w:rsidRDefault="009C5EB4" w:rsidP="00B85F07">
            <w:pPr>
              <w:spacing w:line="360" w:lineRule="auto"/>
              <w:jc w:val="both"/>
              <w:rPr>
                <w:ins w:id="5842" w:author="Dylan Van Aswegen" w:date="2024-07-12T01:01:00Z" w16du:dateUtc="2024-07-11T23:01:00Z"/>
                <w:rFonts w:ascii="Arial" w:hAnsi="Arial" w:cs="Arial"/>
                <w:sz w:val="20"/>
                <w:szCs w:val="20"/>
                <w:lang w:val="en-GB"/>
              </w:rPr>
            </w:pPr>
          </w:p>
        </w:tc>
        <w:tc>
          <w:tcPr>
            <w:tcW w:w="1417" w:type="dxa"/>
          </w:tcPr>
          <w:p w14:paraId="04C576E2" w14:textId="119EE4B4" w:rsidR="009C5EB4" w:rsidRDefault="0060489D"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843" w:author="Dylan Van Aswegen" w:date="2024-07-12T01:01:00Z" w16du:dateUtc="2024-07-11T23:01:00Z"/>
                <w:rFonts w:ascii="Arial" w:hAnsi="Arial" w:cs="Arial"/>
                <w:sz w:val="20"/>
                <w:szCs w:val="20"/>
                <w:lang w:val="en-GB"/>
              </w:rPr>
            </w:pPr>
            <w:ins w:id="5844" w:author="Dylan Van Aswegen" w:date="2024-07-12T01:04:00Z" w16du:dateUtc="2024-07-11T23:04:00Z">
              <w:r>
                <w:rPr>
                  <w:rFonts w:ascii="Arial" w:hAnsi="Arial" w:cs="Arial"/>
                  <w:sz w:val="20"/>
                  <w:szCs w:val="20"/>
                  <w:lang w:val="en-GB"/>
                </w:rPr>
                <w:t>Email Address</w:t>
              </w:r>
            </w:ins>
          </w:p>
        </w:tc>
        <w:tc>
          <w:tcPr>
            <w:tcW w:w="1276" w:type="dxa"/>
          </w:tcPr>
          <w:p w14:paraId="266E7FD7" w14:textId="77777777" w:rsidR="009C5EB4" w:rsidRDefault="009C5EB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845" w:author="Dylan Van Aswegen" w:date="2024-07-12T01:01:00Z" w16du:dateUtc="2024-07-11T23:01:00Z"/>
                <w:rFonts w:ascii="Arial" w:hAnsi="Arial" w:cs="Arial"/>
                <w:sz w:val="20"/>
                <w:szCs w:val="20"/>
                <w:lang w:val="en-GB"/>
              </w:rPr>
            </w:pPr>
            <w:ins w:id="5846" w:author="Dylan Van Aswegen" w:date="2024-07-12T01:01:00Z" w16du:dateUtc="2024-07-11T23:01:00Z">
              <w:r>
                <w:rPr>
                  <w:rFonts w:ascii="Arial" w:hAnsi="Arial" w:cs="Arial"/>
                  <w:sz w:val="20"/>
                  <w:szCs w:val="20"/>
                  <w:lang w:val="en-GB"/>
                </w:rPr>
                <w:t xml:space="preserve">Text Field </w:t>
              </w:r>
            </w:ins>
          </w:p>
        </w:tc>
        <w:tc>
          <w:tcPr>
            <w:tcW w:w="1701" w:type="dxa"/>
          </w:tcPr>
          <w:p w14:paraId="782B165F" w14:textId="77777777" w:rsidR="009C5EB4" w:rsidRDefault="009C5EB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847" w:author="Dylan Van Aswegen" w:date="2024-07-12T01:01:00Z" w16du:dateUtc="2024-07-11T23:01:00Z"/>
                <w:rFonts w:ascii="Arial" w:hAnsi="Arial" w:cs="Arial"/>
                <w:sz w:val="20"/>
                <w:szCs w:val="20"/>
                <w:lang w:val="en-GB"/>
              </w:rPr>
            </w:pPr>
            <w:ins w:id="5848" w:author="Dylan Van Aswegen" w:date="2024-07-12T01:01:00Z" w16du:dateUtc="2024-07-11T23:01:00Z">
              <w:r>
                <w:rPr>
                  <w:rFonts w:ascii="Arial" w:hAnsi="Arial" w:cs="Arial"/>
                  <w:sz w:val="20"/>
                  <w:szCs w:val="20"/>
                  <w:lang w:val="en-GB"/>
                </w:rPr>
                <w:t xml:space="preserve">String </w:t>
              </w:r>
            </w:ins>
          </w:p>
        </w:tc>
        <w:tc>
          <w:tcPr>
            <w:tcW w:w="1417" w:type="dxa"/>
          </w:tcPr>
          <w:p w14:paraId="28062E5A" w14:textId="07522FB1" w:rsidR="009C5EB4" w:rsidRDefault="0060489D"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849" w:author="Dylan Van Aswegen" w:date="2024-07-12T01:01:00Z" w16du:dateUtc="2024-07-11T23:01:00Z"/>
                <w:rFonts w:ascii="Arial" w:hAnsi="Arial" w:cs="Arial"/>
                <w:sz w:val="20"/>
                <w:szCs w:val="20"/>
                <w:lang w:val="en-GB"/>
              </w:rPr>
            </w:pPr>
            <w:ins w:id="5850" w:author="Dylan Van Aswegen" w:date="2024-07-12T01:04:00Z" w16du:dateUtc="2024-07-11T23:04:00Z">
              <w:r>
                <w:rPr>
                  <w:rFonts w:ascii="Arial" w:hAnsi="Arial" w:cs="Arial"/>
                  <w:sz w:val="20"/>
                  <w:szCs w:val="20"/>
                  <w:lang w:val="en-GB"/>
                </w:rPr>
                <w:t>Yes</w:t>
              </w:r>
            </w:ins>
          </w:p>
        </w:tc>
        <w:tc>
          <w:tcPr>
            <w:tcW w:w="3828" w:type="dxa"/>
          </w:tcPr>
          <w:p w14:paraId="102D05A5" w14:textId="6CCEFB9C" w:rsidR="009C5EB4" w:rsidRDefault="009C5EB4"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851" w:author="Dylan Van Aswegen" w:date="2024-07-12T01:01:00Z" w16du:dateUtc="2024-07-11T23:01:00Z"/>
                <w:rFonts w:ascii="Arial" w:hAnsi="Arial" w:cs="Arial"/>
                <w:sz w:val="20"/>
                <w:szCs w:val="20"/>
                <w:lang w:val="en-GB"/>
              </w:rPr>
            </w:pPr>
            <w:ins w:id="5852" w:author="Dylan Van Aswegen" w:date="2024-07-12T01:01:00Z" w16du:dateUtc="2024-07-11T23:01:00Z">
              <w:r>
                <w:rPr>
                  <w:rFonts w:ascii="Arial" w:hAnsi="Arial" w:cs="Arial"/>
                  <w:sz w:val="20"/>
                  <w:szCs w:val="20"/>
                  <w:lang w:val="en-GB"/>
                </w:rPr>
                <w:t xml:space="preserve">This </w:t>
              </w:r>
            </w:ins>
            <w:ins w:id="5853" w:author="Dylan Van Aswegen" w:date="2024-07-12T01:04:00Z" w16du:dateUtc="2024-07-11T23:04:00Z">
              <w:r w:rsidR="0060489D">
                <w:rPr>
                  <w:rFonts w:ascii="Arial" w:hAnsi="Arial" w:cs="Arial"/>
                  <w:sz w:val="20"/>
                  <w:szCs w:val="20"/>
                  <w:lang w:val="en-GB"/>
                </w:rPr>
                <w:t>user will use this field to ent</w:t>
              </w:r>
            </w:ins>
            <w:ins w:id="5854" w:author="Dylan Van Aswegen" w:date="2024-07-12T01:05:00Z" w16du:dateUtc="2024-07-11T23:05:00Z">
              <w:r w:rsidR="0060489D">
                <w:rPr>
                  <w:rFonts w:ascii="Arial" w:hAnsi="Arial" w:cs="Arial"/>
                  <w:sz w:val="20"/>
                  <w:szCs w:val="20"/>
                  <w:lang w:val="en-GB"/>
                </w:rPr>
                <w:t>er the email address associated with their account.</w:t>
              </w:r>
            </w:ins>
            <w:ins w:id="5855" w:author="Dylan Van Aswegen" w:date="2024-07-12T01:07:00Z" w16du:dateUtc="2024-07-11T23:07:00Z">
              <w:r w:rsidR="0060489D">
                <w:rPr>
                  <w:rFonts w:ascii="Arial" w:hAnsi="Arial" w:cs="Arial"/>
                  <w:sz w:val="20"/>
                  <w:szCs w:val="20"/>
                  <w:lang w:val="en-GB"/>
                </w:rPr>
                <w:t xml:space="preserve"> The application should validate </w:t>
              </w:r>
            </w:ins>
            <w:ins w:id="5856" w:author="Dylan Van Aswegen" w:date="2024-07-12T01:08:00Z" w16du:dateUtc="2024-07-11T23:08:00Z">
              <w:r w:rsidR="0060489D">
                <w:rPr>
                  <w:rFonts w:ascii="Arial" w:hAnsi="Arial" w:cs="Arial"/>
                  <w:sz w:val="20"/>
                  <w:szCs w:val="20"/>
                  <w:lang w:val="en-GB"/>
                </w:rPr>
                <w:t xml:space="preserve">that the email entered is a valid format for an email address. </w:t>
              </w:r>
            </w:ins>
            <w:ins w:id="5857" w:author="Dylan Van Aswegen" w:date="2024-07-12T01:01:00Z" w16du:dateUtc="2024-07-11T23:01:00Z">
              <w:r>
                <w:rPr>
                  <w:rFonts w:ascii="Arial" w:hAnsi="Arial" w:cs="Arial"/>
                  <w:sz w:val="20"/>
                  <w:szCs w:val="20"/>
                  <w:lang w:val="en-GB"/>
                </w:rPr>
                <w:t xml:space="preserve"> </w:t>
              </w:r>
            </w:ins>
          </w:p>
        </w:tc>
      </w:tr>
      <w:tr w:rsidR="0060489D" w14:paraId="7EF296DB" w14:textId="77777777" w:rsidTr="00B85F07">
        <w:trPr>
          <w:ins w:id="5858" w:author="Dylan Van Aswegen" w:date="2024-07-12T01:05:00Z"/>
        </w:trPr>
        <w:tc>
          <w:tcPr>
            <w:cnfStyle w:val="001000000000" w:firstRow="0" w:lastRow="0" w:firstColumn="1" w:lastColumn="0" w:oddVBand="0" w:evenVBand="0" w:oddHBand="0" w:evenHBand="0" w:firstRowFirstColumn="0" w:firstRowLastColumn="0" w:lastRowFirstColumn="0" w:lastRowLastColumn="0"/>
            <w:tcW w:w="1135" w:type="dxa"/>
          </w:tcPr>
          <w:p w14:paraId="4EED3DD8" w14:textId="77777777" w:rsidR="0060489D" w:rsidRDefault="0060489D" w:rsidP="00B85F07">
            <w:pPr>
              <w:spacing w:line="360" w:lineRule="auto"/>
              <w:jc w:val="both"/>
              <w:rPr>
                <w:ins w:id="5859" w:author="Dylan Van Aswegen" w:date="2024-07-12T01:05:00Z" w16du:dateUtc="2024-07-11T23:05:00Z"/>
                <w:rFonts w:ascii="Arial" w:hAnsi="Arial" w:cs="Arial"/>
                <w:sz w:val="20"/>
                <w:szCs w:val="20"/>
                <w:lang w:val="en-GB"/>
              </w:rPr>
            </w:pPr>
          </w:p>
        </w:tc>
        <w:tc>
          <w:tcPr>
            <w:tcW w:w="1417" w:type="dxa"/>
          </w:tcPr>
          <w:p w14:paraId="7E6A5A7C" w14:textId="33CE3249" w:rsidR="0060489D" w:rsidRDefault="0060489D"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860" w:author="Dylan Van Aswegen" w:date="2024-07-12T01:05:00Z" w16du:dateUtc="2024-07-11T23:05:00Z"/>
                <w:rFonts w:ascii="Arial" w:hAnsi="Arial" w:cs="Arial"/>
                <w:sz w:val="20"/>
                <w:szCs w:val="20"/>
                <w:lang w:val="en-GB"/>
              </w:rPr>
            </w:pPr>
            <w:ins w:id="5861" w:author="Dylan Van Aswegen" w:date="2024-07-12T01:05:00Z" w16du:dateUtc="2024-07-11T23:05:00Z">
              <w:r>
                <w:rPr>
                  <w:rFonts w:ascii="Arial" w:hAnsi="Arial" w:cs="Arial"/>
                  <w:sz w:val="20"/>
                  <w:szCs w:val="20"/>
                  <w:lang w:val="en-GB"/>
                </w:rPr>
                <w:t xml:space="preserve">Submit </w:t>
              </w:r>
            </w:ins>
          </w:p>
        </w:tc>
        <w:tc>
          <w:tcPr>
            <w:tcW w:w="1276" w:type="dxa"/>
          </w:tcPr>
          <w:p w14:paraId="511E5124" w14:textId="602F530C" w:rsidR="0060489D" w:rsidRDefault="0060489D"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862" w:author="Dylan Van Aswegen" w:date="2024-07-12T01:05:00Z" w16du:dateUtc="2024-07-11T23:05:00Z"/>
                <w:rFonts w:ascii="Arial" w:hAnsi="Arial" w:cs="Arial"/>
                <w:sz w:val="20"/>
                <w:szCs w:val="20"/>
                <w:lang w:val="en-GB"/>
              </w:rPr>
            </w:pPr>
            <w:ins w:id="5863" w:author="Dylan Van Aswegen" w:date="2024-07-12T01:05:00Z" w16du:dateUtc="2024-07-11T23:05:00Z">
              <w:r>
                <w:rPr>
                  <w:rFonts w:ascii="Arial" w:hAnsi="Arial" w:cs="Arial"/>
                  <w:sz w:val="20"/>
                  <w:szCs w:val="20"/>
                  <w:lang w:val="en-GB"/>
                </w:rPr>
                <w:t>Button</w:t>
              </w:r>
            </w:ins>
          </w:p>
        </w:tc>
        <w:tc>
          <w:tcPr>
            <w:tcW w:w="1701" w:type="dxa"/>
          </w:tcPr>
          <w:p w14:paraId="131BA2EE" w14:textId="77777777" w:rsidR="0060489D" w:rsidRDefault="0060489D"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864" w:author="Dylan Van Aswegen" w:date="2024-07-12T01:05:00Z" w16du:dateUtc="2024-07-11T23:05:00Z"/>
                <w:rFonts w:ascii="Arial" w:hAnsi="Arial" w:cs="Arial"/>
                <w:sz w:val="20"/>
                <w:szCs w:val="20"/>
                <w:lang w:val="en-GB"/>
              </w:rPr>
            </w:pPr>
          </w:p>
        </w:tc>
        <w:tc>
          <w:tcPr>
            <w:tcW w:w="1417" w:type="dxa"/>
          </w:tcPr>
          <w:p w14:paraId="26463790" w14:textId="77777777" w:rsidR="0060489D" w:rsidRDefault="0060489D"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865" w:author="Dylan Van Aswegen" w:date="2024-07-12T01:05:00Z" w16du:dateUtc="2024-07-11T23:05:00Z"/>
                <w:rFonts w:ascii="Arial" w:hAnsi="Arial" w:cs="Arial"/>
                <w:sz w:val="20"/>
                <w:szCs w:val="20"/>
                <w:lang w:val="en-GB"/>
              </w:rPr>
            </w:pPr>
          </w:p>
        </w:tc>
        <w:tc>
          <w:tcPr>
            <w:tcW w:w="3828" w:type="dxa"/>
          </w:tcPr>
          <w:p w14:paraId="3DCBDBC3" w14:textId="44ED7BAE" w:rsidR="001F020A" w:rsidRDefault="0060489D"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866" w:author="Dylan Van Aswegen" w:date="2024-07-12T01:08:00Z" w16du:dateUtc="2024-07-11T23:08:00Z"/>
                <w:rFonts w:ascii="Arial" w:hAnsi="Arial" w:cs="Arial"/>
                <w:sz w:val="20"/>
                <w:szCs w:val="20"/>
                <w:lang w:val="en-GB"/>
              </w:rPr>
            </w:pPr>
            <w:ins w:id="5867" w:author="Dylan Van Aswegen" w:date="2024-07-12T01:05:00Z" w16du:dateUtc="2024-07-11T23:05:00Z">
              <w:r>
                <w:rPr>
                  <w:rFonts w:ascii="Arial" w:hAnsi="Arial" w:cs="Arial"/>
                  <w:sz w:val="20"/>
                  <w:szCs w:val="20"/>
                  <w:lang w:val="en-GB"/>
                </w:rPr>
                <w:t xml:space="preserve">The user will select this button to </w:t>
              </w:r>
            </w:ins>
            <w:ins w:id="5868" w:author="Dylan Van Aswegen" w:date="2024-07-12T01:06:00Z" w16du:dateUtc="2024-07-11T23:06:00Z">
              <w:r>
                <w:rPr>
                  <w:rFonts w:ascii="Arial" w:hAnsi="Arial" w:cs="Arial"/>
                  <w:sz w:val="20"/>
                  <w:szCs w:val="20"/>
                  <w:lang w:val="en-GB"/>
                </w:rPr>
                <w:t xml:space="preserve">submit the email </w:t>
              </w:r>
            </w:ins>
            <w:ins w:id="5869" w:author="Dylan Van Aswegen" w:date="2024-07-12T01:07:00Z" w16du:dateUtc="2024-07-11T23:07:00Z">
              <w:r>
                <w:rPr>
                  <w:rFonts w:ascii="Arial" w:hAnsi="Arial" w:cs="Arial"/>
                  <w:sz w:val="20"/>
                  <w:szCs w:val="20"/>
                  <w:lang w:val="en-GB"/>
                </w:rPr>
                <w:t>address they have entered. Once clicked, the application must verify that the email is associated with their account. If it is,</w:t>
              </w:r>
            </w:ins>
            <w:ins w:id="5870" w:author="Dylan Van Aswegen" w:date="2024-07-12T01:08:00Z" w16du:dateUtc="2024-07-11T23:08:00Z">
              <w:r w:rsidR="001F020A">
                <w:rPr>
                  <w:rFonts w:ascii="Arial" w:hAnsi="Arial" w:cs="Arial"/>
                  <w:sz w:val="20"/>
                  <w:szCs w:val="20"/>
                  <w:lang w:val="en-GB"/>
                </w:rPr>
                <w:t xml:space="preserve"> the application should email a password reset link to the email address and inform the user of this.</w:t>
              </w:r>
            </w:ins>
            <w:ins w:id="5871" w:author="Dylan Van Aswegen" w:date="2024-07-12T01:14:00Z" w16du:dateUtc="2024-07-11T23:14:00Z">
              <w:r w:rsidR="00F80B86">
                <w:rPr>
                  <w:rFonts w:ascii="Arial" w:hAnsi="Arial" w:cs="Arial"/>
                  <w:sz w:val="20"/>
                  <w:szCs w:val="20"/>
                  <w:lang w:val="en-GB"/>
                </w:rPr>
                <w:t xml:space="preserve"> This will then follow the normal password reset process. </w:t>
              </w:r>
            </w:ins>
          </w:p>
          <w:p w14:paraId="6ECE6481" w14:textId="6E502F77" w:rsidR="0060489D" w:rsidRDefault="001F020A" w:rsidP="00B85F07">
            <w:pPr>
              <w:spacing w:line="360" w:lineRule="auto"/>
              <w:jc w:val="both"/>
              <w:cnfStyle w:val="000000000000" w:firstRow="0" w:lastRow="0" w:firstColumn="0" w:lastColumn="0" w:oddVBand="0" w:evenVBand="0" w:oddHBand="0" w:evenHBand="0" w:firstRowFirstColumn="0" w:firstRowLastColumn="0" w:lastRowFirstColumn="0" w:lastRowLastColumn="0"/>
              <w:rPr>
                <w:ins w:id="5872" w:author="Dylan Van Aswegen" w:date="2024-07-12T01:05:00Z" w16du:dateUtc="2024-07-11T23:05:00Z"/>
                <w:rFonts w:ascii="Arial" w:hAnsi="Arial" w:cs="Arial"/>
                <w:sz w:val="20"/>
                <w:szCs w:val="20"/>
                <w:lang w:val="en-GB"/>
              </w:rPr>
            </w:pPr>
            <w:ins w:id="5873" w:author="Dylan Van Aswegen" w:date="2024-07-12T01:08:00Z" w16du:dateUtc="2024-07-11T23:08:00Z">
              <w:r>
                <w:rPr>
                  <w:rFonts w:ascii="Arial" w:hAnsi="Arial" w:cs="Arial"/>
                  <w:sz w:val="20"/>
                  <w:szCs w:val="20"/>
                  <w:lang w:val="en-GB"/>
                </w:rPr>
                <w:t>If it is not</w:t>
              </w:r>
            </w:ins>
            <w:ins w:id="5874" w:author="Dylan Van Aswegen" w:date="2024-07-12T01:13:00Z" w16du:dateUtc="2024-07-11T23:13:00Z">
              <w:r w:rsidR="00B559A0">
                <w:rPr>
                  <w:rFonts w:ascii="Arial" w:hAnsi="Arial" w:cs="Arial"/>
                  <w:sz w:val="20"/>
                  <w:szCs w:val="20"/>
                  <w:lang w:val="en-GB"/>
                </w:rPr>
                <w:t>, the user should be shown a message informing them that the email address they have captured is not recognised.</w:t>
              </w:r>
            </w:ins>
          </w:p>
        </w:tc>
      </w:tr>
      <w:tr w:rsidR="001F020A" w14:paraId="0DEAC63D" w14:textId="77777777" w:rsidTr="00B85F07">
        <w:trPr>
          <w:cnfStyle w:val="000000100000" w:firstRow="0" w:lastRow="0" w:firstColumn="0" w:lastColumn="0" w:oddVBand="0" w:evenVBand="0" w:oddHBand="1" w:evenHBand="0" w:firstRowFirstColumn="0" w:firstRowLastColumn="0" w:lastRowFirstColumn="0" w:lastRowLastColumn="0"/>
          <w:ins w:id="5875" w:author="Dylan Van Aswegen" w:date="2024-07-12T01:08:00Z"/>
        </w:trPr>
        <w:tc>
          <w:tcPr>
            <w:cnfStyle w:val="001000000000" w:firstRow="0" w:lastRow="0" w:firstColumn="1" w:lastColumn="0" w:oddVBand="0" w:evenVBand="0" w:oddHBand="0" w:evenHBand="0" w:firstRowFirstColumn="0" w:firstRowLastColumn="0" w:lastRowFirstColumn="0" w:lastRowLastColumn="0"/>
            <w:tcW w:w="1135" w:type="dxa"/>
          </w:tcPr>
          <w:p w14:paraId="1A3CB1E6" w14:textId="77777777" w:rsidR="001F020A" w:rsidRDefault="001F020A" w:rsidP="00B85F07">
            <w:pPr>
              <w:spacing w:line="360" w:lineRule="auto"/>
              <w:jc w:val="both"/>
              <w:rPr>
                <w:ins w:id="5876" w:author="Dylan Van Aswegen" w:date="2024-07-12T01:08:00Z" w16du:dateUtc="2024-07-11T23:08:00Z"/>
                <w:rFonts w:ascii="Arial" w:hAnsi="Arial" w:cs="Arial"/>
                <w:sz w:val="20"/>
                <w:szCs w:val="20"/>
                <w:lang w:val="en-GB"/>
              </w:rPr>
            </w:pPr>
          </w:p>
        </w:tc>
        <w:tc>
          <w:tcPr>
            <w:tcW w:w="1417" w:type="dxa"/>
          </w:tcPr>
          <w:p w14:paraId="25818E83" w14:textId="3C8B744C" w:rsidR="001F020A" w:rsidRDefault="00B10F4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877" w:author="Dylan Van Aswegen" w:date="2024-07-12T01:08:00Z" w16du:dateUtc="2024-07-11T23:08:00Z"/>
                <w:rFonts w:ascii="Arial" w:hAnsi="Arial" w:cs="Arial"/>
                <w:sz w:val="20"/>
                <w:szCs w:val="20"/>
                <w:lang w:val="en-GB"/>
              </w:rPr>
            </w:pPr>
            <w:ins w:id="5878" w:author="Dylan Van Aswegen" w:date="2024-07-12T01:12:00Z" w16du:dateUtc="2024-07-11T23:12:00Z">
              <w:r>
                <w:rPr>
                  <w:rFonts w:ascii="Arial" w:hAnsi="Arial" w:cs="Arial"/>
                  <w:sz w:val="20"/>
                  <w:szCs w:val="20"/>
                  <w:lang w:val="en-GB"/>
                </w:rPr>
                <w:t xml:space="preserve">Cancel </w:t>
              </w:r>
            </w:ins>
          </w:p>
        </w:tc>
        <w:tc>
          <w:tcPr>
            <w:tcW w:w="1276" w:type="dxa"/>
          </w:tcPr>
          <w:p w14:paraId="7644F5C7" w14:textId="7B57A911" w:rsidR="001F020A" w:rsidRDefault="00B10F4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879" w:author="Dylan Van Aswegen" w:date="2024-07-12T01:08:00Z" w16du:dateUtc="2024-07-11T23:08:00Z"/>
                <w:rFonts w:ascii="Arial" w:hAnsi="Arial" w:cs="Arial"/>
                <w:sz w:val="20"/>
                <w:szCs w:val="20"/>
                <w:lang w:val="en-GB"/>
              </w:rPr>
            </w:pPr>
            <w:ins w:id="5880" w:author="Dylan Van Aswegen" w:date="2024-07-12T01:12:00Z" w16du:dateUtc="2024-07-11T23:12:00Z">
              <w:r>
                <w:rPr>
                  <w:rFonts w:ascii="Arial" w:hAnsi="Arial" w:cs="Arial"/>
                  <w:sz w:val="20"/>
                  <w:szCs w:val="20"/>
                  <w:lang w:val="en-GB"/>
                </w:rPr>
                <w:t>Button</w:t>
              </w:r>
            </w:ins>
          </w:p>
        </w:tc>
        <w:tc>
          <w:tcPr>
            <w:tcW w:w="1701" w:type="dxa"/>
          </w:tcPr>
          <w:p w14:paraId="4E95CA5A" w14:textId="77777777" w:rsidR="001F020A" w:rsidRDefault="001F020A"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881" w:author="Dylan Van Aswegen" w:date="2024-07-12T01:08:00Z" w16du:dateUtc="2024-07-11T23:08:00Z"/>
                <w:rFonts w:ascii="Arial" w:hAnsi="Arial" w:cs="Arial"/>
                <w:sz w:val="20"/>
                <w:szCs w:val="20"/>
                <w:lang w:val="en-GB"/>
              </w:rPr>
            </w:pPr>
          </w:p>
        </w:tc>
        <w:tc>
          <w:tcPr>
            <w:tcW w:w="1417" w:type="dxa"/>
          </w:tcPr>
          <w:p w14:paraId="6380D0A9" w14:textId="77777777" w:rsidR="001F020A" w:rsidRDefault="001F020A"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882" w:author="Dylan Van Aswegen" w:date="2024-07-12T01:08:00Z" w16du:dateUtc="2024-07-11T23:08:00Z"/>
                <w:rFonts w:ascii="Arial" w:hAnsi="Arial" w:cs="Arial"/>
                <w:sz w:val="20"/>
                <w:szCs w:val="20"/>
                <w:lang w:val="en-GB"/>
              </w:rPr>
            </w:pPr>
          </w:p>
        </w:tc>
        <w:tc>
          <w:tcPr>
            <w:tcW w:w="3828" w:type="dxa"/>
          </w:tcPr>
          <w:p w14:paraId="5FD1C7CC" w14:textId="02D5710E" w:rsidR="001F020A" w:rsidRDefault="00B10F45"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5883" w:author="Dylan Van Aswegen" w:date="2024-07-12T01:08:00Z" w16du:dateUtc="2024-07-11T23:08:00Z"/>
                <w:rFonts w:ascii="Arial" w:hAnsi="Arial" w:cs="Arial"/>
                <w:sz w:val="20"/>
                <w:szCs w:val="20"/>
                <w:lang w:val="en-GB"/>
              </w:rPr>
            </w:pPr>
            <w:ins w:id="5884" w:author="Dylan Van Aswegen" w:date="2024-07-12T01:12:00Z" w16du:dateUtc="2024-07-11T23:12:00Z">
              <w:r>
                <w:rPr>
                  <w:rFonts w:ascii="Arial" w:hAnsi="Arial" w:cs="Arial"/>
                  <w:sz w:val="20"/>
                  <w:szCs w:val="20"/>
                  <w:lang w:val="en-GB"/>
                </w:rPr>
                <w:t xml:space="preserve">The user will select this button to cancel the password reset process. Once clicked, the user will be navigated </w:t>
              </w:r>
            </w:ins>
            <w:ins w:id="5885" w:author="Dylan Van Aswegen" w:date="2024-07-12T01:13:00Z" w16du:dateUtc="2024-07-11T23:13:00Z">
              <w:r>
                <w:rPr>
                  <w:rFonts w:ascii="Arial" w:hAnsi="Arial" w:cs="Arial"/>
                  <w:sz w:val="20"/>
                  <w:szCs w:val="20"/>
                  <w:lang w:val="en-GB"/>
                </w:rPr>
                <w:t xml:space="preserve">back to the “My Profile” page. </w:t>
              </w:r>
            </w:ins>
          </w:p>
        </w:tc>
      </w:tr>
    </w:tbl>
    <w:p w14:paraId="4A8BE7C9" w14:textId="02C2BA1B" w:rsidR="00102485" w:rsidRDefault="00102485">
      <w:pPr>
        <w:tabs>
          <w:tab w:val="left" w:pos="1440"/>
        </w:tabs>
        <w:rPr>
          <w:ins w:id="5886" w:author="Dylan Van Aswegen" w:date="2024-07-12T00:20:00Z" w16du:dateUtc="2024-07-11T22:20:00Z"/>
        </w:rPr>
        <w:pPrChange w:id="5887" w:author="Dylan Van Aswegen" w:date="2024-07-12T01:01:00Z" w16du:dateUtc="2024-07-11T23:01:00Z">
          <w:pPr/>
        </w:pPrChange>
      </w:pPr>
    </w:p>
    <w:p w14:paraId="05451D5D" w14:textId="013A221A" w:rsidR="00102485" w:rsidRDefault="00743E62" w:rsidP="00102485">
      <w:pPr>
        <w:rPr>
          <w:ins w:id="5888" w:author="Dylan Van Aswegen" w:date="2024-07-12T01:21:00Z" w16du:dateUtc="2024-07-11T23:21:00Z"/>
        </w:rPr>
      </w:pPr>
      <w:ins w:id="5889" w:author="Dylan Van Aswegen" w:date="2024-07-12T01:20:00Z" w16du:dateUtc="2024-07-11T23:20:00Z">
        <w:r>
          <w:t>The window allowing a user to edit their details will be presented t</w:t>
        </w:r>
      </w:ins>
      <w:ins w:id="5890" w:author="Dylan Van Aswegen" w:date="2024-07-12T01:21:00Z" w16du:dateUtc="2024-07-11T23:21:00Z">
        <w:r>
          <w:t xml:space="preserve">o them when they click the button to update their details. The window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2E2271" w14:paraId="2039D867" w14:textId="77777777" w:rsidTr="00B85F07">
        <w:trPr>
          <w:cnfStyle w:val="100000000000" w:firstRow="1" w:lastRow="0" w:firstColumn="0" w:lastColumn="0" w:oddVBand="0" w:evenVBand="0" w:oddHBand="0" w:evenHBand="0" w:firstRowFirstColumn="0" w:firstRowLastColumn="0" w:lastRowFirstColumn="0" w:lastRowLastColumn="0"/>
          <w:tblHeader/>
          <w:ins w:id="5891" w:author="Dylan Van Aswegen" w:date="2024-07-12T01:22: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70B6D09" w14:textId="77777777" w:rsidR="002E2271" w:rsidRDefault="002E2271" w:rsidP="00B85F07">
            <w:pPr>
              <w:spacing w:line="360" w:lineRule="auto"/>
              <w:jc w:val="both"/>
              <w:rPr>
                <w:ins w:id="5892" w:author="Dylan Van Aswegen" w:date="2024-07-12T01:22:00Z" w16du:dateUtc="2024-07-11T23:22:00Z"/>
                <w:rFonts w:ascii="Arial" w:hAnsi="Arial" w:cs="Arial"/>
                <w:sz w:val="20"/>
                <w:szCs w:val="20"/>
                <w:lang w:val="en-GB"/>
              </w:rPr>
            </w:pPr>
            <w:ins w:id="5893" w:author="Dylan Van Aswegen" w:date="2024-07-12T01:22:00Z" w16du:dateUtc="2024-07-11T23:22:00Z">
              <w:r>
                <w:rPr>
                  <w:rFonts w:ascii="Arial" w:hAnsi="Arial" w:cs="Arial"/>
                  <w:sz w:val="20"/>
                  <w:szCs w:val="20"/>
                  <w:lang w:val="en-GB"/>
                </w:rPr>
                <w:t xml:space="preserve">Field Number </w:t>
              </w:r>
            </w:ins>
          </w:p>
        </w:tc>
        <w:tc>
          <w:tcPr>
            <w:tcW w:w="1417" w:type="dxa"/>
            <w:shd w:val="clear" w:color="auto" w:fill="002060"/>
          </w:tcPr>
          <w:p w14:paraId="2C62C152" w14:textId="77777777" w:rsidR="002E2271" w:rsidRDefault="002E227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894" w:author="Dylan Van Aswegen" w:date="2024-07-12T01:22:00Z" w16du:dateUtc="2024-07-11T23:22:00Z"/>
                <w:rFonts w:ascii="Arial" w:hAnsi="Arial" w:cs="Arial"/>
                <w:sz w:val="20"/>
                <w:szCs w:val="20"/>
                <w:lang w:val="en-GB"/>
              </w:rPr>
            </w:pPr>
            <w:ins w:id="5895" w:author="Dylan Van Aswegen" w:date="2024-07-12T01:22:00Z" w16du:dateUtc="2024-07-11T23:22:00Z">
              <w:r>
                <w:rPr>
                  <w:rFonts w:ascii="Arial" w:hAnsi="Arial" w:cs="Arial"/>
                  <w:sz w:val="20"/>
                  <w:szCs w:val="20"/>
                  <w:lang w:val="en-GB"/>
                </w:rPr>
                <w:t>Field Name</w:t>
              </w:r>
            </w:ins>
          </w:p>
        </w:tc>
        <w:tc>
          <w:tcPr>
            <w:tcW w:w="1276" w:type="dxa"/>
            <w:shd w:val="clear" w:color="auto" w:fill="002060"/>
          </w:tcPr>
          <w:p w14:paraId="639F3277" w14:textId="77777777" w:rsidR="002E2271" w:rsidRDefault="002E227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896" w:author="Dylan Van Aswegen" w:date="2024-07-12T01:22:00Z" w16du:dateUtc="2024-07-11T23:22:00Z"/>
                <w:rFonts w:ascii="Arial" w:hAnsi="Arial" w:cs="Arial"/>
                <w:sz w:val="20"/>
                <w:szCs w:val="20"/>
                <w:lang w:val="en-GB"/>
              </w:rPr>
            </w:pPr>
            <w:ins w:id="5897" w:author="Dylan Van Aswegen" w:date="2024-07-12T01:22:00Z" w16du:dateUtc="2024-07-11T23:22:00Z">
              <w:r>
                <w:rPr>
                  <w:rFonts w:ascii="Arial" w:hAnsi="Arial" w:cs="Arial"/>
                  <w:sz w:val="20"/>
                  <w:szCs w:val="20"/>
                  <w:lang w:val="en-GB"/>
                </w:rPr>
                <w:t>Field Type</w:t>
              </w:r>
            </w:ins>
          </w:p>
        </w:tc>
        <w:tc>
          <w:tcPr>
            <w:tcW w:w="1701" w:type="dxa"/>
            <w:shd w:val="clear" w:color="auto" w:fill="002060"/>
          </w:tcPr>
          <w:p w14:paraId="6D5FEA9A" w14:textId="77777777" w:rsidR="002E2271" w:rsidRDefault="002E227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898" w:author="Dylan Van Aswegen" w:date="2024-07-12T01:22:00Z" w16du:dateUtc="2024-07-11T23:22:00Z"/>
                <w:rFonts w:ascii="Arial" w:hAnsi="Arial" w:cs="Arial"/>
                <w:sz w:val="20"/>
                <w:szCs w:val="20"/>
                <w:lang w:val="en-GB"/>
              </w:rPr>
            </w:pPr>
            <w:ins w:id="5899" w:author="Dylan Van Aswegen" w:date="2024-07-12T01:22:00Z" w16du:dateUtc="2024-07-11T23:22:00Z">
              <w:r>
                <w:rPr>
                  <w:rFonts w:ascii="Arial" w:hAnsi="Arial" w:cs="Arial"/>
                  <w:sz w:val="20"/>
                  <w:szCs w:val="20"/>
                  <w:lang w:val="en-GB"/>
                </w:rPr>
                <w:t>Field Data Type</w:t>
              </w:r>
            </w:ins>
          </w:p>
        </w:tc>
        <w:tc>
          <w:tcPr>
            <w:tcW w:w="1417" w:type="dxa"/>
            <w:shd w:val="clear" w:color="auto" w:fill="002060"/>
          </w:tcPr>
          <w:p w14:paraId="13B7FAF4" w14:textId="77777777" w:rsidR="002E2271" w:rsidRDefault="002E227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900" w:author="Dylan Van Aswegen" w:date="2024-07-12T01:22:00Z" w16du:dateUtc="2024-07-11T23:22:00Z"/>
                <w:rFonts w:ascii="Arial" w:hAnsi="Arial" w:cs="Arial"/>
                <w:sz w:val="20"/>
                <w:szCs w:val="20"/>
                <w:lang w:val="en-GB"/>
              </w:rPr>
            </w:pPr>
            <w:ins w:id="5901" w:author="Dylan Van Aswegen" w:date="2024-07-12T01:22:00Z" w16du:dateUtc="2024-07-11T23:22:00Z">
              <w:r>
                <w:rPr>
                  <w:rFonts w:ascii="Arial" w:hAnsi="Arial" w:cs="Arial"/>
                  <w:sz w:val="20"/>
                  <w:szCs w:val="20"/>
                  <w:lang w:val="en-GB"/>
                </w:rPr>
                <w:t>Required?</w:t>
              </w:r>
            </w:ins>
          </w:p>
        </w:tc>
        <w:tc>
          <w:tcPr>
            <w:tcW w:w="3828" w:type="dxa"/>
            <w:shd w:val="clear" w:color="auto" w:fill="002060"/>
          </w:tcPr>
          <w:p w14:paraId="1423106D" w14:textId="77777777" w:rsidR="002E2271" w:rsidRDefault="002E2271"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5902" w:author="Dylan Van Aswegen" w:date="2024-07-12T01:22:00Z" w16du:dateUtc="2024-07-11T23:22:00Z"/>
                <w:rFonts w:ascii="Arial" w:hAnsi="Arial" w:cs="Arial"/>
                <w:sz w:val="20"/>
                <w:szCs w:val="20"/>
                <w:lang w:val="en-GB"/>
              </w:rPr>
            </w:pPr>
            <w:ins w:id="5903" w:author="Dylan Van Aswegen" w:date="2024-07-12T01:22:00Z" w16du:dateUtc="2024-07-11T23:22:00Z">
              <w:r>
                <w:rPr>
                  <w:rFonts w:ascii="Arial" w:hAnsi="Arial" w:cs="Arial"/>
                  <w:sz w:val="20"/>
                  <w:szCs w:val="20"/>
                  <w:lang w:val="en-GB"/>
                </w:rPr>
                <w:t>Field Rules</w:t>
              </w:r>
            </w:ins>
          </w:p>
        </w:tc>
      </w:tr>
      <w:tr w:rsidR="00835BC9" w14:paraId="6B7CF419" w14:textId="77777777" w:rsidTr="00B85F07">
        <w:trPr>
          <w:cnfStyle w:val="000000100000" w:firstRow="0" w:lastRow="0" w:firstColumn="0" w:lastColumn="0" w:oddVBand="0" w:evenVBand="0" w:oddHBand="1" w:evenHBand="0" w:firstRowFirstColumn="0" w:firstRowLastColumn="0" w:lastRowFirstColumn="0" w:lastRowLastColumn="0"/>
          <w:ins w:id="5904" w:author="Dylan Van Aswegen" w:date="2024-07-14T22:22:00Z"/>
        </w:trPr>
        <w:tc>
          <w:tcPr>
            <w:cnfStyle w:val="001000000000" w:firstRow="0" w:lastRow="0" w:firstColumn="1" w:lastColumn="0" w:oddVBand="0" w:evenVBand="0" w:oddHBand="0" w:evenHBand="0" w:firstRowFirstColumn="0" w:firstRowLastColumn="0" w:lastRowFirstColumn="0" w:lastRowLastColumn="0"/>
            <w:tcW w:w="1135" w:type="dxa"/>
          </w:tcPr>
          <w:p w14:paraId="1ED9DE20" w14:textId="77777777" w:rsidR="00835BC9" w:rsidRDefault="00835BC9" w:rsidP="00B00E7A">
            <w:pPr>
              <w:spacing w:line="360" w:lineRule="auto"/>
              <w:jc w:val="both"/>
              <w:rPr>
                <w:ins w:id="5905" w:author="Dylan Van Aswegen" w:date="2024-07-14T22:22:00Z" w16du:dateUtc="2024-07-14T20:22:00Z"/>
                <w:rFonts w:ascii="Arial" w:hAnsi="Arial" w:cs="Arial"/>
                <w:sz w:val="20"/>
                <w:szCs w:val="20"/>
                <w:lang w:val="en-GB"/>
              </w:rPr>
            </w:pPr>
          </w:p>
        </w:tc>
        <w:tc>
          <w:tcPr>
            <w:tcW w:w="1417" w:type="dxa"/>
          </w:tcPr>
          <w:p w14:paraId="272B4300" w14:textId="157ED937" w:rsidR="00835BC9" w:rsidRPr="00835BC9" w:rsidRDefault="00835BC9" w:rsidP="00B00E7A">
            <w:pPr>
              <w:spacing w:line="360" w:lineRule="auto"/>
              <w:jc w:val="both"/>
              <w:cnfStyle w:val="000000100000" w:firstRow="0" w:lastRow="0" w:firstColumn="0" w:lastColumn="0" w:oddVBand="0" w:evenVBand="0" w:oddHBand="1" w:evenHBand="0" w:firstRowFirstColumn="0" w:firstRowLastColumn="0" w:lastRowFirstColumn="0" w:lastRowLastColumn="0"/>
              <w:rPr>
                <w:ins w:id="5906" w:author="Dylan Van Aswegen" w:date="2024-07-14T22:22:00Z" w16du:dateUtc="2024-07-14T20:22:00Z"/>
                <w:rFonts w:ascii="Arial" w:hAnsi="Arial" w:cs="Arial"/>
                <w:b/>
                <w:bCs/>
                <w:sz w:val="20"/>
                <w:szCs w:val="20"/>
                <w:lang w:val="en-GB"/>
              </w:rPr>
            </w:pPr>
            <w:ins w:id="5907" w:author="Dylan Van Aswegen" w:date="2024-07-14T22:22:00Z" w16du:dateUtc="2024-07-14T20:22:00Z">
              <w:r>
                <w:rPr>
                  <w:rFonts w:ascii="Arial" w:hAnsi="Arial" w:cs="Arial"/>
                  <w:b/>
                  <w:bCs/>
                  <w:sz w:val="20"/>
                  <w:szCs w:val="20"/>
                  <w:lang w:val="en-GB"/>
                </w:rPr>
                <w:t>Picture</w:t>
              </w:r>
            </w:ins>
          </w:p>
        </w:tc>
        <w:tc>
          <w:tcPr>
            <w:tcW w:w="1276" w:type="dxa"/>
          </w:tcPr>
          <w:p w14:paraId="41B62B85" w14:textId="484D87AF" w:rsidR="00835BC9" w:rsidRDefault="00835BC9" w:rsidP="00B00E7A">
            <w:pPr>
              <w:spacing w:line="360" w:lineRule="auto"/>
              <w:jc w:val="both"/>
              <w:cnfStyle w:val="000000100000" w:firstRow="0" w:lastRow="0" w:firstColumn="0" w:lastColumn="0" w:oddVBand="0" w:evenVBand="0" w:oddHBand="1" w:evenHBand="0" w:firstRowFirstColumn="0" w:firstRowLastColumn="0" w:lastRowFirstColumn="0" w:lastRowLastColumn="0"/>
              <w:rPr>
                <w:ins w:id="5908" w:author="Dylan Van Aswegen" w:date="2024-07-14T22:22:00Z" w16du:dateUtc="2024-07-14T20:22:00Z"/>
                <w:rFonts w:ascii="Arial" w:hAnsi="Arial" w:cs="Arial"/>
                <w:sz w:val="20"/>
                <w:szCs w:val="20"/>
                <w:lang w:val="en-GB"/>
              </w:rPr>
            </w:pPr>
            <w:ins w:id="5909" w:author="Dylan Van Aswegen" w:date="2024-07-14T22:22:00Z" w16du:dateUtc="2024-07-14T20:22:00Z">
              <w:r>
                <w:rPr>
                  <w:rFonts w:ascii="Arial" w:hAnsi="Arial" w:cs="Arial"/>
                  <w:sz w:val="20"/>
                  <w:szCs w:val="20"/>
                  <w:lang w:val="en-GB"/>
                </w:rPr>
                <w:t>Upload</w:t>
              </w:r>
            </w:ins>
          </w:p>
        </w:tc>
        <w:tc>
          <w:tcPr>
            <w:tcW w:w="1701" w:type="dxa"/>
          </w:tcPr>
          <w:p w14:paraId="04B062F7" w14:textId="77777777" w:rsidR="00835BC9" w:rsidRPr="00835BC9" w:rsidRDefault="00835BC9">
            <w:pPr>
              <w:spacing w:line="360" w:lineRule="auto"/>
              <w:jc w:val="both"/>
              <w:cnfStyle w:val="000000100000" w:firstRow="0" w:lastRow="0" w:firstColumn="0" w:lastColumn="0" w:oddVBand="0" w:evenVBand="0" w:oddHBand="1" w:evenHBand="0" w:firstRowFirstColumn="0" w:firstRowLastColumn="0" w:lastRowFirstColumn="0" w:lastRowLastColumn="0"/>
              <w:rPr>
                <w:ins w:id="5910" w:author="Dylan Van Aswegen" w:date="2024-07-14T22:22:00Z" w16du:dateUtc="2024-07-14T20:22:00Z"/>
                <w:rFonts w:ascii="Arial" w:hAnsi="Arial" w:cs="Arial"/>
                <w:sz w:val="20"/>
                <w:szCs w:val="20"/>
                <w:lang w:val="en-GB"/>
                <w:rPrChange w:id="5911" w:author="Dylan Van Aswegen" w:date="2024-07-14T22:22:00Z" w16du:dateUtc="2024-07-14T20:22:00Z">
                  <w:rPr>
                    <w:ins w:id="5912" w:author="Dylan Van Aswegen" w:date="2024-07-14T22:22:00Z" w16du:dateUtc="2024-07-14T20:22:00Z"/>
                    <w:lang w:val="en-GB"/>
                  </w:rPr>
                </w:rPrChange>
              </w:rPr>
              <w:pPrChange w:id="5913" w:author="Dylan Van Aswegen" w:date="2024-07-14T22:22:00Z" w16du:dateUtc="2024-07-14T20:22: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p>
        </w:tc>
        <w:tc>
          <w:tcPr>
            <w:tcW w:w="1417" w:type="dxa"/>
          </w:tcPr>
          <w:p w14:paraId="7DD14271" w14:textId="77777777" w:rsidR="00835BC9" w:rsidRDefault="00835BC9" w:rsidP="00B00E7A">
            <w:pPr>
              <w:spacing w:line="360" w:lineRule="auto"/>
              <w:jc w:val="both"/>
              <w:cnfStyle w:val="000000100000" w:firstRow="0" w:lastRow="0" w:firstColumn="0" w:lastColumn="0" w:oddVBand="0" w:evenVBand="0" w:oddHBand="1" w:evenHBand="0" w:firstRowFirstColumn="0" w:firstRowLastColumn="0" w:lastRowFirstColumn="0" w:lastRowLastColumn="0"/>
              <w:rPr>
                <w:ins w:id="5914" w:author="Dylan Van Aswegen" w:date="2024-07-14T22:22:00Z" w16du:dateUtc="2024-07-14T20:22:00Z"/>
                <w:rFonts w:ascii="Arial" w:hAnsi="Arial" w:cs="Arial"/>
                <w:sz w:val="20"/>
                <w:szCs w:val="20"/>
                <w:lang w:val="en-GB"/>
              </w:rPr>
            </w:pPr>
          </w:p>
        </w:tc>
        <w:tc>
          <w:tcPr>
            <w:tcW w:w="3828" w:type="dxa"/>
          </w:tcPr>
          <w:p w14:paraId="5FEEE967" w14:textId="57055FBA" w:rsidR="00835BC9" w:rsidRDefault="00835BC9" w:rsidP="00B00E7A">
            <w:pPr>
              <w:spacing w:line="360" w:lineRule="auto"/>
              <w:jc w:val="both"/>
              <w:cnfStyle w:val="000000100000" w:firstRow="0" w:lastRow="0" w:firstColumn="0" w:lastColumn="0" w:oddVBand="0" w:evenVBand="0" w:oddHBand="1" w:evenHBand="0" w:firstRowFirstColumn="0" w:firstRowLastColumn="0" w:lastRowFirstColumn="0" w:lastRowLastColumn="0"/>
              <w:rPr>
                <w:ins w:id="5915" w:author="Dylan Van Aswegen" w:date="2024-07-14T22:22:00Z" w16du:dateUtc="2024-07-14T20:22:00Z"/>
                <w:rFonts w:ascii="Arial" w:hAnsi="Arial" w:cs="Arial"/>
                <w:sz w:val="20"/>
                <w:szCs w:val="20"/>
                <w:lang w:val="en-GB"/>
              </w:rPr>
            </w:pPr>
            <w:ins w:id="5916" w:author="Dylan Van Aswegen" w:date="2024-07-14T22:22:00Z" w16du:dateUtc="2024-07-14T20:22:00Z">
              <w:r>
                <w:rPr>
                  <w:rFonts w:ascii="Arial" w:hAnsi="Arial" w:cs="Arial"/>
                  <w:sz w:val="20"/>
                  <w:szCs w:val="20"/>
                  <w:lang w:val="en-GB"/>
                </w:rPr>
                <w:t>The user will use this field to upload their profile picture.</w:t>
              </w:r>
            </w:ins>
            <w:ins w:id="5917" w:author="Dylan Van Aswegen" w:date="2024-07-14T22:23:00Z" w16du:dateUtc="2024-07-14T20:23:00Z">
              <w:r>
                <w:rPr>
                  <w:rFonts w:ascii="Arial" w:hAnsi="Arial" w:cs="Arial"/>
                  <w:sz w:val="20"/>
                  <w:szCs w:val="20"/>
                  <w:lang w:val="en-GB"/>
                </w:rPr>
                <w:t xml:space="preserve"> Once this is clicked, the application should </w:t>
              </w:r>
            </w:ins>
            <w:ins w:id="5918" w:author="Dylan Van Aswegen" w:date="2024-07-14T22:24:00Z" w16du:dateUtc="2024-07-14T20:24:00Z">
              <w:r>
                <w:rPr>
                  <w:rFonts w:ascii="Arial" w:hAnsi="Arial" w:cs="Arial"/>
                  <w:sz w:val="20"/>
                  <w:szCs w:val="20"/>
                  <w:lang w:val="en-GB"/>
                </w:rPr>
                <w:t xml:space="preserve">present the a window the to the user allowing them to navigate to a </w:t>
              </w:r>
            </w:ins>
            <w:ins w:id="5919" w:author="Dylan Van Aswegen" w:date="2024-07-14T22:25:00Z" w16du:dateUtc="2024-07-14T20:25:00Z">
              <w:r>
                <w:rPr>
                  <w:rFonts w:ascii="Arial" w:hAnsi="Arial" w:cs="Arial"/>
                  <w:sz w:val="20"/>
                  <w:szCs w:val="20"/>
                  <w:lang w:val="en-GB"/>
                </w:rPr>
                <w:t>folder location to pick a photo for uploading.</w:t>
              </w:r>
            </w:ins>
          </w:p>
        </w:tc>
      </w:tr>
      <w:tr w:rsidR="00B00E7A" w14:paraId="49A1A487" w14:textId="77777777" w:rsidTr="00B85F07">
        <w:trPr>
          <w:ins w:id="5920" w:author="Dylan Van Aswegen" w:date="2024-07-12T01:22:00Z"/>
        </w:trPr>
        <w:tc>
          <w:tcPr>
            <w:cnfStyle w:val="001000000000" w:firstRow="0" w:lastRow="0" w:firstColumn="1" w:lastColumn="0" w:oddVBand="0" w:evenVBand="0" w:oddHBand="0" w:evenHBand="0" w:firstRowFirstColumn="0" w:firstRowLastColumn="0" w:lastRowFirstColumn="0" w:lastRowLastColumn="0"/>
            <w:tcW w:w="1135" w:type="dxa"/>
          </w:tcPr>
          <w:p w14:paraId="662FA0BC" w14:textId="77777777" w:rsidR="00B00E7A" w:rsidRDefault="00B00E7A" w:rsidP="00B00E7A">
            <w:pPr>
              <w:spacing w:line="360" w:lineRule="auto"/>
              <w:jc w:val="both"/>
              <w:rPr>
                <w:ins w:id="5921" w:author="Dylan Van Aswegen" w:date="2024-07-12T01:22:00Z" w16du:dateUtc="2024-07-11T23:22:00Z"/>
                <w:rFonts w:ascii="Arial" w:hAnsi="Arial" w:cs="Arial"/>
                <w:sz w:val="20"/>
                <w:szCs w:val="20"/>
                <w:lang w:val="en-GB"/>
              </w:rPr>
            </w:pPr>
          </w:p>
        </w:tc>
        <w:tc>
          <w:tcPr>
            <w:tcW w:w="1417" w:type="dxa"/>
          </w:tcPr>
          <w:p w14:paraId="4C364AC7" w14:textId="3FEF5792" w:rsidR="00B00E7A" w:rsidRPr="00B00E7A" w:rsidRDefault="00B00E7A" w:rsidP="00B00E7A">
            <w:pPr>
              <w:spacing w:line="360" w:lineRule="auto"/>
              <w:jc w:val="both"/>
              <w:cnfStyle w:val="000000000000" w:firstRow="0" w:lastRow="0" w:firstColumn="0" w:lastColumn="0" w:oddVBand="0" w:evenVBand="0" w:oddHBand="0" w:evenHBand="0" w:firstRowFirstColumn="0" w:firstRowLastColumn="0" w:lastRowFirstColumn="0" w:lastRowLastColumn="0"/>
              <w:rPr>
                <w:ins w:id="5922" w:author="Dylan Van Aswegen" w:date="2024-07-12T01:22:00Z" w16du:dateUtc="2024-07-11T23:22:00Z"/>
                <w:rFonts w:ascii="Arial" w:hAnsi="Arial" w:cs="Arial"/>
                <w:b/>
                <w:bCs/>
                <w:sz w:val="20"/>
                <w:szCs w:val="20"/>
                <w:lang w:val="en-GB"/>
                <w:rPrChange w:id="5923" w:author="Dylan Van Aswegen" w:date="2024-07-12T01:23:00Z" w16du:dateUtc="2024-07-11T23:23:00Z">
                  <w:rPr>
                    <w:ins w:id="5924" w:author="Dylan Van Aswegen" w:date="2024-07-12T01:22:00Z" w16du:dateUtc="2024-07-11T23:22:00Z"/>
                    <w:rFonts w:ascii="Arial" w:hAnsi="Arial" w:cs="Arial"/>
                    <w:sz w:val="20"/>
                    <w:szCs w:val="20"/>
                    <w:lang w:val="en-GB"/>
                  </w:rPr>
                </w:rPrChange>
              </w:rPr>
            </w:pPr>
            <w:ins w:id="5925" w:author="Dylan Van Aswegen" w:date="2024-07-12T01:22:00Z" w16du:dateUtc="2024-07-11T23:22:00Z">
              <w:r w:rsidRPr="00B00E7A">
                <w:rPr>
                  <w:rFonts w:ascii="Arial" w:hAnsi="Arial" w:cs="Arial"/>
                  <w:b/>
                  <w:bCs/>
                  <w:sz w:val="20"/>
                  <w:szCs w:val="20"/>
                  <w:lang w:val="en-GB"/>
                  <w:rPrChange w:id="5926" w:author="Dylan Van Aswegen" w:date="2024-07-12T01:23:00Z" w16du:dateUtc="2024-07-11T23:23:00Z">
                    <w:rPr>
                      <w:rFonts w:ascii="Arial" w:hAnsi="Arial" w:cs="Arial"/>
                      <w:sz w:val="20"/>
                      <w:szCs w:val="20"/>
                      <w:lang w:val="en-GB"/>
                    </w:rPr>
                  </w:rPrChange>
                </w:rPr>
                <w:t xml:space="preserve">Title </w:t>
              </w:r>
            </w:ins>
          </w:p>
        </w:tc>
        <w:tc>
          <w:tcPr>
            <w:tcW w:w="1276" w:type="dxa"/>
          </w:tcPr>
          <w:p w14:paraId="59DF7F25" w14:textId="0820D775" w:rsidR="00B00E7A" w:rsidRDefault="009F75BD" w:rsidP="00B00E7A">
            <w:pPr>
              <w:spacing w:line="360" w:lineRule="auto"/>
              <w:jc w:val="both"/>
              <w:cnfStyle w:val="000000000000" w:firstRow="0" w:lastRow="0" w:firstColumn="0" w:lastColumn="0" w:oddVBand="0" w:evenVBand="0" w:oddHBand="0" w:evenHBand="0" w:firstRowFirstColumn="0" w:firstRowLastColumn="0" w:lastRowFirstColumn="0" w:lastRowLastColumn="0"/>
              <w:rPr>
                <w:ins w:id="5927" w:author="Dylan Van Aswegen" w:date="2024-07-12T01:22:00Z" w16du:dateUtc="2024-07-11T23:22:00Z"/>
                <w:rFonts w:ascii="Arial" w:hAnsi="Arial" w:cs="Arial"/>
                <w:sz w:val="20"/>
                <w:szCs w:val="20"/>
                <w:lang w:val="en-GB"/>
              </w:rPr>
            </w:pPr>
            <w:ins w:id="5928" w:author="Dylan Van Aswegen" w:date="2024-07-12T01:31:00Z" w16du:dateUtc="2024-07-11T23:31:00Z">
              <w:r>
                <w:rPr>
                  <w:rFonts w:ascii="Arial" w:hAnsi="Arial" w:cs="Arial"/>
                  <w:sz w:val="20"/>
                  <w:szCs w:val="20"/>
                  <w:lang w:val="en-GB"/>
                </w:rPr>
                <w:t>Drop down menu</w:t>
              </w:r>
            </w:ins>
          </w:p>
        </w:tc>
        <w:tc>
          <w:tcPr>
            <w:tcW w:w="1701" w:type="dxa"/>
          </w:tcPr>
          <w:p w14:paraId="6E1D99E3" w14:textId="29656547" w:rsidR="00B00E7A" w:rsidRPr="009F75BD" w:rsidRDefault="009F75BD">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5929" w:author="Dylan Van Aswegen" w:date="2024-07-12T01:22:00Z" w16du:dateUtc="2024-07-11T23:22:00Z"/>
                <w:rFonts w:ascii="Arial" w:hAnsi="Arial" w:cs="Arial"/>
                <w:sz w:val="20"/>
                <w:szCs w:val="20"/>
                <w:lang w:val="en-GB"/>
                <w:rPrChange w:id="5930" w:author="Dylan Van Aswegen" w:date="2024-07-12T01:31:00Z" w16du:dateUtc="2024-07-11T23:31:00Z">
                  <w:rPr>
                    <w:ins w:id="5931" w:author="Dylan Van Aswegen" w:date="2024-07-12T01:22:00Z" w16du:dateUtc="2024-07-11T23:22:00Z"/>
                    <w:lang w:val="en-GB"/>
                  </w:rPr>
                </w:rPrChange>
              </w:rPr>
              <w:pPrChange w:id="5932" w:author="Dylan Van Aswegen" w:date="2024-07-12T01:31:00Z" w16du:dateUtc="2024-07-11T23:31: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5933" w:author="Dylan Van Aswegen" w:date="2024-07-12T01:31:00Z" w16du:dateUtc="2024-07-11T23:31:00Z">
              <w:r>
                <w:rPr>
                  <w:rFonts w:ascii="Arial" w:hAnsi="Arial" w:cs="Arial"/>
                  <w:sz w:val="20"/>
                  <w:szCs w:val="20"/>
                  <w:lang w:val="en-GB"/>
                </w:rPr>
                <w:t>Titles</w:t>
              </w:r>
            </w:ins>
          </w:p>
        </w:tc>
        <w:tc>
          <w:tcPr>
            <w:tcW w:w="1417" w:type="dxa"/>
          </w:tcPr>
          <w:p w14:paraId="00A58571" w14:textId="5470D3F4" w:rsidR="00B00E7A" w:rsidRDefault="00B00E7A" w:rsidP="00B00E7A">
            <w:pPr>
              <w:spacing w:line="360" w:lineRule="auto"/>
              <w:jc w:val="both"/>
              <w:cnfStyle w:val="000000000000" w:firstRow="0" w:lastRow="0" w:firstColumn="0" w:lastColumn="0" w:oddVBand="0" w:evenVBand="0" w:oddHBand="0" w:evenHBand="0" w:firstRowFirstColumn="0" w:firstRowLastColumn="0" w:lastRowFirstColumn="0" w:lastRowLastColumn="0"/>
              <w:rPr>
                <w:ins w:id="5934" w:author="Dylan Van Aswegen" w:date="2024-07-12T01:22:00Z" w16du:dateUtc="2024-07-11T23:22:00Z"/>
                <w:rFonts w:ascii="Arial" w:hAnsi="Arial" w:cs="Arial"/>
                <w:sz w:val="20"/>
                <w:szCs w:val="20"/>
                <w:lang w:val="en-GB"/>
              </w:rPr>
            </w:pPr>
            <w:ins w:id="5935" w:author="Dylan Van Aswegen" w:date="2024-07-12T01:23:00Z" w16du:dateUtc="2024-07-11T23:23:00Z">
              <w:r>
                <w:rPr>
                  <w:rFonts w:ascii="Arial" w:hAnsi="Arial" w:cs="Arial"/>
                  <w:sz w:val="20"/>
                  <w:szCs w:val="20"/>
                  <w:lang w:val="en-GB"/>
                </w:rPr>
                <w:t>No</w:t>
              </w:r>
            </w:ins>
          </w:p>
        </w:tc>
        <w:tc>
          <w:tcPr>
            <w:tcW w:w="3828" w:type="dxa"/>
          </w:tcPr>
          <w:p w14:paraId="68FCE9C9" w14:textId="77777777" w:rsidR="00B00E7A" w:rsidRDefault="00B00E7A" w:rsidP="00B00E7A">
            <w:pPr>
              <w:spacing w:line="360" w:lineRule="auto"/>
              <w:jc w:val="both"/>
              <w:cnfStyle w:val="000000000000" w:firstRow="0" w:lastRow="0" w:firstColumn="0" w:lastColumn="0" w:oddVBand="0" w:evenVBand="0" w:oddHBand="0" w:evenHBand="0" w:firstRowFirstColumn="0" w:firstRowLastColumn="0" w:lastRowFirstColumn="0" w:lastRowLastColumn="0"/>
              <w:rPr>
                <w:ins w:id="5936" w:author="Dylan Van Aswegen" w:date="2024-07-12T01:22:00Z" w16du:dateUtc="2024-07-11T23:22:00Z"/>
                <w:rFonts w:ascii="Arial" w:hAnsi="Arial" w:cs="Arial"/>
                <w:sz w:val="20"/>
                <w:szCs w:val="20"/>
                <w:lang w:val="en-GB"/>
              </w:rPr>
            </w:pPr>
            <w:ins w:id="5937" w:author="Dylan Van Aswegen" w:date="2024-07-12T01:22:00Z" w16du:dateUtc="2024-07-11T23:22:00Z">
              <w:r>
                <w:rPr>
                  <w:rFonts w:ascii="Arial" w:hAnsi="Arial" w:cs="Arial"/>
                  <w:sz w:val="20"/>
                  <w:szCs w:val="20"/>
                  <w:lang w:val="en-GB"/>
                </w:rPr>
                <w:t xml:space="preserve">This user will use this field to enter the email address associated with their account. The application should validate that the email entered is a valid format for an email address.  </w:t>
              </w:r>
            </w:ins>
          </w:p>
        </w:tc>
      </w:tr>
      <w:tr w:rsidR="009F75BD" w14:paraId="5A1B413C" w14:textId="77777777" w:rsidTr="00B85F07">
        <w:trPr>
          <w:cnfStyle w:val="000000100000" w:firstRow="0" w:lastRow="0" w:firstColumn="0" w:lastColumn="0" w:oddVBand="0" w:evenVBand="0" w:oddHBand="1" w:evenHBand="0" w:firstRowFirstColumn="0" w:firstRowLastColumn="0" w:lastRowFirstColumn="0" w:lastRowLastColumn="0"/>
          <w:ins w:id="5938" w:author="Dylan Van Aswegen" w:date="2024-07-12T01:23:00Z"/>
        </w:trPr>
        <w:tc>
          <w:tcPr>
            <w:cnfStyle w:val="001000000000" w:firstRow="0" w:lastRow="0" w:firstColumn="1" w:lastColumn="0" w:oddVBand="0" w:evenVBand="0" w:oddHBand="0" w:evenHBand="0" w:firstRowFirstColumn="0" w:firstRowLastColumn="0" w:lastRowFirstColumn="0" w:lastRowLastColumn="0"/>
            <w:tcW w:w="1135" w:type="dxa"/>
          </w:tcPr>
          <w:p w14:paraId="683DF7E3" w14:textId="77777777" w:rsidR="009F75BD" w:rsidRDefault="009F75BD" w:rsidP="009F75BD">
            <w:pPr>
              <w:spacing w:line="360" w:lineRule="auto"/>
              <w:jc w:val="both"/>
              <w:rPr>
                <w:ins w:id="5939" w:author="Dylan Van Aswegen" w:date="2024-07-12T01:23:00Z" w16du:dateUtc="2024-07-11T23:23:00Z"/>
                <w:rFonts w:ascii="Arial" w:hAnsi="Arial" w:cs="Arial"/>
                <w:sz w:val="20"/>
                <w:szCs w:val="20"/>
                <w:lang w:val="en-GB"/>
              </w:rPr>
            </w:pPr>
          </w:p>
        </w:tc>
        <w:tc>
          <w:tcPr>
            <w:tcW w:w="1417" w:type="dxa"/>
          </w:tcPr>
          <w:p w14:paraId="2C5BA080" w14:textId="67DE99DE" w:rsidR="009F75BD" w:rsidRPr="00B00E7A"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40" w:author="Dylan Van Aswegen" w:date="2024-07-12T01:23:00Z" w16du:dateUtc="2024-07-11T23:23:00Z"/>
                <w:rFonts w:ascii="Arial" w:hAnsi="Arial" w:cs="Arial"/>
                <w:b/>
                <w:bCs/>
                <w:sz w:val="20"/>
                <w:szCs w:val="20"/>
                <w:lang w:val="en-GB"/>
              </w:rPr>
            </w:pPr>
            <w:ins w:id="5941" w:author="Dylan Van Aswegen" w:date="2024-07-12T01:23:00Z" w16du:dateUtc="2024-07-11T23:23:00Z">
              <w:r>
                <w:rPr>
                  <w:rFonts w:ascii="Arial" w:hAnsi="Arial" w:cs="Arial"/>
                  <w:b/>
                  <w:bCs/>
                  <w:sz w:val="20"/>
                  <w:szCs w:val="20"/>
                  <w:lang w:val="en-GB"/>
                </w:rPr>
                <w:t xml:space="preserve">First Name </w:t>
              </w:r>
            </w:ins>
          </w:p>
        </w:tc>
        <w:tc>
          <w:tcPr>
            <w:tcW w:w="1276" w:type="dxa"/>
          </w:tcPr>
          <w:p w14:paraId="52290A97" w14:textId="3F9A47E2"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42" w:author="Dylan Van Aswegen" w:date="2024-07-12T01:23:00Z" w16du:dateUtc="2024-07-11T23:23:00Z"/>
                <w:rFonts w:ascii="Arial" w:hAnsi="Arial" w:cs="Arial"/>
                <w:sz w:val="20"/>
                <w:szCs w:val="20"/>
                <w:lang w:val="en-GB"/>
              </w:rPr>
            </w:pPr>
            <w:proofErr w:type="spellStart"/>
            <w:ins w:id="5943" w:author="Dylan Van Aswegen" w:date="2024-07-12T01:26:00Z" w16du:dateUtc="2024-07-11T23:26:00Z">
              <w:r>
                <w:rPr>
                  <w:rFonts w:ascii="Arial" w:hAnsi="Arial" w:cs="Arial"/>
                  <w:sz w:val="20"/>
                  <w:szCs w:val="20"/>
                  <w:lang w:val="en-GB"/>
                </w:rPr>
                <w:t>TextField</w:t>
              </w:r>
            </w:ins>
            <w:proofErr w:type="spellEnd"/>
          </w:p>
        </w:tc>
        <w:tc>
          <w:tcPr>
            <w:tcW w:w="1701" w:type="dxa"/>
          </w:tcPr>
          <w:p w14:paraId="0B8836A0" w14:textId="1CC48916"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44" w:author="Dylan Van Aswegen" w:date="2024-07-12T01:23:00Z" w16du:dateUtc="2024-07-11T23:23:00Z"/>
                <w:rFonts w:ascii="Arial" w:hAnsi="Arial" w:cs="Arial"/>
                <w:sz w:val="20"/>
                <w:szCs w:val="20"/>
                <w:lang w:val="en-GB"/>
              </w:rPr>
            </w:pPr>
            <w:ins w:id="5945" w:author="Dylan Van Aswegen" w:date="2024-07-12T01:26:00Z" w16du:dateUtc="2024-07-11T23:26:00Z">
              <w:r>
                <w:rPr>
                  <w:rFonts w:ascii="Arial" w:hAnsi="Arial" w:cs="Arial"/>
                  <w:sz w:val="20"/>
                  <w:szCs w:val="20"/>
                  <w:lang w:val="en-GB"/>
                </w:rPr>
                <w:t>String</w:t>
              </w:r>
            </w:ins>
          </w:p>
        </w:tc>
        <w:tc>
          <w:tcPr>
            <w:tcW w:w="1417" w:type="dxa"/>
          </w:tcPr>
          <w:p w14:paraId="03A43D98" w14:textId="3ACBDE9E"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46" w:author="Dylan Van Aswegen" w:date="2024-07-12T01:23:00Z" w16du:dateUtc="2024-07-11T23:23:00Z"/>
                <w:rFonts w:ascii="Arial" w:hAnsi="Arial" w:cs="Arial"/>
                <w:sz w:val="20"/>
                <w:szCs w:val="20"/>
                <w:lang w:val="en-GB"/>
              </w:rPr>
            </w:pPr>
            <w:ins w:id="5947" w:author="Dylan Van Aswegen" w:date="2024-07-12T01:26:00Z" w16du:dateUtc="2024-07-11T23:26:00Z">
              <w:r>
                <w:rPr>
                  <w:rFonts w:ascii="Arial" w:hAnsi="Arial" w:cs="Arial"/>
                  <w:sz w:val="20"/>
                  <w:szCs w:val="20"/>
                  <w:lang w:val="en-GB"/>
                </w:rPr>
                <w:t>No</w:t>
              </w:r>
            </w:ins>
          </w:p>
        </w:tc>
        <w:tc>
          <w:tcPr>
            <w:tcW w:w="3828" w:type="dxa"/>
          </w:tcPr>
          <w:p w14:paraId="4EDB9CCD" w14:textId="6D104747"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48" w:author="Dylan Van Aswegen" w:date="2024-07-12T01:23:00Z" w16du:dateUtc="2024-07-11T23:23:00Z"/>
                <w:rFonts w:ascii="Arial" w:hAnsi="Arial" w:cs="Arial"/>
                <w:sz w:val="20"/>
                <w:szCs w:val="20"/>
                <w:lang w:val="en-GB"/>
              </w:rPr>
            </w:pPr>
            <w:ins w:id="5949" w:author="Dylan Van Aswegen" w:date="2024-07-12T01:27:00Z" w16du:dateUtc="2024-07-11T23:27:00Z">
              <w:r>
                <w:rPr>
                  <w:rFonts w:ascii="Arial" w:hAnsi="Arial" w:cs="Arial"/>
                  <w:sz w:val="20"/>
                  <w:szCs w:val="20"/>
                  <w:lang w:val="en-GB"/>
                </w:rPr>
                <w:t xml:space="preserve">This field will be populated with the user first name. The user will be able to edit this field to change their first name. </w:t>
              </w:r>
            </w:ins>
          </w:p>
        </w:tc>
      </w:tr>
      <w:tr w:rsidR="009F75BD" w14:paraId="24420DC3" w14:textId="77777777" w:rsidTr="00B85F07">
        <w:trPr>
          <w:ins w:id="5950" w:author="Dylan Van Aswegen" w:date="2024-07-12T01:23:00Z"/>
        </w:trPr>
        <w:tc>
          <w:tcPr>
            <w:cnfStyle w:val="001000000000" w:firstRow="0" w:lastRow="0" w:firstColumn="1" w:lastColumn="0" w:oddVBand="0" w:evenVBand="0" w:oddHBand="0" w:evenHBand="0" w:firstRowFirstColumn="0" w:firstRowLastColumn="0" w:lastRowFirstColumn="0" w:lastRowLastColumn="0"/>
            <w:tcW w:w="1135" w:type="dxa"/>
          </w:tcPr>
          <w:p w14:paraId="4B1E277D" w14:textId="77777777" w:rsidR="009F75BD" w:rsidRDefault="009F75BD" w:rsidP="009F75BD">
            <w:pPr>
              <w:spacing w:line="360" w:lineRule="auto"/>
              <w:jc w:val="both"/>
              <w:rPr>
                <w:ins w:id="5951" w:author="Dylan Van Aswegen" w:date="2024-07-12T01:23:00Z" w16du:dateUtc="2024-07-11T23:23:00Z"/>
                <w:rFonts w:ascii="Arial" w:hAnsi="Arial" w:cs="Arial"/>
                <w:sz w:val="20"/>
                <w:szCs w:val="20"/>
                <w:lang w:val="en-GB"/>
              </w:rPr>
            </w:pPr>
          </w:p>
        </w:tc>
        <w:tc>
          <w:tcPr>
            <w:tcW w:w="1417" w:type="dxa"/>
          </w:tcPr>
          <w:p w14:paraId="5EDDD561" w14:textId="2271B79C" w:rsidR="009F75BD" w:rsidRPr="00B00E7A"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52" w:author="Dylan Van Aswegen" w:date="2024-07-12T01:23:00Z" w16du:dateUtc="2024-07-11T23:23:00Z"/>
                <w:rFonts w:ascii="Arial" w:hAnsi="Arial" w:cs="Arial"/>
                <w:b/>
                <w:bCs/>
                <w:sz w:val="20"/>
                <w:szCs w:val="20"/>
                <w:lang w:val="en-GB"/>
              </w:rPr>
            </w:pPr>
            <w:ins w:id="5953" w:author="Dylan Van Aswegen" w:date="2024-07-12T01:23:00Z" w16du:dateUtc="2024-07-11T23:23:00Z">
              <w:r>
                <w:rPr>
                  <w:rFonts w:ascii="Arial" w:hAnsi="Arial" w:cs="Arial"/>
                  <w:b/>
                  <w:bCs/>
                  <w:sz w:val="20"/>
                  <w:szCs w:val="20"/>
                  <w:lang w:val="en-GB"/>
                </w:rPr>
                <w:t xml:space="preserve">Last Name </w:t>
              </w:r>
            </w:ins>
          </w:p>
        </w:tc>
        <w:tc>
          <w:tcPr>
            <w:tcW w:w="1276" w:type="dxa"/>
          </w:tcPr>
          <w:p w14:paraId="7F4FC473" w14:textId="705A468B"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54" w:author="Dylan Van Aswegen" w:date="2024-07-12T01:23:00Z" w16du:dateUtc="2024-07-11T23:23:00Z"/>
                <w:rFonts w:ascii="Arial" w:hAnsi="Arial" w:cs="Arial"/>
                <w:sz w:val="20"/>
                <w:szCs w:val="20"/>
                <w:lang w:val="en-GB"/>
              </w:rPr>
            </w:pPr>
            <w:proofErr w:type="spellStart"/>
            <w:ins w:id="5955" w:author="Dylan Van Aswegen" w:date="2024-07-12T01:26:00Z" w16du:dateUtc="2024-07-11T23:26:00Z">
              <w:r>
                <w:rPr>
                  <w:rFonts w:ascii="Arial" w:hAnsi="Arial" w:cs="Arial"/>
                  <w:sz w:val="20"/>
                  <w:szCs w:val="20"/>
                  <w:lang w:val="en-GB"/>
                </w:rPr>
                <w:t>TextField</w:t>
              </w:r>
            </w:ins>
            <w:proofErr w:type="spellEnd"/>
          </w:p>
        </w:tc>
        <w:tc>
          <w:tcPr>
            <w:tcW w:w="1701" w:type="dxa"/>
          </w:tcPr>
          <w:p w14:paraId="3230644B" w14:textId="52513968"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56" w:author="Dylan Van Aswegen" w:date="2024-07-12T01:23:00Z" w16du:dateUtc="2024-07-11T23:23:00Z"/>
                <w:rFonts w:ascii="Arial" w:hAnsi="Arial" w:cs="Arial"/>
                <w:sz w:val="20"/>
                <w:szCs w:val="20"/>
                <w:lang w:val="en-GB"/>
              </w:rPr>
            </w:pPr>
            <w:ins w:id="5957" w:author="Dylan Van Aswegen" w:date="2024-07-12T01:26:00Z" w16du:dateUtc="2024-07-11T23:26:00Z">
              <w:r>
                <w:rPr>
                  <w:rFonts w:ascii="Arial" w:hAnsi="Arial" w:cs="Arial"/>
                  <w:sz w:val="20"/>
                  <w:szCs w:val="20"/>
                  <w:lang w:val="en-GB"/>
                </w:rPr>
                <w:t>String</w:t>
              </w:r>
            </w:ins>
          </w:p>
        </w:tc>
        <w:tc>
          <w:tcPr>
            <w:tcW w:w="1417" w:type="dxa"/>
          </w:tcPr>
          <w:p w14:paraId="0584561C" w14:textId="11142ED0"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58" w:author="Dylan Van Aswegen" w:date="2024-07-12T01:23:00Z" w16du:dateUtc="2024-07-11T23:23:00Z"/>
                <w:rFonts w:ascii="Arial" w:hAnsi="Arial" w:cs="Arial"/>
                <w:sz w:val="20"/>
                <w:szCs w:val="20"/>
                <w:lang w:val="en-GB"/>
              </w:rPr>
            </w:pPr>
            <w:ins w:id="5959" w:author="Dylan Van Aswegen" w:date="2024-07-12T01:26:00Z" w16du:dateUtc="2024-07-11T23:26:00Z">
              <w:r>
                <w:rPr>
                  <w:rFonts w:ascii="Arial" w:hAnsi="Arial" w:cs="Arial"/>
                  <w:sz w:val="20"/>
                  <w:szCs w:val="20"/>
                  <w:lang w:val="en-GB"/>
                </w:rPr>
                <w:t>No</w:t>
              </w:r>
            </w:ins>
          </w:p>
        </w:tc>
        <w:tc>
          <w:tcPr>
            <w:tcW w:w="3828" w:type="dxa"/>
          </w:tcPr>
          <w:p w14:paraId="40E820E0" w14:textId="06CBA804"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60" w:author="Dylan Van Aswegen" w:date="2024-07-12T01:23:00Z" w16du:dateUtc="2024-07-11T23:23:00Z"/>
                <w:rFonts w:ascii="Arial" w:hAnsi="Arial" w:cs="Arial"/>
                <w:sz w:val="20"/>
                <w:szCs w:val="20"/>
                <w:lang w:val="en-GB"/>
              </w:rPr>
            </w:pPr>
            <w:ins w:id="5961" w:author="Dylan Van Aswegen" w:date="2024-07-12T01:28:00Z" w16du:dateUtc="2024-07-11T23:28:00Z">
              <w:r>
                <w:rPr>
                  <w:rFonts w:ascii="Arial" w:hAnsi="Arial" w:cs="Arial"/>
                  <w:sz w:val="20"/>
                  <w:szCs w:val="20"/>
                  <w:lang w:val="en-GB"/>
                </w:rPr>
                <w:t xml:space="preserve">This field will be populated with the user </w:t>
              </w:r>
              <w:proofErr w:type="spellStart"/>
              <w:r>
                <w:rPr>
                  <w:rFonts w:ascii="Arial" w:hAnsi="Arial" w:cs="Arial"/>
                  <w:sz w:val="20"/>
                  <w:szCs w:val="20"/>
                  <w:lang w:val="en-GB"/>
                </w:rPr>
                <w:t>lasf</w:t>
              </w:r>
              <w:proofErr w:type="spellEnd"/>
              <w:r>
                <w:rPr>
                  <w:rFonts w:ascii="Arial" w:hAnsi="Arial" w:cs="Arial"/>
                  <w:sz w:val="20"/>
                  <w:szCs w:val="20"/>
                  <w:lang w:val="en-GB"/>
                </w:rPr>
                <w:t xml:space="preserve"> name. The user will be able to edit this field to change their last name.</w:t>
              </w:r>
            </w:ins>
          </w:p>
        </w:tc>
      </w:tr>
      <w:tr w:rsidR="009F75BD" w14:paraId="142866AB" w14:textId="77777777" w:rsidTr="00B85F07">
        <w:trPr>
          <w:cnfStyle w:val="000000100000" w:firstRow="0" w:lastRow="0" w:firstColumn="0" w:lastColumn="0" w:oddVBand="0" w:evenVBand="0" w:oddHBand="1" w:evenHBand="0" w:firstRowFirstColumn="0" w:firstRowLastColumn="0" w:lastRowFirstColumn="0" w:lastRowLastColumn="0"/>
          <w:ins w:id="5962" w:author="Dylan Van Aswegen" w:date="2024-07-12T01:23:00Z"/>
        </w:trPr>
        <w:tc>
          <w:tcPr>
            <w:cnfStyle w:val="001000000000" w:firstRow="0" w:lastRow="0" w:firstColumn="1" w:lastColumn="0" w:oddVBand="0" w:evenVBand="0" w:oddHBand="0" w:evenHBand="0" w:firstRowFirstColumn="0" w:firstRowLastColumn="0" w:lastRowFirstColumn="0" w:lastRowLastColumn="0"/>
            <w:tcW w:w="1135" w:type="dxa"/>
          </w:tcPr>
          <w:p w14:paraId="471D07F6" w14:textId="77777777" w:rsidR="009F75BD" w:rsidRDefault="009F75BD" w:rsidP="009F75BD">
            <w:pPr>
              <w:spacing w:line="360" w:lineRule="auto"/>
              <w:jc w:val="both"/>
              <w:rPr>
                <w:ins w:id="5963" w:author="Dylan Van Aswegen" w:date="2024-07-12T01:23:00Z" w16du:dateUtc="2024-07-11T23:23:00Z"/>
                <w:rFonts w:ascii="Arial" w:hAnsi="Arial" w:cs="Arial"/>
                <w:sz w:val="20"/>
                <w:szCs w:val="20"/>
                <w:lang w:val="en-GB"/>
              </w:rPr>
            </w:pPr>
          </w:p>
        </w:tc>
        <w:tc>
          <w:tcPr>
            <w:tcW w:w="1417" w:type="dxa"/>
          </w:tcPr>
          <w:p w14:paraId="3FC73685" w14:textId="0063AA51" w:rsidR="009F75BD" w:rsidRPr="00B00E7A"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64" w:author="Dylan Van Aswegen" w:date="2024-07-12T01:23:00Z" w16du:dateUtc="2024-07-11T23:23:00Z"/>
                <w:rFonts w:ascii="Arial" w:hAnsi="Arial" w:cs="Arial"/>
                <w:b/>
                <w:bCs/>
                <w:sz w:val="20"/>
                <w:szCs w:val="20"/>
                <w:lang w:val="en-GB"/>
              </w:rPr>
            </w:pPr>
            <w:ins w:id="5965" w:author="Dylan Van Aswegen" w:date="2024-07-12T01:23:00Z" w16du:dateUtc="2024-07-11T23:23:00Z">
              <w:r>
                <w:rPr>
                  <w:rFonts w:ascii="Arial" w:hAnsi="Arial" w:cs="Arial"/>
                  <w:b/>
                  <w:bCs/>
                  <w:sz w:val="20"/>
                  <w:szCs w:val="20"/>
                  <w:lang w:val="en-GB"/>
                </w:rPr>
                <w:t>Email Address</w:t>
              </w:r>
            </w:ins>
          </w:p>
        </w:tc>
        <w:tc>
          <w:tcPr>
            <w:tcW w:w="1276" w:type="dxa"/>
          </w:tcPr>
          <w:p w14:paraId="58835119" w14:textId="5AA51D1E"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66" w:author="Dylan Van Aswegen" w:date="2024-07-12T01:23:00Z" w16du:dateUtc="2024-07-11T23:23:00Z"/>
                <w:rFonts w:ascii="Arial" w:hAnsi="Arial" w:cs="Arial"/>
                <w:sz w:val="20"/>
                <w:szCs w:val="20"/>
                <w:lang w:val="en-GB"/>
              </w:rPr>
            </w:pPr>
            <w:proofErr w:type="spellStart"/>
            <w:ins w:id="5967" w:author="Dylan Van Aswegen" w:date="2024-07-12T01:26:00Z" w16du:dateUtc="2024-07-11T23:26:00Z">
              <w:r>
                <w:rPr>
                  <w:rFonts w:ascii="Arial" w:hAnsi="Arial" w:cs="Arial"/>
                  <w:sz w:val="20"/>
                  <w:szCs w:val="20"/>
                  <w:lang w:val="en-GB"/>
                </w:rPr>
                <w:t>TextField</w:t>
              </w:r>
            </w:ins>
            <w:proofErr w:type="spellEnd"/>
          </w:p>
        </w:tc>
        <w:tc>
          <w:tcPr>
            <w:tcW w:w="1701" w:type="dxa"/>
          </w:tcPr>
          <w:p w14:paraId="40CB228B" w14:textId="0B5AE21E"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68" w:author="Dylan Van Aswegen" w:date="2024-07-12T01:23:00Z" w16du:dateUtc="2024-07-11T23:23:00Z"/>
                <w:rFonts w:ascii="Arial" w:hAnsi="Arial" w:cs="Arial"/>
                <w:sz w:val="20"/>
                <w:szCs w:val="20"/>
                <w:lang w:val="en-GB"/>
              </w:rPr>
            </w:pPr>
            <w:ins w:id="5969" w:author="Dylan Van Aswegen" w:date="2024-07-12T01:26:00Z" w16du:dateUtc="2024-07-11T23:26:00Z">
              <w:r>
                <w:rPr>
                  <w:rFonts w:ascii="Arial" w:hAnsi="Arial" w:cs="Arial"/>
                  <w:sz w:val="20"/>
                  <w:szCs w:val="20"/>
                  <w:lang w:val="en-GB"/>
                </w:rPr>
                <w:t>String</w:t>
              </w:r>
            </w:ins>
          </w:p>
        </w:tc>
        <w:tc>
          <w:tcPr>
            <w:tcW w:w="1417" w:type="dxa"/>
          </w:tcPr>
          <w:p w14:paraId="4BF90F01" w14:textId="38A140B0"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70" w:author="Dylan Van Aswegen" w:date="2024-07-12T01:23:00Z" w16du:dateUtc="2024-07-11T23:23:00Z"/>
                <w:rFonts w:ascii="Arial" w:hAnsi="Arial" w:cs="Arial"/>
                <w:sz w:val="20"/>
                <w:szCs w:val="20"/>
                <w:lang w:val="en-GB"/>
              </w:rPr>
            </w:pPr>
            <w:ins w:id="5971" w:author="Dylan Van Aswegen" w:date="2024-07-12T01:26:00Z" w16du:dateUtc="2024-07-11T23:26:00Z">
              <w:r>
                <w:rPr>
                  <w:rFonts w:ascii="Arial" w:hAnsi="Arial" w:cs="Arial"/>
                  <w:sz w:val="20"/>
                  <w:szCs w:val="20"/>
                  <w:lang w:val="en-GB"/>
                </w:rPr>
                <w:t>No</w:t>
              </w:r>
            </w:ins>
          </w:p>
        </w:tc>
        <w:tc>
          <w:tcPr>
            <w:tcW w:w="3828" w:type="dxa"/>
          </w:tcPr>
          <w:p w14:paraId="2CC17168" w14:textId="093F0E71"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72" w:author="Dylan Van Aswegen" w:date="2024-07-12T01:23:00Z" w16du:dateUtc="2024-07-11T23:23:00Z"/>
                <w:rFonts w:ascii="Arial" w:hAnsi="Arial" w:cs="Arial"/>
                <w:sz w:val="20"/>
                <w:szCs w:val="20"/>
                <w:lang w:val="en-GB"/>
              </w:rPr>
            </w:pPr>
            <w:ins w:id="5973" w:author="Dylan Van Aswegen" w:date="2024-07-12T01:28:00Z" w16du:dateUtc="2024-07-11T23:28:00Z">
              <w:r>
                <w:rPr>
                  <w:rFonts w:ascii="Arial" w:hAnsi="Arial" w:cs="Arial"/>
                  <w:sz w:val="20"/>
                  <w:szCs w:val="20"/>
                  <w:lang w:val="en-GB"/>
                </w:rPr>
                <w:t>This field will be populated with the user email address. The user will be able to edit this field to change their email address.</w:t>
              </w:r>
            </w:ins>
          </w:p>
        </w:tc>
      </w:tr>
      <w:tr w:rsidR="009F75BD" w14:paraId="788A1342" w14:textId="77777777" w:rsidTr="00B85F07">
        <w:trPr>
          <w:ins w:id="5974" w:author="Dylan Van Aswegen" w:date="2024-07-12T01:23:00Z"/>
        </w:trPr>
        <w:tc>
          <w:tcPr>
            <w:cnfStyle w:val="001000000000" w:firstRow="0" w:lastRow="0" w:firstColumn="1" w:lastColumn="0" w:oddVBand="0" w:evenVBand="0" w:oddHBand="0" w:evenHBand="0" w:firstRowFirstColumn="0" w:firstRowLastColumn="0" w:lastRowFirstColumn="0" w:lastRowLastColumn="0"/>
            <w:tcW w:w="1135" w:type="dxa"/>
          </w:tcPr>
          <w:p w14:paraId="6B74C59B" w14:textId="77777777" w:rsidR="009F75BD" w:rsidRDefault="009F75BD" w:rsidP="009F75BD">
            <w:pPr>
              <w:spacing w:line="360" w:lineRule="auto"/>
              <w:jc w:val="both"/>
              <w:rPr>
                <w:ins w:id="5975" w:author="Dylan Van Aswegen" w:date="2024-07-12T01:23:00Z" w16du:dateUtc="2024-07-11T23:23:00Z"/>
                <w:rFonts w:ascii="Arial" w:hAnsi="Arial" w:cs="Arial"/>
                <w:sz w:val="20"/>
                <w:szCs w:val="20"/>
                <w:lang w:val="en-GB"/>
              </w:rPr>
            </w:pPr>
          </w:p>
        </w:tc>
        <w:tc>
          <w:tcPr>
            <w:tcW w:w="1417" w:type="dxa"/>
          </w:tcPr>
          <w:p w14:paraId="79CDC9EF" w14:textId="39E459E7" w:rsidR="009F75BD" w:rsidRPr="00B00E7A"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76" w:author="Dylan Van Aswegen" w:date="2024-07-12T01:23:00Z" w16du:dateUtc="2024-07-11T23:23:00Z"/>
                <w:rFonts w:ascii="Arial" w:hAnsi="Arial" w:cs="Arial"/>
                <w:b/>
                <w:bCs/>
                <w:sz w:val="20"/>
                <w:szCs w:val="20"/>
                <w:lang w:val="en-GB"/>
              </w:rPr>
            </w:pPr>
            <w:ins w:id="5977" w:author="Dylan Van Aswegen" w:date="2024-07-12T01:23:00Z" w16du:dateUtc="2024-07-11T23:23:00Z">
              <w:r>
                <w:rPr>
                  <w:rFonts w:ascii="Arial" w:hAnsi="Arial" w:cs="Arial"/>
                  <w:b/>
                  <w:bCs/>
                  <w:sz w:val="20"/>
                  <w:szCs w:val="20"/>
                  <w:lang w:val="en-GB"/>
                </w:rPr>
                <w:t>Address Line 1</w:t>
              </w:r>
            </w:ins>
          </w:p>
        </w:tc>
        <w:tc>
          <w:tcPr>
            <w:tcW w:w="1276" w:type="dxa"/>
          </w:tcPr>
          <w:p w14:paraId="66C8D520" w14:textId="0B5C9EE8"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78" w:author="Dylan Van Aswegen" w:date="2024-07-12T01:23:00Z" w16du:dateUtc="2024-07-11T23:23:00Z"/>
                <w:rFonts w:ascii="Arial" w:hAnsi="Arial" w:cs="Arial"/>
                <w:sz w:val="20"/>
                <w:szCs w:val="20"/>
                <w:lang w:val="en-GB"/>
              </w:rPr>
            </w:pPr>
            <w:proofErr w:type="spellStart"/>
            <w:ins w:id="5979" w:author="Dylan Van Aswegen" w:date="2024-07-12T01:26:00Z" w16du:dateUtc="2024-07-11T23:26:00Z">
              <w:r>
                <w:rPr>
                  <w:rFonts w:ascii="Arial" w:hAnsi="Arial" w:cs="Arial"/>
                  <w:sz w:val="20"/>
                  <w:szCs w:val="20"/>
                  <w:lang w:val="en-GB"/>
                </w:rPr>
                <w:t>TextField</w:t>
              </w:r>
            </w:ins>
            <w:proofErr w:type="spellEnd"/>
          </w:p>
        </w:tc>
        <w:tc>
          <w:tcPr>
            <w:tcW w:w="1701" w:type="dxa"/>
          </w:tcPr>
          <w:p w14:paraId="41A51DD8" w14:textId="7B48DD3B"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80" w:author="Dylan Van Aswegen" w:date="2024-07-12T01:23:00Z" w16du:dateUtc="2024-07-11T23:23:00Z"/>
                <w:rFonts w:ascii="Arial" w:hAnsi="Arial" w:cs="Arial"/>
                <w:sz w:val="20"/>
                <w:szCs w:val="20"/>
                <w:lang w:val="en-GB"/>
              </w:rPr>
            </w:pPr>
            <w:ins w:id="5981" w:author="Dylan Van Aswegen" w:date="2024-07-12T01:26:00Z" w16du:dateUtc="2024-07-11T23:26:00Z">
              <w:r>
                <w:rPr>
                  <w:rFonts w:ascii="Arial" w:hAnsi="Arial" w:cs="Arial"/>
                  <w:sz w:val="20"/>
                  <w:szCs w:val="20"/>
                  <w:lang w:val="en-GB"/>
                </w:rPr>
                <w:t>String</w:t>
              </w:r>
            </w:ins>
          </w:p>
        </w:tc>
        <w:tc>
          <w:tcPr>
            <w:tcW w:w="1417" w:type="dxa"/>
          </w:tcPr>
          <w:p w14:paraId="7676AC8D" w14:textId="355C0E0E"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82" w:author="Dylan Van Aswegen" w:date="2024-07-12T01:23:00Z" w16du:dateUtc="2024-07-11T23:23:00Z"/>
                <w:rFonts w:ascii="Arial" w:hAnsi="Arial" w:cs="Arial"/>
                <w:sz w:val="20"/>
                <w:szCs w:val="20"/>
                <w:lang w:val="en-GB"/>
              </w:rPr>
            </w:pPr>
            <w:ins w:id="5983" w:author="Dylan Van Aswegen" w:date="2024-07-12T01:26:00Z" w16du:dateUtc="2024-07-11T23:26:00Z">
              <w:r>
                <w:rPr>
                  <w:rFonts w:ascii="Arial" w:hAnsi="Arial" w:cs="Arial"/>
                  <w:sz w:val="20"/>
                  <w:szCs w:val="20"/>
                  <w:lang w:val="en-GB"/>
                </w:rPr>
                <w:t>No</w:t>
              </w:r>
            </w:ins>
          </w:p>
        </w:tc>
        <w:tc>
          <w:tcPr>
            <w:tcW w:w="3828" w:type="dxa"/>
          </w:tcPr>
          <w:p w14:paraId="6235B4DF" w14:textId="77777777"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84" w:author="Dylan Van Aswegen" w:date="2024-07-12T01:29:00Z" w16du:dateUtc="2024-07-11T23:29:00Z"/>
                <w:rFonts w:ascii="Arial" w:hAnsi="Arial" w:cs="Arial"/>
                <w:sz w:val="20"/>
                <w:szCs w:val="20"/>
                <w:lang w:val="en-GB"/>
              </w:rPr>
            </w:pPr>
            <w:ins w:id="5985" w:author="Dylan Van Aswegen" w:date="2024-07-12T01:28:00Z" w16du:dateUtc="2024-07-11T23:28:00Z">
              <w:r>
                <w:rPr>
                  <w:rFonts w:ascii="Arial" w:hAnsi="Arial" w:cs="Arial"/>
                  <w:sz w:val="20"/>
                  <w:szCs w:val="20"/>
                  <w:lang w:val="en-GB"/>
                </w:rPr>
                <w:t xml:space="preserve">This field will be populated with the </w:t>
              </w:r>
            </w:ins>
            <w:ins w:id="5986" w:author="Dylan Van Aswegen" w:date="2024-07-12T01:29:00Z" w16du:dateUtc="2024-07-11T23:29:00Z">
              <w:r>
                <w:rPr>
                  <w:rFonts w:ascii="Arial" w:hAnsi="Arial" w:cs="Arial"/>
                  <w:sz w:val="20"/>
                  <w:szCs w:val="20"/>
                  <w:lang w:val="en-GB"/>
                </w:rPr>
                <w:t>first line of the user address for each of addresses linked to their profile</w:t>
              </w:r>
            </w:ins>
            <w:ins w:id="5987" w:author="Dylan Van Aswegen" w:date="2024-07-12T01:28:00Z" w16du:dateUtc="2024-07-11T23:28:00Z">
              <w:r>
                <w:rPr>
                  <w:rFonts w:ascii="Arial" w:hAnsi="Arial" w:cs="Arial"/>
                  <w:sz w:val="20"/>
                  <w:szCs w:val="20"/>
                  <w:lang w:val="en-GB"/>
                </w:rPr>
                <w:t xml:space="preserve">. </w:t>
              </w:r>
            </w:ins>
          </w:p>
          <w:p w14:paraId="41C68932" w14:textId="2687EBFB"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5988" w:author="Dylan Van Aswegen" w:date="2024-07-12T01:23:00Z" w16du:dateUtc="2024-07-11T23:23:00Z"/>
                <w:rFonts w:ascii="Arial" w:hAnsi="Arial" w:cs="Arial"/>
                <w:sz w:val="20"/>
                <w:szCs w:val="20"/>
                <w:lang w:val="en-GB"/>
              </w:rPr>
            </w:pPr>
            <w:ins w:id="5989" w:author="Dylan Van Aswegen" w:date="2024-07-12T01:28:00Z" w16du:dateUtc="2024-07-11T23:28:00Z">
              <w:r>
                <w:rPr>
                  <w:rFonts w:ascii="Arial" w:hAnsi="Arial" w:cs="Arial"/>
                  <w:sz w:val="20"/>
                  <w:szCs w:val="20"/>
                  <w:lang w:val="en-GB"/>
                </w:rPr>
                <w:t xml:space="preserve">The user will be able to edit this field to change </w:t>
              </w:r>
            </w:ins>
            <w:ins w:id="5990" w:author="Dylan Van Aswegen" w:date="2024-07-12T01:29:00Z" w16du:dateUtc="2024-07-11T23:29:00Z">
              <w:r>
                <w:rPr>
                  <w:rFonts w:ascii="Arial" w:hAnsi="Arial" w:cs="Arial"/>
                  <w:sz w:val="20"/>
                  <w:szCs w:val="20"/>
                  <w:lang w:val="en-GB"/>
                </w:rPr>
                <w:t>their address first lines</w:t>
              </w:r>
            </w:ins>
            <w:ins w:id="5991" w:author="Dylan Van Aswegen" w:date="2024-07-12T01:28:00Z" w16du:dateUtc="2024-07-11T23:28:00Z">
              <w:r>
                <w:rPr>
                  <w:rFonts w:ascii="Arial" w:hAnsi="Arial" w:cs="Arial"/>
                  <w:sz w:val="20"/>
                  <w:szCs w:val="20"/>
                  <w:lang w:val="en-GB"/>
                </w:rPr>
                <w:t>.</w:t>
              </w:r>
            </w:ins>
          </w:p>
        </w:tc>
      </w:tr>
      <w:tr w:rsidR="009F75BD" w14:paraId="76D49E6B" w14:textId="77777777" w:rsidTr="00B85F07">
        <w:trPr>
          <w:cnfStyle w:val="000000100000" w:firstRow="0" w:lastRow="0" w:firstColumn="0" w:lastColumn="0" w:oddVBand="0" w:evenVBand="0" w:oddHBand="1" w:evenHBand="0" w:firstRowFirstColumn="0" w:firstRowLastColumn="0" w:lastRowFirstColumn="0" w:lastRowLastColumn="0"/>
          <w:ins w:id="5992" w:author="Dylan Van Aswegen" w:date="2024-07-12T01:23:00Z"/>
        </w:trPr>
        <w:tc>
          <w:tcPr>
            <w:cnfStyle w:val="001000000000" w:firstRow="0" w:lastRow="0" w:firstColumn="1" w:lastColumn="0" w:oddVBand="0" w:evenVBand="0" w:oddHBand="0" w:evenHBand="0" w:firstRowFirstColumn="0" w:firstRowLastColumn="0" w:lastRowFirstColumn="0" w:lastRowLastColumn="0"/>
            <w:tcW w:w="1135" w:type="dxa"/>
          </w:tcPr>
          <w:p w14:paraId="71F63C3F" w14:textId="77777777" w:rsidR="009F75BD" w:rsidRDefault="009F75BD" w:rsidP="009F75BD">
            <w:pPr>
              <w:spacing w:line="360" w:lineRule="auto"/>
              <w:jc w:val="both"/>
              <w:rPr>
                <w:ins w:id="5993" w:author="Dylan Van Aswegen" w:date="2024-07-12T01:23:00Z" w16du:dateUtc="2024-07-11T23:23:00Z"/>
                <w:rFonts w:ascii="Arial" w:hAnsi="Arial" w:cs="Arial"/>
                <w:sz w:val="20"/>
                <w:szCs w:val="20"/>
                <w:lang w:val="en-GB"/>
              </w:rPr>
            </w:pPr>
          </w:p>
        </w:tc>
        <w:tc>
          <w:tcPr>
            <w:tcW w:w="1417" w:type="dxa"/>
          </w:tcPr>
          <w:p w14:paraId="0E724064" w14:textId="317BA647" w:rsidR="009F75BD" w:rsidRPr="00B00E7A"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94" w:author="Dylan Van Aswegen" w:date="2024-07-12T01:23:00Z" w16du:dateUtc="2024-07-11T23:23:00Z"/>
                <w:rFonts w:ascii="Arial" w:hAnsi="Arial" w:cs="Arial"/>
                <w:b/>
                <w:bCs/>
                <w:sz w:val="20"/>
                <w:szCs w:val="20"/>
                <w:lang w:val="en-GB"/>
              </w:rPr>
            </w:pPr>
            <w:ins w:id="5995" w:author="Dylan Van Aswegen" w:date="2024-07-12T01:23:00Z" w16du:dateUtc="2024-07-11T23:23:00Z">
              <w:r>
                <w:rPr>
                  <w:rFonts w:ascii="Arial" w:hAnsi="Arial" w:cs="Arial"/>
                  <w:b/>
                  <w:bCs/>
                  <w:sz w:val="20"/>
                  <w:szCs w:val="20"/>
                  <w:lang w:val="en-GB"/>
                </w:rPr>
                <w:t>Address Line 2</w:t>
              </w:r>
            </w:ins>
          </w:p>
        </w:tc>
        <w:tc>
          <w:tcPr>
            <w:tcW w:w="1276" w:type="dxa"/>
          </w:tcPr>
          <w:p w14:paraId="501CE769" w14:textId="6523BC09"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96" w:author="Dylan Van Aswegen" w:date="2024-07-12T01:23:00Z" w16du:dateUtc="2024-07-11T23:23:00Z"/>
                <w:rFonts w:ascii="Arial" w:hAnsi="Arial" w:cs="Arial"/>
                <w:sz w:val="20"/>
                <w:szCs w:val="20"/>
                <w:lang w:val="en-GB"/>
              </w:rPr>
            </w:pPr>
            <w:proofErr w:type="spellStart"/>
            <w:ins w:id="5997" w:author="Dylan Van Aswegen" w:date="2024-07-12T01:26:00Z" w16du:dateUtc="2024-07-11T23:26:00Z">
              <w:r>
                <w:rPr>
                  <w:rFonts w:ascii="Arial" w:hAnsi="Arial" w:cs="Arial"/>
                  <w:sz w:val="20"/>
                  <w:szCs w:val="20"/>
                  <w:lang w:val="en-GB"/>
                </w:rPr>
                <w:t>TextField</w:t>
              </w:r>
            </w:ins>
            <w:proofErr w:type="spellEnd"/>
          </w:p>
        </w:tc>
        <w:tc>
          <w:tcPr>
            <w:tcW w:w="1701" w:type="dxa"/>
          </w:tcPr>
          <w:p w14:paraId="7FE691FD" w14:textId="26F192BE"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5998" w:author="Dylan Van Aswegen" w:date="2024-07-12T01:23:00Z" w16du:dateUtc="2024-07-11T23:23:00Z"/>
                <w:rFonts w:ascii="Arial" w:hAnsi="Arial" w:cs="Arial"/>
                <w:sz w:val="20"/>
                <w:szCs w:val="20"/>
                <w:lang w:val="en-GB"/>
              </w:rPr>
            </w:pPr>
            <w:ins w:id="5999" w:author="Dylan Van Aswegen" w:date="2024-07-12T01:26:00Z" w16du:dateUtc="2024-07-11T23:26:00Z">
              <w:r>
                <w:rPr>
                  <w:rFonts w:ascii="Arial" w:hAnsi="Arial" w:cs="Arial"/>
                  <w:sz w:val="20"/>
                  <w:szCs w:val="20"/>
                  <w:lang w:val="en-GB"/>
                </w:rPr>
                <w:t>String</w:t>
              </w:r>
            </w:ins>
          </w:p>
        </w:tc>
        <w:tc>
          <w:tcPr>
            <w:tcW w:w="1417" w:type="dxa"/>
          </w:tcPr>
          <w:p w14:paraId="4B7B97DD" w14:textId="1C9744F6"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00" w:author="Dylan Van Aswegen" w:date="2024-07-12T01:23:00Z" w16du:dateUtc="2024-07-11T23:23:00Z"/>
                <w:rFonts w:ascii="Arial" w:hAnsi="Arial" w:cs="Arial"/>
                <w:sz w:val="20"/>
                <w:szCs w:val="20"/>
                <w:lang w:val="en-GB"/>
              </w:rPr>
            </w:pPr>
            <w:ins w:id="6001" w:author="Dylan Van Aswegen" w:date="2024-07-12T01:26:00Z" w16du:dateUtc="2024-07-11T23:26:00Z">
              <w:r>
                <w:rPr>
                  <w:rFonts w:ascii="Arial" w:hAnsi="Arial" w:cs="Arial"/>
                  <w:sz w:val="20"/>
                  <w:szCs w:val="20"/>
                  <w:lang w:val="en-GB"/>
                </w:rPr>
                <w:t>No</w:t>
              </w:r>
            </w:ins>
          </w:p>
        </w:tc>
        <w:tc>
          <w:tcPr>
            <w:tcW w:w="3828" w:type="dxa"/>
          </w:tcPr>
          <w:p w14:paraId="47D13B3C" w14:textId="0CDA7A02"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02" w:author="Dylan Van Aswegen" w:date="2024-07-12T01:29:00Z" w16du:dateUtc="2024-07-11T23:29:00Z"/>
                <w:rFonts w:ascii="Arial" w:hAnsi="Arial" w:cs="Arial"/>
                <w:sz w:val="20"/>
                <w:szCs w:val="20"/>
                <w:lang w:val="en-GB"/>
              </w:rPr>
            </w:pPr>
            <w:ins w:id="6003" w:author="Dylan Van Aswegen" w:date="2024-07-12T01:29:00Z" w16du:dateUtc="2024-07-11T23:29:00Z">
              <w:r>
                <w:rPr>
                  <w:rFonts w:ascii="Arial" w:hAnsi="Arial" w:cs="Arial"/>
                  <w:sz w:val="20"/>
                  <w:szCs w:val="20"/>
                  <w:lang w:val="en-GB"/>
                </w:rPr>
                <w:t xml:space="preserve">This field will be populated with the second line of the user address for each of addresses linked to their profile. </w:t>
              </w:r>
            </w:ins>
          </w:p>
          <w:p w14:paraId="5F7DC3FD" w14:textId="6196B674"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04" w:author="Dylan Van Aswegen" w:date="2024-07-12T01:23:00Z" w16du:dateUtc="2024-07-11T23:23:00Z"/>
                <w:rFonts w:ascii="Arial" w:hAnsi="Arial" w:cs="Arial"/>
                <w:sz w:val="20"/>
                <w:szCs w:val="20"/>
                <w:lang w:val="en-GB"/>
              </w:rPr>
            </w:pPr>
            <w:ins w:id="6005" w:author="Dylan Van Aswegen" w:date="2024-07-12T01:29:00Z" w16du:dateUtc="2024-07-11T23:29:00Z">
              <w:r>
                <w:rPr>
                  <w:rFonts w:ascii="Arial" w:hAnsi="Arial" w:cs="Arial"/>
                  <w:sz w:val="20"/>
                  <w:szCs w:val="20"/>
                  <w:lang w:val="en-GB"/>
                </w:rPr>
                <w:t xml:space="preserve">The user will be able to edit this field to change their address </w:t>
              </w:r>
            </w:ins>
            <w:ins w:id="6006" w:author="Dylan Van Aswegen" w:date="2024-07-12T01:30:00Z" w16du:dateUtc="2024-07-11T23:30:00Z">
              <w:r>
                <w:rPr>
                  <w:rFonts w:ascii="Arial" w:hAnsi="Arial" w:cs="Arial"/>
                  <w:sz w:val="20"/>
                  <w:szCs w:val="20"/>
                  <w:lang w:val="en-GB"/>
                </w:rPr>
                <w:t>second</w:t>
              </w:r>
            </w:ins>
            <w:ins w:id="6007" w:author="Dylan Van Aswegen" w:date="2024-07-12T01:29:00Z" w16du:dateUtc="2024-07-11T23:29:00Z">
              <w:r>
                <w:rPr>
                  <w:rFonts w:ascii="Arial" w:hAnsi="Arial" w:cs="Arial"/>
                  <w:sz w:val="20"/>
                  <w:szCs w:val="20"/>
                  <w:lang w:val="en-GB"/>
                </w:rPr>
                <w:t xml:space="preserve"> lines.</w:t>
              </w:r>
            </w:ins>
          </w:p>
        </w:tc>
      </w:tr>
      <w:tr w:rsidR="009F75BD" w14:paraId="7DB32D6B" w14:textId="77777777" w:rsidTr="00B85F07">
        <w:trPr>
          <w:ins w:id="6008" w:author="Dylan Van Aswegen" w:date="2024-07-12T01:23:00Z"/>
        </w:trPr>
        <w:tc>
          <w:tcPr>
            <w:cnfStyle w:val="001000000000" w:firstRow="0" w:lastRow="0" w:firstColumn="1" w:lastColumn="0" w:oddVBand="0" w:evenVBand="0" w:oddHBand="0" w:evenHBand="0" w:firstRowFirstColumn="0" w:firstRowLastColumn="0" w:lastRowFirstColumn="0" w:lastRowLastColumn="0"/>
            <w:tcW w:w="1135" w:type="dxa"/>
          </w:tcPr>
          <w:p w14:paraId="69CEE52F" w14:textId="77777777" w:rsidR="009F75BD" w:rsidRDefault="009F75BD" w:rsidP="009F75BD">
            <w:pPr>
              <w:spacing w:line="360" w:lineRule="auto"/>
              <w:jc w:val="both"/>
              <w:rPr>
                <w:ins w:id="6009" w:author="Dylan Van Aswegen" w:date="2024-07-12T01:23:00Z" w16du:dateUtc="2024-07-11T23:23:00Z"/>
                <w:rFonts w:ascii="Arial" w:hAnsi="Arial" w:cs="Arial"/>
                <w:sz w:val="20"/>
                <w:szCs w:val="20"/>
                <w:lang w:val="en-GB"/>
              </w:rPr>
            </w:pPr>
          </w:p>
        </w:tc>
        <w:tc>
          <w:tcPr>
            <w:tcW w:w="1417" w:type="dxa"/>
          </w:tcPr>
          <w:p w14:paraId="413B23B3" w14:textId="400D6C42" w:rsidR="009F75BD" w:rsidRPr="00B00E7A"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10" w:author="Dylan Van Aswegen" w:date="2024-07-12T01:23:00Z" w16du:dateUtc="2024-07-11T23:23:00Z"/>
                <w:rFonts w:ascii="Arial" w:hAnsi="Arial" w:cs="Arial"/>
                <w:b/>
                <w:bCs/>
                <w:sz w:val="20"/>
                <w:szCs w:val="20"/>
                <w:lang w:val="en-GB"/>
              </w:rPr>
            </w:pPr>
            <w:ins w:id="6011" w:author="Dylan Van Aswegen" w:date="2024-07-12T01:23:00Z" w16du:dateUtc="2024-07-11T23:23:00Z">
              <w:r>
                <w:rPr>
                  <w:rFonts w:ascii="Arial" w:hAnsi="Arial" w:cs="Arial"/>
                  <w:b/>
                  <w:bCs/>
                  <w:sz w:val="20"/>
                  <w:szCs w:val="20"/>
                  <w:lang w:val="en-GB"/>
                </w:rPr>
                <w:t>Address Li</w:t>
              </w:r>
            </w:ins>
            <w:ins w:id="6012" w:author="Dylan Van Aswegen" w:date="2024-07-12T01:24:00Z" w16du:dateUtc="2024-07-11T23:24:00Z">
              <w:r>
                <w:rPr>
                  <w:rFonts w:ascii="Arial" w:hAnsi="Arial" w:cs="Arial"/>
                  <w:b/>
                  <w:bCs/>
                  <w:sz w:val="20"/>
                  <w:szCs w:val="20"/>
                  <w:lang w:val="en-GB"/>
                </w:rPr>
                <w:t>ne 3</w:t>
              </w:r>
            </w:ins>
          </w:p>
        </w:tc>
        <w:tc>
          <w:tcPr>
            <w:tcW w:w="1276" w:type="dxa"/>
          </w:tcPr>
          <w:p w14:paraId="14D56BE3" w14:textId="0D399041"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13" w:author="Dylan Van Aswegen" w:date="2024-07-12T01:23:00Z" w16du:dateUtc="2024-07-11T23:23:00Z"/>
                <w:rFonts w:ascii="Arial" w:hAnsi="Arial" w:cs="Arial"/>
                <w:sz w:val="20"/>
                <w:szCs w:val="20"/>
                <w:lang w:val="en-GB"/>
              </w:rPr>
            </w:pPr>
            <w:proofErr w:type="spellStart"/>
            <w:ins w:id="6014" w:author="Dylan Van Aswegen" w:date="2024-07-12T01:26:00Z" w16du:dateUtc="2024-07-11T23:26:00Z">
              <w:r>
                <w:rPr>
                  <w:rFonts w:ascii="Arial" w:hAnsi="Arial" w:cs="Arial"/>
                  <w:sz w:val="20"/>
                  <w:szCs w:val="20"/>
                  <w:lang w:val="en-GB"/>
                </w:rPr>
                <w:t>TextField</w:t>
              </w:r>
            </w:ins>
            <w:proofErr w:type="spellEnd"/>
          </w:p>
        </w:tc>
        <w:tc>
          <w:tcPr>
            <w:tcW w:w="1701" w:type="dxa"/>
          </w:tcPr>
          <w:p w14:paraId="5A989F7B" w14:textId="745FB82B"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15" w:author="Dylan Van Aswegen" w:date="2024-07-12T01:23:00Z" w16du:dateUtc="2024-07-11T23:23:00Z"/>
                <w:rFonts w:ascii="Arial" w:hAnsi="Arial" w:cs="Arial"/>
                <w:sz w:val="20"/>
                <w:szCs w:val="20"/>
                <w:lang w:val="en-GB"/>
              </w:rPr>
            </w:pPr>
            <w:ins w:id="6016" w:author="Dylan Van Aswegen" w:date="2024-07-12T01:26:00Z" w16du:dateUtc="2024-07-11T23:26:00Z">
              <w:r>
                <w:rPr>
                  <w:rFonts w:ascii="Arial" w:hAnsi="Arial" w:cs="Arial"/>
                  <w:sz w:val="20"/>
                  <w:szCs w:val="20"/>
                  <w:lang w:val="en-GB"/>
                </w:rPr>
                <w:t>String</w:t>
              </w:r>
            </w:ins>
          </w:p>
        </w:tc>
        <w:tc>
          <w:tcPr>
            <w:tcW w:w="1417" w:type="dxa"/>
          </w:tcPr>
          <w:p w14:paraId="2C2B1E7B" w14:textId="1729506B"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17" w:author="Dylan Van Aswegen" w:date="2024-07-12T01:23:00Z" w16du:dateUtc="2024-07-11T23:23:00Z"/>
                <w:rFonts w:ascii="Arial" w:hAnsi="Arial" w:cs="Arial"/>
                <w:sz w:val="20"/>
                <w:szCs w:val="20"/>
                <w:lang w:val="en-GB"/>
              </w:rPr>
            </w:pPr>
            <w:ins w:id="6018" w:author="Dylan Van Aswegen" w:date="2024-07-12T01:26:00Z" w16du:dateUtc="2024-07-11T23:26:00Z">
              <w:r>
                <w:rPr>
                  <w:rFonts w:ascii="Arial" w:hAnsi="Arial" w:cs="Arial"/>
                  <w:sz w:val="20"/>
                  <w:szCs w:val="20"/>
                  <w:lang w:val="en-GB"/>
                </w:rPr>
                <w:t>No</w:t>
              </w:r>
            </w:ins>
          </w:p>
        </w:tc>
        <w:tc>
          <w:tcPr>
            <w:tcW w:w="3828" w:type="dxa"/>
          </w:tcPr>
          <w:p w14:paraId="53412622" w14:textId="4B9B3C14"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19" w:author="Dylan Van Aswegen" w:date="2024-07-12T01:30:00Z" w16du:dateUtc="2024-07-11T23:30:00Z"/>
                <w:rFonts w:ascii="Arial" w:hAnsi="Arial" w:cs="Arial"/>
                <w:sz w:val="20"/>
                <w:szCs w:val="20"/>
                <w:lang w:val="en-GB"/>
              </w:rPr>
            </w:pPr>
            <w:ins w:id="6020" w:author="Dylan Van Aswegen" w:date="2024-07-12T01:30:00Z" w16du:dateUtc="2024-07-11T23:30:00Z">
              <w:r>
                <w:rPr>
                  <w:rFonts w:ascii="Arial" w:hAnsi="Arial" w:cs="Arial"/>
                  <w:sz w:val="20"/>
                  <w:szCs w:val="20"/>
                  <w:lang w:val="en-GB"/>
                </w:rPr>
                <w:t xml:space="preserve">This field will be populated with the third line of the user address for each of addresses linked to their profile. </w:t>
              </w:r>
            </w:ins>
          </w:p>
          <w:p w14:paraId="0D3D24A3" w14:textId="3B969E6F"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21" w:author="Dylan Van Aswegen" w:date="2024-07-12T01:23:00Z" w16du:dateUtc="2024-07-11T23:23:00Z"/>
                <w:rFonts w:ascii="Arial" w:hAnsi="Arial" w:cs="Arial"/>
                <w:sz w:val="20"/>
                <w:szCs w:val="20"/>
                <w:lang w:val="en-GB"/>
              </w:rPr>
            </w:pPr>
            <w:ins w:id="6022" w:author="Dylan Van Aswegen" w:date="2024-07-12T01:30:00Z" w16du:dateUtc="2024-07-11T23:30:00Z">
              <w:r>
                <w:rPr>
                  <w:rFonts w:ascii="Arial" w:hAnsi="Arial" w:cs="Arial"/>
                  <w:sz w:val="20"/>
                  <w:szCs w:val="20"/>
                  <w:lang w:val="en-GB"/>
                </w:rPr>
                <w:t>The user will be able to edit this field to change their address third lines.</w:t>
              </w:r>
            </w:ins>
          </w:p>
        </w:tc>
      </w:tr>
      <w:tr w:rsidR="009F75BD" w14:paraId="74A75317" w14:textId="77777777" w:rsidTr="00B85F07">
        <w:trPr>
          <w:cnfStyle w:val="000000100000" w:firstRow="0" w:lastRow="0" w:firstColumn="0" w:lastColumn="0" w:oddVBand="0" w:evenVBand="0" w:oddHBand="1" w:evenHBand="0" w:firstRowFirstColumn="0" w:firstRowLastColumn="0" w:lastRowFirstColumn="0" w:lastRowLastColumn="0"/>
          <w:ins w:id="6023" w:author="Dylan Van Aswegen" w:date="2024-07-12T01:24:00Z"/>
        </w:trPr>
        <w:tc>
          <w:tcPr>
            <w:cnfStyle w:val="001000000000" w:firstRow="0" w:lastRow="0" w:firstColumn="1" w:lastColumn="0" w:oddVBand="0" w:evenVBand="0" w:oddHBand="0" w:evenHBand="0" w:firstRowFirstColumn="0" w:firstRowLastColumn="0" w:lastRowFirstColumn="0" w:lastRowLastColumn="0"/>
            <w:tcW w:w="1135" w:type="dxa"/>
          </w:tcPr>
          <w:p w14:paraId="0FCE1322" w14:textId="77777777" w:rsidR="009F75BD" w:rsidRDefault="009F75BD" w:rsidP="009F75BD">
            <w:pPr>
              <w:spacing w:line="360" w:lineRule="auto"/>
              <w:jc w:val="both"/>
              <w:rPr>
                <w:ins w:id="6024" w:author="Dylan Van Aswegen" w:date="2024-07-12T01:24:00Z" w16du:dateUtc="2024-07-11T23:24:00Z"/>
                <w:rFonts w:ascii="Arial" w:hAnsi="Arial" w:cs="Arial"/>
                <w:sz w:val="20"/>
                <w:szCs w:val="20"/>
                <w:lang w:val="en-GB"/>
              </w:rPr>
            </w:pPr>
          </w:p>
        </w:tc>
        <w:tc>
          <w:tcPr>
            <w:tcW w:w="1417" w:type="dxa"/>
          </w:tcPr>
          <w:p w14:paraId="6FC0C34F" w14:textId="07921436"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25" w:author="Dylan Van Aswegen" w:date="2024-07-12T01:24:00Z" w16du:dateUtc="2024-07-11T23:24:00Z"/>
                <w:rFonts w:ascii="Arial" w:hAnsi="Arial" w:cs="Arial"/>
                <w:b/>
                <w:bCs/>
                <w:sz w:val="20"/>
                <w:szCs w:val="20"/>
                <w:lang w:val="en-GB"/>
              </w:rPr>
            </w:pPr>
            <w:ins w:id="6026" w:author="Dylan Van Aswegen" w:date="2024-07-12T01:24:00Z" w16du:dateUtc="2024-07-11T23:24:00Z">
              <w:r>
                <w:rPr>
                  <w:rFonts w:ascii="Arial" w:hAnsi="Arial" w:cs="Arial"/>
                  <w:b/>
                  <w:bCs/>
                  <w:sz w:val="20"/>
                  <w:szCs w:val="20"/>
                  <w:lang w:val="en-GB"/>
                </w:rPr>
                <w:t xml:space="preserve">Post Code </w:t>
              </w:r>
            </w:ins>
          </w:p>
        </w:tc>
        <w:tc>
          <w:tcPr>
            <w:tcW w:w="1276" w:type="dxa"/>
          </w:tcPr>
          <w:p w14:paraId="5111A43C" w14:textId="49160769"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27" w:author="Dylan Van Aswegen" w:date="2024-07-12T01:24:00Z" w16du:dateUtc="2024-07-11T23:24:00Z"/>
                <w:rFonts w:ascii="Arial" w:hAnsi="Arial" w:cs="Arial"/>
                <w:sz w:val="20"/>
                <w:szCs w:val="20"/>
                <w:lang w:val="en-GB"/>
              </w:rPr>
            </w:pPr>
            <w:proofErr w:type="spellStart"/>
            <w:ins w:id="6028" w:author="Dylan Van Aswegen" w:date="2024-07-12T01:26:00Z" w16du:dateUtc="2024-07-11T23:26:00Z">
              <w:r>
                <w:rPr>
                  <w:rFonts w:ascii="Arial" w:hAnsi="Arial" w:cs="Arial"/>
                  <w:sz w:val="20"/>
                  <w:szCs w:val="20"/>
                  <w:lang w:val="en-GB"/>
                </w:rPr>
                <w:t>TextField</w:t>
              </w:r>
            </w:ins>
            <w:proofErr w:type="spellEnd"/>
          </w:p>
        </w:tc>
        <w:tc>
          <w:tcPr>
            <w:tcW w:w="1701" w:type="dxa"/>
          </w:tcPr>
          <w:p w14:paraId="2CD6796D" w14:textId="6D27155E"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29" w:author="Dylan Van Aswegen" w:date="2024-07-12T01:24:00Z" w16du:dateUtc="2024-07-11T23:24:00Z"/>
                <w:rFonts w:ascii="Arial" w:hAnsi="Arial" w:cs="Arial"/>
                <w:sz w:val="20"/>
                <w:szCs w:val="20"/>
                <w:lang w:val="en-GB"/>
              </w:rPr>
            </w:pPr>
            <w:ins w:id="6030" w:author="Dylan Van Aswegen" w:date="2024-07-12T01:26:00Z" w16du:dateUtc="2024-07-11T23:26:00Z">
              <w:r>
                <w:rPr>
                  <w:rFonts w:ascii="Arial" w:hAnsi="Arial" w:cs="Arial"/>
                  <w:sz w:val="20"/>
                  <w:szCs w:val="20"/>
                  <w:lang w:val="en-GB"/>
                </w:rPr>
                <w:t>String</w:t>
              </w:r>
            </w:ins>
          </w:p>
        </w:tc>
        <w:tc>
          <w:tcPr>
            <w:tcW w:w="1417" w:type="dxa"/>
          </w:tcPr>
          <w:p w14:paraId="3AFD0617" w14:textId="0F6BA944"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31" w:author="Dylan Van Aswegen" w:date="2024-07-12T01:24:00Z" w16du:dateUtc="2024-07-11T23:24:00Z"/>
                <w:rFonts w:ascii="Arial" w:hAnsi="Arial" w:cs="Arial"/>
                <w:sz w:val="20"/>
                <w:szCs w:val="20"/>
                <w:lang w:val="en-GB"/>
              </w:rPr>
            </w:pPr>
            <w:ins w:id="6032" w:author="Dylan Van Aswegen" w:date="2024-07-12T01:26:00Z" w16du:dateUtc="2024-07-11T23:26:00Z">
              <w:r>
                <w:rPr>
                  <w:rFonts w:ascii="Arial" w:hAnsi="Arial" w:cs="Arial"/>
                  <w:sz w:val="20"/>
                  <w:szCs w:val="20"/>
                  <w:lang w:val="en-GB"/>
                </w:rPr>
                <w:t>No</w:t>
              </w:r>
            </w:ins>
          </w:p>
        </w:tc>
        <w:tc>
          <w:tcPr>
            <w:tcW w:w="3828" w:type="dxa"/>
          </w:tcPr>
          <w:p w14:paraId="36890829" w14:textId="5A61C528"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33" w:author="Dylan Van Aswegen" w:date="2024-07-12T01:30:00Z" w16du:dateUtc="2024-07-11T23:30:00Z"/>
                <w:rFonts w:ascii="Arial" w:hAnsi="Arial" w:cs="Arial"/>
                <w:sz w:val="20"/>
                <w:szCs w:val="20"/>
                <w:lang w:val="en-GB"/>
              </w:rPr>
            </w:pPr>
            <w:ins w:id="6034" w:author="Dylan Van Aswegen" w:date="2024-07-12T01:30:00Z" w16du:dateUtc="2024-07-11T23:30:00Z">
              <w:r>
                <w:rPr>
                  <w:rFonts w:ascii="Arial" w:hAnsi="Arial" w:cs="Arial"/>
                  <w:sz w:val="20"/>
                  <w:szCs w:val="20"/>
                  <w:lang w:val="en-GB"/>
                </w:rPr>
                <w:t xml:space="preserve">This field will be populated with the post code of the user address for each of addresses linked to their profile. </w:t>
              </w:r>
            </w:ins>
          </w:p>
          <w:p w14:paraId="17DF82BD" w14:textId="140B0DE2"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35" w:author="Dylan Van Aswegen" w:date="2024-07-12T01:24:00Z" w16du:dateUtc="2024-07-11T23:24:00Z"/>
                <w:rFonts w:ascii="Arial" w:hAnsi="Arial" w:cs="Arial"/>
                <w:sz w:val="20"/>
                <w:szCs w:val="20"/>
                <w:lang w:val="en-GB"/>
              </w:rPr>
            </w:pPr>
            <w:ins w:id="6036" w:author="Dylan Van Aswegen" w:date="2024-07-12T01:30:00Z" w16du:dateUtc="2024-07-11T23:30:00Z">
              <w:r>
                <w:rPr>
                  <w:rFonts w:ascii="Arial" w:hAnsi="Arial" w:cs="Arial"/>
                  <w:sz w:val="20"/>
                  <w:szCs w:val="20"/>
                  <w:lang w:val="en-GB"/>
                </w:rPr>
                <w:t>The user will be able to edit this field to change their address post codes.</w:t>
              </w:r>
            </w:ins>
          </w:p>
        </w:tc>
      </w:tr>
      <w:tr w:rsidR="009F75BD" w14:paraId="49662FA1" w14:textId="77777777" w:rsidTr="00B85F07">
        <w:trPr>
          <w:ins w:id="6037" w:author="Dylan Van Aswegen" w:date="2024-07-12T01:24:00Z"/>
        </w:trPr>
        <w:tc>
          <w:tcPr>
            <w:cnfStyle w:val="001000000000" w:firstRow="0" w:lastRow="0" w:firstColumn="1" w:lastColumn="0" w:oddVBand="0" w:evenVBand="0" w:oddHBand="0" w:evenHBand="0" w:firstRowFirstColumn="0" w:firstRowLastColumn="0" w:lastRowFirstColumn="0" w:lastRowLastColumn="0"/>
            <w:tcW w:w="1135" w:type="dxa"/>
          </w:tcPr>
          <w:p w14:paraId="55C71DE0" w14:textId="77777777" w:rsidR="009F75BD" w:rsidRDefault="009F75BD" w:rsidP="009F75BD">
            <w:pPr>
              <w:spacing w:line="360" w:lineRule="auto"/>
              <w:jc w:val="both"/>
              <w:rPr>
                <w:ins w:id="6038" w:author="Dylan Van Aswegen" w:date="2024-07-12T01:24:00Z" w16du:dateUtc="2024-07-11T23:24:00Z"/>
                <w:rFonts w:ascii="Arial" w:hAnsi="Arial" w:cs="Arial"/>
                <w:sz w:val="20"/>
                <w:szCs w:val="20"/>
                <w:lang w:val="en-GB"/>
              </w:rPr>
            </w:pPr>
          </w:p>
        </w:tc>
        <w:tc>
          <w:tcPr>
            <w:tcW w:w="1417" w:type="dxa"/>
          </w:tcPr>
          <w:p w14:paraId="52D1FC75" w14:textId="012B4474"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39" w:author="Dylan Van Aswegen" w:date="2024-07-12T01:24:00Z" w16du:dateUtc="2024-07-11T23:24:00Z"/>
                <w:rFonts w:ascii="Arial" w:hAnsi="Arial" w:cs="Arial"/>
                <w:b/>
                <w:bCs/>
                <w:sz w:val="20"/>
                <w:szCs w:val="20"/>
                <w:lang w:val="en-GB"/>
              </w:rPr>
            </w:pPr>
            <w:ins w:id="6040" w:author="Dylan Van Aswegen" w:date="2024-07-12T01:24:00Z" w16du:dateUtc="2024-07-11T23:24:00Z">
              <w:r>
                <w:rPr>
                  <w:rFonts w:ascii="Arial" w:hAnsi="Arial" w:cs="Arial"/>
                  <w:b/>
                  <w:bCs/>
                  <w:sz w:val="20"/>
                  <w:szCs w:val="20"/>
                  <w:lang w:val="en-GB"/>
                </w:rPr>
                <w:t xml:space="preserve">Country </w:t>
              </w:r>
            </w:ins>
          </w:p>
        </w:tc>
        <w:tc>
          <w:tcPr>
            <w:tcW w:w="1276" w:type="dxa"/>
          </w:tcPr>
          <w:p w14:paraId="5CCEE56D" w14:textId="366F7971"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41" w:author="Dylan Van Aswegen" w:date="2024-07-12T01:24:00Z" w16du:dateUtc="2024-07-11T23:24:00Z"/>
                <w:rFonts w:ascii="Arial" w:hAnsi="Arial" w:cs="Arial"/>
                <w:sz w:val="20"/>
                <w:szCs w:val="20"/>
                <w:lang w:val="en-GB"/>
              </w:rPr>
            </w:pPr>
            <w:proofErr w:type="spellStart"/>
            <w:ins w:id="6042" w:author="Dylan Van Aswegen" w:date="2024-07-12T01:26:00Z" w16du:dateUtc="2024-07-11T23:26:00Z">
              <w:r>
                <w:rPr>
                  <w:rFonts w:ascii="Arial" w:hAnsi="Arial" w:cs="Arial"/>
                  <w:sz w:val="20"/>
                  <w:szCs w:val="20"/>
                  <w:lang w:val="en-GB"/>
                </w:rPr>
                <w:t>TextField</w:t>
              </w:r>
            </w:ins>
            <w:proofErr w:type="spellEnd"/>
          </w:p>
        </w:tc>
        <w:tc>
          <w:tcPr>
            <w:tcW w:w="1701" w:type="dxa"/>
          </w:tcPr>
          <w:p w14:paraId="08446709" w14:textId="6D92C288"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43" w:author="Dylan Van Aswegen" w:date="2024-07-12T01:24:00Z" w16du:dateUtc="2024-07-11T23:24:00Z"/>
                <w:rFonts w:ascii="Arial" w:hAnsi="Arial" w:cs="Arial"/>
                <w:sz w:val="20"/>
                <w:szCs w:val="20"/>
                <w:lang w:val="en-GB"/>
              </w:rPr>
            </w:pPr>
            <w:ins w:id="6044" w:author="Dylan Van Aswegen" w:date="2024-07-12T01:26:00Z" w16du:dateUtc="2024-07-11T23:26:00Z">
              <w:r>
                <w:rPr>
                  <w:rFonts w:ascii="Arial" w:hAnsi="Arial" w:cs="Arial"/>
                  <w:sz w:val="20"/>
                  <w:szCs w:val="20"/>
                  <w:lang w:val="en-GB"/>
                </w:rPr>
                <w:t>String</w:t>
              </w:r>
            </w:ins>
          </w:p>
        </w:tc>
        <w:tc>
          <w:tcPr>
            <w:tcW w:w="1417" w:type="dxa"/>
          </w:tcPr>
          <w:p w14:paraId="43316EFB" w14:textId="323DDD7C"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45" w:author="Dylan Van Aswegen" w:date="2024-07-12T01:24:00Z" w16du:dateUtc="2024-07-11T23:24:00Z"/>
                <w:rFonts w:ascii="Arial" w:hAnsi="Arial" w:cs="Arial"/>
                <w:sz w:val="20"/>
                <w:szCs w:val="20"/>
                <w:lang w:val="en-GB"/>
              </w:rPr>
            </w:pPr>
            <w:ins w:id="6046" w:author="Dylan Van Aswegen" w:date="2024-07-12T01:26:00Z" w16du:dateUtc="2024-07-11T23:26:00Z">
              <w:r>
                <w:rPr>
                  <w:rFonts w:ascii="Arial" w:hAnsi="Arial" w:cs="Arial"/>
                  <w:sz w:val="20"/>
                  <w:szCs w:val="20"/>
                  <w:lang w:val="en-GB"/>
                </w:rPr>
                <w:t>No</w:t>
              </w:r>
            </w:ins>
          </w:p>
        </w:tc>
        <w:tc>
          <w:tcPr>
            <w:tcW w:w="3828" w:type="dxa"/>
          </w:tcPr>
          <w:p w14:paraId="66251183" w14:textId="19476AB8"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47" w:author="Dylan Van Aswegen" w:date="2024-07-12T01:30:00Z" w16du:dateUtc="2024-07-11T23:30:00Z"/>
                <w:rFonts w:ascii="Arial" w:hAnsi="Arial" w:cs="Arial"/>
                <w:sz w:val="20"/>
                <w:szCs w:val="20"/>
                <w:lang w:val="en-GB"/>
              </w:rPr>
            </w:pPr>
            <w:ins w:id="6048" w:author="Dylan Van Aswegen" w:date="2024-07-12T01:30:00Z" w16du:dateUtc="2024-07-11T23:30:00Z">
              <w:r>
                <w:rPr>
                  <w:rFonts w:ascii="Arial" w:hAnsi="Arial" w:cs="Arial"/>
                  <w:sz w:val="20"/>
                  <w:szCs w:val="20"/>
                  <w:lang w:val="en-GB"/>
                </w:rPr>
                <w:t xml:space="preserve">This field will be populated with the country of the user address for each of addresses linked to their profile. </w:t>
              </w:r>
            </w:ins>
          </w:p>
          <w:p w14:paraId="5A7B5B30" w14:textId="2FF85AB6"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49" w:author="Dylan Van Aswegen" w:date="2024-07-12T01:24:00Z" w16du:dateUtc="2024-07-11T23:24:00Z"/>
                <w:rFonts w:ascii="Arial" w:hAnsi="Arial" w:cs="Arial"/>
                <w:sz w:val="20"/>
                <w:szCs w:val="20"/>
                <w:lang w:val="en-GB"/>
              </w:rPr>
            </w:pPr>
            <w:ins w:id="6050" w:author="Dylan Van Aswegen" w:date="2024-07-12T01:30:00Z" w16du:dateUtc="2024-07-11T23:30:00Z">
              <w:r>
                <w:rPr>
                  <w:rFonts w:ascii="Arial" w:hAnsi="Arial" w:cs="Arial"/>
                  <w:sz w:val="20"/>
                  <w:szCs w:val="20"/>
                  <w:lang w:val="en-GB"/>
                </w:rPr>
                <w:t>The user will be able to edit this field to change their address countries.</w:t>
              </w:r>
            </w:ins>
          </w:p>
        </w:tc>
      </w:tr>
      <w:tr w:rsidR="009F75BD" w14:paraId="3FACD0D0" w14:textId="77777777" w:rsidTr="00B85F07">
        <w:trPr>
          <w:cnfStyle w:val="000000100000" w:firstRow="0" w:lastRow="0" w:firstColumn="0" w:lastColumn="0" w:oddVBand="0" w:evenVBand="0" w:oddHBand="1" w:evenHBand="0" w:firstRowFirstColumn="0" w:firstRowLastColumn="0" w:lastRowFirstColumn="0" w:lastRowLastColumn="0"/>
          <w:ins w:id="6051" w:author="Dylan Van Aswegen" w:date="2024-07-12T01:27:00Z"/>
        </w:trPr>
        <w:tc>
          <w:tcPr>
            <w:cnfStyle w:val="001000000000" w:firstRow="0" w:lastRow="0" w:firstColumn="1" w:lastColumn="0" w:oddVBand="0" w:evenVBand="0" w:oddHBand="0" w:evenHBand="0" w:firstRowFirstColumn="0" w:firstRowLastColumn="0" w:lastRowFirstColumn="0" w:lastRowLastColumn="0"/>
            <w:tcW w:w="1135" w:type="dxa"/>
          </w:tcPr>
          <w:p w14:paraId="12435310" w14:textId="77777777" w:rsidR="009F75BD" w:rsidRDefault="009F75BD" w:rsidP="009F75BD">
            <w:pPr>
              <w:spacing w:line="360" w:lineRule="auto"/>
              <w:jc w:val="both"/>
              <w:rPr>
                <w:ins w:id="6052" w:author="Dylan Van Aswegen" w:date="2024-07-12T01:27:00Z" w16du:dateUtc="2024-07-11T23:27:00Z"/>
                <w:rFonts w:ascii="Arial" w:hAnsi="Arial" w:cs="Arial"/>
                <w:sz w:val="20"/>
                <w:szCs w:val="20"/>
                <w:lang w:val="en-GB"/>
              </w:rPr>
            </w:pPr>
          </w:p>
        </w:tc>
        <w:tc>
          <w:tcPr>
            <w:tcW w:w="1417" w:type="dxa"/>
          </w:tcPr>
          <w:p w14:paraId="3BD65412" w14:textId="354FCA15"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53" w:author="Dylan Van Aswegen" w:date="2024-07-12T01:27:00Z" w16du:dateUtc="2024-07-11T23:27:00Z"/>
                <w:rFonts w:ascii="Arial" w:hAnsi="Arial" w:cs="Arial"/>
                <w:b/>
                <w:bCs/>
                <w:sz w:val="20"/>
                <w:szCs w:val="20"/>
                <w:lang w:val="en-GB"/>
              </w:rPr>
            </w:pPr>
            <w:ins w:id="6054" w:author="Dylan Van Aswegen" w:date="2024-07-12T01:27:00Z" w16du:dateUtc="2024-07-11T23:27:00Z">
              <w:r>
                <w:rPr>
                  <w:rFonts w:ascii="Arial" w:hAnsi="Arial" w:cs="Arial"/>
                  <w:b/>
                  <w:bCs/>
                  <w:sz w:val="20"/>
                  <w:szCs w:val="20"/>
                  <w:lang w:val="en-GB"/>
                </w:rPr>
                <w:t xml:space="preserve">Confirm </w:t>
              </w:r>
            </w:ins>
          </w:p>
        </w:tc>
        <w:tc>
          <w:tcPr>
            <w:tcW w:w="1276" w:type="dxa"/>
          </w:tcPr>
          <w:p w14:paraId="2864066A" w14:textId="0989C692"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55" w:author="Dylan Van Aswegen" w:date="2024-07-12T01:27:00Z" w16du:dateUtc="2024-07-11T23:27:00Z"/>
                <w:rFonts w:ascii="Arial" w:hAnsi="Arial" w:cs="Arial"/>
                <w:sz w:val="20"/>
                <w:szCs w:val="20"/>
                <w:lang w:val="en-GB"/>
              </w:rPr>
            </w:pPr>
            <w:ins w:id="6056" w:author="Dylan Van Aswegen" w:date="2024-07-12T01:27:00Z" w16du:dateUtc="2024-07-11T23:27:00Z">
              <w:r>
                <w:rPr>
                  <w:rFonts w:ascii="Arial" w:hAnsi="Arial" w:cs="Arial"/>
                  <w:sz w:val="20"/>
                  <w:szCs w:val="20"/>
                  <w:lang w:val="en-GB"/>
                </w:rPr>
                <w:t>Button</w:t>
              </w:r>
            </w:ins>
          </w:p>
        </w:tc>
        <w:tc>
          <w:tcPr>
            <w:tcW w:w="1701" w:type="dxa"/>
          </w:tcPr>
          <w:p w14:paraId="2056DC1D" w14:textId="77777777"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57" w:author="Dylan Van Aswegen" w:date="2024-07-12T01:27:00Z" w16du:dateUtc="2024-07-11T23:27:00Z"/>
                <w:rFonts w:ascii="Arial" w:hAnsi="Arial" w:cs="Arial"/>
                <w:sz w:val="20"/>
                <w:szCs w:val="20"/>
                <w:lang w:val="en-GB"/>
              </w:rPr>
            </w:pPr>
          </w:p>
        </w:tc>
        <w:tc>
          <w:tcPr>
            <w:tcW w:w="1417" w:type="dxa"/>
          </w:tcPr>
          <w:p w14:paraId="3F470293" w14:textId="77777777"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58" w:author="Dylan Van Aswegen" w:date="2024-07-12T01:27:00Z" w16du:dateUtc="2024-07-11T23:27:00Z"/>
                <w:rFonts w:ascii="Arial" w:hAnsi="Arial" w:cs="Arial"/>
                <w:sz w:val="20"/>
                <w:szCs w:val="20"/>
                <w:lang w:val="en-GB"/>
              </w:rPr>
            </w:pPr>
          </w:p>
        </w:tc>
        <w:tc>
          <w:tcPr>
            <w:tcW w:w="3828" w:type="dxa"/>
          </w:tcPr>
          <w:p w14:paraId="223AAA87" w14:textId="74FA55C0" w:rsidR="009F75BD" w:rsidRDefault="009F75BD" w:rsidP="009F75BD">
            <w:pPr>
              <w:spacing w:line="360" w:lineRule="auto"/>
              <w:jc w:val="both"/>
              <w:cnfStyle w:val="000000100000" w:firstRow="0" w:lastRow="0" w:firstColumn="0" w:lastColumn="0" w:oddVBand="0" w:evenVBand="0" w:oddHBand="1" w:evenHBand="0" w:firstRowFirstColumn="0" w:firstRowLastColumn="0" w:lastRowFirstColumn="0" w:lastRowLastColumn="0"/>
              <w:rPr>
                <w:ins w:id="6059" w:author="Dylan Van Aswegen" w:date="2024-07-12T01:27:00Z" w16du:dateUtc="2024-07-11T23:27:00Z"/>
                <w:rFonts w:ascii="Arial" w:hAnsi="Arial" w:cs="Arial"/>
                <w:sz w:val="20"/>
                <w:szCs w:val="20"/>
                <w:lang w:val="en-GB"/>
              </w:rPr>
            </w:pPr>
            <w:ins w:id="6060" w:author="Dylan Van Aswegen" w:date="2024-07-12T01:30:00Z" w16du:dateUtc="2024-07-11T23:30:00Z">
              <w:r>
                <w:rPr>
                  <w:rFonts w:ascii="Arial" w:hAnsi="Arial" w:cs="Arial"/>
                  <w:sz w:val="20"/>
                  <w:szCs w:val="20"/>
                  <w:lang w:val="en-GB"/>
                </w:rPr>
                <w:t>The user will use this button to</w:t>
              </w:r>
            </w:ins>
            <w:ins w:id="6061" w:author="Dylan Van Aswegen" w:date="2024-07-12T01:31:00Z" w16du:dateUtc="2024-07-11T23:31:00Z">
              <w:r>
                <w:rPr>
                  <w:rFonts w:ascii="Arial" w:hAnsi="Arial" w:cs="Arial"/>
                  <w:sz w:val="20"/>
                  <w:szCs w:val="20"/>
                  <w:lang w:val="en-GB"/>
                </w:rPr>
                <w:t xml:space="preserve"> confirm the changes. If the </w:t>
              </w:r>
            </w:ins>
            <w:ins w:id="6062" w:author="Dylan Van Aswegen" w:date="2024-07-12T01:32:00Z" w16du:dateUtc="2024-07-11T23:32:00Z">
              <w:r w:rsidR="00677364">
                <w:rPr>
                  <w:rFonts w:ascii="Arial" w:hAnsi="Arial" w:cs="Arial"/>
                  <w:sz w:val="20"/>
                  <w:szCs w:val="20"/>
                  <w:lang w:val="en-GB"/>
                </w:rPr>
                <w:t>user has upda</w:t>
              </w:r>
              <w:r w:rsidR="00C35B7F">
                <w:rPr>
                  <w:rFonts w:ascii="Arial" w:hAnsi="Arial" w:cs="Arial"/>
                  <w:sz w:val="20"/>
                  <w:szCs w:val="20"/>
                  <w:lang w:val="en-GB"/>
                </w:rPr>
                <w:t xml:space="preserve">ted their email address, </w:t>
              </w:r>
              <w:r w:rsidR="004D771D">
                <w:rPr>
                  <w:rFonts w:ascii="Arial" w:hAnsi="Arial" w:cs="Arial"/>
                  <w:sz w:val="20"/>
                  <w:szCs w:val="20"/>
                  <w:lang w:val="en-GB"/>
                </w:rPr>
                <w:t xml:space="preserve">the application should present a message to the user informing them that a confirmation email has been sent to the email address and </w:t>
              </w:r>
            </w:ins>
            <w:ins w:id="6063" w:author="Dylan Van Aswegen" w:date="2024-07-12T01:33:00Z" w16du:dateUtc="2024-07-11T23:33:00Z">
              <w:r w:rsidR="004D771D">
                <w:rPr>
                  <w:rFonts w:ascii="Arial" w:hAnsi="Arial" w:cs="Arial"/>
                  <w:sz w:val="20"/>
                  <w:szCs w:val="20"/>
                  <w:lang w:val="en-GB"/>
                </w:rPr>
                <w:t xml:space="preserve">they will be required to log in before the email address is confirmed. </w:t>
              </w:r>
            </w:ins>
          </w:p>
        </w:tc>
      </w:tr>
      <w:tr w:rsidR="009F75BD" w14:paraId="61715EEB" w14:textId="77777777" w:rsidTr="00B85F07">
        <w:trPr>
          <w:ins w:id="6064" w:author="Dylan Van Aswegen" w:date="2024-07-12T01:27:00Z"/>
        </w:trPr>
        <w:tc>
          <w:tcPr>
            <w:cnfStyle w:val="001000000000" w:firstRow="0" w:lastRow="0" w:firstColumn="1" w:lastColumn="0" w:oddVBand="0" w:evenVBand="0" w:oddHBand="0" w:evenHBand="0" w:firstRowFirstColumn="0" w:firstRowLastColumn="0" w:lastRowFirstColumn="0" w:lastRowLastColumn="0"/>
            <w:tcW w:w="1135" w:type="dxa"/>
          </w:tcPr>
          <w:p w14:paraId="4D038D51" w14:textId="77777777" w:rsidR="009F75BD" w:rsidRDefault="009F75BD" w:rsidP="009F75BD">
            <w:pPr>
              <w:spacing w:line="360" w:lineRule="auto"/>
              <w:jc w:val="both"/>
              <w:rPr>
                <w:ins w:id="6065" w:author="Dylan Van Aswegen" w:date="2024-07-12T01:27:00Z" w16du:dateUtc="2024-07-11T23:27:00Z"/>
                <w:rFonts w:ascii="Arial" w:hAnsi="Arial" w:cs="Arial"/>
                <w:sz w:val="20"/>
                <w:szCs w:val="20"/>
                <w:lang w:val="en-GB"/>
              </w:rPr>
            </w:pPr>
          </w:p>
        </w:tc>
        <w:tc>
          <w:tcPr>
            <w:tcW w:w="1417" w:type="dxa"/>
          </w:tcPr>
          <w:p w14:paraId="1C51324C" w14:textId="19D91852"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66" w:author="Dylan Van Aswegen" w:date="2024-07-12T01:27:00Z" w16du:dateUtc="2024-07-11T23:27:00Z"/>
                <w:rFonts w:ascii="Arial" w:hAnsi="Arial" w:cs="Arial"/>
                <w:b/>
                <w:bCs/>
                <w:sz w:val="20"/>
                <w:szCs w:val="20"/>
                <w:lang w:val="en-GB"/>
              </w:rPr>
            </w:pPr>
            <w:ins w:id="6067" w:author="Dylan Van Aswegen" w:date="2024-07-12T01:27:00Z" w16du:dateUtc="2024-07-11T23:27:00Z">
              <w:r>
                <w:rPr>
                  <w:rFonts w:ascii="Arial" w:hAnsi="Arial" w:cs="Arial"/>
                  <w:b/>
                  <w:bCs/>
                  <w:sz w:val="20"/>
                  <w:szCs w:val="20"/>
                  <w:lang w:val="en-GB"/>
                </w:rPr>
                <w:t>Cancel</w:t>
              </w:r>
            </w:ins>
          </w:p>
        </w:tc>
        <w:tc>
          <w:tcPr>
            <w:tcW w:w="1276" w:type="dxa"/>
          </w:tcPr>
          <w:p w14:paraId="7203473A" w14:textId="372E0BA8"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68" w:author="Dylan Van Aswegen" w:date="2024-07-12T01:27:00Z" w16du:dateUtc="2024-07-11T23:27:00Z"/>
                <w:rFonts w:ascii="Arial" w:hAnsi="Arial" w:cs="Arial"/>
                <w:sz w:val="20"/>
                <w:szCs w:val="20"/>
                <w:lang w:val="en-GB"/>
              </w:rPr>
            </w:pPr>
            <w:ins w:id="6069" w:author="Dylan Van Aswegen" w:date="2024-07-12T01:27:00Z" w16du:dateUtc="2024-07-11T23:27:00Z">
              <w:r>
                <w:rPr>
                  <w:rFonts w:ascii="Arial" w:hAnsi="Arial" w:cs="Arial"/>
                  <w:sz w:val="20"/>
                  <w:szCs w:val="20"/>
                  <w:lang w:val="en-GB"/>
                </w:rPr>
                <w:t>Button</w:t>
              </w:r>
            </w:ins>
          </w:p>
        </w:tc>
        <w:tc>
          <w:tcPr>
            <w:tcW w:w="1701" w:type="dxa"/>
          </w:tcPr>
          <w:p w14:paraId="02D07010" w14:textId="77777777"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70" w:author="Dylan Van Aswegen" w:date="2024-07-12T01:27:00Z" w16du:dateUtc="2024-07-11T23:27:00Z"/>
                <w:rFonts w:ascii="Arial" w:hAnsi="Arial" w:cs="Arial"/>
                <w:sz w:val="20"/>
                <w:szCs w:val="20"/>
                <w:lang w:val="en-GB"/>
              </w:rPr>
            </w:pPr>
          </w:p>
        </w:tc>
        <w:tc>
          <w:tcPr>
            <w:tcW w:w="1417" w:type="dxa"/>
          </w:tcPr>
          <w:p w14:paraId="1167D02F" w14:textId="77777777" w:rsidR="009F75BD" w:rsidRDefault="009F75B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71" w:author="Dylan Van Aswegen" w:date="2024-07-12T01:27:00Z" w16du:dateUtc="2024-07-11T23:27:00Z"/>
                <w:rFonts w:ascii="Arial" w:hAnsi="Arial" w:cs="Arial"/>
                <w:sz w:val="20"/>
                <w:szCs w:val="20"/>
                <w:lang w:val="en-GB"/>
              </w:rPr>
            </w:pPr>
          </w:p>
        </w:tc>
        <w:tc>
          <w:tcPr>
            <w:tcW w:w="3828" w:type="dxa"/>
          </w:tcPr>
          <w:p w14:paraId="56AA61A8" w14:textId="2A79F2DE" w:rsidR="009F75BD" w:rsidRDefault="004D771D" w:rsidP="009F75BD">
            <w:pPr>
              <w:spacing w:line="360" w:lineRule="auto"/>
              <w:jc w:val="both"/>
              <w:cnfStyle w:val="000000000000" w:firstRow="0" w:lastRow="0" w:firstColumn="0" w:lastColumn="0" w:oddVBand="0" w:evenVBand="0" w:oddHBand="0" w:evenHBand="0" w:firstRowFirstColumn="0" w:firstRowLastColumn="0" w:lastRowFirstColumn="0" w:lastRowLastColumn="0"/>
              <w:rPr>
                <w:ins w:id="6072" w:author="Dylan Van Aswegen" w:date="2024-07-12T01:27:00Z" w16du:dateUtc="2024-07-11T23:27:00Z"/>
                <w:rFonts w:ascii="Arial" w:hAnsi="Arial" w:cs="Arial"/>
                <w:sz w:val="20"/>
                <w:szCs w:val="20"/>
                <w:lang w:val="en-GB"/>
              </w:rPr>
            </w:pPr>
            <w:ins w:id="6073" w:author="Dylan Van Aswegen" w:date="2024-07-12T01:33:00Z" w16du:dateUtc="2024-07-11T23:33:00Z">
              <w:r>
                <w:rPr>
                  <w:rFonts w:ascii="Arial" w:hAnsi="Arial" w:cs="Arial"/>
                  <w:sz w:val="20"/>
                  <w:szCs w:val="20"/>
                  <w:lang w:val="en-GB"/>
                </w:rPr>
                <w:t xml:space="preserve">The user will use this button to cancel any updates. Once clicked, the user will be navigated back to the “My Profile” page </w:t>
              </w:r>
            </w:ins>
            <w:ins w:id="6074" w:author="Dylan Van Aswegen" w:date="2024-07-12T01:34:00Z" w16du:dateUtc="2024-07-11T23:34:00Z">
              <w:r>
                <w:rPr>
                  <w:rFonts w:ascii="Arial" w:hAnsi="Arial" w:cs="Arial"/>
                  <w:sz w:val="20"/>
                  <w:szCs w:val="20"/>
                  <w:lang w:val="en-GB"/>
                </w:rPr>
                <w:t xml:space="preserve">and any changes will be ignored. </w:t>
              </w:r>
            </w:ins>
          </w:p>
        </w:tc>
      </w:tr>
    </w:tbl>
    <w:p w14:paraId="366343D6" w14:textId="77777777" w:rsidR="00102485" w:rsidRDefault="00102485" w:rsidP="00102485">
      <w:pPr>
        <w:rPr>
          <w:ins w:id="6075" w:author="Dylan Van Aswegen" w:date="2024-07-12T00:20:00Z" w16du:dateUtc="2024-07-11T22:20:00Z"/>
        </w:rPr>
      </w:pPr>
    </w:p>
    <w:p w14:paraId="2010508B" w14:textId="77777777" w:rsidR="00102485" w:rsidRPr="00102485" w:rsidRDefault="00102485">
      <w:pPr>
        <w:rPr>
          <w:ins w:id="6076" w:author="Dylan Van Aswegen" w:date="2024-07-12T00:20:00Z" w16du:dateUtc="2024-07-11T22:20:00Z"/>
        </w:rPr>
        <w:pPrChange w:id="6077" w:author="Dylan Van Aswegen" w:date="2024-07-12T00:20:00Z" w16du:dateUtc="2024-07-11T22:20:00Z">
          <w:pPr>
            <w:pStyle w:val="Heading4"/>
          </w:pPr>
        </w:pPrChange>
      </w:pPr>
    </w:p>
    <w:p w14:paraId="1241DC9A" w14:textId="7B641834" w:rsidR="00FF3265" w:rsidRDefault="00FF3265">
      <w:pPr>
        <w:pStyle w:val="Heading4"/>
        <w:rPr>
          <w:ins w:id="6078" w:author="Dylan Van Aswegen" w:date="2024-07-12T01:34:00Z" w16du:dateUtc="2024-07-11T23:34:00Z"/>
          <w:i w:val="0"/>
          <w:iCs w:val="0"/>
          <w:sz w:val="32"/>
          <w:szCs w:val="32"/>
        </w:rPr>
      </w:pPr>
      <w:ins w:id="6079" w:author="Dylan Van Aswegen" w:date="2024-07-12T01:34:00Z" w16du:dateUtc="2024-07-11T23:34:00Z">
        <w:r w:rsidRPr="00FF3265">
          <w:rPr>
            <w:i w:val="0"/>
            <w:iCs w:val="0"/>
            <w:sz w:val="32"/>
            <w:szCs w:val="32"/>
            <w:rPrChange w:id="6080" w:author="Dylan Van Aswegen" w:date="2024-07-12T01:34:00Z" w16du:dateUtc="2024-07-11T23:34:00Z">
              <w:rPr/>
            </w:rPrChange>
          </w:rPr>
          <w:t xml:space="preserve">My Membership </w:t>
        </w:r>
      </w:ins>
      <w:ins w:id="6081" w:author="Dylan Van Aswegen" w:date="2024-07-12T01:37:00Z" w16du:dateUtc="2024-07-11T23:37:00Z">
        <w:r w:rsidR="00F7637D">
          <w:rPr>
            <w:i w:val="0"/>
            <w:iCs w:val="0"/>
            <w:sz w:val="32"/>
            <w:szCs w:val="32"/>
          </w:rPr>
          <w:t>F</w:t>
        </w:r>
      </w:ins>
      <w:ins w:id="6082" w:author="Dylan Van Aswegen" w:date="2024-07-12T01:34:00Z" w16du:dateUtc="2024-07-11T23:34:00Z">
        <w:r w:rsidRPr="00FF3265">
          <w:rPr>
            <w:i w:val="0"/>
            <w:iCs w:val="0"/>
            <w:sz w:val="32"/>
            <w:szCs w:val="32"/>
            <w:rPrChange w:id="6083" w:author="Dylan Van Aswegen" w:date="2024-07-12T01:34:00Z" w16du:dateUtc="2024-07-11T23:34:00Z">
              <w:rPr/>
            </w:rPrChange>
          </w:rPr>
          <w:t>orm</w:t>
        </w:r>
      </w:ins>
    </w:p>
    <w:p w14:paraId="5F67334C" w14:textId="45015D14" w:rsidR="00DF26B3" w:rsidRDefault="00DF26B3" w:rsidP="00DF26B3">
      <w:pPr>
        <w:rPr>
          <w:ins w:id="6084" w:author="Dylan Van Aswegen" w:date="2024-07-12T01:36:00Z" w16du:dateUtc="2024-07-11T23:36:00Z"/>
        </w:rPr>
      </w:pPr>
      <w:ins w:id="6085" w:author="Dylan Van Aswegen" w:date="2024-07-12T01:34:00Z" w16du:dateUtc="2024-07-11T23:34:00Z">
        <w:r>
          <w:t>The “</w:t>
        </w:r>
      </w:ins>
      <w:ins w:id="6086" w:author="Dylan Van Aswegen" w:date="2024-07-12T01:35:00Z" w16du:dateUtc="2024-07-11T23:35:00Z">
        <w:r>
          <w:t xml:space="preserve">My Membership Form” page will be the page that </w:t>
        </w:r>
        <w:r w:rsidR="009D2B87">
          <w:t xml:space="preserve">the user is navigated to when they click on the </w:t>
        </w:r>
      </w:ins>
      <w:ins w:id="6087" w:author="Dylan Van Aswegen" w:date="2024-07-12T01:36:00Z" w16du:dateUtc="2024-07-11T23:36:00Z">
        <w:r w:rsidR="009D2B87">
          <w:t>button next to the form on the “My Home” page.</w:t>
        </w:r>
      </w:ins>
    </w:p>
    <w:p w14:paraId="62F3F9FC" w14:textId="464DBCE0" w:rsidR="009D2B87" w:rsidRDefault="009D2B87" w:rsidP="00DF26B3">
      <w:pPr>
        <w:rPr>
          <w:ins w:id="6088" w:author="Dylan Van Aswegen" w:date="2024-07-12T01:36:00Z" w16du:dateUtc="2024-07-11T23:36:00Z"/>
        </w:rPr>
      </w:pPr>
      <w:ins w:id="6089" w:author="Dylan Van Aswegen" w:date="2024-07-12T01:36:00Z" w16du:dateUtc="2024-07-11T23:36:00Z">
        <w:r>
          <w:t xml:space="preserve">The page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9D2B87" w14:paraId="083763BA" w14:textId="77777777" w:rsidTr="00B85F07">
        <w:trPr>
          <w:cnfStyle w:val="100000000000" w:firstRow="1" w:lastRow="0" w:firstColumn="0" w:lastColumn="0" w:oddVBand="0" w:evenVBand="0" w:oddHBand="0" w:evenHBand="0" w:firstRowFirstColumn="0" w:firstRowLastColumn="0" w:lastRowFirstColumn="0" w:lastRowLastColumn="0"/>
          <w:tblHeader/>
          <w:ins w:id="6090" w:author="Dylan Van Aswegen" w:date="2024-07-12T01:36: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6812E531" w14:textId="77777777" w:rsidR="009D2B87" w:rsidRDefault="009D2B87" w:rsidP="00B85F07">
            <w:pPr>
              <w:spacing w:line="360" w:lineRule="auto"/>
              <w:jc w:val="both"/>
              <w:rPr>
                <w:ins w:id="6091" w:author="Dylan Van Aswegen" w:date="2024-07-12T01:36:00Z" w16du:dateUtc="2024-07-11T23:36:00Z"/>
                <w:rFonts w:ascii="Arial" w:hAnsi="Arial" w:cs="Arial"/>
                <w:sz w:val="20"/>
                <w:szCs w:val="20"/>
                <w:lang w:val="en-GB"/>
              </w:rPr>
            </w:pPr>
            <w:ins w:id="6092" w:author="Dylan Van Aswegen" w:date="2024-07-12T01:36:00Z" w16du:dateUtc="2024-07-11T23:36:00Z">
              <w:r>
                <w:rPr>
                  <w:rFonts w:ascii="Arial" w:hAnsi="Arial" w:cs="Arial"/>
                  <w:sz w:val="20"/>
                  <w:szCs w:val="20"/>
                  <w:lang w:val="en-GB"/>
                </w:rPr>
                <w:t xml:space="preserve">Field Number </w:t>
              </w:r>
            </w:ins>
          </w:p>
        </w:tc>
        <w:tc>
          <w:tcPr>
            <w:tcW w:w="1417" w:type="dxa"/>
            <w:shd w:val="clear" w:color="auto" w:fill="002060"/>
          </w:tcPr>
          <w:p w14:paraId="37EF80FD" w14:textId="77777777" w:rsidR="009D2B87" w:rsidRDefault="009D2B8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6093" w:author="Dylan Van Aswegen" w:date="2024-07-12T01:36:00Z" w16du:dateUtc="2024-07-11T23:36:00Z"/>
                <w:rFonts w:ascii="Arial" w:hAnsi="Arial" w:cs="Arial"/>
                <w:sz w:val="20"/>
                <w:szCs w:val="20"/>
                <w:lang w:val="en-GB"/>
              </w:rPr>
            </w:pPr>
            <w:ins w:id="6094" w:author="Dylan Van Aswegen" w:date="2024-07-12T01:36:00Z" w16du:dateUtc="2024-07-11T23:36:00Z">
              <w:r>
                <w:rPr>
                  <w:rFonts w:ascii="Arial" w:hAnsi="Arial" w:cs="Arial"/>
                  <w:sz w:val="20"/>
                  <w:szCs w:val="20"/>
                  <w:lang w:val="en-GB"/>
                </w:rPr>
                <w:t>Field Name</w:t>
              </w:r>
            </w:ins>
          </w:p>
        </w:tc>
        <w:tc>
          <w:tcPr>
            <w:tcW w:w="1276" w:type="dxa"/>
            <w:shd w:val="clear" w:color="auto" w:fill="002060"/>
          </w:tcPr>
          <w:p w14:paraId="7A342ADF" w14:textId="77777777" w:rsidR="009D2B87" w:rsidRDefault="009D2B8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6095" w:author="Dylan Van Aswegen" w:date="2024-07-12T01:36:00Z" w16du:dateUtc="2024-07-11T23:36:00Z"/>
                <w:rFonts w:ascii="Arial" w:hAnsi="Arial" w:cs="Arial"/>
                <w:sz w:val="20"/>
                <w:szCs w:val="20"/>
                <w:lang w:val="en-GB"/>
              </w:rPr>
            </w:pPr>
            <w:ins w:id="6096" w:author="Dylan Van Aswegen" w:date="2024-07-12T01:36:00Z" w16du:dateUtc="2024-07-11T23:36:00Z">
              <w:r>
                <w:rPr>
                  <w:rFonts w:ascii="Arial" w:hAnsi="Arial" w:cs="Arial"/>
                  <w:sz w:val="20"/>
                  <w:szCs w:val="20"/>
                  <w:lang w:val="en-GB"/>
                </w:rPr>
                <w:t>Field Type</w:t>
              </w:r>
            </w:ins>
          </w:p>
        </w:tc>
        <w:tc>
          <w:tcPr>
            <w:tcW w:w="1701" w:type="dxa"/>
            <w:shd w:val="clear" w:color="auto" w:fill="002060"/>
          </w:tcPr>
          <w:p w14:paraId="3E5D995C" w14:textId="77777777" w:rsidR="009D2B87" w:rsidRDefault="009D2B8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6097" w:author="Dylan Van Aswegen" w:date="2024-07-12T01:36:00Z" w16du:dateUtc="2024-07-11T23:36:00Z"/>
                <w:rFonts w:ascii="Arial" w:hAnsi="Arial" w:cs="Arial"/>
                <w:sz w:val="20"/>
                <w:szCs w:val="20"/>
                <w:lang w:val="en-GB"/>
              </w:rPr>
            </w:pPr>
            <w:ins w:id="6098" w:author="Dylan Van Aswegen" w:date="2024-07-12T01:36:00Z" w16du:dateUtc="2024-07-11T23:36:00Z">
              <w:r>
                <w:rPr>
                  <w:rFonts w:ascii="Arial" w:hAnsi="Arial" w:cs="Arial"/>
                  <w:sz w:val="20"/>
                  <w:szCs w:val="20"/>
                  <w:lang w:val="en-GB"/>
                </w:rPr>
                <w:t>Field Data Type</w:t>
              </w:r>
            </w:ins>
          </w:p>
        </w:tc>
        <w:tc>
          <w:tcPr>
            <w:tcW w:w="1417" w:type="dxa"/>
            <w:shd w:val="clear" w:color="auto" w:fill="002060"/>
          </w:tcPr>
          <w:p w14:paraId="27D12B13" w14:textId="77777777" w:rsidR="009D2B87" w:rsidRDefault="009D2B8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6099" w:author="Dylan Van Aswegen" w:date="2024-07-12T01:36:00Z" w16du:dateUtc="2024-07-11T23:36:00Z"/>
                <w:rFonts w:ascii="Arial" w:hAnsi="Arial" w:cs="Arial"/>
                <w:sz w:val="20"/>
                <w:szCs w:val="20"/>
                <w:lang w:val="en-GB"/>
              </w:rPr>
            </w:pPr>
            <w:ins w:id="6100" w:author="Dylan Van Aswegen" w:date="2024-07-12T01:36:00Z" w16du:dateUtc="2024-07-11T23:36:00Z">
              <w:r>
                <w:rPr>
                  <w:rFonts w:ascii="Arial" w:hAnsi="Arial" w:cs="Arial"/>
                  <w:sz w:val="20"/>
                  <w:szCs w:val="20"/>
                  <w:lang w:val="en-GB"/>
                </w:rPr>
                <w:t>Required?</w:t>
              </w:r>
            </w:ins>
          </w:p>
        </w:tc>
        <w:tc>
          <w:tcPr>
            <w:tcW w:w="3828" w:type="dxa"/>
            <w:shd w:val="clear" w:color="auto" w:fill="002060"/>
          </w:tcPr>
          <w:p w14:paraId="1E6E4AC7" w14:textId="77777777" w:rsidR="009D2B87" w:rsidRDefault="009D2B87" w:rsidP="00B85F07">
            <w:pPr>
              <w:spacing w:line="360" w:lineRule="auto"/>
              <w:jc w:val="both"/>
              <w:cnfStyle w:val="100000000000" w:firstRow="1" w:lastRow="0" w:firstColumn="0" w:lastColumn="0" w:oddVBand="0" w:evenVBand="0" w:oddHBand="0" w:evenHBand="0" w:firstRowFirstColumn="0" w:firstRowLastColumn="0" w:lastRowFirstColumn="0" w:lastRowLastColumn="0"/>
              <w:rPr>
                <w:ins w:id="6101" w:author="Dylan Van Aswegen" w:date="2024-07-12T01:36:00Z" w16du:dateUtc="2024-07-11T23:36:00Z"/>
                <w:rFonts w:ascii="Arial" w:hAnsi="Arial" w:cs="Arial"/>
                <w:sz w:val="20"/>
                <w:szCs w:val="20"/>
                <w:lang w:val="en-GB"/>
              </w:rPr>
            </w:pPr>
            <w:ins w:id="6102" w:author="Dylan Van Aswegen" w:date="2024-07-12T01:36:00Z" w16du:dateUtc="2024-07-11T23:36:00Z">
              <w:r>
                <w:rPr>
                  <w:rFonts w:ascii="Arial" w:hAnsi="Arial" w:cs="Arial"/>
                  <w:sz w:val="20"/>
                  <w:szCs w:val="20"/>
                  <w:lang w:val="en-GB"/>
                </w:rPr>
                <w:t>Field Rules</w:t>
              </w:r>
            </w:ins>
          </w:p>
        </w:tc>
      </w:tr>
      <w:tr w:rsidR="009D2B87" w14:paraId="39B301CB" w14:textId="77777777" w:rsidTr="00B85F07">
        <w:trPr>
          <w:cnfStyle w:val="000000100000" w:firstRow="0" w:lastRow="0" w:firstColumn="0" w:lastColumn="0" w:oddVBand="0" w:evenVBand="0" w:oddHBand="1" w:evenHBand="0" w:firstRowFirstColumn="0" w:firstRowLastColumn="0" w:lastRowFirstColumn="0" w:lastRowLastColumn="0"/>
          <w:ins w:id="6103" w:author="Dylan Van Aswegen" w:date="2024-07-12T01:36:00Z"/>
        </w:trPr>
        <w:tc>
          <w:tcPr>
            <w:cnfStyle w:val="001000000000" w:firstRow="0" w:lastRow="0" w:firstColumn="1" w:lastColumn="0" w:oddVBand="0" w:evenVBand="0" w:oddHBand="0" w:evenHBand="0" w:firstRowFirstColumn="0" w:firstRowLastColumn="0" w:lastRowFirstColumn="0" w:lastRowLastColumn="0"/>
            <w:tcW w:w="1135" w:type="dxa"/>
          </w:tcPr>
          <w:p w14:paraId="4FF98939" w14:textId="77777777" w:rsidR="009D2B87" w:rsidRDefault="009D2B87" w:rsidP="00B85F07">
            <w:pPr>
              <w:spacing w:line="360" w:lineRule="auto"/>
              <w:jc w:val="both"/>
              <w:rPr>
                <w:ins w:id="6104" w:author="Dylan Van Aswegen" w:date="2024-07-12T01:36:00Z" w16du:dateUtc="2024-07-11T23:36:00Z"/>
                <w:rFonts w:ascii="Arial" w:hAnsi="Arial" w:cs="Arial"/>
                <w:sz w:val="20"/>
                <w:szCs w:val="20"/>
                <w:lang w:val="en-GB"/>
              </w:rPr>
            </w:pPr>
          </w:p>
        </w:tc>
        <w:tc>
          <w:tcPr>
            <w:tcW w:w="1417" w:type="dxa"/>
          </w:tcPr>
          <w:p w14:paraId="33122174" w14:textId="2E709CE7" w:rsidR="009D2B87" w:rsidRDefault="00F7637D"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6105" w:author="Dylan Van Aswegen" w:date="2024-07-12T01:36:00Z" w16du:dateUtc="2024-07-11T23:36:00Z"/>
                <w:rFonts w:ascii="Arial" w:hAnsi="Arial" w:cs="Arial"/>
                <w:sz w:val="20"/>
                <w:szCs w:val="20"/>
                <w:lang w:val="en-GB"/>
              </w:rPr>
            </w:pPr>
            <w:ins w:id="6106" w:author="Dylan Van Aswegen" w:date="2024-07-12T01:37:00Z" w16du:dateUtc="2024-07-11T23:37:00Z">
              <w:r>
                <w:rPr>
                  <w:rFonts w:ascii="Arial" w:hAnsi="Arial" w:cs="Arial"/>
                  <w:sz w:val="20"/>
                  <w:szCs w:val="20"/>
                  <w:lang w:val="en-GB"/>
                </w:rPr>
                <w:t>My Membership Form</w:t>
              </w:r>
            </w:ins>
            <w:ins w:id="6107" w:author="Dylan Van Aswegen" w:date="2024-07-12T01:36:00Z" w16du:dateUtc="2024-07-11T23:36:00Z">
              <w:r w:rsidR="009D2B87">
                <w:rPr>
                  <w:rFonts w:ascii="Arial" w:hAnsi="Arial" w:cs="Arial"/>
                  <w:sz w:val="20"/>
                  <w:szCs w:val="20"/>
                  <w:lang w:val="en-GB"/>
                </w:rPr>
                <w:t xml:space="preserve"> Page Heading</w:t>
              </w:r>
            </w:ins>
          </w:p>
        </w:tc>
        <w:tc>
          <w:tcPr>
            <w:tcW w:w="1276" w:type="dxa"/>
          </w:tcPr>
          <w:p w14:paraId="599A3F7F" w14:textId="77777777" w:rsidR="009D2B87" w:rsidRDefault="009D2B8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6108" w:author="Dylan Van Aswegen" w:date="2024-07-12T01:36:00Z" w16du:dateUtc="2024-07-11T23:36:00Z"/>
                <w:rFonts w:ascii="Arial" w:hAnsi="Arial" w:cs="Arial"/>
                <w:sz w:val="20"/>
                <w:szCs w:val="20"/>
                <w:lang w:val="en-GB"/>
              </w:rPr>
            </w:pPr>
            <w:ins w:id="6109" w:author="Dylan Van Aswegen" w:date="2024-07-12T01:36:00Z" w16du:dateUtc="2024-07-11T23:36:00Z">
              <w:r>
                <w:rPr>
                  <w:rFonts w:ascii="Arial" w:hAnsi="Arial" w:cs="Arial"/>
                  <w:sz w:val="20"/>
                  <w:szCs w:val="20"/>
                  <w:lang w:val="en-GB"/>
                </w:rPr>
                <w:t xml:space="preserve">Text Field </w:t>
              </w:r>
            </w:ins>
          </w:p>
        </w:tc>
        <w:tc>
          <w:tcPr>
            <w:tcW w:w="1701" w:type="dxa"/>
          </w:tcPr>
          <w:p w14:paraId="0D82DB9C" w14:textId="77777777" w:rsidR="009D2B87" w:rsidRDefault="009D2B8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6110" w:author="Dylan Van Aswegen" w:date="2024-07-12T01:36:00Z" w16du:dateUtc="2024-07-11T23:36:00Z"/>
                <w:rFonts w:ascii="Arial" w:hAnsi="Arial" w:cs="Arial"/>
                <w:sz w:val="20"/>
                <w:szCs w:val="20"/>
                <w:lang w:val="en-GB"/>
              </w:rPr>
            </w:pPr>
            <w:ins w:id="6111" w:author="Dylan Van Aswegen" w:date="2024-07-12T01:36:00Z" w16du:dateUtc="2024-07-11T23:36:00Z">
              <w:r>
                <w:rPr>
                  <w:rFonts w:ascii="Arial" w:hAnsi="Arial" w:cs="Arial"/>
                  <w:sz w:val="20"/>
                  <w:szCs w:val="20"/>
                  <w:lang w:val="en-GB"/>
                </w:rPr>
                <w:t xml:space="preserve">String </w:t>
              </w:r>
            </w:ins>
          </w:p>
        </w:tc>
        <w:tc>
          <w:tcPr>
            <w:tcW w:w="1417" w:type="dxa"/>
          </w:tcPr>
          <w:p w14:paraId="702F956F" w14:textId="77777777" w:rsidR="009D2B87" w:rsidRDefault="009D2B8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6112" w:author="Dylan Van Aswegen" w:date="2024-07-12T01:36:00Z" w16du:dateUtc="2024-07-11T23:36:00Z"/>
                <w:rFonts w:ascii="Arial" w:hAnsi="Arial" w:cs="Arial"/>
                <w:sz w:val="20"/>
                <w:szCs w:val="20"/>
                <w:lang w:val="en-GB"/>
              </w:rPr>
            </w:pPr>
            <w:ins w:id="6113" w:author="Dylan Van Aswegen" w:date="2024-07-12T01:36:00Z" w16du:dateUtc="2024-07-11T23:36:00Z">
              <w:r>
                <w:rPr>
                  <w:rFonts w:ascii="Arial" w:hAnsi="Arial" w:cs="Arial"/>
                  <w:sz w:val="20"/>
                  <w:szCs w:val="20"/>
                  <w:lang w:val="en-GB"/>
                </w:rPr>
                <w:t>N/A</w:t>
              </w:r>
            </w:ins>
          </w:p>
        </w:tc>
        <w:tc>
          <w:tcPr>
            <w:tcW w:w="3828" w:type="dxa"/>
          </w:tcPr>
          <w:p w14:paraId="6C84B224" w14:textId="73E47F3A" w:rsidR="009D2B87" w:rsidRDefault="009D2B87" w:rsidP="00B85F07">
            <w:pPr>
              <w:spacing w:line="360" w:lineRule="auto"/>
              <w:jc w:val="both"/>
              <w:cnfStyle w:val="000000100000" w:firstRow="0" w:lastRow="0" w:firstColumn="0" w:lastColumn="0" w:oddVBand="0" w:evenVBand="0" w:oddHBand="1" w:evenHBand="0" w:firstRowFirstColumn="0" w:firstRowLastColumn="0" w:lastRowFirstColumn="0" w:lastRowLastColumn="0"/>
              <w:rPr>
                <w:ins w:id="6114" w:author="Dylan Van Aswegen" w:date="2024-07-12T01:36:00Z" w16du:dateUtc="2024-07-11T23:36:00Z"/>
                <w:rFonts w:ascii="Arial" w:hAnsi="Arial" w:cs="Arial"/>
                <w:sz w:val="20"/>
                <w:szCs w:val="20"/>
              </w:rPr>
            </w:pPr>
            <w:ins w:id="6115" w:author="Dylan Van Aswegen" w:date="2024-07-12T01:36:00Z" w16du:dateUtc="2024-07-11T23:36:00Z">
              <w:r w:rsidRPr="30A3A947">
                <w:rPr>
                  <w:rFonts w:ascii="Arial" w:hAnsi="Arial" w:cs="Arial"/>
                  <w:sz w:val="20"/>
                  <w:szCs w:val="20"/>
                </w:rPr>
                <w:t>This field will be populated by the application with the text “</w:t>
              </w:r>
            </w:ins>
            <w:ins w:id="6116" w:author="Dylan Van Aswegen" w:date="2024-07-12T01:37:00Z" w16du:dateUtc="2024-07-11T23:37:00Z">
              <w:r w:rsidR="00F7637D" w:rsidRPr="30A3A947">
                <w:rPr>
                  <w:rFonts w:ascii="Arial" w:hAnsi="Arial" w:cs="Arial"/>
                  <w:sz w:val="20"/>
                  <w:szCs w:val="20"/>
                </w:rPr>
                <w:t>My Membership Form</w:t>
              </w:r>
            </w:ins>
            <w:ins w:id="6117" w:author="Dylan Van Aswegen" w:date="2024-07-12T01:36:00Z" w16du:dateUtc="2024-07-11T23:36:00Z">
              <w:r w:rsidRPr="30A3A947">
                <w:rPr>
                  <w:rFonts w:ascii="Arial" w:hAnsi="Arial" w:cs="Arial"/>
                  <w:sz w:val="20"/>
                  <w:szCs w:val="20"/>
                </w:rPr>
                <w:t xml:space="preserve">”. </w:t>
              </w:r>
            </w:ins>
          </w:p>
        </w:tc>
      </w:tr>
      <w:tr w:rsidR="00EB3A20" w14:paraId="102408D3" w14:textId="77777777" w:rsidTr="00B85F07">
        <w:trPr>
          <w:ins w:id="6118" w:author="Dylan Van Aswegen" w:date="2024-07-12T01:37:00Z"/>
        </w:trPr>
        <w:tc>
          <w:tcPr>
            <w:cnfStyle w:val="001000000000" w:firstRow="0" w:lastRow="0" w:firstColumn="1" w:lastColumn="0" w:oddVBand="0" w:evenVBand="0" w:oddHBand="0" w:evenHBand="0" w:firstRowFirstColumn="0" w:firstRowLastColumn="0" w:lastRowFirstColumn="0" w:lastRowLastColumn="0"/>
            <w:tcW w:w="1135" w:type="dxa"/>
          </w:tcPr>
          <w:p w14:paraId="14DEE7B7" w14:textId="77777777" w:rsidR="00EB3A20" w:rsidRDefault="00EB3A20" w:rsidP="00EB3A20">
            <w:pPr>
              <w:spacing w:line="360" w:lineRule="auto"/>
              <w:jc w:val="both"/>
              <w:rPr>
                <w:ins w:id="6119" w:author="Dylan Van Aswegen" w:date="2024-07-12T01:37:00Z" w16du:dateUtc="2024-07-11T23:37:00Z"/>
                <w:rFonts w:ascii="Arial" w:hAnsi="Arial" w:cs="Arial"/>
                <w:sz w:val="20"/>
                <w:szCs w:val="20"/>
                <w:lang w:val="en-GB"/>
              </w:rPr>
            </w:pPr>
          </w:p>
        </w:tc>
        <w:tc>
          <w:tcPr>
            <w:tcW w:w="1417" w:type="dxa"/>
          </w:tcPr>
          <w:p w14:paraId="466C0CAE" w14:textId="67DD891A" w:rsidR="00EB3A20" w:rsidRDefault="00EB3A20" w:rsidP="00EB3A20">
            <w:pPr>
              <w:spacing w:line="360" w:lineRule="auto"/>
              <w:jc w:val="both"/>
              <w:cnfStyle w:val="000000000000" w:firstRow="0" w:lastRow="0" w:firstColumn="0" w:lastColumn="0" w:oddVBand="0" w:evenVBand="0" w:oddHBand="0" w:evenHBand="0" w:firstRowFirstColumn="0" w:firstRowLastColumn="0" w:lastRowFirstColumn="0" w:lastRowLastColumn="0"/>
              <w:rPr>
                <w:ins w:id="6120" w:author="Dylan Van Aswegen" w:date="2024-07-12T01:37:00Z" w16du:dateUtc="2024-07-11T23:37:00Z"/>
                <w:rFonts w:ascii="Arial" w:hAnsi="Arial" w:cs="Arial"/>
                <w:sz w:val="20"/>
                <w:szCs w:val="20"/>
                <w:lang w:val="en-GB"/>
              </w:rPr>
            </w:pPr>
            <w:ins w:id="6121" w:author="Dylan Van Aswegen" w:date="2024-07-12T01:37:00Z" w16du:dateUtc="2024-07-11T23:37:00Z">
              <w:r>
                <w:rPr>
                  <w:rFonts w:ascii="Arial" w:hAnsi="Arial" w:cs="Arial"/>
                  <w:sz w:val="20"/>
                  <w:szCs w:val="20"/>
                  <w:lang w:val="en-GB"/>
                </w:rPr>
                <w:t>Membership Form Fields</w:t>
              </w:r>
            </w:ins>
          </w:p>
        </w:tc>
        <w:tc>
          <w:tcPr>
            <w:tcW w:w="1276" w:type="dxa"/>
          </w:tcPr>
          <w:p w14:paraId="3A2F47B4" w14:textId="4D23D2B2" w:rsidR="00EB3A20" w:rsidRDefault="00EB3A20" w:rsidP="00EB3A20">
            <w:pPr>
              <w:spacing w:line="360" w:lineRule="auto"/>
              <w:jc w:val="both"/>
              <w:cnfStyle w:val="000000000000" w:firstRow="0" w:lastRow="0" w:firstColumn="0" w:lastColumn="0" w:oddVBand="0" w:evenVBand="0" w:oddHBand="0" w:evenHBand="0" w:firstRowFirstColumn="0" w:firstRowLastColumn="0" w:lastRowFirstColumn="0" w:lastRowLastColumn="0"/>
              <w:rPr>
                <w:ins w:id="6122" w:author="Dylan Van Aswegen" w:date="2024-07-12T01:37:00Z" w16du:dateUtc="2024-07-11T23:37:00Z"/>
                <w:rFonts w:ascii="Arial" w:hAnsi="Arial" w:cs="Arial"/>
                <w:sz w:val="20"/>
                <w:szCs w:val="20"/>
                <w:lang w:val="en-GB"/>
              </w:rPr>
            </w:pPr>
            <w:ins w:id="6123" w:author="Dylan Van Aswegen" w:date="2024-07-12T01:37:00Z" w16du:dateUtc="2024-07-11T23:37:00Z">
              <w:r>
                <w:rPr>
                  <w:rFonts w:ascii="Arial" w:hAnsi="Arial" w:cs="Arial"/>
                  <w:sz w:val="20"/>
                  <w:szCs w:val="20"/>
                  <w:lang w:val="en-GB"/>
                </w:rPr>
                <w:t xml:space="preserve">Various </w:t>
              </w:r>
            </w:ins>
          </w:p>
        </w:tc>
        <w:tc>
          <w:tcPr>
            <w:tcW w:w="1701" w:type="dxa"/>
          </w:tcPr>
          <w:p w14:paraId="42DE8BB9" w14:textId="592AB224" w:rsidR="00EB3A20" w:rsidRDefault="00EB3A20" w:rsidP="00EB3A20">
            <w:pPr>
              <w:spacing w:line="360" w:lineRule="auto"/>
              <w:jc w:val="both"/>
              <w:cnfStyle w:val="000000000000" w:firstRow="0" w:lastRow="0" w:firstColumn="0" w:lastColumn="0" w:oddVBand="0" w:evenVBand="0" w:oddHBand="0" w:evenHBand="0" w:firstRowFirstColumn="0" w:firstRowLastColumn="0" w:lastRowFirstColumn="0" w:lastRowLastColumn="0"/>
              <w:rPr>
                <w:ins w:id="6124" w:author="Dylan Van Aswegen" w:date="2024-07-12T01:37:00Z" w16du:dateUtc="2024-07-11T23:37:00Z"/>
                <w:rFonts w:ascii="Arial" w:hAnsi="Arial" w:cs="Arial"/>
                <w:sz w:val="20"/>
                <w:szCs w:val="20"/>
                <w:lang w:val="en-GB"/>
              </w:rPr>
            </w:pPr>
            <w:ins w:id="6125" w:author="Dylan Van Aswegen" w:date="2024-07-12T01:38:00Z" w16du:dateUtc="2024-07-11T23:38:00Z">
              <w:r>
                <w:rPr>
                  <w:rFonts w:ascii="Arial" w:hAnsi="Arial" w:cs="Arial"/>
                  <w:sz w:val="20"/>
                  <w:szCs w:val="20"/>
                  <w:lang w:val="en-GB"/>
                </w:rPr>
                <w:t xml:space="preserve">Various </w:t>
              </w:r>
            </w:ins>
          </w:p>
        </w:tc>
        <w:tc>
          <w:tcPr>
            <w:tcW w:w="1417" w:type="dxa"/>
          </w:tcPr>
          <w:p w14:paraId="6EA30F0C" w14:textId="3E5CBFDA" w:rsidR="00EB3A20" w:rsidRDefault="00EB3A20" w:rsidP="00EB3A20">
            <w:pPr>
              <w:spacing w:line="360" w:lineRule="auto"/>
              <w:jc w:val="both"/>
              <w:cnfStyle w:val="000000000000" w:firstRow="0" w:lastRow="0" w:firstColumn="0" w:lastColumn="0" w:oddVBand="0" w:evenVBand="0" w:oddHBand="0" w:evenHBand="0" w:firstRowFirstColumn="0" w:firstRowLastColumn="0" w:lastRowFirstColumn="0" w:lastRowLastColumn="0"/>
              <w:rPr>
                <w:ins w:id="6126" w:author="Dylan Van Aswegen" w:date="2024-07-12T01:37:00Z" w16du:dateUtc="2024-07-11T23:37:00Z"/>
                <w:rFonts w:ascii="Arial" w:hAnsi="Arial" w:cs="Arial"/>
                <w:sz w:val="20"/>
                <w:szCs w:val="20"/>
                <w:lang w:val="en-GB"/>
              </w:rPr>
            </w:pPr>
            <w:ins w:id="6127" w:author="Dylan Van Aswegen" w:date="2024-07-12T01:38:00Z" w16du:dateUtc="2024-07-11T23:38:00Z">
              <w:r>
                <w:rPr>
                  <w:rFonts w:ascii="Arial" w:hAnsi="Arial" w:cs="Arial"/>
                  <w:sz w:val="20"/>
                  <w:szCs w:val="20"/>
                  <w:lang w:val="en-GB"/>
                </w:rPr>
                <w:t xml:space="preserve">Various </w:t>
              </w:r>
            </w:ins>
          </w:p>
        </w:tc>
        <w:tc>
          <w:tcPr>
            <w:tcW w:w="3828" w:type="dxa"/>
          </w:tcPr>
          <w:p w14:paraId="00852D35" w14:textId="2DAADFE4" w:rsidR="00EB3A20" w:rsidRDefault="00EB3A20" w:rsidP="00EB3A20">
            <w:pPr>
              <w:spacing w:line="360" w:lineRule="auto"/>
              <w:jc w:val="both"/>
              <w:cnfStyle w:val="000000000000" w:firstRow="0" w:lastRow="0" w:firstColumn="0" w:lastColumn="0" w:oddVBand="0" w:evenVBand="0" w:oddHBand="0" w:evenHBand="0" w:firstRowFirstColumn="0" w:firstRowLastColumn="0" w:lastRowFirstColumn="0" w:lastRowLastColumn="0"/>
              <w:rPr>
                <w:ins w:id="6128" w:author="Dylan Van Aswegen" w:date="2024-07-12T01:37:00Z" w16du:dateUtc="2024-07-11T23:37:00Z"/>
                <w:rFonts w:ascii="Arial" w:hAnsi="Arial" w:cs="Arial"/>
                <w:sz w:val="20"/>
                <w:szCs w:val="20"/>
                <w:lang w:val="en-GB"/>
              </w:rPr>
            </w:pPr>
            <w:ins w:id="6129" w:author="Dylan Van Aswegen" w:date="2024-07-12T01:38:00Z" w16du:dateUtc="2024-07-11T23:38:00Z">
              <w:r>
                <w:rPr>
                  <w:rFonts w:ascii="Arial" w:hAnsi="Arial" w:cs="Arial"/>
                  <w:sz w:val="20"/>
                  <w:szCs w:val="20"/>
                  <w:lang w:val="en-GB"/>
                </w:rPr>
                <w:t xml:space="preserve">These fields will consist of the fields in the membership form that had been set up by the organisation admin. </w:t>
              </w:r>
              <w:r w:rsidR="00981FA4">
                <w:rPr>
                  <w:rFonts w:ascii="Arial" w:hAnsi="Arial" w:cs="Arial"/>
                  <w:sz w:val="20"/>
                  <w:szCs w:val="20"/>
                  <w:lang w:val="en-GB"/>
                </w:rPr>
                <w:t>The user will be able to edit the</w:t>
              </w:r>
            </w:ins>
            <w:ins w:id="6130" w:author="Dylan Van Aswegen" w:date="2024-07-12T01:39:00Z" w16du:dateUtc="2024-07-11T23:39:00Z">
              <w:r w:rsidR="00981FA4">
                <w:rPr>
                  <w:rFonts w:ascii="Arial" w:hAnsi="Arial" w:cs="Arial"/>
                  <w:sz w:val="20"/>
                  <w:szCs w:val="20"/>
                  <w:lang w:val="en-GB"/>
                </w:rPr>
                <w:t xml:space="preserve">se fields to update the information. </w:t>
              </w:r>
            </w:ins>
          </w:p>
        </w:tc>
      </w:tr>
      <w:tr w:rsidR="00EB3A20" w14:paraId="2F946850" w14:textId="77777777" w:rsidTr="00B85F07">
        <w:trPr>
          <w:cnfStyle w:val="000000100000" w:firstRow="0" w:lastRow="0" w:firstColumn="0" w:lastColumn="0" w:oddVBand="0" w:evenVBand="0" w:oddHBand="1" w:evenHBand="0" w:firstRowFirstColumn="0" w:firstRowLastColumn="0" w:lastRowFirstColumn="0" w:lastRowLastColumn="0"/>
          <w:ins w:id="6131" w:author="Dylan Van Aswegen" w:date="2024-07-12T01:37:00Z"/>
        </w:trPr>
        <w:tc>
          <w:tcPr>
            <w:cnfStyle w:val="001000000000" w:firstRow="0" w:lastRow="0" w:firstColumn="1" w:lastColumn="0" w:oddVBand="0" w:evenVBand="0" w:oddHBand="0" w:evenHBand="0" w:firstRowFirstColumn="0" w:firstRowLastColumn="0" w:lastRowFirstColumn="0" w:lastRowLastColumn="0"/>
            <w:tcW w:w="1135" w:type="dxa"/>
          </w:tcPr>
          <w:p w14:paraId="5947B7DE" w14:textId="77777777" w:rsidR="00EB3A20" w:rsidRDefault="00EB3A20" w:rsidP="00EB3A20">
            <w:pPr>
              <w:spacing w:line="360" w:lineRule="auto"/>
              <w:jc w:val="both"/>
              <w:rPr>
                <w:ins w:id="6132" w:author="Dylan Van Aswegen" w:date="2024-07-12T01:37:00Z" w16du:dateUtc="2024-07-11T23:37:00Z"/>
                <w:rFonts w:ascii="Arial" w:hAnsi="Arial" w:cs="Arial"/>
                <w:sz w:val="20"/>
                <w:szCs w:val="20"/>
                <w:lang w:val="en-GB"/>
              </w:rPr>
            </w:pPr>
          </w:p>
        </w:tc>
        <w:tc>
          <w:tcPr>
            <w:tcW w:w="1417" w:type="dxa"/>
          </w:tcPr>
          <w:p w14:paraId="2F65B5A9" w14:textId="3479E6D1" w:rsidR="00EB3A20" w:rsidRDefault="003B7024" w:rsidP="00EB3A20">
            <w:pPr>
              <w:spacing w:line="360" w:lineRule="auto"/>
              <w:jc w:val="both"/>
              <w:cnfStyle w:val="000000100000" w:firstRow="0" w:lastRow="0" w:firstColumn="0" w:lastColumn="0" w:oddVBand="0" w:evenVBand="0" w:oddHBand="1" w:evenHBand="0" w:firstRowFirstColumn="0" w:firstRowLastColumn="0" w:lastRowFirstColumn="0" w:lastRowLastColumn="0"/>
              <w:rPr>
                <w:ins w:id="6133" w:author="Dylan Van Aswegen" w:date="2024-07-12T01:37:00Z" w16du:dateUtc="2024-07-11T23:37:00Z"/>
                <w:rFonts w:ascii="Arial" w:hAnsi="Arial" w:cs="Arial"/>
                <w:sz w:val="20"/>
                <w:szCs w:val="20"/>
                <w:lang w:val="en-GB"/>
              </w:rPr>
            </w:pPr>
            <w:ins w:id="6134" w:author="Dylan Van Aswegen" w:date="2024-07-12T01:39:00Z" w16du:dateUtc="2024-07-11T23:39:00Z">
              <w:r>
                <w:rPr>
                  <w:rFonts w:ascii="Arial" w:hAnsi="Arial" w:cs="Arial"/>
                  <w:sz w:val="20"/>
                  <w:szCs w:val="20"/>
                  <w:lang w:val="en-GB"/>
                </w:rPr>
                <w:t xml:space="preserve">Confirm </w:t>
              </w:r>
            </w:ins>
          </w:p>
        </w:tc>
        <w:tc>
          <w:tcPr>
            <w:tcW w:w="1276" w:type="dxa"/>
          </w:tcPr>
          <w:p w14:paraId="6BF6F174" w14:textId="09344C9D" w:rsidR="00EB3A20" w:rsidRDefault="003B7024" w:rsidP="00EB3A20">
            <w:pPr>
              <w:spacing w:line="360" w:lineRule="auto"/>
              <w:jc w:val="both"/>
              <w:cnfStyle w:val="000000100000" w:firstRow="0" w:lastRow="0" w:firstColumn="0" w:lastColumn="0" w:oddVBand="0" w:evenVBand="0" w:oddHBand="1" w:evenHBand="0" w:firstRowFirstColumn="0" w:firstRowLastColumn="0" w:lastRowFirstColumn="0" w:lastRowLastColumn="0"/>
              <w:rPr>
                <w:ins w:id="6135" w:author="Dylan Van Aswegen" w:date="2024-07-12T01:37:00Z" w16du:dateUtc="2024-07-11T23:37:00Z"/>
                <w:rFonts w:ascii="Arial" w:hAnsi="Arial" w:cs="Arial"/>
                <w:sz w:val="20"/>
                <w:szCs w:val="20"/>
                <w:lang w:val="en-GB"/>
              </w:rPr>
            </w:pPr>
            <w:ins w:id="6136" w:author="Dylan Van Aswegen" w:date="2024-07-12T01:39:00Z" w16du:dateUtc="2024-07-11T23:39:00Z">
              <w:r>
                <w:rPr>
                  <w:rFonts w:ascii="Arial" w:hAnsi="Arial" w:cs="Arial"/>
                  <w:sz w:val="20"/>
                  <w:szCs w:val="20"/>
                  <w:lang w:val="en-GB"/>
                </w:rPr>
                <w:t>Button</w:t>
              </w:r>
            </w:ins>
          </w:p>
        </w:tc>
        <w:tc>
          <w:tcPr>
            <w:tcW w:w="1701" w:type="dxa"/>
          </w:tcPr>
          <w:p w14:paraId="7B99DFE8" w14:textId="77777777" w:rsidR="00EB3A20" w:rsidRDefault="00EB3A20" w:rsidP="00EB3A20">
            <w:pPr>
              <w:spacing w:line="360" w:lineRule="auto"/>
              <w:jc w:val="both"/>
              <w:cnfStyle w:val="000000100000" w:firstRow="0" w:lastRow="0" w:firstColumn="0" w:lastColumn="0" w:oddVBand="0" w:evenVBand="0" w:oddHBand="1" w:evenHBand="0" w:firstRowFirstColumn="0" w:firstRowLastColumn="0" w:lastRowFirstColumn="0" w:lastRowLastColumn="0"/>
              <w:rPr>
                <w:ins w:id="6137" w:author="Dylan Van Aswegen" w:date="2024-07-12T01:37:00Z" w16du:dateUtc="2024-07-11T23:37:00Z"/>
                <w:rFonts w:ascii="Arial" w:hAnsi="Arial" w:cs="Arial"/>
                <w:sz w:val="20"/>
                <w:szCs w:val="20"/>
                <w:lang w:val="en-GB"/>
              </w:rPr>
            </w:pPr>
          </w:p>
        </w:tc>
        <w:tc>
          <w:tcPr>
            <w:tcW w:w="1417" w:type="dxa"/>
          </w:tcPr>
          <w:p w14:paraId="592FAF5B" w14:textId="76AD9817" w:rsidR="00EB3A20" w:rsidRDefault="003B7024" w:rsidP="00EB3A20">
            <w:pPr>
              <w:spacing w:line="360" w:lineRule="auto"/>
              <w:jc w:val="both"/>
              <w:cnfStyle w:val="000000100000" w:firstRow="0" w:lastRow="0" w:firstColumn="0" w:lastColumn="0" w:oddVBand="0" w:evenVBand="0" w:oddHBand="1" w:evenHBand="0" w:firstRowFirstColumn="0" w:firstRowLastColumn="0" w:lastRowFirstColumn="0" w:lastRowLastColumn="0"/>
              <w:rPr>
                <w:ins w:id="6138" w:author="Dylan Van Aswegen" w:date="2024-07-12T01:37:00Z" w16du:dateUtc="2024-07-11T23:37:00Z"/>
                <w:rFonts w:ascii="Arial" w:hAnsi="Arial" w:cs="Arial"/>
                <w:sz w:val="20"/>
                <w:szCs w:val="20"/>
                <w:lang w:val="en-GB"/>
              </w:rPr>
            </w:pPr>
            <w:ins w:id="6139" w:author="Dylan Van Aswegen" w:date="2024-07-12T01:39:00Z" w16du:dateUtc="2024-07-11T23:39:00Z">
              <w:r>
                <w:rPr>
                  <w:rFonts w:ascii="Arial" w:hAnsi="Arial" w:cs="Arial"/>
                  <w:sz w:val="20"/>
                  <w:szCs w:val="20"/>
                  <w:lang w:val="en-GB"/>
                </w:rPr>
                <w:t>N/A</w:t>
              </w:r>
            </w:ins>
          </w:p>
        </w:tc>
        <w:tc>
          <w:tcPr>
            <w:tcW w:w="3828" w:type="dxa"/>
          </w:tcPr>
          <w:p w14:paraId="15671B71" w14:textId="1E668499" w:rsidR="00EB3A20" w:rsidRDefault="003B7024" w:rsidP="00EB3A20">
            <w:pPr>
              <w:spacing w:line="360" w:lineRule="auto"/>
              <w:jc w:val="both"/>
              <w:cnfStyle w:val="000000100000" w:firstRow="0" w:lastRow="0" w:firstColumn="0" w:lastColumn="0" w:oddVBand="0" w:evenVBand="0" w:oddHBand="1" w:evenHBand="0" w:firstRowFirstColumn="0" w:firstRowLastColumn="0" w:lastRowFirstColumn="0" w:lastRowLastColumn="0"/>
              <w:rPr>
                <w:ins w:id="6140" w:author="Dylan Van Aswegen" w:date="2024-07-12T01:37:00Z" w16du:dateUtc="2024-07-11T23:37:00Z"/>
                <w:rFonts w:ascii="Arial" w:hAnsi="Arial" w:cs="Arial"/>
                <w:sz w:val="20"/>
                <w:szCs w:val="20"/>
                <w:lang w:val="en-GB"/>
              </w:rPr>
            </w:pPr>
            <w:ins w:id="6141" w:author="Dylan Van Aswegen" w:date="2024-07-12T01:39:00Z" w16du:dateUtc="2024-07-11T23:39:00Z">
              <w:r>
                <w:rPr>
                  <w:rFonts w:ascii="Arial" w:hAnsi="Arial" w:cs="Arial"/>
                  <w:sz w:val="20"/>
                  <w:szCs w:val="20"/>
                  <w:lang w:val="en-GB"/>
                </w:rPr>
                <w:t>The user will select this button to confirm t</w:t>
              </w:r>
            </w:ins>
            <w:ins w:id="6142" w:author="Dylan Van Aswegen" w:date="2024-07-12T01:40:00Z" w16du:dateUtc="2024-07-11T23:40:00Z">
              <w:r>
                <w:rPr>
                  <w:rFonts w:ascii="Arial" w:hAnsi="Arial" w:cs="Arial"/>
                  <w:sz w:val="20"/>
                  <w:szCs w:val="20"/>
                  <w:lang w:val="en-GB"/>
                </w:rPr>
                <w:t>he changes they have made. Once clicked, the user should be presented with a message asking them to confirm that they want to proceed. If they proceed, the changes made should be committed and th</w:t>
              </w:r>
            </w:ins>
            <w:ins w:id="6143" w:author="Dylan Van Aswegen" w:date="2024-07-12T01:41:00Z" w16du:dateUtc="2024-07-11T23:41:00Z">
              <w:r>
                <w:rPr>
                  <w:rFonts w:ascii="Arial" w:hAnsi="Arial" w:cs="Arial"/>
                  <w:sz w:val="20"/>
                  <w:szCs w:val="20"/>
                  <w:lang w:val="en-GB"/>
                </w:rPr>
                <w:t xml:space="preserve">e last updated date on the unexpanded section of the “My Home” page should be updated to the latest date. </w:t>
              </w:r>
            </w:ins>
          </w:p>
        </w:tc>
      </w:tr>
      <w:tr w:rsidR="00EB3A20" w14:paraId="3769B02E" w14:textId="77777777" w:rsidTr="00B85F07">
        <w:trPr>
          <w:ins w:id="6144" w:author="Dylan Van Aswegen" w:date="2024-07-12T01:36:00Z"/>
        </w:trPr>
        <w:tc>
          <w:tcPr>
            <w:cnfStyle w:val="001000000000" w:firstRow="0" w:lastRow="0" w:firstColumn="1" w:lastColumn="0" w:oddVBand="0" w:evenVBand="0" w:oddHBand="0" w:evenHBand="0" w:firstRowFirstColumn="0" w:firstRowLastColumn="0" w:lastRowFirstColumn="0" w:lastRowLastColumn="0"/>
            <w:tcW w:w="1135" w:type="dxa"/>
          </w:tcPr>
          <w:p w14:paraId="2358A62F" w14:textId="77777777" w:rsidR="00EB3A20" w:rsidRDefault="00EB3A20" w:rsidP="00EB3A20">
            <w:pPr>
              <w:spacing w:line="360" w:lineRule="auto"/>
              <w:jc w:val="both"/>
              <w:rPr>
                <w:ins w:id="6145" w:author="Dylan Van Aswegen" w:date="2024-07-12T01:36:00Z" w16du:dateUtc="2024-07-11T23:36:00Z"/>
                <w:rFonts w:ascii="Arial" w:hAnsi="Arial" w:cs="Arial"/>
                <w:sz w:val="20"/>
                <w:szCs w:val="20"/>
                <w:lang w:val="en-GB"/>
              </w:rPr>
            </w:pPr>
          </w:p>
        </w:tc>
        <w:tc>
          <w:tcPr>
            <w:tcW w:w="1417" w:type="dxa"/>
          </w:tcPr>
          <w:p w14:paraId="1AEC1FF5" w14:textId="77777777" w:rsidR="00EB3A20" w:rsidRDefault="00EB3A20" w:rsidP="00EB3A20">
            <w:pPr>
              <w:spacing w:line="360" w:lineRule="auto"/>
              <w:jc w:val="both"/>
              <w:cnfStyle w:val="000000000000" w:firstRow="0" w:lastRow="0" w:firstColumn="0" w:lastColumn="0" w:oddVBand="0" w:evenVBand="0" w:oddHBand="0" w:evenHBand="0" w:firstRowFirstColumn="0" w:firstRowLastColumn="0" w:lastRowFirstColumn="0" w:lastRowLastColumn="0"/>
              <w:rPr>
                <w:ins w:id="6146" w:author="Dylan Van Aswegen" w:date="2024-07-12T01:36:00Z" w16du:dateUtc="2024-07-11T23:36:00Z"/>
                <w:rFonts w:ascii="Arial" w:hAnsi="Arial" w:cs="Arial"/>
                <w:sz w:val="20"/>
                <w:szCs w:val="20"/>
                <w:lang w:val="en-GB"/>
              </w:rPr>
            </w:pPr>
            <w:ins w:id="6147" w:author="Dylan Van Aswegen" w:date="2024-07-12T01:36:00Z" w16du:dateUtc="2024-07-11T23:36:00Z">
              <w:r>
                <w:rPr>
                  <w:rFonts w:ascii="Arial" w:hAnsi="Arial" w:cs="Arial"/>
                  <w:sz w:val="20"/>
                  <w:szCs w:val="20"/>
                  <w:lang w:val="en-GB"/>
                </w:rPr>
                <w:t xml:space="preserve">Back </w:t>
              </w:r>
            </w:ins>
          </w:p>
        </w:tc>
        <w:tc>
          <w:tcPr>
            <w:tcW w:w="1276" w:type="dxa"/>
          </w:tcPr>
          <w:p w14:paraId="6F92CD66" w14:textId="77777777" w:rsidR="00EB3A20" w:rsidRDefault="00EB3A20" w:rsidP="00EB3A20">
            <w:pPr>
              <w:spacing w:line="360" w:lineRule="auto"/>
              <w:jc w:val="both"/>
              <w:cnfStyle w:val="000000000000" w:firstRow="0" w:lastRow="0" w:firstColumn="0" w:lastColumn="0" w:oddVBand="0" w:evenVBand="0" w:oddHBand="0" w:evenHBand="0" w:firstRowFirstColumn="0" w:firstRowLastColumn="0" w:lastRowFirstColumn="0" w:lastRowLastColumn="0"/>
              <w:rPr>
                <w:ins w:id="6148" w:author="Dylan Van Aswegen" w:date="2024-07-12T01:36:00Z" w16du:dateUtc="2024-07-11T23:36:00Z"/>
                <w:rFonts w:ascii="Arial" w:hAnsi="Arial" w:cs="Arial"/>
                <w:sz w:val="20"/>
                <w:szCs w:val="20"/>
                <w:lang w:val="en-GB"/>
              </w:rPr>
            </w:pPr>
            <w:ins w:id="6149" w:author="Dylan Van Aswegen" w:date="2024-07-12T01:36:00Z" w16du:dateUtc="2024-07-11T23:36:00Z">
              <w:r>
                <w:rPr>
                  <w:rFonts w:ascii="Arial" w:hAnsi="Arial" w:cs="Arial"/>
                  <w:sz w:val="20"/>
                  <w:szCs w:val="20"/>
                  <w:lang w:val="en-GB"/>
                </w:rPr>
                <w:t>Button</w:t>
              </w:r>
            </w:ins>
          </w:p>
        </w:tc>
        <w:tc>
          <w:tcPr>
            <w:tcW w:w="1701" w:type="dxa"/>
          </w:tcPr>
          <w:p w14:paraId="6DDEA243" w14:textId="77777777" w:rsidR="00EB3A20" w:rsidRDefault="00EB3A20" w:rsidP="00EB3A20">
            <w:pPr>
              <w:spacing w:line="360" w:lineRule="auto"/>
              <w:jc w:val="both"/>
              <w:cnfStyle w:val="000000000000" w:firstRow="0" w:lastRow="0" w:firstColumn="0" w:lastColumn="0" w:oddVBand="0" w:evenVBand="0" w:oddHBand="0" w:evenHBand="0" w:firstRowFirstColumn="0" w:firstRowLastColumn="0" w:lastRowFirstColumn="0" w:lastRowLastColumn="0"/>
              <w:rPr>
                <w:ins w:id="6150" w:author="Dylan Van Aswegen" w:date="2024-07-12T01:36:00Z" w16du:dateUtc="2024-07-11T23:36:00Z"/>
                <w:rFonts w:ascii="Arial" w:hAnsi="Arial" w:cs="Arial"/>
                <w:sz w:val="20"/>
                <w:szCs w:val="20"/>
                <w:lang w:val="en-GB"/>
              </w:rPr>
            </w:pPr>
          </w:p>
        </w:tc>
        <w:tc>
          <w:tcPr>
            <w:tcW w:w="1417" w:type="dxa"/>
          </w:tcPr>
          <w:p w14:paraId="1103C6E0" w14:textId="77777777" w:rsidR="00EB3A20" w:rsidRDefault="00EB3A20" w:rsidP="00EB3A20">
            <w:pPr>
              <w:spacing w:line="360" w:lineRule="auto"/>
              <w:jc w:val="both"/>
              <w:cnfStyle w:val="000000000000" w:firstRow="0" w:lastRow="0" w:firstColumn="0" w:lastColumn="0" w:oddVBand="0" w:evenVBand="0" w:oddHBand="0" w:evenHBand="0" w:firstRowFirstColumn="0" w:firstRowLastColumn="0" w:lastRowFirstColumn="0" w:lastRowLastColumn="0"/>
              <w:rPr>
                <w:ins w:id="6151" w:author="Dylan Van Aswegen" w:date="2024-07-12T01:36:00Z" w16du:dateUtc="2024-07-11T23:36:00Z"/>
                <w:rFonts w:ascii="Arial" w:hAnsi="Arial" w:cs="Arial"/>
                <w:sz w:val="20"/>
                <w:szCs w:val="20"/>
                <w:lang w:val="en-GB"/>
              </w:rPr>
            </w:pPr>
            <w:ins w:id="6152" w:author="Dylan Van Aswegen" w:date="2024-07-12T01:36:00Z" w16du:dateUtc="2024-07-11T23:36:00Z">
              <w:r>
                <w:rPr>
                  <w:rFonts w:ascii="Arial" w:hAnsi="Arial" w:cs="Arial"/>
                  <w:sz w:val="20"/>
                  <w:szCs w:val="20"/>
                  <w:lang w:val="en-GB"/>
                </w:rPr>
                <w:t>N/A</w:t>
              </w:r>
            </w:ins>
          </w:p>
        </w:tc>
        <w:tc>
          <w:tcPr>
            <w:tcW w:w="3828" w:type="dxa"/>
          </w:tcPr>
          <w:p w14:paraId="58F12D74" w14:textId="5DAF6953" w:rsidR="00EB3A20" w:rsidRDefault="00EB3A20" w:rsidP="00EB3A20">
            <w:pPr>
              <w:spacing w:line="360" w:lineRule="auto"/>
              <w:jc w:val="both"/>
              <w:cnfStyle w:val="000000000000" w:firstRow="0" w:lastRow="0" w:firstColumn="0" w:lastColumn="0" w:oddVBand="0" w:evenVBand="0" w:oddHBand="0" w:evenHBand="0" w:firstRowFirstColumn="0" w:firstRowLastColumn="0" w:lastRowFirstColumn="0" w:lastRowLastColumn="0"/>
              <w:rPr>
                <w:ins w:id="6153" w:author="Dylan Van Aswegen" w:date="2024-07-12T01:36:00Z" w16du:dateUtc="2024-07-11T23:36:00Z"/>
                <w:rFonts w:ascii="Arial" w:hAnsi="Arial" w:cs="Arial"/>
                <w:sz w:val="20"/>
                <w:szCs w:val="20"/>
                <w:lang w:val="en-GB"/>
              </w:rPr>
            </w:pPr>
            <w:ins w:id="6154" w:author="Dylan Van Aswegen" w:date="2024-07-12T01:36:00Z" w16du:dateUtc="2024-07-11T23:36:00Z">
              <w:r>
                <w:rPr>
                  <w:rFonts w:ascii="Arial" w:hAnsi="Arial" w:cs="Arial"/>
                  <w:sz w:val="20"/>
                  <w:szCs w:val="20"/>
                  <w:lang w:val="en-GB"/>
                </w:rPr>
                <w:t>This button will be used to navigate back to the “My Home” page. Once clicked, the user will be navigated back to the “My Home” page</w:t>
              </w:r>
            </w:ins>
            <w:ins w:id="6155" w:author="Dylan Van Aswegen" w:date="2024-07-12T01:42:00Z" w16du:dateUtc="2024-07-11T23:42:00Z">
              <w:r w:rsidR="00461A3D">
                <w:rPr>
                  <w:rFonts w:ascii="Arial" w:hAnsi="Arial" w:cs="Arial"/>
                  <w:sz w:val="20"/>
                  <w:szCs w:val="20"/>
                  <w:lang w:val="en-GB"/>
                </w:rPr>
                <w:t xml:space="preserve"> and any changes made to the form data will be discarded. </w:t>
              </w:r>
            </w:ins>
          </w:p>
        </w:tc>
      </w:tr>
    </w:tbl>
    <w:p w14:paraId="1AD02945" w14:textId="77777777" w:rsidR="009D2B87" w:rsidRDefault="009D2B87" w:rsidP="00DF26B3">
      <w:pPr>
        <w:rPr>
          <w:ins w:id="6156" w:author="Dylan Van Aswegen" w:date="2024-07-12T01:36:00Z" w16du:dateUtc="2024-07-11T23:36:00Z"/>
        </w:rPr>
      </w:pPr>
    </w:p>
    <w:p w14:paraId="6D94E8CE" w14:textId="77777777" w:rsidR="009D2B87" w:rsidRDefault="009D2B87" w:rsidP="00DF26B3">
      <w:pPr>
        <w:rPr>
          <w:ins w:id="6157" w:author="Dylan Van Aswegen" w:date="2024-07-12T01:34:00Z" w16du:dateUtc="2024-07-11T23:34:00Z"/>
        </w:rPr>
      </w:pPr>
    </w:p>
    <w:p w14:paraId="76E22516" w14:textId="77777777" w:rsidR="00DF26B3" w:rsidRDefault="00DF26B3" w:rsidP="00DF26B3">
      <w:pPr>
        <w:rPr>
          <w:ins w:id="6158" w:author="Dylan Van Aswegen" w:date="2024-07-12T01:34:00Z" w16du:dateUtc="2024-07-11T23:34:00Z"/>
        </w:rPr>
      </w:pPr>
    </w:p>
    <w:p w14:paraId="30B154CE" w14:textId="77777777" w:rsidR="00DF26B3" w:rsidRDefault="00DF26B3" w:rsidP="00DF26B3">
      <w:pPr>
        <w:rPr>
          <w:ins w:id="6159" w:author="Dylan Van Aswegen" w:date="2024-07-12T01:34:00Z" w16du:dateUtc="2024-07-11T23:34:00Z"/>
        </w:rPr>
      </w:pPr>
    </w:p>
    <w:p w14:paraId="576275C4" w14:textId="77777777" w:rsidR="00DF26B3" w:rsidRPr="00DF26B3" w:rsidRDefault="00DF26B3">
      <w:pPr>
        <w:rPr>
          <w:ins w:id="6160" w:author="Dylan Van Aswegen" w:date="2024-07-12T01:34:00Z" w16du:dateUtc="2024-07-11T23:34:00Z"/>
        </w:rPr>
        <w:pPrChange w:id="6161" w:author="Dylan Van Aswegen" w:date="2024-07-12T01:34:00Z" w16du:dateUtc="2024-07-11T23:34:00Z">
          <w:pPr>
            <w:pStyle w:val="Heading4"/>
          </w:pPr>
        </w:pPrChange>
      </w:pPr>
    </w:p>
    <w:p w14:paraId="53871355" w14:textId="5A974F0C" w:rsidR="003C1F7F" w:rsidDel="00586FB9" w:rsidRDefault="003C1F7F" w:rsidP="003C1F7F">
      <w:pPr>
        <w:pStyle w:val="Heading3"/>
        <w:spacing w:before="40" w:after="0" w:line="360" w:lineRule="auto"/>
        <w:rPr>
          <w:del w:id="6162" w:author="Dylan Van Aswegen" w:date="2024-07-12T01:42:00Z" w16du:dateUtc="2024-07-11T23:42:00Z"/>
          <w:rFonts w:ascii="Arial" w:hAnsi="Arial"/>
          <w:color w:val="5B69AB"/>
          <w:kern w:val="0"/>
          <w:szCs w:val="24"/>
          <w:lang w:val="en-GB"/>
          <w14:ligatures w14:val="none"/>
        </w:rPr>
      </w:pPr>
      <w:del w:id="6163" w:author="Dylan Van Aswegen" w:date="2024-07-12T01:42:00Z" w16du:dateUtc="2024-07-11T23:42:00Z">
        <w:r w:rsidRPr="007A7C55" w:rsidDel="00586FB9">
          <w:rPr>
            <w:rFonts w:ascii="Arial" w:hAnsi="Arial"/>
            <w:color w:val="5B69AB"/>
            <w:kern w:val="0"/>
            <w:szCs w:val="24"/>
            <w:lang w:val="en-GB"/>
            <w14:ligatures w14:val="none"/>
          </w:rPr>
          <w:delText>Subscriptions Management</w:delText>
        </w:r>
        <w:bookmarkEnd w:id="3519"/>
        <w:bookmarkEnd w:id="3520"/>
        <w:r w:rsidRPr="007A7C55" w:rsidDel="00586FB9">
          <w:rPr>
            <w:rFonts w:ascii="Arial" w:hAnsi="Arial"/>
            <w:color w:val="5B69AB"/>
            <w:kern w:val="0"/>
            <w:szCs w:val="24"/>
            <w:lang w:val="en-GB"/>
            <w14:ligatures w14:val="none"/>
          </w:rPr>
          <w:delText xml:space="preserve"> </w:delText>
        </w:r>
      </w:del>
    </w:p>
    <w:p w14:paraId="7FFD8CA0" w14:textId="66162993" w:rsidR="003C1F7F" w:rsidDel="00586FB9" w:rsidRDefault="003C1F7F" w:rsidP="003C1F7F">
      <w:pPr>
        <w:rPr>
          <w:del w:id="6164" w:author="Dylan Van Aswegen" w:date="2024-07-12T01:42:00Z" w16du:dateUtc="2024-07-11T23:42:00Z"/>
          <w:lang w:val="en-GB"/>
        </w:rPr>
      </w:pPr>
      <w:del w:id="6165" w:author="Dylan Van Aswegen" w:date="2024-07-12T01:42:00Z" w16du:dateUtc="2024-07-11T23:42:00Z">
        <w:r w:rsidDel="00586FB9">
          <w:rPr>
            <w:lang w:val="en-GB"/>
          </w:rPr>
          <w:delText xml:space="preserve">Individual members will be allowed to renew existing subscriptions that are ending and are not set to automatically renew, cancel current subscriptions, swap existing subscriptions to a different subscription, edit forms that have been set up for a subscription and update payment methods to be used to for paying for a subscription. </w:delText>
        </w:r>
      </w:del>
    </w:p>
    <w:p w14:paraId="3D08D3C8" w14:textId="3F2F060F" w:rsidR="003C1F7F" w:rsidRPr="00420A55" w:rsidDel="00586FB9" w:rsidRDefault="003C1F7F" w:rsidP="003C1F7F">
      <w:pPr>
        <w:rPr>
          <w:del w:id="6166" w:author="Dylan Van Aswegen" w:date="2024-07-12T01:42:00Z" w16du:dateUtc="2024-07-11T23:42:00Z"/>
          <w:lang w:val="en-GB"/>
        </w:rPr>
      </w:pPr>
      <w:del w:id="6167" w:author="Dylan Van Aswegen" w:date="2024-07-12T01:42:00Z" w16du:dateUtc="2024-07-11T23:42:00Z">
        <w:r w:rsidDel="00586FB9">
          <w:rPr>
            <w:lang w:val="en-GB"/>
          </w:rPr>
          <w:delText xml:space="preserve">When this is done, the application should perform validations to ensure that the user is selecting appropriate subscriptions and recording this in the audit trail. </w:delText>
        </w:r>
      </w:del>
    </w:p>
    <w:p w14:paraId="16B16AAA" w14:textId="0A083635" w:rsidR="003C1F7F" w:rsidRPr="007A7C55" w:rsidDel="00586FB9" w:rsidRDefault="003C1F7F" w:rsidP="003C1F7F">
      <w:pPr>
        <w:rPr>
          <w:del w:id="6168" w:author="Dylan Van Aswegen" w:date="2024-07-12T01:42:00Z" w16du:dateUtc="2024-07-11T23:42:00Z"/>
          <w:lang w:val="en-GB"/>
        </w:rPr>
      </w:pPr>
    </w:p>
    <w:p w14:paraId="2F55A86B" w14:textId="2494C602" w:rsidR="003C1F7F" w:rsidDel="00586FB9" w:rsidRDefault="003C1F7F" w:rsidP="003C1F7F">
      <w:pPr>
        <w:pStyle w:val="Heading3"/>
        <w:spacing w:before="40" w:after="0" w:line="360" w:lineRule="auto"/>
        <w:rPr>
          <w:del w:id="6169" w:author="Dylan Van Aswegen" w:date="2024-07-12T01:42:00Z" w16du:dateUtc="2024-07-11T23:42:00Z"/>
          <w:rFonts w:ascii="Arial" w:hAnsi="Arial"/>
          <w:color w:val="5B69AB"/>
          <w:kern w:val="0"/>
          <w:szCs w:val="24"/>
          <w:lang w:val="en-GB"/>
          <w14:ligatures w14:val="none"/>
        </w:rPr>
      </w:pPr>
      <w:bookmarkStart w:id="6170" w:name="_Toc168972713"/>
      <w:bookmarkStart w:id="6171" w:name="_Toc170780793"/>
      <w:del w:id="6172" w:author="Dylan Van Aswegen" w:date="2024-07-12T01:42:00Z" w16du:dateUtc="2024-07-11T23:42:00Z">
        <w:r w:rsidRPr="007A7C55" w:rsidDel="00586FB9">
          <w:rPr>
            <w:rFonts w:ascii="Arial" w:hAnsi="Arial"/>
            <w:color w:val="5B69AB"/>
            <w:kern w:val="0"/>
            <w:szCs w:val="24"/>
            <w:lang w:val="en-GB"/>
            <w14:ligatures w14:val="none"/>
          </w:rPr>
          <w:delText>Orders</w:delText>
        </w:r>
        <w:bookmarkEnd w:id="6170"/>
        <w:bookmarkEnd w:id="6171"/>
      </w:del>
    </w:p>
    <w:p w14:paraId="042ACE3E" w14:textId="25E21188" w:rsidR="003C1F7F" w:rsidDel="00586FB9" w:rsidRDefault="003C1F7F" w:rsidP="003C1F7F">
      <w:pPr>
        <w:rPr>
          <w:del w:id="6173" w:author="Dylan Van Aswegen" w:date="2024-07-12T01:42:00Z" w16du:dateUtc="2024-07-11T23:42:00Z"/>
          <w:lang w:val="en-GB"/>
        </w:rPr>
      </w:pPr>
      <w:del w:id="6174" w:author="Dylan Van Aswegen" w:date="2024-07-12T01:42:00Z" w16du:dateUtc="2024-07-11T23:42:00Z">
        <w:r w:rsidDel="00586FB9">
          <w:rPr>
            <w:lang w:val="en-GB"/>
          </w:rPr>
          <w:delText xml:space="preserve">In this section the user will be allowed to view information on their orders and will be allowed to request a cancellation of an order or edit form data. </w:delText>
        </w:r>
      </w:del>
    </w:p>
    <w:p w14:paraId="7936CAEE" w14:textId="671B228B" w:rsidR="003C1F7F" w:rsidDel="00586FB9" w:rsidRDefault="003C1F7F" w:rsidP="003C1F7F">
      <w:pPr>
        <w:rPr>
          <w:del w:id="6175" w:author="Dylan Van Aswegen" w:date="2024-07-12T01:42:00Z" w16du:dateUtc="2024-07-11T23:42:00Z"/>
          <w:lang w:val="en-GB"/>
        </w:rPr>
      </w:pPr>
      <w:del w:id="6176" w:author="Dylan Van Aswegen" w:date="2024-07-12T01:42:00Z" w16du:dateUtc="2024-07-11T23:42:00Z">
        <w:r w:rsidDel="00586FB9">
          <w:rPr>
            <w:lang w:val="en-GB"/>
          </w:rPr>
          <w:delText xml:space="preserve">For later releases, </w:delText>
        </w:r>
        <w:r w:rsidR="00476898" w:rsidDel="00586FB9">
          <w:rPr>
            <w:lang w:val="en-GB"/>
          </w:rPr>
          <w:delText>there</w:delText>
        </w:r>
        <w:r w:rsidDel="00586FB9">
          <w:rPr>
            <w:lang w:val="en-GB"/>
          </w:rPr>
          <w:delText xml:space="preserve"> will be actions in this section related to ecommerce orders and resource bookings. </w:delText>
        </w:r>
      </w:del>
    </w:p>
    <w:p w14:paraId="46140552" w14:textId="17090F15" w:rsidR="003C1F7F" w:rsidRPr="00420A55" w:rsidDel="00586FB9" w:rsidRDefault="003C1F7F" w:rsidP="003C1F7F">
      <w:pPr>
        <w:rPr>
          <w:del w:id="6177" w:author="Dylan Van Aswegen" w:date="2024-07-12T01:42:00Z" w16du:dateUtc="2024-07-11T23:42:00Z"/>
          <w:lang w:val="en-GB"/>
        </w:rPr>
      </w:pPr>
    </w:p>
    <w:p w14:paraId="091CF42F" w14:textId="0244CF5E" w:rsidR="003C1F7F" w:rsidDel="00586FB9" w:rsidRDefault="003C1F7F" w:rsidP="003C1F7F">
      <w:pPr>
        <w:pStyle w:val="Heading3"/>
        <w:spacing w:before="40" w:after="0" w:line="360" w:lineRule="auto"/>
        <w:rPr>
          <w:del w:id="6178" w:author="Dylan Van Aswegen" w:date="2024-07-12T01:42:00Z" w16du:dateUtc="2024-07-11T23:42:00Z"/>
          <w:rFonts w:ascii="Arial" w:hAnsi="Arial"/>
          <w:color w:val="5B69AB"/>
          <w:kern w:val="0"/>
          <w:szCs w:val="24"/>
          <w:lang w:val="en-GB"/>
          <w14:ligatures w14:val="none"/>
        </w:rPr>
      </w:pPr>
      <w:bookmarkStart w:id="6179" w:name="_Toc168972714"/>
      <w:bookmarkStart w:id="6180" w:name="_Toc170780794"/>
      <w:del w:id="6181" w:author="Dylan Van Aswegen" w:date="2024-07-12T01:42:00Z" w16du:dateUtc="2024-07-11T23:42:00Z">
        <w:r w:rsidRPr="007A7C55" w:rsidDel="00586FB9">
          <w:rPr>
            <w:rFonts w:ascii="Arial" w:hAnsi="Arial"/>
            <w:color w:val="5B69AB"/>
            <w:kern w:val="0"/>
            <w:szCs w:val="24"/>
            <w:lang w:val="en-GB"/>
            <w14:ligatures w14:val="none"/>
          </w:rPr>
          <w:delText>Event Bookings</w:delText>
        </w:r>
        <w:bookmarkEnd w:id="6179"/>
        <w:bookmarkEnd w:id="6180"/>
        <w:r w:rsidRPr="007A7C55" w:rsidDel="00586FB9">
          <w:rPr>
            <w:rFonts w:ascii="Arial" w:hAnsi="Arial"/>
            <w:color w:val="5B69AB"/>
            <w:kern w:val="0"/>
            <w:szCs w:val="24"/>
            <w:lang w:val="en-GB"/>
            <w14:ligatures w14:val="none"/>
          </w:rPr>
          <w:delText xml:space="preserve"> </w:delText>
        </w:r>
        <w:r w:rsidR="00556A67" w:rsidDel="00586FB9">
          <w:rPr>
            <w:rFonts w:ascii="Arial" w:hAnsi="Arial"/>
            <w:color w:val="5B69AB"/>
            <w:kern w:val="0"/>
            <w:szCs w:val="24"/>
            <w:lang w:val="en-GB"/>
            <w14:ligatures w14:val="none"/>
          </w:rPr>
          <w:delText xml:space="preserve">(Out of Scope) </w:delText>
        </w:r>
      </w:del>
    </w:p>
    <w:p w14:paraId="36D056F0" w14:textId="73C03599" w:rsidR="003C1F7F" w:rsidDel="00586FB9" w:rsidRDefault="003C1F7F" w:rsidP="003C1F7F">
      <w:pPr>
        <w:rPr>
          <w:del w:id="6182" w:author="Dylan Van Aswegen" w:date="2024-07-12T01:42:00Z" w16du:dateUtc="2024-07-11T23:42:00Z"/>
          <w:lang w:val="en-GB"/>
        </w:rPr>
      </w:pPr>
      <w:del w:id="6183" w:author="Dylan Van Aswegen" w:date="2024-07-12T01:42:00Z" w16du:dateUtc="2024-07-11T23:42:00Z">
        <w:r w:rsidDel="00586FB9">
          <w:rPr>
            <w:lang w:val="en-GB"/>
          </w:rPr>
          <w:delText xml:space="preserve">This section will consist of the events that users have booked, and events that they have been invited to. The users will be allowed to cancel bookings and make changes to forms that have been set up for an event. </w:delText>
        </w:r>
      </w:del>
    </w:p>
    <w:p w14:paraId="6588FB7E" w14:textId="2FD525A5" w:rsidR="00C9544B" w:rsidRPr="0084259D" w:rsidDel="00586FB9" w:rsidRDefault="00C9544B" w:rsidP="003C1F7F">
      <w:pPr>
        <w:rPr>
          <w:del w:id="6184" w:author="Dylan Van Aswegen" w:date="2024-07-12T01:42:00Z" w16du:dateUtc="2024-07-11T23:42:00Z"/>
          <w:lang w:val="en-GB"/>
        </w:rPr>
      </w:pPr>
    </w:p>
    <w:p w14:paraId="71A400F0" w14:textId="54308E8C" w:rsidR="003C1F7F" w:rsidDel="00586FB9" w:rsidRDefault="003C1F7F" w:rsidP="003C1F7F">
      <w:pPr>
        <w:pStyle w:val="Heading3"/>
        <w:spacing w:before="40" w:after="0" w:line="360" w:lineRule="auto"/>
        <w:rPr>
          <w:del w:id="6185" w:author="Dylan Van Aswegen" w:date="2024-07-12T01:42:00Z" w16du:dateUtc="2024-07-11T23:42:00Z"/>
          <w:rFonts w:ascii="Arial" w:hAnsi="Arial"/>
          <w:color w:val="5B69AB"/>
          <w:kern w:val="0"/>
          <w:szCs w:val="24"/>
          <w:lang w:val="en-GB"/>
          <w14:ligatures w14:val="none"/>
        </w:rPr>
      </w:pPr>
      <w:bookmarkStart w:id="6186" w:name="_Toc168972715"/>
      <w:bookmarkStart w:id="6187" w:name="_Toc170780795"/>
      <w:del w:id="6188" w:author="Dylan Van Aswegen" w:date="2024-07-12T01:42:00Z" w16du:dateUtc="2024-07-11T23:42:00Z">
        <w:r w:rsidRPr="007A7C55" w:rsidDel="00586FB9">
          <w:rPr>
            <w:rFonts w:ascii="Arial" w:hAnsi="Arial"/>
            <w:color w:val="5B69AB"/>
            <w:kern w:val="0"/>
            <w:szCs w:val="24"/>
            <w:lang w:val="en-GB"/>
            <w14:ligatures w14:val="none"/>
          </w:rPr>
          <w:delText>Resource Bookings (Out of Scope)</w:delText>
        </w:r>
        <w:bookmarkEnd w:id="6186"/>
        <w:bookmarkEnd w:id="6187"/>
        <w:r w:rsidRPr="007A7C55" w:rsidDel="00586FB9">
          <w:rPr>
            <w:rFonts w:ascii="Arial" w:hAnsi="Arial"/>
            <w:color w:val="5B69AB"/>
            <w:kern w:val="0"/>
            <w:szCs w:val="24"/>
            <w:lang w:val="en-GB"/>
            <w14:ligatures w14:val="none"/>
          </w:rPr>
          <w:delText xml:space="preserve"> </w:delText>
        </w:r>
      </w:del>
    </w:p>
    <w:p w14:paraId="3BC4E987" w14:textId="0D0B6B41" w:rsidR="003C1F7F" w:rsidDel="00586FB9" w:rsidRDefault="00C9544B" w:rsidP="003C1F7F">
      <w:pPr>
        <w:rPr>
          <w:del w:id="6189" w:author="Dylan Van Aswegen" w:date="2024-07-12T01:42:00Z" w16du:dateUtc="2024-07-11T23:42:00Z"/>
          <w:lang w:val="en-GB"/>
        </w:rPr>
      </w:pPr>
      <w:del w:id="6190" w:author="Dylan Van Aswegen" w:date="2024-07-12T01:42:00Z" w16du:dateUtc="2024-07-11T23:42:00Z">
        <w:r w:rsidDel="00586FB9">
          <w:rPr>
            <w:lang w:val="en-GB"/>
          </w:rPr>
          <w:delText xml:space="preserve">This component will allow users to have the ability to view resource availability via a calendar view and be able to book a club resource for a specified time and pay for the booking. </w:delText>
        </w:r>
        <w:r w:rsidR="003C1F7F" w:rsidDel="00586FB9">
          <w:rPr>
            <w:lang w:val="en-GB"/>
          </w:rPr>
          <w:delText xml:space="preserve"> </w:delText>
        </w:r>
      </w:del>
    </w:p>
    <w:p w14:paraId="2A3CF5AB" w14:textId="0A1E58EF" w:rsidR="003C1F7F" w:rsidRPr="00DF61D0" w:rsidDel="00586FB9" w:rsidRDefault="003C1F7F" w:rsidP="003C1F7F">
      <w:pPr>
        <w:rPr>
          <w:del w:id="6191" w:author="Dylan Van Aswegen" w:date="2024-07-12T01:42:00Z" w16du:dateUtc="2024-07-11T23:42:00Z"/>
          <w:lang w:val="en-GB"/>
        </w:rPr>
      </w:pPr>
    </w:p>
    <w:p w14:paraId="7FA96F1E" w14:textId="508F54D9" w:rsidR="003C1F7F" w:rsidDel="00586FB9" w:rsidRDefault="00C9544B" w:rsidP="003C1F7F">
      <w:pPr>
        <w:pStyle w:val="Heading3"/>
        <w:rPr>
          <w:del w:id="6192" w:author="Dylan Van Aswegen" w:date="2024-07-12T01:42:00Z" w16du:dateUtc="2024-07-11T23:42:00Z"/>
          <w:lang w:val="en-GB"/>
        </w:rPr>
      </w:pPr>
      <w:bookmarkStart w:id="6193" w:name="_Toc170780796"/>
      <w:del w:id="6194" w:author="Dylan Van Aswegen" w:date="2024-07-12T01:42:00Z" w16du:dateUtc="2024-07-11T23:42:00Z">
        <w:r w:rsidDel="00586FB9">
          <w:rPr>
            <w:lang w:val="en-GB"/>
          </w:rPr>
          <w:delText>Volunteer</w:delText>
        </w:r>
        <w:r w:rsidR="003C1F7F" w:rsidDel="00586FB9">
          <w:rPr>
            <w:lang w:val="en-GB"/>
          </w:rPr>
          <w:delText xml:space="preserve"> (Out of Scope)</w:delText>
        </w:r>
        <w:bookmarkEnd w:id="6193"/>
        <w:r w:rsidR="003C1F7F" w:rsidDel="00586FB9">
          <w:rPr>
            <w:lang w:val="en-GB"/>
          </w:rPr>
          <w:delText xml:space="preserve"> </w:delText>
        </w:r>
      </w:del>
    </w:p>
    <w:p w14:paraId="4354ADFB" w14:textId="31260FE4" w:rsidR="003C1F7F" w:rsidDel="00586FB9" w:rsidRDefault="00C9544B" w:rsidP="003C1F7F">
      <w:pPr>
        <w:rPr>
          <w:del w:id="6195" w:author="Dylan Van Aswegen" w:date="2024-07-12T01:42:00Z" w16du:dateUtc="2024-07-11T23:42:00Z"/>
          <w:lang w:val="en-GB"/>
        </w:rPr>
      </w:pPr>
      <w:del w:id="6196" w:author="Dylan Van Aswegen" w:date="2024-07-12T01:42:00Z" w16du:dateUtc="2024-07-11T23:42:00Z">
        <w:r w:rsidDel="00586FB9">
          <w:rPr>
            <w:lang w:val="en-GB"/>
          </w:rPr>
          <w:delText>This component will</w:delText>
        </w:r>
        <w:r w:rsidR="004A6F36" w:rsidDel="00586FB9">
          <w:rPr>
            <w:lang w:val="en-GB"/>
          </w:rPr>
          <w:delText xml:space="preserve"> allow the members to view the volunteer roster that has been set up by the admin of an organization that they are linked to, sign up to volunteer and request to be moved. </w:delText>
        </w:r>
      </w:del>
    </w:p>
    <w:p w14:paraId="6D47B31A" w14:textId="1C3C6563" w:rsidR="003C1F7F" w:rsidDel="00586FB9" w:rsidRDefault="003C1F7F" w:rsidP="003C1F7F">
      <w:pPr>
        <w:rPr>
          <w:del w:id="6197" w:author="Dylan Van Aswegen" w:date="2024-07-12T01:42:00Z" w16du:dateUtc="2024-07-11T23:42:00Z"/>
          <w:lang w:val="en-GB"/>
        </w:rPr>
      </w:pPr>
    </w:p>
    <w:p w14:paraId="23548CC9" w14:textId="540A4C59" w:rsidR="004A6F36" w:rsidDel="00586FB9" w:rsidRDefault="004A6F36" w:rsidP="003C1F7F">
      <w:pPr>
        <w:rPr>
          <w:del w:id="6198" w:author="Dylan Van Aswegen" w:date="2024-07-12T01:42:00Z" w16du:dateUtc="2024-07-11T23:42:00Z"/>
          <w:lang w:val="en-GB"/>
        </w:rPr>
      </w:pPr>
    </w:p>
    <w:p w14:paraId="7CBA74D3" w14:textId="2443B183" w:rsidR="003C1F7F" w:rsidRPr="003776C1" w:rsidDel="00C9235F" w:rsidRDefault="003C1F7F" w:rsidP="003C1F7F">
      <w:pPr>
        <w:pStyle w:val="Heading2"/>
        <w:spacing w:before="40" w:after="0" w:line="360" w:lineRule="auto"/>
        <w:rPr>
          <w:del w:id="6199" w:author="Dylan Van Aswegen" w:date="2024-07-12T09:00:00Z" w16du:dateUtc="2024-07-12T07:00:00Z"/>
          <w:rFonts w:ascii="Arial" w:hAnsi="Arial"/>
          <w:color w:val="83C3AA"/>
          <w:kern w:val="0"/>
          <w:sz w:val="36"/>
          <w:szCs w:val="26"/>
          <w:lang w:val="en-GB"/>
          <w14:ligatures w14:val="none"/>
        </w:rPr>
      </w:pPr>
      <w:bookmarkStart w:id="6200" w:name="_Toc170780797"/>
      <w:del w:id="6201" w:author="Dylan Van Aswegen" w:date="2024-07-12T09:00:00Z" w16du:dateUtc="2024-07-12T07:00:00Z">
        <w:r w:rsidRPr="003776C1" w:rsidDel="00C9235F">
          <w:rPr>
            <w:rFonts w:ascii="Arial" w:hAnsi="Arial"/>
            <w:color w:val="83C3AA"/>
            <w:kern w:val="0"/>
            <w:sz w:val="36"/>
            <w:szCs w:val="26"/>
            <w:lang w:val="en-GB"/>
            <w14:ligatures w14:val="none"/>
          </w:rPr>
          <w:delText>Group Members</w:delText>
        </w:r>
        <w:bookmarkEnd w:id="6200"/>
      </w:del>
    </w:p>
    <w:p w14:paraId="1820ADE1" w14:textId="3DF75091" w:rsidR="003C1F7F" w:rsidRPr="002007C8" w:rsidDel="00C9235F" w:rsidRDefault="003C1F7F" w:rsidP="003C1F7F">
      <w:pPr>
        <w:pStyle w:val="Heading3"/>
        <w:spacing w:before="40" w:after="0" w:line="360" w:lineRule="auto"/>
        <w:rPr>
          <w:del w:id="6202" w:author="Dylan Van Aswegen" w:date="2024-07-12T09:00:00Z" w16du:dateUtc="2024-07-12T07:00:00Z"/>
          <w:rFonts w:ascii="Arial" w:hAnsi="Arial"/>
          <w:color w:val="5B69AB"/>
          <w:kern w:val="0"/>
          <w:szCs w:val="24"/>
          <w:lang w:val="en-GB"/>
          <w14:ligatures w14:val="none"/>
        </w:rPr>
      </w:pPr>
      <w:bookmarkStart w:id="6203" w:name="_Toc168972717"/>
      <w:bookmarkStart w:id="6204" w:name="_Toc170780798"/>
      <w:del w:id="6205" w:author="Dylan Van Aswegen" w:date="2024-07-12T09:00:00Z" w16du:dateUtc="2024-07-12T07:00:00Z">
        <w:r w:rsidRPr="002007C8" w:rsidDel="00C9235F">
          <w:rPr>
            <w:rFonts w:ascii="Arial" w:hAnsi="Arial"/>
            <w:color w:val="5B69AB"/>
            <w:kern w:val="0"/>
            <w:szCs w:val="24"/>
            <w:lang w:val="en-GB"/>
            <w14:ligatures w14:val="none"/>
          </w:rPr>
          <w:delText>My Home</w:delText>
        </w:r>
        <w:bookmarkEnd w:id="6203"/>
        <w:bookmarkEnd w:id="6204"/>
        <w:r w:rsidRPr="002007C8" w:rsidDel="00C9235F">
          <w:rPr>
            <w:rFonts w:ascii="Arial" w:hAnsi="Arial"/>
            <w:color w:val="5B69AB"/>
            <w:kern w:val="0"/>
            <w:szCs w:val="24"/>
            <w:lang w:val="en-GB"/>
            <w14:ligatures w14:val="none"/>
          </w:rPr>
          <w:delText xml:space="preserve"> </w:delText>
        </w:r>
      </w:del>
    </w:p>
    <w:p w14:paraId="45779FA2" w14:textId="0ED3D414" w:rsidR="00B86854" w:rsidDel="00C9235F" w:rsidRDefault="003C1F7F" w:rsidP="003C1F7F">
      <w:pPr>
        <w:rPr>
          <w:del w:id="6206" w:author="Dylan Van Aswegen" w:date="2024-07-12T09:00:00Z" w16du:dateUtc="2024-07-12T07:00:00Z"/>
          <w:lang w:val="en-GB"/>
        </w:rPr>
      </w:pPr>
      <w:del w:id="6207" w:author="Dylan Van Aswegen" w:date="2024-07-12T09:00:00Z" w16du:dateUtc="2024-07-12T07:00:00Z">
        <w:r w:rsidDel="00C9235F">
          <w:rPr>
            <w:lang w:val="en-GB"/>
          </w:rPr>
          <w:delText xml:space="preserve">The group user home page will consist of collapsible sections that can be expanded to see more information. </w:delText>
        </w:r>
      </w:del>
      <w:del w:id="6208" w:author="Dylan Van Aswegen" w:date="2024-07-10T10:33:00Z" w16du:dateUtc="2024-07-10T08:33:00Z">
        <w:r w:rsidDel="00D36309">
          <w:rPr>
            <w:lang w:val="en-GB"/>
          </w:rPr>
          <w:delText>The sections will consist of:</w:delText>
        </w:r>
      </w:del>
    </w:p>
    <w:p w14:paraId="02CD4850" w14:textId="79187D71" w:rsidR="003C1F7F" w:rsidRPr="00671224" w:rsidDel="00C9235F" w:rsidRDefault="003C1F7F" w:rsidP="003C1F7F">
      <w:pPr>
        <w:pStyle w:val="ListParagraph"/>
        <w:numPr>
          <w:ilvl w:val="2"/>
          <w:numId w:val="2"/>
        </w:numPr>
        <w:ind w:left="709"/>
        <w:rPr>
          <w:del w:id="6209" w:author="Dylan Van Aswegen" w:date="2024-07-12T09:00:00Z" w16du:dateUtc="2024-07-12T07:00:00Z"/>
        </w:rPr>
      </w:pPr>
      <w:del w:id="6210" w:author="Dylan Van Aswegen" w:date="2024-07-12T09:00:00Z" w16du:dateUtc="2024-07-12T07:00:00Z">
        <w:r w:rsidRPr="00671224" w:rsidDel="00C9235F">
          <w:delText xml:space="preserve">My Group </w:delText>
        </w:r>
      </w:del>
    </w:p>
    <w:p w14:paraId="185BD2FF" w14:textId="4FE85EE6" w:rsidR="003C1F7F" w:rsidDel="00C9235F" w:rsidRDefault="003C1F7F" w:rsidP="003C1F7F">
      <w:pPr>
        <w:pStyle w:val="ListParagraph"/>
        <w:rPr>
          <w:del w:id="6211" w:author="Dylan Van Aswegen" w:date="2024-07-12T09:00:00Z" w16du:dateUtc="2024-07-12T07:00:00Z"/>
          <w:lang w:val="en-GB"/>
        </w:rPr>
      </w:pPr>
      <w:del w:id="6212" w:author="Dylan Van Aswegen" w:date="2024-07-12T09:00:00Z" w16du:dateUtc="2024-07-12T07:00:00Z">
        <w:r w:rsidDel="00C9235F">
          <w:rPr>
            <w:lang w:val="en-GB"/>
          </w:rPr>
          <w:delText xml:space="preserve">This section will display information on group members that is visible to all members in a family group and to the administrator of a corporate group. </w:delText>
        </w:r>
      </w:del>
    </w:p>
    <w:p w14:paraId="15BA4161" w14:textId="6C8F21DB" w:rsidR="003C1F7F" w:rsidDel="00C9235F" w:rsidRDefault="003C1F7F" w:rsidP="003C1F7F">
      <w:pPr>
        <w:pStyle w:val="ListParagraph"/>
        <w:rPr>
          <w:del w:id="6213" w:author="Dylan Van Aswegen" w:date="2024-07-12T09:00:00Z" w16du:dateUtc="2024-07-12T07:00:00Z"/>
          <w:lang w:val="en-GB"/>
        </w:rPr>
      </w:pPr>
      <w:del w:id="6214" w:author="Dylan Van Aswegen" w:date="2024-07-12T09:00:00Z" w16du:dateUtc="2024-07-12T07:00:00Z">
        <w:r w:rsidDel="00C9235F">
          <w:rPr>
            <w:lang w:val="en-GB"/>
          </w:rPr>
          <w:delText xml:space="preserve">For both group types, the administrator of the group will be allowed to edit member information, add group members, and remove group members. </w:delText>
        </w:r>
      </w:del>
    </w:p>
    <w:p w14:paraId="256AEE52" w14:textId="4A12B5CF" w:rsidR="003C1F7F" w:rsidRPr="003B1DC9" w:rsidDel="00C9235F" w:rsidRDefault="003C1F7F" w:rsidP="003C1F7F">
      <w:pPr>
        <w:pStyle w:val="ListParagraph"/>
        <w:rPr>
          <w:del w:id="6215" w:author="Dylan Van Aswegen" w:date="2024-07-12T09:00:00Z" w16du:dateUtc="2024-07-12T07:00:00Z"/>
          <w:lang w:val="en-GB"/>
        </w:rPr>
      </w:pPr>
    </w:p>
    <w:p w14:paraId="12458F97" w14:textId="0229DD22" w:rsidR="003C1F7F" w:rsidRPr="00671224" w:rsidDel="00C9235F" w:rsidRDefault="003C1F7F" w:rsidP="003C1F7F">
      <w:pPr>
        <w:pStyle w:val="ListParagraph"/>
        <w:numPr>
          <w:ilvl w:val="2"/>
          <w:numId w:val="2"/>
        </w:numPr>
        <w:ind w:left="709"/>
        <w:rPr>
          <w:del w:id="6216" w:author="Dylan Van Aswegen" w:date="2024-07-12T09:00:00Z" w16du:dateUtc="2024-07-12T07:00:00Z"/>
        </w:rPr>
      </w:pPr>
      <w:del w:id="6217" w:author="Dylan Van Aswegen" w:date="2024-07-12T09:00:00Z" w16du:dateUtc="2024-07-12T07:00:00Z">
        <w:r w:rsidRPr="00671224" w:rsidDel="00C9235F">
          <w:delText>Upcoming Events</w:delText>
        </w:r>
      </w:del>
    </w:p>
    <w:p w14:paraId="11A2587E" w14:textId="14200B6F" w:rsidR="003C1F7F" w:rsidDel="00C9235F" w:rsidRDefault="003C1F7F" w:rsidP="003C1F7F">
      <w:pPr>
        <w:pStyle w:val="ListParagraph"/>
        <w:rPr>
          <w:del w:id="6218" w:author="Dylan Van Aswegen" w:date="2024-07-12T09:00:00Z" w16du:dateUtc="2024-07-12T07:00:00Z"/>
          <w:lang w:val="en-GB"/>
        </w:rPr>
      </w:pPr>
      <w:del w:id="6219" w:author="Dylan Van Aswegen" w:date="2024-07-12T09:00:00Z" w16du:dateUtc="2024-07-12T07:00:00Z">
        <w:r w:rsidDel="00C9235F">
          <w:rPr>
            <w:lang w:val="en-GB"/>
          </w:rPr>
          <w:delText xml:space="preserve">This will show the next three events that have been scheduled by the organization with a button to allow the user to view more information about the event. </w:delText>
        </w:r>
      </w:del>
    </w:p>
    <w:p w14:paraId="1C299BF0" w14:textId="2C63516E" w:rsidR="003C1F7F" w:rsidDel="00C9235F" w:rsidRDefault="003C1F7F" w:rsidP="003C1F7F">
      <w:pPr>
        <w:pStyle w:val="ListParagraph"/>
        <w:rPr>
          <w:del w:id="6220" w:author="Dylan Van Aswegen" w:date="2024-07-12T09:00:00Z" w16du:dateUtc="2024-07-12T07:00:00Z"/>
          <w:lang w:val="en-GB"/>
        </w:rPr>
      </w:pPr>
    </w:p>
    <w:p w14:paraId="03500894" w14:textId="68FFDDC0" w:rsidR="003C1F7F" w:rsidRPr="00671224" w:rsidDel="00C9235F" w:rsidRDefault="003C1F7F" w:rsidP="003C1F7F">
      <w:pPr>
        <w:pStyle w:val="ListParagraph"/>
        <w:numPr>
          <w:ilvl w:val="2"/>
          <w:numId w:val="2"/>
        </w:numPr>
        <w:ind w:left="709"/>
        <w:rPr>
          <w:del w:id="6221" w:author="Dylan Van Aswegen" w:date="2024-07-12T09:00:00Z" w16du:dateUtc="2024-07-12T07:00:00Z"/>
        </w:rPr>
      </w:pPr>
      <w:del w:id="6222" w:author="Dylan Van Aswegen" w:date="2024-07-12T09:00:00Z" w16du:dateUtc="2024-07-12T07:00:00Z">
        <w:r w:rsidRPr="00671224" w:rsidDel="00C9235F">
          <w:delText>My Event Bookings</w:delText>
        </w:r>
      </w:del>
    </w:p>
    <w:p w14:paraId="3065C6B2" w14:textId="62652974" w:rsidR="003C1F7F" w:rsidDel="00C9235F" w:rsidRDefault="003C1F7F" w:rsidP="003C1F7F">
      <w:pPr>
        <w:pStyle w:val="ListParagraph"/>
        <w:rPr>
          <w:del w:id="6223" w:author="Dylan Van Aswegen" w:date="2024-07-12T09:00:00Z" w16du:dateUtc="2024-07-12T07:00:00Z"/>
          <w:lang w:val="en-GB"/>
        </w:rPr>
      </w:pPr>
      <w:del w:id="6224" w:author="Dylan Van Aswegen" w:date="2024-07-12T09:00:00Z" w16du:dateUtc="2024-07-12T07:00:00Z">
        <w:r w:rsidDel="00C9235F">
          <w:rPr>
            <w:lang w:val="en-GB"/>
          </w:rPr>
          <w:delText>This section will show details of event bookings the user has made for the organisation (if they have any).</w:delText>
        </w:r>
      </w:del>
    </w:p>
    <w:p w14:paraId="4B846598" w14:textId="5DF44000" w:rsidR="003C1F7F" w:rsidDel="00C9235F" w:rsidRDefault="003C1F7F" w:rsidP="003C1F7F">
      <w:pPr>
        <w:pStyle w:val="ListParagraph"/>
        <w:rPr>
          <w:del w:id="6225" w:author="Dylan Van Aswegen" w:date="2024-07-12T09:00:00Z" w16du:dateUtc="2024-07-12T07:00:00Z"/>
          <w:lang w:val="en-GB"/>
        </w:rPr>
      </w:pPr>
    </w:p>
    <w:p w14:paraId="313A5B46" w14:textId="2EFFFFAF" w:rsidR="003C1F7F" w:rsidRPr="00671224" w:rsidDel="00C9235F" w:rsidRDefault="003C1F7F" w:rsidP="003C1F7F">
      <w:pPr>
        <w:pStyle w:val="ListParagraph"/>
        <w:numPr>
          <w:ilvl w:val="2"/>
          <w:numId w:val="2"/>
        </w:numPr>
        <w:ind w:left="709"/>
        <w:rPr>
          <w:del w:id="6226" w:author="Dylan Van Aswegen" w:date="2024-07-12T09:00:00Z" w16du:dateUtc="2024-07-12T07:00:00Z"/>
        </w:rPr>
      </w:pPr>
      <w:del w:id="6227" w:author="Dylan Van Aswegen" w:date="2024-07-12T09:00:00Z" w16du:dateUtc="2024-07-12T07:00:00Z">
        <w:r w:rsidDel="00C9235F">
          <w:rPr>
            <w:lang w:val="en-GB"/>
          </w:rPr>
          <w:delText xml:space="preserve">My Subscriptions </w:delText>
        </w:r>
      </w:del>
    </w:p>
    <w:p w14:paraId="26CC6B37" w14:textId="49D76E88" w:rsidR="003C1F7F" w:rsidDel="00C9235F" w:rsidRDefault="003C1F7F" w:rsidP="003C1F7F">
      <w:pPr>
        <w:pStyle w:val="ListParagraph"/>
        <w:rPr>
          <w:del w:id="6228" w:author="Dylan Van Aswegen" w:date="2024-07-12T09:00:00Z" w16du:dateUtc="2024-07-12T07:00:00Z"/>
          <w:lang w:val="en-GB"/>
        </w:rPr>
      </w:pPr>
      <w:del w:id="6229" w:author="Dylan Van Aswegen" w:date="2024-07-12T09:00:00Z" w16du:dateUtc="2024-07-12T07:00:00Z">
        <w:r w:rsidRPr="00671224" w:rsidDel="00C9235F">
          <w:delText>This section will display the details of the group members subscription to the organisation (if</w:delText>
        </w:r>
        <w:r w:rsidDel="00C9235F">
          <w:rPr>
            <w:lang w:val="en-GB"/>
          </w:rPr>
          <w:delText xml:space="preserve"> they have any).  </w:delText>
        </w:r>
      </w:del>
    </w:p>
    <w:p w14:paraId="0B39EE35" w14:textId="7FA1B466" w:rsidR="003C1F7F" w:rsidRPr="00765350" w:rsidDel="00C9235F" w:rsidRDefault="003C1F7F" w:rsidP="003C1F7F">
      <w:pPr>
        <w:pStyle w:val="ListParagraph"/>
        <w:rPr>
          <w:del w:id="6230" w:author="Dylan Van Aswegen" w:date="2024-07-12T09:00:00Z" w16du:dateUtc="2024-07-12T07:00:00Z"/>
          <w:lang w:val="en-GB"/>
        </w:rPr>
      </w:pPr>
      <w:del w:id="6231" w:author="Dylan Van Aswegen" w:date="2024-07-12T09:00:00Z" w16du:dateUtc="2024-07-12T07:00:00Z">
        <w:r w:rsidDel="00C9235F">
          <w:rPr>
            <w:lang w:val="en-GB"/>
          </w:rPr>
          <w:delText xml:space="preserve">Group administrators will be able to see the subscriptions of the group and individuals in the group. If a member is not an administrator, they will only see group subscriptions and individual subscriptions that have been assigned to them.  </w:delText>
        </w:r>
      </w:del>
    </w:p>
    <w:p w14:paraId="289CD055" w14:textId="07C6347E" w:rsidR="003C1F7F" w:rsidRPr="004A6F36" w:rsidDel="00C9235F" w:rsidRDefault="003C1F7F" w:rsidP="004A6F36">
      <w:pPr>
        <w:pStyle w:val="ListParagraph"/>
        <w:rPr>
          <w:del w:id="6232" w:author="Dylan Van Aswegen" w:date="2024-07-12T09:00:00Z" w16du:dateUtc="2024-07-12T07:00:00Z"/>
          <w:lang w:val="en-GB"/>
        </w:rPr>
      </w:pPr>
      <w:del w:id="6233" w:author="Dylan Van Aswegen" w:date="2024-07-12T09:00:00Z" w16du:dateUtc="2024-07-12T07:00:00Z">
        <w:r w:rsidDel="00C9235F">
          <w:rPr>
            <w:lang w:val="en-GB"/>
          </w:rPr>
          <w:delText xml:space="preserve"> </w:delText>
        </w:r>
      </w:del>
    </w:p>
    <w:p w14:paraId="22F11663" w14:textId="5E09FC71" w:rsidR="003C1F7F" w:rsidRPr="00671224" w:rsidDel="00C9235F" w:rsidRDefault="003C1F7F" w:rsidP="003C1F7F">
      <w:pPr>
        <w:pStyle w:val="ListParagraph"/>
        <w:numPr>
          <w:ilvl w:val="2"/>
          <w:numId w:val="2"/>
        </w:numPr>
        <w:ind w:left="709"/>
        <w:rPr>
          <w:del w:id="6234" w:author="Dylan Van Aswegen" w:date="2024-07-12T09:00:00Z" w16du:dateUtc="2024-07-12T07:00:00Z"/>
        </w:rPr>
      </w:pPr>
      <w:del w:id="6235" w:author="Dylan Van Aswegen" w:date="2024-07-12T09:00:00Z" w16du:dateUtc="2024-07-12T07:00:00Z">
        <w:r w:rsidRPr="00671224" w:rsidDel="00C9235F">
          <w:delText xml:space="preserve">My Orders  </w:delText>
        </w:r>
      </w:del>
    </w:p>
    <w:p w14:paraId="2B6A4556" w14:textId="1B87AA00" w:rsidR="00145969" w:rsidDel="00C9235F" w:rsidRDefault="003C1F7F" w:rsidP="00145969">
      <w:pPr>
        <w:pStyle w:val="ListParagraph"/>
        <w:rPr>
          <w:del w:id="6236" w:author="Dylan Van Aswegen" w:date="2024-07-12T09:00:00Z" w16du:dateUtc="2024-07-12T07:00:00Z"/>
          <w:lang w:val="en-GB"/>
        </w:rPr>
      </w:pPr>
      <w:del w:id="6237" w:author="Dylan Van Aswegen" w:date="2024-07-12T09:00:00Z" w16du:dateUtc="2024-07-12T07:00:00Z">
        <w:r w:rsidDel="00C9235F">
          <w:rPr>
            <w:lang w:val="en-GB"/>
          </w:rPr>
          <w:delText xml:space="preserve">This section will contain information about the current and older orders that the group has made or has been made on their behalf by an organisation admin. </w:delText>
        </w:r>
      </w:del>
    </w:p>
    <w:p w14:paraId="25CE70FE" w14:textId="6F098755" w:rsidR="003C1F7F" w:rsidRPr="00145969" w:rsidDel="00C9235F" w:rsidRDefault="003C1F7F" w:rsidP="00145969">
      <w:pPr>
        <w:pStyle w:val="ListParagraph"/>
        <w:rPr>
          <w:del w:id="6238" w:author="Dylan Van Aswegen" w:date="2024-07-12T09:00:00Z" w16du:dateUtc="2024-07-12T07:00:00Z"/>
          <w:lang w:val="en-GB"/>
        </w:rPr>
      </w:pPr>
      <w:del w:id="6239" w:author="Dylan Van Aswegen" w:date="2024-07-12T09:00:00Z" w16du:dateUtc="2024-07-12T07:00:00Z">
        <w:r w:rsidRPr="00145969" w:rsidDel="00C9235F">
          <w:rPr>
            <w:lang w:val="en-GB"/>
          </w:rPr>
          <w:delText xml:space="preserve">Group administrators will be able to see all orders for the group. Non-administrators will only be able to see orders where they are the purchaser. </w:delText>
        </w:r>
      </w:del>
    </w:p>
    <w:p w14:paraId="7BD18C79" w14:textId="5B99BB0B" w:rsidR="003C1F7F" w:rsidDel="00C9235F" w:rsidRDefault="003C1F7F" w:rsidP="003C1F7F">
      <w:pPr>
        <w:pStyle w:val="ListParagraph"/>
        <w:rPr>
          <w:del w:id="6240" w:author="Dylan Van Aswegen" w:date="2024-07-12T09:00:00Z" w16du:dateUtc="2024-07-12T07:00:00Z"/>
          <w:lang w:val="en-GB"/>
        </w:rPr>
      </w:pPr>
    </w:p>
    <w:p w14:paraId="3106F3BF" w14:textId="071C0D43" w:rsidR="003C1F7F" w:rsidRPr="00671224" w:rsidDel="00C9235F" w:rsidRDefault="003C1F7F" w:rsidP="003C1F7F">
      <w:pPr>
        <w:pStyle w:val="ListParagraph"/>
        <w:numPr>
          <w:ilvl w:val="2"/>
          <w:numId w:val="2"/>
        </w:numPr>
        <w:ind w:left="709"/>
        <w:rPr>
          <w:del w:id="6241" w:author="Dylan Van Aswegen" w:date="2024-07-12T09:00:00Z" w16du:dateUtc="2024-07-12T07:00:00Z"/>
        </w:rPr>
      </w:pPr>
      <w:del w:id="6242" w:author="Dylan Van Aswegen" w:date="2024-07-12T09:00:00Z" w16du:dateUtc="2024-07-12T07:00:00Z">
        <w:r w:rsidRPr="00671224" w:rsidDel="00C9235F">
          <w:delText>My Account Balance</w:delText>
        </w:r>
      </w:del>
    </w:p>
    <w:p w14:paraId="72C1AE8A" w14:textId="4F7B08D7" w:rsidR="003C1F7F" w:rsidDel="00C9235F" w:rsidRDefault="003C1F7F" w:rsidP="003C1F7F">
      <w:pPr>
        <w:pStyle w:val="ListParagraph"/>
        <w:rPr>
          <w:del w:id="6243" w:author="Dylan Van Aswegen" w:date="2024-07-12T09:00:00Z" w16du:dateUtc="2024-07-12T07:00:00Z"/>
          <w:lang w:val="en-GB"/>
        </w:rPr>
      </w:pPr>
      <w:del w:id="6244" w:author="Dylan Van Aswegen" w:date="2024-07-12T09:00:00Z" w16du:dateUtc="2024-07-12T07:00:00Z">
        <w:r w:rsidDel="00C9235F">
          <w:rPr>
            <w:lang w:val="en-GB"/>
          </w:rPr>
          <w:delText xml:space="preserve">This section will show the balance amount that has been credited to the group for this organisation. </w:delText>
        </w:r>
      </w:del>
    </w:p>
    <w:p w14:paraId="0B51E144" w14:textId="3E0EFA18" w:rsidR="003C1F7F" w:rsidDel="00C9235F" w:rsidRDefault="003C1F7F" w:rsidP="003C1F7F">
      <w:pPr>
        <w:pStyle w:val="ListParagraph"/>
        <w:rPr>
          <w:del w:id="6245" w:author="Dylan Van Aswegen" w:date="2024-07-12T09:00:00Z" w16du:dateUtc="2024-07-12T07:00:00Z"/>
          <w:lang w:val="en-GB"/>
        </w:rPr>
      </w:pPr>
    </w:p>
    <w:p w14:paraId="5F3BAE5D" w14:textId="303949AA" w:rsidR="003C1F7F" w:rsidDel="00C9235F" w:rsidRDefault="003C1F7F" w:rsidP="003C1F7F">
      <w:pPr>
        <w:pStyle w:val="ListParagraph"/>
        <w:rPr>
          <w:del w:id="6246" w:author="Dylan Van Aswegen" w:date="2024-07-12T09:00:00Z" w16du:dateUtc="2024-07-12T07:00:00Z"/>
          <w:lang w:val="en-GB"/>
        </w:rPr>
      </w:pPr>
      <w:del w:id="6247" w:author="Dylan Van Aswegen" w:date="2024-07-12T09:00:00Z" w16du:dateUtc="2024-07-12T07:00:00Z">
        <w:r w:rsidDel="00C9235F">
          <w:rPr>
            <w:lang w:val="en-GB"/>
          </w:rPr>
          <w:delText xml:space="preserve">Group administrators should be able to see information for each member in the group. Non-administrators should only be able to see their own balance. </w:delText>
        </w:r>
      </w:del>
    </w:p>
    <w:p w14:paraId="0F9D1CA0" w14:textId="20CBCDBC" w:rsidR="003C1F7F" w:rsidDel="00C9235F" w:rsidRDefault="003C1F7F" w:rsidP="003C1F7F">
      <w:pPr>
        <w:pStyle w:val="ListParagraph"/>
        <w:rPr>
          <w:del w:id="6248" w:author="Dylan Van Aswegen" w:date="2024-07-12T09:00:00Z" w16du:dateUtc="2024-07-12T07:00:00Z"/>
          <w:lang w:val="en-GB"/>
        </w:rPr>
      </w:pPr>
    </w:p>
    <w:p w14:paraId="195FDCC0" w14:textId="360F97DC" w:rsidR="003C1F7F" w:rsidRPr="00671224" w:rsidDel="00C9235F" w:rsidRDefault="003C1F7F" w:rsidP="003C1F7F">
      <w:pPr>
        <w:pStyle w:val="ListParagraph"/>
        <w:numPr>
          <w:ilvl w:val="2"/>
          <w:numId w:val="2"/>
        </w:numPr>
        <w:ind w:left="709"/>
        <w:rPr>
          <w:del w:id="6249" w:author="Dylan Van Aswegen" w:date="2024-07-12T09:00:00Z" w16du:dateUtc="2024-07-12T07:00:00Z"/>
        </w:rPr>
      </w:pPr>
      <w:del w:id="6250" w:author="Dylan Van Aswegen" w:date="2024-07-12T09:00:00Z" w16du:dateUtc="2024-07-12T07:00:00Z">
        <w:r w:rsidRPr="00671224" w:rsidDel="00C9235F">
          <w:delText xml:space="preserve">Saved Payment Methods </w:delText>
        </w:r>
      </w:del>
    </w:p>
    <w:p w14:paraId="0DA47530" w14:textId="616BB61A" w:rsidR="003C1F7F" w:rsidDel="00C9235F" w:rsidRDefault="003C1F7F" w:rsidP="003C1F7F">
      <w:pPr>
        <w:pStyle w:val="ListParagraph"/>
        <w:rPr>
          <w:del w:id="6251" w:author="Dylan Van Aswegen" w:date="2024-07-12T09:00:00Z" w16du:dateUtc="2024-07-12T07:00:00Z"/>
          <w:lang w:val="en-GB"/>
        </w:rPr>
      </w:pPr>
      <w:del w:id="6252" w:author="Dylan Van Aswegen" w:date="2024-07-12T09:00:00Z" w16du:dateUtc="2024-07-12T07:00:00Z">
        <w:r w:rsidDel="00C9235F">
          <w:rPr>
            <w:lang w:val="en-GB"/>
          </w:rPr>
          <w:delText xml:space="preserve">This section will display payment methods that the group has saved for themselves (if any). </w:delText>
        </w:r>
      </w:del>
    </w:p>
    <w:p w14:paraId="79307831" w14:textId="7C35F136" w:rsidR="003C1F7F" w:rsidDel="00C9235F" w:rsidRDefault="003C1F7F" w:rsidP="003C1F7F">
      <w:pPr>
        <w:pStyle w:val="ListParagraph"/>
        <w:rPr>
          <w:del w:id="6253" w:author="Dylan Van Aswegen" w:date="2024-07-12T09:00:00Z" w16du:dateUtc="2024-07-12T07:00:00Z"/>
          <w:lang w:val="en-GB"/>
        </w:rPr>
      </w:pPr>
    </w:p>
    <w:p w14:paraId="537FF420" w14:textId="3C1F371B" w:rsidR="003C1F7F" w:rsidRPr="00671224" w:rsidDel="00C9235F" w:rsidRDefault="003C1F7F" w:rsidP="003C1F7F">
      <w:pPr>
        <w:pStyle w:val="ListParagraph"/>
        <w:numPr>
          <w:ilvl w:val="2"/>
          <w:numId w:val="2"/>
        </w:numPr>
        <w:ind w:left="709"/>
        <w:rPr>
          <w:del w:id="6254" w:author="Dylan Van Aswegen" w:date="2024-07-12T09:00:00Z" w16du:dateUtc="2024-07-12T07:00:00Z"/>
        </w:rPr>
      </w:pPr>
      <w:del w:id="6255" w:author="Dylan Van Aswegen" w:date="2024-07-12T09:00:00Z" w16du:dateUtc="2024-07-12T07:00:00Z">
        <w:r w:rsidRPr="00671224" w:rsidDel="00C9235F">
          <w:delText xml:space="preserve">My Profile </w:delText>
        </w:r>
      </w:del>
    </w:p>
    <w:p w14:paraId="6EC54112" w14:textId="3D161E73" w:rsidR="003C1F7F" w:rsidDel="00C9235F" w:rsidRDefault="003C1F7F" w:rsidP="003C1F7F">
      <w:pPr>
        <w:pStyle w:val="ListParagraph"/>
        <w:rPr>
          <w:del w:id="6256" w:author="Dylan Van Aswegen" w:date="2024-07-12T09:00:00Z" w16du:dateUtc="2024-07-12T07:00:00Z"/>
          <w:lang w:val="en-GB"/>
        </w:rPr>
      </w:pPr>
      <w:del w:id="6257" w:author="Dylan Van Aswegen" w:date="2024-07-12T09:00:00Z" w16du:dateUtc="2024-07-12T07:00:00Z">
        <w:r w:rsidDel="00C9235F">
          <w:rPr>
            <w:lang w:val="en-GB"/>
          </w:rPr>
          <w:delText xml:space="preserve">This section will display profile information to the to the group administrator of all the members in the group and edit information for all members in the group. Non admin users will be able to see their own profile information and edit their own information only. </w:delText>
        </w:r>
      </w:del>
    </w:p>
    <w:p w14:paraId="205E3A64" w14:textId="149AF2B4" w:rsidR="003C1F7F" w:rsidDel="00C9235F" w:rsidRDefault="003C1F7F" w:rsidP="003C1F7F">
      <w:pPr>
        <w:pStyle w:val="ListParagraph"/>
        <w:rPr>
          <w:del w:id="6258" w:author="Dylan Van Aswegen" w:date="2024-07-12T09:00:00Z" w16du:dateUtc="2024-07-12T07:00:00Z"/>
          <w:lang w:val="en-GB"/>
        </w:rPr>
      </w:pPr>
    </w:p>
    <w:p w14:paraId="59F2C2B4" w14:textId="7D6E88F0" w:rsidR="003C1F7F" w:rsidDel="00C9235F" w:rsidRDefault="003C1F7F" w:rsidP="003C1F7F">
      <w:pPr>
        <w:pStyle w:val="ListParagraph"/>
        <w:rPr>
          <w:del w:id="6259" w:author="Dylan Van Aswegen" w:date="2024-07-12T09:00:00Z" w16du:dateUtc="2024-07-12T07:00:00Z"/>
          <w:lang w:val="en-GB"/>
        </w:rPr>
      </w:pPr>
      <w:del w:id="6260" w:author="Dylan Van Aswegen" w:date="2024-07-12T09:00:00Z" w16du:dateUtc="2024-07-12T07:00:00Z">
        <w:r w:rsidDel="00C9235F">
          <w:rPr>
            <w:lang w:val="en-GB"/>
          </w:rPr>
          <w:delText xml:space="preserve">The group members will also be able to trigger the reset password flow from this section. The group admin will be able to do this for everyone in the group. Non-group admin members will only be able to do this for themselves. </w:delText>
        </w:r>
      </w:del>
    </w:p>
    <w:p w14:paraId="51244BF5" w14:textId="14884D8F" w:rsidR="003C1F7F" w:rsidDel="00C9235F" w:rsidRDefault="003C1F7F" w:rsidP="003C1F7F">
      <w:pPr>
        <w:pStyle w:val="ListParagraph"/>
        <w:rPr>
          <w:del w:id="6261" w:author="Dylan Van Aswegen" w:date="2024-07-12T09:00:00Z" w16du:dateUtc="2024-07-12T07:00:00Z"/>
          <w:lang w:val="en-GB"/>
        </w:rPr>
      </w:pPr>
    </w:p>
    <w:p w14:paraId="7882C44D" w14:textId="3D7CB448" w:rsidR="003C1F7F" w:rsidRPr="00671224" w:rsidDel="00C9235F" w:rsidRDefault="003C1F7F" w:rsidP="003C1F7F">
      <w:pPr>
        <w:pStyle w:val="ListParagraph"/>
        <w:numPr>
          <w:ilvl w:val="2"/>
          <w:numId w:val="2"/>
        </w:numPr>
        <w:ind w:left="709"/>
        <w:rPr>
          <w:del w:id="6262" w:author="Dylan Van Aswegen" w:date="2024-07-12T09:00:00Z" w16du:dateUtc="2024-07-12T07:00:00Z"/>
        </w:rPr>
      </w:pPr>
      <w:del w:id="6263" w:author="Dylan Van Aswegen" w:date="2024-07-12T09:00:00Z" w16du:dateUtc="2024-07-12T07:00:00Z">
        <w:r w:rsidRPr="00671224" w:rsidDel="00C9235F">
          <w:delText>My Membership Form</w:delText>
        </w:r>
      </w:del>
    </w:p>
    <w:p w14:paraId="4BB1B70E" w14:textId="1A4F81B9" w:rsidR="003C1F7F" w:rsidDel="00C9235F" w:rsidRDefault="003C1F7F" w:rsidP="003C1F7F">
      <w:pPr>
        <w:pStyle w:val="ListParagraph"/>
        <w:rPr>
          <w:del w:id="6264" w:author="Dylan Van Aswegen" w:date="2024-07-12T09:00:00Z" w16du:dateUtc="2024-07-12T07:00:00Z"/>
          <w:lang w:val="en-GB"/>
        </w:rPr>
      </w:pPr>
      <w:del w:id="6265" w:author="Dylan Van Aswegen" w:date="2024-07-12T09:00:00Z" w16du:dateUtc="2024-07-12T07:00:00Z">
        <w:r w:rsidDel="00C9235F">
          <w:rPr>
            <w:lang w:val="en-GB"/>
          </w:rPr>
          <w:delText xml:space="preserve">This section will contain the membership form information that group members had to complete for their membership of the organization where one was configured by the organization administrator. </w:delText>
        </w:r>
      </w:del>
    </w:p>
    <w:p w14:paraId="7BC8824D" w14:textId="7730585E" w:rsidR="003C1F7F" w:rsidDel="00C9235F" w:rsidRDefault="003C1F7F" w:rsidP="003C1F7F">
      <w:pPr>
        <w:pStyle w:val="ListParagraph"/>
        <w:rPr>
          <w:del w:id="6266" w:author="Dylan Van Aswegen" w:date="2024-07-12T09:00:00Z" w16du:dateUtc="2024-07-12T07:00:00Z"/>
          <w:lang w:val="en-GB"/>
        </w:rPr>
      </w:pPr>
    </w:p>
    <w:p w14:paraId="563BCB98" w14:textId="639EACFF" w:rsidR="003C1F7F" w:rsidDel="00C9235F" w:rsidRDefault="003C1F7F" w:rsidP="003C1F7F">
      <w:pPr>
        <w:pStyle w:val="ListParagraph"/>
        <w:rPr>
          <w:del w:id="6267" w:author="Dylan Van Aswegen" w:date="2024-07-12T09:00:00Z" w16du:dateUtc="2024-07-12T07:00:00Z"/>
          <w:lang w:val="en-GB"/>
        </w:rPr>
      </w:pPr>
      <w:del w:id="6268" w:author="Dylan Van Aswegen" w:date="2024-07-12T09:00:00Z" w16du:dateUtc="2024-07-12T07:00:00Z">
        <w:r w:rsidDel="00C9235F">
          <w:rPr>
            <w:lang w:val="en-GB"/>
          </w:rPr>
          <w:delText xml:space="preserve">The group administrator will be allowed to edit membership form information for all members in the group. Non group administrators will only be allowed to do this for themselves.  </w:delText>
        </w:r>
      </w:del>
    </w:p>
    <w:p w14:paraId="4EFE575E" w14:textId="595F8B80" w:rsidR="003C1F7F" w:rsidDel="00C9235F" w:rsidRDefault="003C1F7F" w:rsidP="003C1F7F">
      <w:pPr>
        <w:pStyle w:val="ListParagraph"/>
        <w:rPr>
          <w:del w:id="6269" w:author="Dylan Van Aswegen" w:date="2024-07-12T09:00:00Z" w16du:dateUtc="2024-07-12T07:00:00Z"/>
          <w:lang w:val="en-GB"/>
        </w:rPr>
      </w:pPr>
    </w:p>
    <w:p w14:paraId="0E6A8020" w14:textId="24028A16" w:rsidR="003C1F7F" w:rsidRPr="00671224" w:rsidDel="00C9235F" w:rsidRDefault="003C1F7F" w:rsidP="003C1F7F">
      <w:pPr>
        <w:pStyle w:val="ListParagraph"/>
        <w:numPr>
          <w:ilvl w:val="2"/>
          <w:numId w:val="2"/>
        </w:numPr>
        <w:ind w:left="709"/>
        <w:rPr>
          <w:del w:id="6270" w:author="Dylan Van Aswegen" w:date="2024-07-12T09:00:00Z" w16du:dateUtc="2024-07-12T07:00:00Z"/>
        </w:rPr>
      </w:pPr>
      <w:del w:id="6271" w:author="Dylan Van Aswegen" w:date="2024-07-12T09:00:00Z" w16du:dateUtc="2024-07-12T07:00:00Z">
        <w:r w:rsidRPr="00671224" w:rsidDel="00C9235F">
          <w:delText>Future Sections</w:delText>
        </w:r>
      </w:del>
    </w:p>
    <w:p w14:paraId="26C21056" w14:textId="6EF02480" w:rsidR="003C1F7F" w:rsidDel="00C9235F" w:rsidRDefault="003C1F7F" w:rsidP="003C1F7F">
      <w:pPr>
        <w:pStyle w:val="ListParagraph"/>
        <w:rPr>
          <w:del w:id="6272" w:author="Dylan Van Aswegen" w:date="2024-07-12T09:00:00Z" w16du:dateUtc="2024-07-12T07:00:00Z"/>
          <w:lang w:val="en-GB"/>
        </w:rPr>
      </w:pPr>
      <w:del w:id="6273" w:author="Dylan Van Aswegen" w:date="2024-07-12T09:00:00Z" w16du:dateUtc="2024-07-12T07:00:00Z">
        <w:r w:rsidDel="00C9235F">
          <w:rPr>
            <w:lang w:val="en-GB"/>
          </w:rPr>
          <w:delText xml:space="preserve">These sections are related to the out-of-scope items such as ecommerce shops and will be specified at a later date. </w:delText>
        </w:r>
      </w:del>
    </w:p>
    <w:p w14:paraId="29852777" w14:textId="0DB5342B" w:rsidR="00FA2A2E" w:rsidDel="00C9235F" w:rsidRDefault="00FA2A2E" w:rsidP="003C1F7F">
      <w:pPr>
        <w:pStyle w:val="ListParagraph"/>
        <w:rPr>
          <w:del w:id="6274" w:author="Dylan Van Aswegen" w:date="2024-07-12T09:00:00Z" w16du:dateUtc="2024-07-12T07:00:00Z"/>
          <w:lang w:val="en-GB"/>
        </w:rPr>
      </w:pPr>
    </w:p>
    <w:p w14:paraId="7DF97C5E" w14:textId="5EA1092A" w:rsidR="003C1F7F" w:rsidDel="00C9235F" w:rsidRDefault="003C1F7F" w:rsidP="003C1F7F">
      <w:pPr>
        <w:pStyle w:val="Heading3"/>
        <w:spacing w:before="40" w:after="0" w:line="360" w:lineRule="auto"/>
        <w:rPr>
          <w:del w:id="6275" w:author="Dylan Van Aswegen" w:date="2024-07-12T09:00:00Z" w16du:dateUtc="2024-07-12T07:00:00Z"/>
          <w:rFonts w:ascii="Arial" w:hAnsi="Arial"/>
          <w:color w:val="5B69AB"/>
          <w:kern w:val="0"/>
          <w:szCs w:val="24"/>
          <w:lang w:val="en-GB"/>
          <w14:ligatures w14:val="none"/>
        </w:rPr>
      </w:pPr>
      <w:bookmarkStart w:id="6276" w:name="_Toc168972718"/>
      <w:bookmarkStart w:id="6277" w:name="_Toc170780799"/>
      <w:del w:id="6278" w:author="Dylan Van Aswegen" w:date="2024-07-12T09:00:00Z" w16du:dateUtc="2024-07-12T07:00:00Z">
        <w:r w:rsidRPr="002007C8" w:rsidDel="00C9235F">
          <w:rPr>
            <w:rFonts w:ascii="Arial" w:hAnsi="Arial"/>
            <w:color w:val="5B69AB"/>
            <w:kern w:val="0"/>
            <w:szCs w:val="24"/>
            <w:lang w:val="en-GB"/>
            <w14:ligatures w14:val="none"/>
          </w:rPr>
          <w:delText>Group Member Management</w:delText>
        </w:r>
        <w:bookmarkEnd w:id="6276"/>
        <w:bookmarkEnd w:id="6277"/>
      </w:del>
    </w:p>
    <w:p w14:paraId="67252D23" w14:textId="3097E73F" w:rsidR="003C1F7F" w:rsidDel="00C9235F" w:rsidRDefault="003C1F7F" w:rsidP="003C1F7F">
      <w:pPr>
        <w:rPr>
          <w:del w:id="6279" w:author="Dylan Van Aswegen" w:date="2024-07-12T09:00:00Z" w16du:dateUtc="2024-07-12T07:00:00Z"/>
          <w:lang w:val="en-GB"/>
        </w:rPr>
      </w:pPr>
      <w:del w:id="6280" w:author="Dylan Van Aswegen" w:date="2024-07-12T09:00:00Z" w16du:dateUtc="2024-07-12T07:00:00Z">
        <w:r w:rsidDel="00C9235F">
          <w:rPr>
            <w:lang w:val="en-GB"/>
          </w:rPr>
          <w:delText>The administrator for the group will be able to add group members to their group, remove members from their group and manage the information for members in the group.</w:delText>
        </w:r>
      </w:del>
    </w:p>
    <w:p w14:paraId="184195D2" w14:textId="63C2B822" w:rsidR="003C1F7F" w:rsidDel="00C9235F" w:rsidRDefault="003C1F7F" w:rsidP="003C1F7F">
      <w:pPr>
        <w:rPr>
          <w:del w:id="6281" w:author="Dylan Van Aswegen" w:date="2024-07-12T09:00:00Z" w16du:dateUtc="2024-07-12T07:00:00Z"/>
          <w:lang w:val="en-GB"/>
        </w:rPr>
      </w:pPr>
      <w:del w:id="6282" w:author="Dylan Van Aswegen" w:date="2024-07-12T09:00:00Z" w16du:dateUtc="2024-07-12T07:00:00Z">
        <w:r w:rsidDel="00C9235F">
          <w:rPr>
            <w:lang w:val="en-GB"/>
          </w:rPr>
          <w:delText xml:space="preserve">When the administrator performs these activities, the application should perform verifications related to subscriptions, orders, junior members, and groups. </w:delText>
        </w:r>
      </w:del>
    </w:p>
    <w:p w14:paraId="271D67AA" w14:textId="7AE8CCD2" w:rsidR="003C1F7F" w:rsidRPr="003066E3" w:rsidDel="00C9235F" w:rsidRDefault="003C1F7F" w:rsidP="003C1F7F">
      <w:pPr>
        <w:rPr>
          <w:del w:id="6283" w:author="Dylan Van Aswegen" w:date="2024-07-12T09:00:00Z" w16du:dateUtc="2024-07-12T07:00:00Z"/>
          <w:lang w:val="en-GB"/>
        </w:rPr>
      </w:pPr>
      <w:del w:id="6284" w:author="Dylan Van Aswegen" w:date="2024-07-12T09:00:00Z" w16du:dateUtc="2024-07-12T07:00:00Z">
        <w:r w:rsidDel="00C9235F">
          <w:rPr>
            <w:lang w:val="en-GB"/>
          </w:rPr>
          <w:delText xml:space="preserve">These actions should also be tracked in the audit trail presented to the organization admin. </w:delText>
        </w:r>
      </w:del>
    </w:p>
    <w:p w14:paraId="2E1EBE73" w14:textId="03601C1F" w:rsidR="003C1F7F" w:rsidDel="00C9235F" w:rsidRDefault="003C1F7F" w:rsidP="003C1F7F">
      <w:pPr>
        <w:pStyle w:val="Heading3"/>
        <w:spacing w:before="40" w:after="0" w:line="360" w:lineRule="auto"/>
        <w:rPr>
          <w:del w:id="6285" w:author="Dylan Van Aswegen" w:date="2024-07-12T09:00:00Z" w16du:dateUtc="2024-07-12T07:00:00Z"/>
          <w:rFonts w:ascii="Arial" w:hAnsi="Arial"/>
          <w:color w:val="5B69AB"/>
          <w:kern w:val="0"/>
          <w:szCs w:val="24"/>
          <w:lang w:val="en-GB"/>
          <w14:ligatures w14:val="none"/>
        </w:rPr>
      </w:pPr>
      <w:bookmarkStart w:id="6286" w:name="_Toc168972719"/>
      <w:bookmarkStart w:id="6287" w:name="_Toc170780800"/>
      <w:del w:id="6288" w:author="Dylan Van Aswegen" w:date="2024-07-12T09:00:00Z" w16du:dateUtc="2024-07-12T07:00:00Z">
        <w:r w:rsidRPr="002007C8" w:rsidDel="00C9235F">
          <w:rPr>
            <w:rFonts w:ascii="Arial" w:hAnsi="Arial"/>
            <w:color w:val="5B69AB"/>
            <w:kern w:val="0"/>
            <w:szCs w:val="24"/>
            <w:lang w:val="en-GB"/>
            <w14:ligatures w14:val="none"/>
          </w:rPr>
          <w:delText>Subscriptions Management</w:delText>
        </w:r>
        <w:bookmarkEnd w:id="6286"/>
        <w:bookmarkEnd w:id="6287"/>
        <w:r w:rsidRPr="002007C8" w:rsidDel="00C9235F">
          <w:rPr>
            <w:rFonts w:ascii="Arial" w:hAnsi="Arial"/>
            <w:color w:val="5B69AB"/>
            <w:kern w:val="0"/>
            <w:szCs w:val="24"/>
            <w:lang w:val="en-GB"/>
            <w14:ligatures w14:val="none"/>
          </w:rPr>
          <w:delText xml:space="preserve"> </w:delText>
        </w:r>
      </w:del>
    </w:p>
    <w:p w14:paraId="6C7D0583" w14:textId="031DF309" w:rsidR="003C1F7F" w:rsidDel="00C9235F" w:rsidRDefault="003C1F7F" w:rsidP="003C1F7F">
      <w:pPr>
        <w:rPr>
          <w:del w:id="6289" w:author="Dylan Van Aswegen" w:date="2024-07-12T09:00:00Z" w16du:dateUtc="2024-07-12T07:00:00Z"/>
          <w:lang w:val="en-GB"/>
        </w:rPr>
      </w:pPr>
      <w:del w:id="6290" w:author="Dylan Van Aswegen" w:date="2024-07-12T09:00:00Z" w16du:dateUtc="2024-07-12T07:00:00Z">
        <w:r w:rsidDel="00C9235F">
          <w:rPr>
            <w:lang w:val="en-GB"/>
          </w:rPr>
          <w:delText xml:space="preserve">The administrator of a group will be allowed to renew existing subscriptions that are ending and are not set to automatically renew, cancel current subscriptions, swap existing subscriptions to a different subscription, edit forms that have been set up for a subscription and update payment methods to be used to for paying for a subscription on behalf of individuals within the group or on behalf of the group as a whole. Individual group members will be able to manage subscriptions for themselves.  </w:delText>
        </w:r>
      </w:del>
    </w:p>
    <w:p w14:paraId="13495439" w14:textId="5E92539B" w:rsidR="003C1F7F" w:rsidRPr="00420A55" w:rsidDel="00C9235F" w:rsidRDefault="003C1F7F" w:rsidP="003C1F7F">
      <w:pPr>
        <w:rPr>
          <w:del w:id="6291" w:author="Dylan Van Aswegen" w:date="2024-07-12T09:00:00Z" w16du:dateUtc="2024-07-12T07:00:00Z"/>
          <w:lang w:val="en-GB"/>
        </w:rPr>
      </w:pPr>
      <w:del w:id="6292" w:author="Dylan Van Aswegen" w:date="2024-07-12T09:00:00Z" w16du:dateUtc="2024-07-12T07:00:00Z">
        <w:r w:rsidDel="00C9235F">
          <w:rPr>
            <w:lang w:val="en-GB"/>
          </w:rPr>
          <w:delText xml:space="preserve">When this is done, the application should perform validations to ensure that rules relating to junior subscriptions, individual subscriptions etc. are respected.  </w:delText>
        </w:r>
      </w:del>
    </w:p>
    <w:p w14:paraId="7F30DC41" w14:textId="2E9E4D22" w:rsidR="003C1F7F" w:rsidRPr="00860CAB" w:rsidDel="00C9235F" w:rsidRDefault="003C1F7F" w:rsidP="003C1F7F">
      <w:pPr>
        <w:rPr>
          <w:del w:id="6293" w:author="Dylan Van Aswegen" w:date="2024-07-12T09:00:00Z" w16du:dateUtc="2024-07-12T07:00:00Z"/>
          <w:lang w:val="en-GB"/>
        </w:rPr>
      </w:pPr>
    </w:p>
    <w:p w14:paraId="107EA9BE" w14:textId="72FB6FBB" w:rsidR="003C1F7F" w:rsidDel="00C9235F" w:rsidRDefault="003C1F7F" w:rsidP="003C1F7F">
      <w:pPr>
        <w:pStyle w:val="Heading3"/>
        <w:spacing w:before="40" w:after="0" w:line="360" w:lineRule="auto"/>
        <w:rPr>
          <w:del w:id="6294" w:author="Dylan Van Aswegen" w:date="2024-07-12T09:00:00Z" w16du:dateUtc="2024-07-12T07:00:00Z"/>
          <w:rFonts w:ascii="Arial" w:hAnsi="Arial"/>
          <w:color w:val="5B69AB"/>
          <w:kern w:val="0"/>
          <w:szCs w:val="24"/>
          <w:lang w:val="en-GB"/>
          <w14:ligatures w14:val="none"/>
        </w:rPr>
      </w:pPr>
      <w:bookmarkStart w:id="6295" w:name="_Toc168972720"/>
      <w:bookmarkStart w:id="6296" w:name="_Toc170780801"/>
      <w:del w:id="6297" w:author="Dylan Van Aswegen" w:date="2024-07-12T09:00:00Z" w16du:dateUtc="2024-07-12T07:00:00Z">
        <w:r w:rsidRPr="002007C8" w:rsidDel="00C9235F">
          <w:rPr>
            <w:rFonts w:ascii="Arial" w:hAnsi="Arial"/>
            <w:color w:val="5B69AB"/>
            <w:kern w:val="0"/>
            <w:szCs w:val="24"/>
            <w:lang w:val="en-GB"/>
            <w14:ligatures w14:val="none"/>
          </w:rPr>
          <w:delText>Orders</w:delText>
        </w:r>
        <w:bookmarkEnd w:id="6295"/>
        <w:bookmarkEnd w:id="6296"/>
      </w:del>
    </w:p>
    <w:p w14:paraId="6642A8E0" w14:textId="474EDB80" w:rsidR="003C1F7F" w:rsidDel="00C9235F" w:rsidRDefault="003C1F7F" w:rsidP="003C1F7F">
      <w:pPr>
        <w:rPr>
          <w:del w:id="6298" w:author="Dylan Van Aswegen" w:date="2024-07-12T09:00:00Z" w16du:dateUtc="2024-07-12T07:00:00Z"/>
          <w:lang w:val="en-GB"/>
        </w:rPr>
      </w:pPr>
      <w:del w:id="6299" w:author="Dylan Van Aswegen" w:date="2024-07-12T09:00:00Z" w16du:dateUtc="2024-07-12T07:00:00Z">
        <w:r w:rsidDel="00C9235F">
          <w:rPr>
            <w:lang w:val="en-GB"/>
          </w:rPr>
          <w:delText xml:space="preserve">In this section the group administrator user will be allowed to view details of all the orders in the group. Ordinary members of the group will only be allowed to see their own orders and those assigned to the group as a whole. </w:delText>
        </w:r>
      </w:del>
    </w:p>
    <w:p w14:paraId="265584D3" w14:textId="5293BE9C" w:rsidR="003C1F7F" w:rsidDel="00C9235F" w:rsidRDefault="003C1F7F" w:rsidP="003C1F7F">
      <w:pPr>
        <w:rPr>
          <w:del w:id="6300" w:author="Dylan Van Aswegen" w:date="2024-07-12T09:00:00Z" w16du:dateUtc="2024-07-12T07:00:00Z"/>
          <w:lang w:val="en-GB"/>
        </w:rPr>
      </w:pPr>
      <w:del w:id="6301" w:author="Dylan Van Aswegen" w:date="2024-07-12T09:00:00Z" w16du:dateUtc="2024-07-12T07:00:00Z">
        <w:r w:rsidDel="00C9235F">
          <w:rPr>
            <w:lang w:val="en-GB"/>
          </w:rPr>
          <w:delText xml:space="preserve">Group administrators will be allowed to request a cancellation or edit a form linked to an order on behalf of the group as well as for orders linked to an individual within the group. </w:delText>
        </w:r>
      </w:del>
    </w:p>
    <w:p w14:paraId="39D55843" w14:textId="05117D69" w:rsidR="003C1F7F" w:rsidDel="00C9235F" w:rsidRDefault="003C1F7F" w:rsidP="003C1F7F">
      <w:pPr>
        <w:rPr>
          <w:del w:id="6302" w:author="Dylan Van Aswegen" w:date="2024-07-12T09:00:00Z" w16du:dateUtc="2024-07-12T07:00:00Z"/>
          <w:lang w:val="en-GB"/>
        </w:rPr>
      </w:pPr>
      <w:del w:id="6303" w:author="Dylan Van Aswegen" w:date="2024-07-12T09:00:00Z" w16du:dateUtc="2024-07-12T07:00:00Z">
        <w:r w:rsidDel="00C9235F">
          <w:rPr>
            <w:lang w:val="en-GB"/>
          </w:rPr>
          <w:delText xml:space="preserve">Non-admin users will only be allowed to request a cancellation or edit a form associated with an order for orders that have been linked to them. </w:delText>
        </w:r>
      </w:del>
    </w:p>
    <w:p w14:paraId="48A7D25D" w14:textId="0B04D241" w:rsidR="003C1F7F" w:rsidRPr="0066002E" w:rsidDel="00C9235F" w:rsidRDefault="003C1F7F" w:rsidP="003C1F7F">
      <w:pPr>
        <w:rPr>
          <w:del w:id="6304" w:author="Dylan Van Aswegen" w:date="2024-07-12T09:00:00Z" w16du:dateUtc="2024-07-12T07:00:00Z"/>
          <w:lang w:val="en-GB"/>
        </w:rPr>
      </w:pPr>
    </w:p>
    <w:p w14:paraId="693E1353" w14:textId="100492A6" w:rsidR="003C1F7F" w:rsidDel="00C9235F" w:rsidRDefault="003C1F7F" w:rsidP="003C1F7F">
      <w:pPr>
        <w:pStyle w:val="Heading3"/>
        <w:spacing w:before="40" w:after="0" w:line="360" w:lineRule="auto"/>
        <w:rPr>
          <w:del w:id="6305" w:author="Dylan Van Aswegen" w:date="2024-07-12T09:00:00Z" w16du:dateUtc="2024-07-12T07:00:00Z"/>
          <w:rFonts w:ascii="Arial" w:hAnsi="Arial"/>
          <w:color w:val="5B69AB"/>
          <w:kern w:val="0"/>
          <w:szCs w:val="24"/>
          <w:lang w:val="en-GB"/>
          <w14:ligatures w14:val="none"/>
        </w:rPr>
      </w:pPr>
      <w:bookmarkStart w:id="6306" w:name="_Toc168972721"/>
      <w:bookmarkStart w:id="6307" w:name="_Toc170780802"/>
      <w:del w:id="6308" w:author="Dylan Van Aswegen" w:date="2024-07-12T09:00:00Z" w16du:dateUtc="2024-07-12T07:00:00Z">
        <w:r w:rsidRPr="002007C8" w:rsidDel="00C9235F">
          <w:rPr>
            <w:rFonts w:ascii="Arial" w:hAnsi="Arial"/>
            <w:color w:val="5B69AB"/>
            <w:kern w:val="0"/>
            <w:szCs w:val="24"/>
            <w:lang w:val="en-GB"/>
            <w14:ligatures w14:val="none"/>
          </w:rPr>
          <w:delText>Event Bookings</w:delText>
        </w:r>
        <w:bookmarkEnd w:id="6306"/>
        <w:bookmarkEnd w:id="6307"/>
        <w:r w:rsidRPr="002007C8" w:rsidDel="00C9235F">
          <w:rPr>
            <w:rFonts w:ascii="Arial" w:hAnsi="Arial"/>
            <w:color w:val="5B69AB"/>
            <w:kern w:val="0"/>
            <w:szCs w:val="24"/>
            <w:lang w:val="en-GB"/>
            <w14:ligatures w14:val="none"/>
          </w:rPr>
          <w:delText xml:space="preserve"> </w:delText>
        </w:r>
        <w:r w:rsidR="00556A67" w:rsidDel="00C9235F">
          <w:rPr>
            <w:rFonts w:ascii="Arial" w:hAnsi="Arial"/>
            <w:color w:val="5B69AB"/>
            <w:kern w:val="0"/>
            <w:szCs w:val="24"/>
            <w:lang w:val="en-GB"/>
            <w14:ligatures w14:val="none"/>
          </w:rPr>
          <w:delText>(Out of Scope)</w:delText>
        </w:r>
      </w:del>
    </w:p>
    <w:p w14:paraId="0D783351" w14:textId="6C4BDB9A" w:rsidR="003C1F7F" w:rsidDel="00C9235F" w:rsidRDefault="003C1F7F" w:rsidP="003C1F7F">
      <w:pPr>
        <w:rPr>
          <w:del w:id="6309" w:author="Dylan Van Aswegen" w:date="2024-07-12T09:00:00Z" w16du:dateUtc="2024-07-12T07:00:00Z"/>
          <w:lang w:val="en-GB"/>
        </w:rPr>
      </w:pPr>
      <w:del w:id="6310" w:author="Dylan Van Aswegen" w:date="2024-07-12T09:00:00Z" w16du:dateUtc="2024-07-12T07:00:00Z">
        <w:r w:rsidDel="00C9235F">
          <w:rPr>
            <w:lang w:val="en-GB"/>
          </w:rPr>
          <w:delText xml:space="preserve">This section will consist of the events that have been booked for the group or for individual members in the group, and events that they have been invited to. </w:delText>
        </w:r>
      </w:del>
    </w:p>
    <w:p w14:paraId="57556DEF" w14:textId="3E9A839B" w:rsidR="003C1F7F" w:rsidDel="00C9235F" w:rsidRDefault="003C1F7F" w:rsidP="003C1F7F">
      <w:pPr>
        <w:rPr>
          <w:del w:id="6311" w:author="Dylan Van Aswegen" w:date="2024-07-12T09:00:00Z" w16du:dateUtc="2024-07-12T07:00:00Z"/>
          <w:lang w:val="en-GB"/>
        </w:rPr>
      </w:pPr>
      <w:del w:id="6312" w:author="Dylan Van Aswegen" w:date="2024-07-12T09:00:00Z" w16du:dateUtc="2024-07-12T07:00:00Z">
        <w:r w:rsidDel="00C9235F">
          <w:rPr>
            <w:lang w:val="en-GB"/>
          </w:rPr>
          <w:delText xml:space="preserve">The group administration user will be able to view event booking information for the group as well as for individual members in the group. Non-individual members will only be allowed to see group bookings and their own individual bookings. </w:delText>
        </w:r>
      </w:del>
    </w:p>
    <w:p w14:paraId="03675CEB" w14:textId="4764970A" w:rsidR="003C1F7F" w:rsidRPr="00785873" w:rsidDel="00C9235F" w:rsidRDefault="003C1F7F" w:rsidP="003C1F7F">
      <w:pPr>
        <w:rPr>
          <w:del w:id="6313" w:author="Dylan Van Aswegen" w:date="2024-07-12T09:00:00Z" w16du:dateUtc="2024-07-12T07:00:00Z"/>
          <w:lang w:val="en-GB"/>
        </w:rPr>
      </w:pPr>
      <w:del w:id="6314" w:author="Dylan Van Aswegen" w:date="2024-07-12T09:00:00Z" w16du:dateUtc="2024-07-12T07:00:00Z">
        <w:r w:rsidDel="00C9235F">
          <w:rPr>
            <w:lang w:val="en-GB"/>
          </w:rPr>
          <w:delText xml:space="preserve">The group administrator will be able to cancel bookings and make changes to forms that have been set up for an event on behalf of the group and on behalf of the members in the group. Ordinary group members will be allowed to cancel bookings and make changes to forms that have been set up for an event for themselves. </w:delText>
        </w:r>
      </w:del>
    </w:p>
    <w:p w14:paraId="2F6456D9" w14:textId="2FF2B04A" w:rsidR="003C1F7F" w:rsidDel="00C9235F" w:rsidRDefault="003C1F7F" w:rsidP="003C1F7F">
      <w:pPr>
        <w:pStyle w:val="Heading3"/>
        <w:spacing w:before="40" w:after="0" w:line="360" w:lineRule="auto"/>
        <w:rPr>
          <w:del w:id="6315" w:author="Dylan Van Aswegen" w:date="2024-07-12T09:00:00Z" w16du:dateUtc="2024-07-12T07:00:00Z"/>
          <w:rFonts w:ascii="Arial" w:hAnsi="Arial"/>
          <w:color w:val="5B69AB"/>
          <w:kern w:val="0"/>
          <w:szCs w:val="24"/>
          <w:lang w:val="en-GB"/>
          <w14:ligatures w14:val="none"/>
        </w:rPr>
      </w:pPr>
      <w:bookmarkStart w:id="6316" w:name="_Toc168972722"/>
      <w:bookmarkStart w:id="6317" w:name="_Toc170780803"/>
      <w:del w:id="6318" w:author="Dylan Van Aswegen" w:date="2024-07-12T09:00:00Z" w16du:dateUtc="2024-07-12T07:00:00Z">
        <w:r w:rsidRPr="002007C8" w:rsidDel="00C9235F">
          <w:rPr>
            <w:rFonts w:ascii="Arial" w:hAnsi="Arial"/>
            <w:color w:val="5B69AB"/>
            <w:kern w:val="0"/>
            <w:szCs w:val="24"/>
            <w:lang w:val="en-GB"/>
            <w14:ligatures w14:val="none"/>
          </w:rPr>
          <w:delText>Resource Bookings (Out of Scope)</w:delText>
        </w:r>
        <w:bookmarkEnd w:id="6316"/>
        <w:bookmarkEnd w:id="6317"/>
        <w:r w:rsidRPr="002007C8" w:rsidDel="00C9235F">
          <w:rPr>
            <w:rFonts w:ascii="Arial" w:hAnsi="Arial"/>
            <w:color w:val="5B69AB"/>
            <w:kern w:val="0"/>
            <w:szCs w:val="24"/>
            <w:lang w:val="en-GB"/>
            <w14:ligatures w14:val="none"/>
          </w:rPr>
          <w:delText xml:space="preserve"> </w:delText>
        </w:r>
      </w:del>
    </w:p>
    <w:p w14:paraId="64995F07" w14:textId="211994D7" w:rsidR="003C1F7F" w:rsidDel="00C9235F" w:rsidRDefault="00FA2A2E" w:rsidP="003C1F7F">
      <w:pPr>
        <w:rPr>
          <w:del w:id="6319" w:author="Dylan Van Aswegen" w:date="2024-07-12T09:00:00Z" w16du:dateUtc="2024-07-12T07:00:00Z"/>
          <w:lang w:val="en-GB"/>
        </w:rPr>
      </w:pPr>
      <w:del w:id="6320" w:author="Dylan Van Aswegen" w:date="2024-07-12T09:00:00Z" w16du:dateUtc="2024-07-12T07:00:00Z">
        <w:r w:rsidDel="00C9235F">
          <w:rPr>
            <w:lang w:val="en-GB"/>
          </w:rPr>
          <w:delText xml:space="preserve">This component will allow users to have the ability to view resource availability via a calendar view and be able to book a club resource for a specified time and pay for the booking.  </w:delText>
        </w:r>
      </w:del>
    </w:p>
    <w:p w14:paraId="0B9FFC8C" w14:textId="6D6FB98B" w:rsidR="003C1F7F" w:rsidDel="00C9235F" w:rsidRDefault="003C1F7F" w:rsidP="003C1F7F">
      <w:pPr>
        <w:rPr>
          <w:del w:id="6321" w:author="Dylan Van Aswegen" w:date="2024-07-12T09:00:00Z" w16du:dateUtc="2024-07-12T07:00:00Z"/>
          <w:lang w:val="en-GB"/>
        </w:rPr>
      </w:pPr>
    </w:p>
    <w:p w14:paraId="47FD745C" w14:textId="77777777" w:rsidR="003C1F7F" w:rsidRDefault="003C1F7F" w:rsidP="003C1F7F">
      <w:pPr>
        <w:pStyle w:val="Heading2"/>
        <w:spacing w:before="40" w:after="0" w:line="360" w:lineRule="auto"/>
        <w:rPr>
          <w:ins w:id="6322" w:author="Dylan Van Aswegen" w:date="2024-07-15T10:27:00Z" w16du:dateUtc="2024-07-15T08:27:00Z"/>
          <w:rFonts w:ascii="Arial" w:hAnsi="Arial"/>
          <w:color w:val="83C3AA"/>
          <w:kern w:val="0"/>
          <w:sz w:val="36"/>
          <w:szCs w:val="26"/>
          <w:lang w:val="en-GB"/>
          <w14:ligatures w14:val="none"/>
        </w:rPr>
      </w:pPr>
      <w:bookmarkStart w:id="6323" w:name="_Toc168972723"/>
      <w:bookmarkStart w:id="6324" w:name="_Toc170780804"/>
      <w:r w:rsidRPr="003776C1">
        <w:rPr>
          <w:rFonts w:ascii="Arial" w:hAnsi="Arial"/>
          <w:color w:val="83C3AA"/>
          <w:kern w:val="0"/>
          <w:sz w:val="36"/>
          <w:szCs w:val="26"/>
          <w:lang w:val="en-GB"/>
          <w14:ligatures w14:val="none"/>
        </w:rPr>
        <w:t>Application Admin Users</w:t>
      </w:r>
      <w:bookmarkEnd w:id="6323"/>
      <w:bookmarkEnd w:id="6324"/>
    </w:p>
    <w:p w14:paraId="5714721D" w14:textId="037C3CE2" w:rsidR="006D1326" w:rsidRDefault="006D1326" w:rsidP="006D1326">
      <w:pPr>
        <w:rPr>
          <w:ins w:id="6325" w:author="Dylan Van Aswegen" w:date="2024-07-15T10:34:00Z" w16du:dateUtc="2024-07-15T08:34:00Z"/>
        </w:rPr>
      </w:pPr>
      <w:ins w:id="6326" w:author="Dylan Van Aswegen" w:date="2024-07-15T10:27:00Z" w16du:dateUtc="2024-07-15T08:27:00Z">
        <w:r w:rsidRPr="006D1326">
          <w:rPr>
            <w:rPrChange w:id="6327" w:author="Dylan Van Aswegen" w:date="2024-07-15T10:27:00Z" w16du:dateUtc="2024-07-15T08:27:00Z">
              <w:rPr>
                <w:lang w:val="en-GB"/>
              </w:rPr>
            </w:rPrChange>
          </w:rPr>
          <w:t>Application admin u</w:t>
        </w:r>
        <w:r w:rsidRPr="006D1326">
          <w:rPr>
            <w:rPrChange w:id="6328" w:author="Dylan Van Aswegen" w:date="2024-07-15T10:27:00Z" w16du:dateUtc="2024-07-15T08:27:00Z">
              <w:rPr>
                <w:lang w:val="fr-MC"/>
              </w:rPr>
            </w:rPrChange>
          </w:rPr>
          <w:t>sers will man</w:t>
        </w:r>
        <w:r>
          <w:t xml:space="preserve">age aspects of the application. </w:t>
        </w:r>
      </w:ins>
      <w:ins w:id="6329" w:author="Dylan Van Aswegen" w:date="2024-07-15T10:34:00Z" w16du:dateUtc="2024-07-15T08:34:00Z">
        <w:r w:rsidR="0028404D">
          <w:t xml:space="preserve"> </w:t>
        </w:r>
      </w:ins>
    </w:p>
    <w:p w14:paraId="6A4C5A54" w14:textId="23C5D339" w:rsidR="002707CD" w:rsidRDefault="002707CD" w:rsidP="0028404D">
      <w:pPr>
        <w:pStyle w:val="Heading3"/>
        <w:rPr>
          <w:ins w:id="6330" w:author="Dylan Van Aswegen" w:date="2024-07-15T10:41:00Z" w16du:dateUtc="2024-07-15T08:41:00Z"/>
        </w:rPr>
      </w:pPr>
      <w:ins w:id="6331" w:author="Dylan Van Aswegen" w:date="2024-07-15T10:41:00Z" w16du:dateUtc="2024-07-15T08:41:00Z">
        <w:r>
          <w:t xml:space="preserve">Application </w:t>
        </w:r>
      </w:ins>
      <w:ins w:id="6332" w:author="Dylan Van Aswegen" w:date="2024-07-15T15:00:00Z" w16du:dateUtc="2024-07-15T13:00:00Z">
        <w:r w:rsidR="00F1198E">
          <w:t>A</w:t>
        </w:r>
      </w:ins>
      <w:ins w:id="6333" w:author="Dylan Van Aswegen" w:date="2024-07-15T10:41:00Z" w16du:dateUtc="2024-07-15T08:41:00Z">
        <w:r>
          <w:t xml:space="preserve">dministration </w:t>
        </w:r>
      </w:ins>
      <w:ins w:id="6334" w:author="Dylan Van Aswegen" w:date="2024-07-15T15:00:00Z" w16du:dateUtc="2024-07-15T13:00:00Z">
        <w:r w:rsidR="00F1198E">
          <w:t>Home</w:t>
        </w:r>
      </w:ins>
    </w:p>
    <w:p w14:paraId="200359E2" w14:textId="4F165216" w:rsidR="002707CD" w:rsidRDefault="002707CD" w:rsidP="002707CD">
      <w:pPr>
        <w:rPr>
          <w:ins w:id="6335" w:author="Dylan Van Aswegen" w:date="2024-07-15T10:43:00Z" w16du:dateUtc="2024-07-15T08:43:00Z"/>
        </w:rPr>
      </w:pPr>
      <w:ins w:id="6336" w:author="Dylan Van Aswegen" w:date="2024-07-15T10:42:00Z" w16du:dateUtc="2024-07-15T08:42:00Z">
        <w:r>
          <w:t xml:space="preserve">The application administrator will land on a dashboard page once they have signed into the application. The dashboard will consist of the following </w:t>
        </w:r>
      </w:ins>
      <w:ins w:id="6337" w:author="Dylan Van Aswegen" w:date="2024-07-15T10:43:00Z" w16du:dateUtc="2024-07-15T08:43:00Z">
        <w:r>
          <w:t xml:space="preserve">metrics: </w:t>
        </w:r>
      </w:ins>
    </w:p>
    <w:p w14:paraId="5A8A4850" w14:textId="77777777" w:rsidR="002707CD" w:rsidRDefault="002707CD" w:rsidP="002707CD">
      <w:pPr>
        <w:rPr>
          <w:ins w:id="6338" w:author="Dylan Van Aswegen" w:date="2024-07-15T10:47:00Z" w16du:dateUtc="2024-07-15T08:47:00Z"/>
        </w:rPr>
      </w:pPr>
    </w:p>
    <w:p w14:paraId="06AB6959" w14:textId="2522CD54" w:rsidR="002707CD" w:rsidRDefault="002707CD">
      <w:pPr>
        <w:pStyle w:val="ListParagraph"/>
        <w:numPr>
          <w:ilvl w:val="0"/>
          <w:numId w:val="2"/>
        </w:numPr>
        <w:rPr>
          <w:ins w:id="6339" w:author="Dylan Van Aswegen" w:date="2024-07-15T10:43:00Z" w16du:dateUtc="2024-07-15T08:43:00Z"/>
        </w:rPr>
        <w:pPrChange w:id="6340" w:author="Dylan Van Aswegen" w:date="2024-07-15T10:47:00Z" w16du:dateUtc="2024-07-15T08:47:00Z">
          <w:pPr/>
        </w:pPrChange>
      </w:pPr>
      <w:ins w:id="6341" w:author="Dylan Van Aswegen" w:date="2024-07-15T10:47:00Z" w16du:dateUtc="2024-07-15T08:47:00Z">
        <w:r>
          <w:t>Organisations:</w:t>
        </w:r>
      </w:ins>
    </w:p>
    <w:p w14:paraId="43E9BA8A" w14:textId="4956826A" w:rsidR="002707CD" w:rsidRDefault="002707CD">
      <w:pPr>
        <w:pStyle w:val="ListParagraph"/>
        <w:numPr>
          <w:ilvl w:val="1"/>
          <w:numId w:val="2"/>
        </w:numPr>
        <w:rPr>
          <w:ins w:id="6342" w:author="Dylan Van Aswegen" w:date="2024-07-15T10:45:00Z" w16du:dateUtc="2024-07-15T08:45:00Z"/>
        </w:rPr>
        <w:pPrChange w:id="6343" w:author="Dylan Van Aswegen" w:date="2024-07-15T10:47:00Z" w16du:dateUtc="2024-07-15T08:47:00Z">
          <w:pPr>
            <w:pStyle w:val="ListParagraph"/>
            <w:numPr>
              <w:numId w:val="2"/>
            </w:numPr>
            <w:ind w:hanging="360"/>
          </w:pPr>
        </w:pPrChange>
      </w:pPr>
      <w:ins w:id="6344" w:author="Dylan Van Aswegen" w:date="2024-07-15T10:43:00Z" w16du:dateUtc="2024-07-15T08:43:00Z">
        <w:r>
          <w:t xml:space="preserve">New Organisations </w:t>
        </w:r>
      </w:ins>
      <w:ins w:id="6345" w:author="Dylan Van Aswegen" w:date="2024-07-15T10:44:00Z" w16du:dateUtc="2024-07-15T08:44:00Z">
        <w:r>
          <w:t>Created</w:t>
        </w:r>
      </w:ins>
      <w:ins w:id="6346" w:author="Dylan Van Aswegen" w:date="2024-07-15T10:45:00Z" w16du:dateUtc="2024-07-15T08:45:00Z">
        <w:r>
          <w:t xml:space="preserve"> </w:t>
        </w:r>
      </w:ins>
      <w:ins w:id="6347" w:author="Dylan Van Aswegen" w:date="2024-07-15T10:55:00Z" w16du:dateUtc="2024-07-15T08:55:00Z">
        <w:r w:rsidR="00AF66C1">
          <w:t xml:space="preserve">(Card </w:t>
        </w:r>
      </w:ins>
      <w:ins w:id="6348" w:author="Dylan Van Aswegen" w:date="2024-07-15T10:56:00Z" w16du:dateUtc="2024-07-15T08:56:00Z">
        <w:r w:rsidR="00D442C8">
          <w:t>Daily</w:t>
        </w:r>
      </w:ins>
      <w:ins w:id="6349" w:author="Dylan Van Aswegen" w:date="2024-07-15T10:55:00Z" w16du:dateUtc="2024-07-15T08:55:00Z">
        <w:r w:rsidR="00AF66C1">
          <w:t>)</w:t>
        </w:r>
      </w:ins>
    </w:p>
    <w:p w14:paraId="57116C83" w14:textId="5E75AF8A" w:rsidR="002707CD" w:rsidRDefault="002707CD">
      <w:pPr>
        <w:pStyle w:val="ListParagraph"/>
        <w:numPr>
          <w:ilvl w:val="1"/>
          <w:numId w:val="2"/>
        </w:numPr>
        <w:rPr>
          <w:ins w:id="6350" w:author="Dylan Van Aswegen" w:date="2024-07-15T10:47:00Z" w16du:dateUtc="2024-07-15T08:47:00Z"/>
        </w:rPr>
        <w:pPrChange w:id="6351" w:author="Dylan Van Aswegen" w:date="2024-07-15T10:47:00Z" w16du:dateUtc="2024-07-15T08:47:00Z">
          <w:pPr>
            <w:pStyle w:val="ListParagraph"/>
            <w:numPr>
              <w:numId w:val="2"/>
            </w:numPr>
            <w:ind w:hanging="360"/>
          </w:pPr>
        </w:pPrChange>
      </w:pPr>
      <w:ins w:id="6352" w:author="Dylan Van Aswegen" w:date="2024-07-15T10:45:00Z" w16du:dateUtc="2024-07-15T08:45:00Z">
        <w:r>
          <w:t xml:space="preserve">Organisations </w:t>
        </w:r>
      </w:ins>
      <w:ins w:id="6353" w:author="Dylan Van Aswegen" w:date="2024-07-15T10:46:00Z" w16du:dateUtc="2024-07-15T08:46:00Z">
        <w:r>
          <w:t>Exceeding Price Bracket</w:t>
        </w:r>
      </w:ins>
      <w:ins w:id="6354" w:author="Dylan Van Aswegen" w:date="2024-07-15T10:47:00Z" w16du:dateUtc="2024-07-15T08:47:00Z">
        <w:r>
          <w:t xml:space="preserve"> Limits</w:t>
        </w:r>
      </w:ins>
      <w:ins w:id="6355" w:author="Dylan Van Aswegen" w:date="2024-07-15T10:55:00Z" w16du:dateUtc="2024-07-15T08:55:00Z">
        <w:r w:rsidR="00AF66C1">
          <w:t xml:space="preserve"> (Card</w:t>
        </w:r>
      </w:ins>
      <w:ins w:id="6356" w:author="Dylan Van Aswegen" w:date="2024-07-15T10:56:00Z" w16du:dateUtc="2024-07-15T08:56:00Z">
        <w:r w:rsidR="00AF66C1">
          <w:t xml:space="preserve"> Daily)</w:t>
        </w:r>
      </w:ins>
    </w:p>
    <w:p w14:paraId="6622392B" w14:textId="7F8BDE6B" w:rsidR="002707CD" w:rsidRDefault="002707CD">
      <w:pPr>
        <w:pStyle w:val="ListParagraph"/>
        <w:numPr>
          <w:ilvl w:val="1"/>
          <w:numId w:val="2"/>
        </w:numPr>
        <w:rPr>
          <w:ins w:id="6357" w:author="Dylan Van Aswegen" w:date="2024-07-15T10:47:00Z" w16du:dateUtc="2024-07-15T08:47:00Z"/>
        </w:rPr>
        <w:pPrChange w:id="6358" w:author="Dylan Van Aswegen" w:date="2024-07-15T10:47:00Z" w16du:dateUtc="2024-07-15T08:47:00Z">
          <w:pPr>
            <w:pStyle w:val="ListParagraph"/>
            <w:numPr>
              <w:numId w:val="2"/>
            </w:numPr>
            <w:ind w:hanging="360"/>
          </w:pPr>
        </w:pPrChange>
      </w:pPr>
      <w:ins w:id="6359" w:author="Dylan Van Aswegen" w:date="2024-07-15T10:47:00Z" w16du:dateUtc="2024-07-15T08:47:00Z">
        <w:r>
          <w:t>Organisations Whose Free Trails are Ending</w:t>
        </w:r>
      </w:ins>
      <w:ins w:id="6360" w:author="Dylan Van Aswegen" w:date="2024-07-15T10:56:00Z" w16du:dateUtc="2024-07-15T08:56:00Z">
        <w:r w:rsidR="00AF66C1">
          <w:t xml:space="preserve"> (Card Daily)</w:t>
        </w:r>
      </w:ins>
    </w:p>
    <w:p w14:paraId="605D958D" w14:textId="3F2F7FAD" w:rsidR="002707CD" w:rsidRDefault="002707CD" w:rsidP="002707CD">
      <w:pPr>
        <w:pStyle w:val="ListParagraph"/>
        <w:numPr>
          <w:ilvl w:val="0"/>
          <w:numId w:val="2"/>
        </w:numPr>
        <w:rPr>
          <w:ins w:id="6361" w:author="Dylan Van Aswegen" w:date="2024-07-15T10:48:00Z" w16du:dateUtc="2024-07-15T08:48:00Z"/>
        </w:rPr>
      </w:pPr>
      <w:ins w:id="6362" w:author="Dylan Van Aswegen" w:date="2024-07-15T10:46:00Z" w16du:dateUtc="2024-07-15T08:46:00Z">
        <w:r>
          <w:t xml:space="preserve"> </w:t>
        </w:r>
      </w:ins>
      <w:ins w:id="6363" w:author="Dylan Van Aswegen" w:date="2024-07-15T12:10:00Z" w16du:dateUtc="2024-07-15T10:10:00Z">
        <w:r w:rsidR="00C22390">
          <w:t>Finance</w:t>
        </w:r>
      </w:ins>
      <w:ins w:id="6364" w:author="Dylan Van Aswegen" w:date="2024-07-15T10:48:00Z" w16du:dateUtc="2024-07-15T08:48:00Z">
        <w:r>
          <w:t>:</w:t>
        </w:r>
      </w:ins>
    </w:p>
    <w:p w14:paraId="7FDDBFCE" w14:textId="33E5A022" w:rsidR="00D442C8" w:rsidRDefault="00296C83">
      <w:pPr>
        <w:pStyle w:val="ListParagraph"/>
        <w:numPr>
          <w:ilvl w:val="1"/>
          <w:numId w:val="2"/>
        </w:numPr>
        <w:rPr>
          <w:ins w:id="6365" w:author="Dylan Van Aswegen" w:date="2024-07-16T11:53:00Z" w16du:dateUtc="2024-07-16T09:53:00Z"/>
        </w:rPr>
      </w:pPr>
      <w:ins w:id="6366" w:author="Dylan Van Aswegen" w:date="2024-07-16T11:53:00Z" w16du:dateUtc="2024-07-16T09:53:00Z">
        <w:r>
          <w:t xml:space="preserve">Order Revenue </w:t>
        </w:r>
      </w:ins>
    </w:p>
    <w:p w14:paraId="740E72C6" w14:textId="75A37542" w:rsidR="003F7853" w:rsidRDefault="00291F90" w:rsidP="003F7853">
      <w:pPr>
        <w:pStyle w:val="ListParagraph"/>
        <w:numPr>
          <w:ilvl w:val="1"/>
          <w:numId w:val="2"/>
        </w:numPr>
        <w:rPr>
          <w:ins w:id="6367" w:author="Dylan Van Aswegen" w:date="2024-07-16T11:54:00Z" w16du:dateUtc="2024-07-16T09:54:00Z"/>
        </w:rPr>
      </w:pPr>
      <w:ins w:id="6368" w:author="Dylan Van Aswegen" w:date="2024-07-16T11:53:00Z" w16du:dateUtc="2024-07-16T09:53:00Z">
        <w:r>
          <w:t>Transaction Reve</w:t>
        </w:r>
      </w:ins>
      <w:ins w:id="6369" w:author="Dylan Van Aswegen" w:date="2024-07-16T11:54:00Z" w16du:dateUtc="2024-07-16T09:54:00Z">
        <w:r w:rsidR="003F7853">
          <w:t>nue</w:t>
        </w:r>
      </w:ins>
    </w:p>
    <w:p w14:paraId="09BD2AA5" w14:textId="5CDC4B8D" w:rsidR="003F7853" w:rsidRDefault="003F7853" w:rsidP="003F7853">
      <w:pPr>
        <w:pStyle w:val="ListParagraph"/>
        <w:numPr>
          <w:ilvl w:val="1"/>
          <w:numId w:val="2"/>
        </w:numPr>
        <w:rPr>
          <w:ins w:id="6370" w:author="Dylan Van Aswegen" w:date="2024-07-16T11:54:00Z" w16du:dateUtc="2024-07-16T09:54:00Z"/>
        </w:rPr>
      </w:pPr>
      <w:ins w:id="6371" w:author="Dylan Van Aswegen" w:date="2024-07-16T11:54:00Z" w16du:dateUtc="2024-07-16T09:54:00Z">
        <w:r>
          <w:t>Subscription Revenue</w:t>
        </w:r>
      </w:ins>
    </w:p>
    <w:p w14:paraId="4CCF3C2F" w14:textId="555E3FAE" w:rsidR="003F7853" w:rsidRDefault="003F7853" w:rsidP="00CC62C8">
      <w:pPr>
        <w:pStyle w:val="ListParagraph"/>
        <w:numPr>
          <w:ilvl w:val="1"/>
          <w:numId w:val="2"/>
        </w:numPr>
        <w:rPr>
          <w:ins w:id="6372" w:author="Dylan Van Aswegen" w:date="2024-07-17T00:04:00Z" w16du:dateUtc="2024-07-16T22:04:00Z"/>
        </w:rPr>
      </w:pPr>
      <w:ins w:id="6373" w:author="Dylan Van Aswegen" w:date="2024-07-16T11:54:00Z" w16du:dateUtc="2024-07-16T09:54:00Z">
        <w:r>
          <w:t xml:space="preserve">Invoices Due </w:t>
        </w:r>
      </w:ins>
    </w:p>
    <w:p w14:paraId="4E1DEC27" w14:textId="0CFDA644" w:rsidR="001B68D5" w:rsidRDefault="001B68D5" w:rsidP="001B68D5">
      <w:pPr>
        <w:pStyle w:val="ListParagraph"/>
        <w:numPr>
          <w:ilvl w:val="0"/>
          <w:numId w:val="2"/>
        </w:numPr>
        <w:rPr>
          <w:ins w:id="6374" w:author="Dylan Van Aswegen" w:date="2024-07-17T00:04:00Z" w16du:dateUtc="2024-07-16T22:04:00Z"/>
        </w:rPr>
      </w:pPr>
      <w:ins w:id="6375" w:author="Dylan Van Aswegen" w:date="2024-07-17T00:04:00Z" w16du:dateUtc="2024-07-16T22:04:00Z">
        <w:r>
          <w:t>Total Members (Card)</w:t>
        </w:r>
      </w:ins>
    </w:p>
    <w:p w14:paraId="08073591" w14:textId="0943BF9D" w:rsidR="001B68D5" w:rsidRDefault="004C370D" w:rsidP="001B68D5">
      <w:pPr>
        <w:pStyle w:val="ListParagraph"/>
        <w:numPr>
          <w:ilvl w:val="0"/>
          <w:numId w:val="2"/>
        </w:numPr>
        <w:rPr>
          <w:ins w:id="6376" w:author="Dylan Van Aswegen" w:date="2024-07-16T11:54:00Z" w16du:dateUtc="2024-07-16T09:54:00Z"/>
        </w:rPr>
        <w:pPrChange w:id="6377" w:author="Dylan Van Aswegen" w:date="2024-07-17T00:04:00Z" w16du:dateUtc="2024-07-16T22:04:00Z">
          <w:pPr>
            <w:pStyle w:val="ListParagraph"/>
            <w:numPr>
              <w:ilvl w:val="1"/>
              <w:numId w:val="2"/>
            </w:numPr>
            <w:ind w:left="1440" w:hanging="360"/>
          </w:pPr>
        </w:pPrChange>
      </w:pPr>
      <w:ins w:id="6378" w:author="Dylan Van Aswegen" w:date="2024-07-17T00:04:00Z" w16du:dateUtc="2024-07-16T22:04:00Z">
        <w:r>
          <w:t xml:space="preserve">New Orders (Card – Daily) </w:t>
        </w:r>
      </w:ins>
    </w:p>
    <w:p w14:paraId="008816E8" w14:textId="6D6A8B3B" w:rsidR="002707CD" w:rsidRDefault="002707CD" w:rsidP="007E37E3">
      <w:pPr>
        <w:rPr>
          <w:ins w:id="6379" w:author="Dylan Van Aswegen" w:date="2024-07-15T10:52:00Z" w16du:dateUtc="2024-07-15T08:52:00Z"/>
        </w:rPr>
      </w:pPr>
    </w:p>
    <w:p w14:paraId="62A49161" w14:textId="65C79458" w:rsidR="007E37E3" w:rsidRDefault="007E37E3" w:rsidP="007E37E3">
      <w:pPr>
        <w:rPr>
          <w:ins w:id="6380" w:author="Dylan Van Aswegen" w:date="2024-07-15T10:52:00Z" w16du:dateUtc="2024-07-15T08:52:00Z"/>
        </w:rPr>
      </w:pPr>
      <w:ins w:id="6381" w:author="Dylan Van Aswegen" w:date="2024-07-15T10:52:00Z" w16du:dateUtc="2024-07-15T08:52:00Z">
        <w:r>
          <w:t>Side Menu</w:t>
        </w:r>
      </w:ins>
    </w:p>
    <w:p w14:paraId="53587D38" w14:textId="43208D42" w:rsidR="007E37E3" w:rsidRDefault="007E37E3" w:rsidP="007E37E3">
      <w:pPr>
        <w:rPr>
          <w:ins w:id="6382" w:author="Dylan Van Aswegen" w:date="2024-07-15T10:53:00Z" w16du:dateUtc="2024-07-15T08:53:00Z"/>
        </w:rPr>
      </w:pPr>
      <w:ins w:id="6383" w:author="Dylan Van Aswegen" w:date="2024-07-15T10:52:00Z" w16du:dateUtc="2024-07-15T08:52:00Z">
        <w:r>
          <w:t>The side menu on the dashboard will include links to t</w:t>
        </w:r>
      </w:ins>
      <w:ins w:id="6384" w:author="Dylan Van Aswegen" w:date="2024-07-15T10:53:00Z" w16du:dateUtc="2024-07-15T08:53:00Z">
        <w:r>
          <w:t xml:space="preserve">he following: </w:t>
        </w:r>
      </w:ins>
    </w:p>
    <w:p w14:paraId="7B07C03D" w14:textId="77777777" w:rsidR="007E37E3" w:rsidRDefault="007E37E3" w:rsidP="007E37E3">
      <w:pPr>
        <w:pStyle w:val="ListParagraph"/>
        <w:numPr>
          <w:ilvl w:val="0"/>
          <w:numId w:val="2"/>
        </w:numPr>
        <w:rPr>
          <w:ins w:id="6385" w:author="Dylan Van Aswegen" w:date="2024-07-15T11:22:00Z" w16du:dateUtc="2024-07-15T09:22:00Z"/>
        </w:rPr>
      </w:pPr>
      <w:ins w:id="6386" w:author="Dylan Van Aswegen" w:date="2024-07-15T10:53:00Z" w16du:dateUtc="2024-07-15T08:53:00Z">
        <w:r>
          <w:t xml:space="preserve">Content Management </w:t>
        </w:r>
      </w:ins>
    </w:p>
    <w:p w14:paraId="52AF9E33" w14:textId="00216898" w:rsidR="002B5494" w:rsidRDefault="002B5494" w:rsidP="002B5494">
      <w:pPr>
        <w:pStyle w:val="ListParagraph"/>
        <w:numPr>
          <w:ilvl w:val="0"/>
          <w:numId w:val="2"/>
        </w:numPr>
        <w:rPr>
          <w:ins w:id="6387" w:author="Dylan Van Aswegen" w:date="2024-07-16T23:52:00Z" w16du:dateUtc="2024-07-16T21:52:00Z"/>
        </w:rPr>
      </w:pPr>
      <w:ins w:id="6388" w:author="Dylan Van Aswegen" w:date="2024-07-15T11:22:00Z" w16du:dateUtc="2024-07-15T09:22:00Z">
        <w:r>
          <w:t>Organisation</w:t>
        </w:r>
      </w:ins>
      <w:ins w:id="6389" w:author="Dylan Van Aswegen" w:date="2024-07-15T11:23:00Z" w16du:dateUtc="2024-07-15T09:23:00Z">
        <w:r>
          <w:t>s</w:t>
        </w:r>
      </w:ins>
      <w:ins w:id="6390" w:author="Dylan Van Aswegen" w:date="2024-07-15T11:22:00Z" w16du:dateUtc="2024-07-15T09:22:00Z">
        <w:r>
          <w:t xml:space="preserve"> </w:t>
        </w:r>
      </w:ins>
    </w:p>
    <w:p w14:paraId="49BD305E" w14:textId="77777777" w:rsidR="005A68A6" w:rsidRDefault="005A68A6" w:rsidP="005A68A6">
      <w:pPr>
        <w:pStyle w:val="ListParagraph"/>
        <w:numPr>
          <w:ilvl w:val="0"/>
          <w:numId w:val="2"/>
        </w:numPr>
        <w:rPr>
          <w:ins w:id="6391" w:author="Dylan Van Aswegen" w:date="2024-07-16T23:52:00Z" w16du:dateUtc="2024-07-16T21:52:00Z"/>
        </w:rPr>
      </w:pPr>
      <w:ins w:id="6392" w:author="Dylan Van Aswegen" w:date="2024-07-16T23:52:00Z" w16du:dateUtc="2024-07-16T21:52:00Z">
        <w:r>
          <w:t xml:space="preserve">Members </w:t>
        </w:r>
      </w:ins>
    </w:p>
    <w:p w14:paraId="565A4202" w14:textId="1DF1BD74" w:rsidR="005A68A6" w:rsidRDefault="005A68A6" w:rsidP="005A68A6">
      <w:pPr>
        <w:pStyle w:val="ListParagraph"/>
        <w:numPr>
          <w:ilvl w:val="0"/>
          <w:numId w:val="2"/>
        </w:numPr>
        <w:rPr>
          <w:ins w:id="6393" w:author="Dylan Van Aswegen" w:date="2024-07-15T10:54:00Z" w16du:dateUtc="2024-07-15T08:54:00Z"/>
        </w:rPr>
      </w:pPr>
      <w:ins w:id="6394" w:author="Dylan Van Aswegen" w:date="2024-07-16T23:52:00Z" w16du:dateUtc="2024-07-16T21:52:00Z">
        <w:r>
          <w:t>Orders</w:t>
        </w:r>
      </w:ins>
    </w:p>
    <w:p w14:paraId="18A47D4E" w14:textId="15E28A99" w:rsidR="00DC01F7" w:rsidRDefault="00DC01F7" w:rsidP="00DC01F7">
      <w:pPr>
        <w:pStyle w:val="ListParagraph"/>
        <w:numPr>
          <w:ilvl w:val="0"/>
          <w:numId w:val="2"/>
        </w:numPr>
        <w:rPr>
          <w:ins w:id="6395" w:author="Dylan Van Aswegen" w:date="2024-07-15T10:53:00Z" w16du:dateUtc="2024-07-15T08:53:00Z"/>
        </w:rPr>
      </w:pPr>
      <w:ins w:id="6396" w:author="Dylan Van Aswegen" w:date="2024-07-15T10:54:00Z" w16du:dateUtc="2024-07-15T08:54:00Z">
        <w:r>
          <w:t>Communication</w:t>
        </w:r>
      </w:ins>
    </w:p>
    <w:p w14:paraId="4B87AA39" w14:textId="161E0BB8" w:rsidR="007E37E3" w:rsidRDefault="007E37E3" w:rsidP="007E37E3">
      <w:pPr>
        <w:pStyle w:val="ListParagraph"/>
        <w:numPr>
          <w:ilvl w:val="0"/>
          <w:numId w:val="2"/>
        </w:numPr>
        <w:rPr>
          <w:ins w:id="6397" w:author="Dylan Van Aswegen" w:date="2024-07-16T23:52:00Z" w16du:dateUtc="2024-07-16T21:52:00Z"/>
        </w:rPr>
      </w:pPr>
      <w:ins w:id="6398" w:author="Dylan Van Aswegen" w:date="2024-07-15T10:53:00Z" w16du:dateUtc="2024-07-15T08:53:00Z">
        <w:r>
          <w:t xml:space="preserve">Finance </w:t>
        </w:r>
      </w:ins>
    </w:p>
    <w:p w14:paraId="68398A2C" w14:textId="24470FF1" w:rsidR="00456D57" w:rsidRDefault="007E37E3" w:rsidP="00970A69">
      <w:pPr>
        <w:pStyle w:val="ListParagraph"/>
        <w:numPr>
          <w:ilvl w:val="0"/>
          <w:numId w:val="2"/>
        </w:numPr>
        <w:rPr>
          <w:ins w:id="6399" w:author="Dylan Van Aswegen" w:date="2024-07-15T16:51:00Z" w16du:dateUtc="2024-07-15T14:51:00Z"/>
        </w:rPr>
      </w:pPr>
      <w:ins w:id="6400" w:author="Dylan Van Aswegen" w:date="2024-07-15T10:53:00Z" w16du:dateUtc="2024-07-15T08:53:00Z">
        <w:r>
          <w:t>Job Scheduling</w:t>
        </w:r>
      </w:ins>
    </w:p>
    <w:p w14:paraId="02B18E63" w14:textId="674F6D21" w:rsidR="00AF4D8C" w:rsidRDefault="00AF4D8C" w:rsidP="000F1E5A">
      <w:pPr>
        <w:pStyle w:val="ListParagraph"/>
        <w:numPr>
          <w:ilvl w:val="0"/>
          <w:numId w:val="2"/>
        </w:numPr>
        <w:rPr>
          <w:ins w:id="6401" w:author="Dylan Van Aswegen" w:date="2024-07-15T16:34:00Z" w16du:dateUtc="2024-07-15T14:34:00Z"/>
        </w:rPr>
      </w:pPr>
      <w:ins w:id="6402" w:author="Dylan Van Aswegen" w:date="2024-07-15T16:52:00Z" w16du:dateUtc="2024-07-15T14:52:00Z">
        <w:r>
          <w:t xml:space="preserve">Audit Logs </w:t>
        </w:r>
      </w:ins>
    </w:p>
    <w:p w14:paraId="2E19EAD8" w14:textId="77777777" w:rsidR="00970A69" w:rsidRDefault="00970A69">
      <w:pPr>
        <w:rPr>
          <w:ins w:id="6403" w:author="Dylan Van Aswegen" w:date="2024-07-15T10:53:00Z" w16du:dateUtc="2024-07-15T08:53:00Z"/>
        </w:rPr>
        <w:pPrChange w:id="6404" w:author="Dylan Van Aswegen" w:date="2024-07-15T16:34:00Z" w16du:dateUtc="2024-07-15T14:34:00Z">
          <w:pPr>
            <w:pStyle w:val="ListParagraph"/>
            <w:numPr>
              <w:numId w:val="2"/>
            </w:numPr>
            <w:ind w:hanging="360"/>
          </w:pPr>
        </w:pPrChange>
      </w:pPr>
    </w:p>
    <w:p w14:paraId="0A1C80A5" w14:textId="1B366BD2" w:rsidR="0028404D" w:rsidRDefault="0028404D" w:rsidP="0028404D">
      <w:pPr>
        <w:pStyle w:val="Heading3"/>
        <w:rPr>
          <w:ins w:id="6405" w:author="Dylan Van Aswegen" w:date="2024-07-15T10:36:00Z" w16du:dateUtc="2024-07-15T08:36:00Z"/>
        </w:rPr>
      </w:pPr>
      <w:ins w:id="6406" w:author="Dylan Van Aswegen" w:date="2024-07-15T10:36:00Z" w16du:dateUtc="2024-07-15T08:36:00Z">
        <w:r>
          <w:t>Content Management</w:t>
        </w:r>
      </w:ins>
    </w:p>
    <w:p w14:paraId="6D476537" w14:textId="11C4C4EB" w:rsidR="00121EEB" w:rsidRPr="00121EEB" w:rsidRDefault="0028404D">
      <w:pPr>
        <w:rPr>
          <w:lang w:val="en-GB"/>
          <w:rPrChange w:id="6407" w:author="Dylan Van Aswegen" w:date="2024-07-15T16:34:00Z" w16du:dateUtc="2024-07-15T14:34:00Z">
            <w:rPr>
              <w:rFonts w:ascii="Arial" w:hAnsi="Arial"/>
              <w:color w:val="83C3AA"/>
              <w:kern w:val="0"/>
              <w:sz w:val="36"/>
              <w:szCs w:val="26"/>
              <w:lang w:val="en-GB"/>
              <w14:ligatures w14:val="none"/>
            </w:rPr>
          </w:rPrChange>
        </w:rPr>
        <w:pPrChange w:id="6408" w:author="Dylan Van Aswegen" w:date="2024-07-15T10:27:00Z" w16du:dateUtc="2024-07-15T08:27:00Z">
          <w:pPr>
            <w:pStyle w:val="Heading2"/>
            <w:spacing w:before="40" w:after="0" w:line="360" w:lineRule="auto"/>
          </w:pPr>
        </w:pPrChange>
      </w:pPr>
      <w:ins w:id="6409" w:author="Dylan Van Aswegen" w:date="2024-07-15T10:36:00Z" w16du:dateUtc="2024-07-15T08:36:00Z">
        <w:r>
          <w:rPr>
            <w:lang w:val="en-GB"/>
          </w:rPr>
          <w:t>The application administrator user will be allowed to configure the content of the public pages of th</w:t>
        </w:r>
      </w:ins>
      <w:ins w:id="6410" w:author="Dylan Van Aswegen" w:date="2024-07-15T16:53:00Z" w16du:dateUtc="2024-07-15T14:53:00Z">
        <w:r w:rsidR="004277C2">
          <w:rPr>
            <w:lang w:val="en-GB"/>
          </w:rPr>
          <w:t xml:space="preserve">e application. </w:t>
        </w:r>
      </w:ins>
    </w:p>
    <w:p w14:paraId="150A2D2C" w14:textId="33626834" w:rsidR="00121EEB" w:rsidRPr="007142DA" w:rsidRDefault="009B46A9" w:rsidP="009B46A9">
      <w:pPr>
        <w:pStyle w:val="Heading4"/>
        <w:rPr>
          <w:ins w:id="6411" w:author="Dylan Van Aswegen" w:date="2024-07-15T16:43:00Z" w16du:dateUtc="2024-07-15T14:43:00Z"/>
          <w:i w:val="0"/>
          <w:iCs w:val="0"/>
          <w:sz w:val="32"/>
          <w:szCs w:val="32"/>
          <w:rPrChange w:id="6412" w:author="Dylan Van Aswegen" w:date="2024-07-15T16:53:00Z" w16du:dateUtc="2024-07-15T14:53:00Z">
            <w:rPr>
              <w:ins w:id="6413" w:author="Dylan Van Aswegen" w:date="2024-07-15T16:43:00Z" w16du:dateUtc="2024-07-15T14:43:00Z"/>
              <w:i w:val="0"/>
              <w:iCs w:val="0"/>
              <w:sz w:val="32"/>
              <w:szCs w:val="32"/>
              <w:lang w:val="fr-MC"/>
            </w:rPr>
          </w:rPrChange>
        </w:rPr>
      </w:pPr>
      <w:bookmarkStart w:id="6414" w:name="_Toc168972724"/>
      <w:bookmarkStart w:id="6415" w:name="_Toc170780805"/>
      <w:proofErr w:type="spellStart"/>
      <w:ins w:id="6416" w:author="Dylan Van Aswegen" w:date="2024-07-15T16:40:00Z" w16du:dateUtc="2024-07-15T14:40:00Z">
        <w:r w:rsidRPr="007142DA">
          <w:rPr>
            <w:i w:val="0"/>
            <w:iCs w:val="0"/>
            <w:sz w:val="32"/>
            <w:szCs w:val="32"/>
            <w:rPrChange w:id="6417" w:author="Dylan Van Aswegen" w:date="2024-07-15T16:53:00Z" w16du:dateUtc="2024-07-15T14:53:00Z">
              <w:rPr/>
            </w:rPrChange>
          </w:rPr>
          <w:t>Membi</w:t>
        </w:r>
        <w:proofErr w:type="spellEnd"/>
        <w:r w:rsidRPr="007142DA">
          <w:rPr>
            <w:i w:val="0"/>
            <w:iCs w:val="0"/>
            <w:sz w:val="32"/>
            <w:szCs w:val="32"/>
            <w:rPrChange w:id="6418" w:author="Dylan Van Aswegen" w:date="2024-07-15T16:53:00Z" w16du:dateUtc="2024-07-15T14:53:00Z">
              <w:rPr/>
            </w:rPrChange>
          </w:rPr>
          <w:t xml:space="preserve"> Public Pages</w:t>
        </w:r>
      </w:ins>
    </w:p>
    <w:p w14:paraId="37CD1DC9" w14:textId="621DFC51" w:rsidR="000E6C12" w:rsidRDefault="000E6C12" w:rsidP="000E6C12">
      <w:pPr>
        <w:rPr>
          <w:ins w:id="6419" w:author="Dylan Van Aswegen" w:date="2024-07-15T16:43:00Z" w16du:dateUtc="2024-07-15T14:43:00Z"/>
        </w:rPr>
      </w:pPr>
      <w:ins w:id="6420" w:author="Dylan Van Aswegen" w:date="2024-07-15T16:43:00Z" w16du:dateUtc="2024-07-15T14:43:00Z">
        <w:r w:rsidRPr="00DF0086">
          <w:rPr>
            <w:rPrChange w:id="6421" w:author="Dylan Van Aswegen" w:date="2024-07-15T16:43:00Z" w16du:dateUtc="2024-07-15T14:43:00Z">
              <w:rPr>
                <w:lang w:val="fr-MC"/>
              </w:rPr>
            </w:rPrChange>
          </w:rPr>
          <w:t>The</w:t>
        </w:r>
        <w:r w:rsidR="00DF0086" w:rsidRPr="00DF0086">
          <w:rPr>
            <w:rPrChange w:id="6422" w:author="Dylan Van Aswegen" w:date="2024-07-15T16:43:00Z" w16du:dateUtc="2024-07-15T14:43:00Z">
              <w:rPr>
                <w:lang w:val="fr-MC"/>
              </w:rPr>
            </w:rPrChange>
          </w:rPr>
          <w:t xml:space="preserve"> </w:t>
        </w:r>
        <w:proofErr w:type="spellStart"/>
        <w:r w:rsidR="00DF0086" w:rsidRPr="00DF0086">
          <w:rPr>
            <w:rPrChange w:id="6423" w:author="Dylan Van Aswegen" w:date="2024-07-15T16:43:00Z" w16du:dateUtc="2024-07-15T14:43:00Z">
              <w:rPr>
                <w:lang w:val="fr-MC"/>
              </w:rPr>
            </w:rPrChange>
          </w:rPr>
          <w:t>Membi</w:t>
        </w:r>
        <w:proofErr w:type="spellEnd"/>
        <w:r w:rsidR="00DF0086" w:rsidRPr="00DF0086">
          <w:rPr>
            <w:rPrChange w:id="6424" w:author="Dylan Van Aswegen" w:date="2024-07-15T16:43:00Z" w16du:dateUtc="2024-07-15T14:43:00Z">
              <w:rPr>
                <w:lang w:val="fr-MC"/>
              </w:rPr>
            </w:rPrChange>
          </w:rPr>
          <w:t xml:space="preserve"> public pages will</w:t>
        </w:r>
        <w:r w:rsidR="00DF0086">
          <w:t xml:space="preserve"> consist of tabs for the</w:t>
        </w:r>
        <w:r w:rsidR="00E6612B">
          <w:t>:</w:t>
        </w:r>
      </w:ins>
    </w:p>
    <w:p w14:paraId="7CADD34C" w14:textId="5697E55D" w:rsidR="003126C1" w:rsidRDefault="003126C1" w:rsidP="003126C1">
      <w:pPr>
        <w:pStyle w:val="ListParagraph"/>
        <w:numPr>
          <w:ilvl w:val="0"/>
          <w:numId w:val="2"/>
        </w:numPr>
        <w:rPr>
          <w:ins w:id="6425" w:author="Dylan Van Aswegen" w:date="2024-07-15T17:15:00Z" w16du:dateUtc="2024-07-15T15:15:00Z"/>
        </w:rPr>
      </w:pPr>
      <w:ins w:id="6426" w:author="Dylan Van Aswegen" w:date="2024-07-15T16:50:00Z" w16du:dateUtc="2024-07-15T14:50:00Z">
        <w:r>
          <w:t xml:space="preserve">Help Section </w:t>
        </w:r>
      </w:ins>
    </w:p>
    <w:p w14:paraId="69D21A61" w14:textId="16E39B85" w:rsidR="00FF36E2" w:rsidRPr="00DF0086" w:rsidRDefault="00352ABA">
      <w:pPr>
        <w:pStyle w:val="ListParagraph"/>
        <w:numPr>
          <w:ilvl w:val="0"/>
          <w:numId w:val="2"/>
        </w:numPr>
        <w:rPr>
          <w:ins w:id="6427" w:author="Dylan Van Aswegen" w:date="2024-07-15T16:34:00Z" w16du:dateUtc="2024-07-15T14:34:00Z"/>
        </w:rPr>
        <w:pPrChange w:id="6428" w:author="Dylan Van Aswegen" w:date="2024-07-16T01:20:00Z" w16du:dateUtc="2024-07-15T23:20:00Z">
          <w:pPr/>
        </w:pPrChange>
      </w:pPr>
      <w:ins w:id="6429" w:author="Dylan Van Aswegen" w:date="2024-07-15T17:15:00Z" w16du:dateUtc="2024-07-15T15:15:00Z">
        <w:r>
          <w:t>Demos</w:t>
        </w:r>
      </w:ins>
    </w:p>
    <w:p w14:paraId="1F782CB7" w14:textId="2EEEAC06" w:rsidR="007D56F8" w:rsidRDefault="00DC0D58" w:rsidP="00121EEB">
      <w:pPr>
        <w:rPr>
          <w:ins w:id="6430" w:author="Dylan Van Aswegen" w:date="2024-07-15T16:59:00Z" w16du:dateUtc="2024-07-15T14:59:00Z"/>
        </w:rPr>
      </w:pPr>
      <w:ins w:id="6431" w:author="Dylan Van Aswegen" w:date="2024-07-15T16:59:00Z" w16du:dateUtc="2024-07-15T14:59:00Z">
        <w:r>
          <w:t xml:space="preserve"> </w:t>
        </w:r>
      </w:ins>
    </w:p>
    <w:p w14:paraId="5F8AB5DB" w14:textId="77777777" w:rsidR="00347B41" w:rsidRDefault="00B71950" w:rsidP="00121EEB">
      <w:pPr>
        <w:rPr>
          <w:ins w:id="6432" w:author="Dylan Van Aswegen" w:date="2024-07-15T17:20:00Z" w16du:dateUtc="2024-07-15T15:20:00Z"/>
        </w:rPr>
      </w:pPr>
      <w:ins w:id="6433" w:author="Dylan Van Aswegen" w:date="2024-07-15T17:13:00Z" w16du:dateUtc="2024-07-15T15:13:00Z">
        <w:r>
          <w:t>In the</w:t>
        </w:r>
      </w:ins>
      <w:ins w:id="6434" w:author="Dylan Van Aswegen" w:date="2024-07-15T17:15:00Z" w16du:dateUtc="2024-07-15T15:15:00Z">
        <w:r w:rsidR="00352ABA">
          <w:t xml:space="preserve"> Help</w:t>
        </w:r>
      </w:ins>
      <w:ins w:id="6435" w:author="Dylan Van Aswegen" w:date="2024-07-15T17:13:00Z" w16du:dateUtc="2024-07-15T15:13:00Z">
        <w:r>
          <w:t xml:space="preserve"> tab, the </w:t>
        </w:r>
      </w:ins>
      <w:ins w:id="6436" w:author="Dylan Van Aswegen" w:date="2024-07-15T17:16:00Z" w16du:dateUtc="2024-07-15T15:16:00Z">
        <w:r w:rsidR="00DC7263">
          <w:t xml:space="preserve">application administrator </w:t>
        </w:r>
      </w:ins>
      <w:ins w:id="6437" w:author="Dylan Van Aswegen" w:date="2024-07-15T17:13:00Z" w16du:dateUtc="2024-07-15T15:13:00Z">
        <w:r>
          <w:t>will</w:t>
        </w:r>
      </w:ins>
      <w:ins w:id="6438" w:author="Dylan Van Aswegen" w:date="2024-07-15T17:17:00Z" w16du:dateUtc="2024-07-15T15:17:00Z">
        <w:r w:rsidR="00DC7263">
          <w:t xml:space="preserve"> have</w:t>
        </w:r>
      </w:ins>
      <w:ins w:id="6439" w:author="Dylan Van Aswegen" w:date="2024-07-15T17:14:00Z" w16du:dateUtc="2024-07-15T15:14:00Z">
        <w:r>
          <w:t xml:space="preserve"> the option to </w:t>
        </w:r>
      </w:ins>
      <w:ins w:id="6440" w:author="Dylan Van Aswegen" w:date="2024-07-15T17:19:00Z" w16du:dateUtc="2024-07-15T15:19:00Z">
        <w:r w:rsidR="00960943">
          <w:t>manage</w:t>
        </w:r>
      </w:ins>
      <w:ins w:id="6441" w:author="Dylan Van Aswegen" w:date="2024-07-15T17:14:00Z" w16du:dateUtc="2024-07-15T15:14:00Z">
        <w:r>
          <w:t xml:space="preserve"> </w:t>
        </w:r>
      </w:ins>
      <w:ins w:id="6442" w:author="Dylan Van Aswegen" w:date="2024-07-15T17:15:00Z" w16du:dateUtc="2024-07-15T15:15:00Z">
        <w:r w:rsidR="00352ABA">
          <w:t>help article</w:t>
        </w:r>
      </w:ins>
      <w:ins w:id="6443" w:author="Dylan Van Aswegen" w:date="2024-07-15T17:19:00Z" w16du:dateUtc="2024-07-15T15:19:00Z">
        <w:r w:rsidR="00960943">
          <w:t>s</w:t>
        </w:r>
      </w:ins>
      <w:ins w:id="6444" w:author="Dylan Van Aswegen" w:date="2024-07-15T17:15:00Z" w16du:dateUtc="2024-07-15T15:15:00Z">
        <w:r w:rsidR="00352ABA">
          <w:t>. The page will c</w:t>
        </w:r>
      </w:ins>
      <w:ins w:id="6445" w:author="Dylan Van Aswegen" w:date="2024-07-15T17:16:00Z" w16du:dateUtc="2024-07-15T15:16:00Z">
        <w:r w:rsidR="00352ABA">
          <w:t xml:space="preserve">onsist of </w:t>
        </w:r>
        <w:r w:rsidR="00DC7263">
          <w:t xml:space="preserve">an existing articles table and buttons to allow the application administrator </w:t>
        </w:r>
      </w:ins>
      <w:ins w:id="6446" w:author="Dylan Van Aswegen" w:date="2024-07-15T17:17:00Z" w16du:dateUtc="2024-07-15T15:17:00Z">
        <w:r w:rsidR="003B1083">
          <w:t>to create a new category</w:t>
        </w:r>
      </w:ins>
      <w:ins w:id="6447" w:author="Dylan Van Aswegen" w:date="2024-07-15T17:19:00Z" w16du:dateUtc="2024-07-15T15:19:00Z">
        <w:r w:rsidR="00960943">
          <w:t xml:space="preserve">, new sub category and </w:t>
        </w:r>
        <w:r w:rsidR="0000222D">
          <w:t>new article</w:t>
        </w:r>
      </w:ins>
      <w:ins w:id="6448" w:author="Dylan Van Aswegen" w:date="2024-07-15T17:20:00Z" w16du:dateUtc="2024-07-15T15:20:00Z">
        <w:r w:rsidR="00347B41">
          <w:t xml:space="preserve">. </w:t>
        </w:r>
      </w:ins>
    </w:p>
    <w:p w14:paraId="180E1AFB" w14:textId="77777777" w:rsidR="00347B41" w:rsidRDefault="00347B41" w:rsidP="00121EEB">
      <w:pPr>
        <w:rPr>
          <w:ins w:id="6449" w:author="Dylan Van Aswegen" w:date="2024-07-15T17:20:00Z" w16du:dateUtc="2024-07-15T15:20:00Z"/>
        </w:rPr>
      </w:pPr>
      <w:ins w:id="6450" w:author="Dylan Van Aswegen" w:date="2024-07-15T17:20:00Z" w16du:dateUtc="2024-07-15T15:20:00Z">
        <w:r>
          <w:t xml:space="preserve">The existing article table will consist of the following columns: </w:t>
        </w:r>
      </w:ins>
    </w:p>
    <w:p w14:paraId="1E4BD43D" w14:textId="77777777" w:rsidR="00347B41" w:rsidRDefault="00352ABA" w:rsidP="00121EEB">
      <w:pPr>
        <w:rPr>
          <w:ins w:id="6451" w:author="Dylan Van Aswegen" w:date="2024-07-15T17:20:00Z" w16du:dateUtc="2024-07-15T15:20:00Z"/>
        </w:rPr>
      </w:pPr>
      <w:ins w:id="6452" w:author="Dylan Van Aswegen" w:date="2024-07-15T17:16:00Z" w16du:dateUtc="2024-07-15T15:16:00Z">
        <w:r>
          <w:t xml:space="preserve">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347B41" w14:paraId="41CBBE5D" w14:textId="77777777" w:rsidTr="005C5491">
        <w:trPr>
          <w:cnfStyle w:val="100000000000" w:firstRow="1" w:lastRow="0" w:firstColumn="0" w:lastColumn="0" w:oddVBand="0" w:evenVBand="0" w:oddHBand="0" w:evenHBand="0" w:firstRowFirstColumn="0" w:firstRowLastColumn="0" w:lastRowFirstColumn="0" w:lastRowLastColumn="0"/>
          <w:tblHeader/>
          <w:ins w:id="6453" w:author="Dylan Van Aswegen" w:date="2024-07-15T17:20: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5E19E3E0" w14:textId="77777777" w:rsidR="00347B41" w:rsidRDefault="00347B41">
            <w:pPr>
              <w:spacing w:line="360" w:lineRule="auto"/>
              <w:jc w:val="both"/>
              <w:rPr>
                <w:ins w:id="6454" w:author="Dylan Van Aswegen" w:date="2024-07-15T17:20:00Z" w16du:dateUtc="2024-07-15T15:20:00Z"/>
                <w:rFonts w:ascii="Arial" w:hAnsi="Arial" w:cs="Arial"/>
                <w:sz w:val="20"/>
                <w:szCs w:val="20"/>
                <w:lang w:val="en-GB"/>
              </w:rPr>
            </w:pPr>
            <w:ins w:id="6455" w:author="Dylan Van Aswegen" w:date="2024-07-15T17:20:00Z" w16du:dateUtc="2024-07-15T15:20:00Z">
              <w:r>
                <w:rPr>
                  <w:rFonts w:ascii="Arial" w:hAnsi="Arial" w:cs="Arial"/>
                  <w:sz w:val="20"/>
                  <w:szCs w:val="20"/>
                  <w:lang w:val="en-GB"/>
                </w:rPr>
                <w:t>Column Name</w:t>
              </w:r>
            </w:ins>
          </w:p>
        </w:tc>
        <w:tc>
          <w:tcPr>
            <w:tcW w:w="1273" w:type="dxa"/>
            <w:shd w:val="clear" w:color="auto" w:fill="002060"/>
          </w:tcPr>
          <w:p w14:paraId="2247FFAA" w14:textId="77777777" w:rsidR="00347B41" w:rsidRDefault="00347B41">
            <w:pPr>
              <w:spacing w:line="360" w:lineRule="auto"/>
              <w:jc w:val="both"/>
              <w:cnfStyle w:val="100000000000" w:firstRow="1" w:lastRow="0" w:firstColumn="0" w:lastColumn="0" w:oddVBand="0" w:evenVBand="0" w:oddHBand="0" w:evenHBand="0" w:firstRowFirstColumn="0" w:firstRowLastColumn="0" w:lastRowFirstColumn="0" w:lastRowLastColumn="0"/>
              <w:rPr>
                <w:ins w:id="6456" w:author="Dylan Van Aswegen" w:date="2024-07-15T17:20:00Z" w16du:dateUtc="2024-07-15T15:20:00Z"/>
                <w:rFonts w:ascii="Arial" w:hAnsi="Arial" w:cs="Arial"/>
                <w:sz w:val="20"/>
                <w:szCs w:val="20"/>
                <w:lang w:val="en-GB"/>
              </w:rPr>
            </w:pPr>
            <w:ins w:id="6457" w:author="Dylan Van Aswegen" w:date="2024-07-15T17:20:00Z" w16du:dateUtc="2024-07-15T15:20:00Z">
              <w:r>
                <w:rPr>
                  <w:rFonts w:ascii="Arial" w:hAnsi="Arial" w:cs="Arial"/>
                  <w:sz w:val="20"/>
                  <w:szCs w:val="20"/>
                  <w:lang w:val="en-GB"/>
                </w:rPr>
                <w:t>Column Type</w:t>
              </w:r>
            </w:ins>
          </w:p>
        </w:tc>
        <w:tc>
          <w:tcPr>
            <w:tcW w:w="1694" w:type="dxa"/>
            <w:shd w:val="clear" w:color="auto" w:fill="002060"/>
          </w:tcPr>
          <w:p w14:paraId="3F27D6D4" w14:textId="77777777" w:rsidR="00347B41" w:rsidRDefault="00347B41">
            <w:pPr>
              <w:spacing w:line="360" w:lineRule="auto"/>
              <w:jc w:val="both"/>
              <w:cnfStyle w:val="100000000000" w:firstRow="1" w:lastRow="0" w:firstColumn="0" w:lastColumn="0" w:oddVBand="0" w:evenVBand="0" w:oddHBand="0" w:evenHBand="0" w:firstRowFirstColumn="0" w:firstRowLastColumn="0" w:lastRowFirstColumn="0" w:lastRowLastColumn="0"/>
              <w:rPr>
                <w:ins w:id="6458" w:author="Dylan Van Aswegen" w:date="2024-07-15T17:20:00Z" w16du:dateUtc="2024-07-15T15:20:00Z"/>
                <w:rFonts w:ascii="Arial" w:hAnsi="Arial" w:cs="Arial"/>
                <w:sz w:val="20"/>
                <w:szCs w:val="20"/>
                <w:lang w:val="en-GB"/>
              </w:rPr>
            </w:pPr>
            <w:ins w:id="6459" w:author="Dylan Van Aswegen" w:date="2024-07-15T17:20:00Z" w16du:dateUtc="2024-07-15T15:20:00Z">
              <w:r>
                <w:rPr>
                  <w:rFonts w:ascii="Arial" w:hAnsi="Arial" w:cs="Arial"/>
                  <w:sz w:val="20"/>
                  <w:szCs w:val="20"/>
                  <w:lang w:val="en-GB"/>
                </w:rPr>
                <w:t>Column Data Type</w:t>
              </w:r>
            </w:ins>
          </w:p>
        </w:tc>
        <w:tc>
          <w:tcPr>
            <w:tcW w:w="3804" w:type="dxa"/>
            <w:shd w:val="clear" w:color="auto" w:fill="002060"/>
          </w:tcPr>
          <w:p w14:paraId="76695416" w14:textId="77777777" w:rsidR="00347B41" w:rsidRDefault="00347B41">
            <w:pPr>
              <w:spacing w:line="360" w:lineRule="auto"/>
              <w:jc w:val="both"/>
              <w:cnfStyle w:val="100000000000" w:firstRow="1" w:lastRow="0" w:firstColumn="0" w:lastColumn="0" w:oddVBand="0" w:evenVBand="0" w:oddHBand="0" w:evenHBand="0" w:firstRowFirstColumn="0" w:firstRowLastColumn="0" w:lastRowFirstColumn="0" w:lastRowLastColumn="0"/>
              <w:rPr>
                <w:ins w:id="6460" w:author="Dylan Van Aswegen" w:date="2024-07-15T17:20:00Z" w16du:dateUtc="2024-07-15T15:20:00Z"/>
                <w:rFonts w:ascii="Arial" w:hAnsi="Arial" w:cs="Arial"/>
                <w:sz w:val="20"/>
                <w:szCs w:val="20"/>
                <w:lang w:val="en-GB"/>
              </w:rPr>
            </w:pPr>
            <w:ins w:id="6461" w:author="Dylan Van Aswegen" w:date="2024-07-15T17:20:00Z" w16du:dateUtc="2024-07-15T15:20:00Z">
              <w:r>
                <w:rPr>
                  <w:rFonts w:ascii="Arial" w:hAnsi="Arial" w:cs="Arial"/>
                  <w:sz w:val="20"/>
                  <w:szCs w:val="20"/>
                  <w:lang w:val="en-GB"/>
                </w:rPr>
                <w:t>Column Rules</w:t>
              </w:r>
            </w:ins>
          </w:p>
        </w:tc>
      </w:tr>
      <w:tr w:rsidR="00347B41" w14:paraId="5F7B0EEE" w14:textId="77777777" w:rsidTr="005C5491">
        <w:trPr>
          <w:cnfStyle w:val="000000100000" w:firstRow="0" w:lastRow="0" w:firstColumn="0" w:lastColumn="0" w:oddVBand="0" w:evenVBand="0" w:oddHBand="1" w:evenHBand="0" w:firstRowFirstColumn="0" w:firstRowLastColumn="0" w:lastRowFirstColumn="0" w:lastRowLastColumn="0"/>
          <w:ins w:id="6462" w:author="Dylan Van Aswegen" w:date="2024-07-15T17:20:00Z"/>
        </w:trPr>
        <w:tc>
          <w:tcPr>
            <w:cnfStyle w:val="001000000000" w:firstRow="0" w:lastRow="0" w:firstColumn="1" w:lastColumn="0" w:oddVBand="0" w:evenVBand="0" w:oddHBand="0" w:evenHBand="0" w:firstRowFirstColumn="0" w:firstRowLastColumn="0" w:lastRowFirstColumn="0" w:lastRowLastColumn="0"/>
            <w:tcW w:w="1451" w:type="dxa"/>
          </w:tcPr>
          <w:p w14:paraId="4052BEB1" w14:textId="3F356CBB" w:rsidR="00347B41" w:rsidRDefault="001F5997">
            <w:pPr>
              <w:spacing w:line="360" w:lineRule="auto"/>
              <w:jc w:val="both"/>
              <w:rPr>
                <w:ins w:id="6463" w:author="Dylan Van Aswegen" w:date="2024-07-15T17:20:00Z" w16du:dateUtc="2024-07-15T15:20:00Z"/>
                <w:rFonts w:ascii="Arial" w:hAnsi="Arial" w:cs="Arial"/>
                <w:sz w:val="20"/>
                <w:szCs w:val="20"/>
                <w:lang w:val="en-GB"/>
              </w:rPr>
            </w:pPr>
            <w:ins w:id="6464" w:author="Dylan Van Aswegen" w:date="2024-07-15T17:21:00Z" w16du:dateUtc="2024-07-15T15:21:00Z">
              <w:r>
                <w:rPr>
                  <w:rFonts w:ascii="Arial" w:hAnsi="Arial" w:cs="Arial"/>
                  <w:sz w:val="20"/>
                  <w:szCs w:val="20"/>
                  <w:lang w:val="en-GB"/>
                </w:rPr>
                <w:t>Article Title</w:t>
              </w:r>
            </w:ins>
            <w:ins w:id="6465" w:author="Dylan Van Aswegen" w:date="2024-07-15T17:20:00Z" w16du:dateUtc="2024-07-15T15:20:00Z">
              <w:r w:rsidR="00347B41">
                <w:rPr>
                  <w:rFonts w:ascii="Arial" w:hAnsi="Arial" w:cs="Arial"/>
                  <w:sz w:val="20"/>
                  <w:szCs w:val="20"/>
                  <w:lang w:val="en-GB"/>
                </w:rPr>
                <w:t xml:space="preserve"> </w:t>
              </w:r>
            </w:ins>
          </w:p>
        </w:tc>
        <w:tc>
          <w:tcPr>
            <w:tcW w:w="1273" w:type="dxa"/>
          </w:tcPr>
          <w:p w14:paraId="416A5C06" w14:textId="77777777" w:rsidR="00347B41" w:rsidRDefault="00347B41">
            <w:pPr>
              <w:spacing w:line="360" w:lineRule="auto"/>
              <w:jc w:val="both"/>
              <w:cnfStyle w:val="000000100000" w:firstRow="0" w:lastRow="0" w:firstColumn="0" w:lastColumn="0" w:oddVBand="0" w:evenVBand="0" w:oddHBand="1" w:evenHBand="0" w:firstRowFirstColumn="0" w:firstRowLastColumn="0" w:lastRowFirstColumn="0" w:lastRowLastColumn="0"/>
              <w:rPr>
                <w:ins w:id="6466" w:author="Dylan Van Aswegen" w:date="2024-07-15T17:20:00Z" w16du:dateUtc="2024-07-15T15:20:00Z"/>
                <w:rFonts w:ascii="Arial" w:hAnsi="Arial" w:cs="Arial"/>
                <w:sz w:val="20"/>
                <w:szCs w:val="20"/>
                <w:lang w:val="en-GB"/>
              </w:rPr>
            </w:pPr>
            <w:ins w:id="6467" w:author="Dylan Van Aswegen" w:date="2024-07-15T17:20:00Z" w16du:dateUtc="2024-07-15T15:20:00Z">
              <w:r>
                <w:rPr>
                  <w:rFonts w:ascii="Arial" w:hAnsi="Arial" w:cs="Arial"/>
                  <w:sz w:val="20"/>
                  <w:szCs w:val="20"/>
                  <w:lang w:val="en-GB"/>
                </w:rPr>
                <w:t xml:space="preserve">Text Field </w:t>
              </w:r>
            </w:ins>
          </w:p>
        </w:tc>
        <w:tc>
          <w:tcPr>
            <w:tcW w:w="1694" w:type="dxa"/>
          </w:tcPr>
          <w:p w14:paraId="28593636" w14:textId="77777777" w:rsidR="00347B41" w:rsidRDefault="00347B41">
            <w:pPr>
              <w:spacing w:line="360" w:lineRule="auto"/>
              <w:jc w:val="both"/>
              <w:cnfStyle w:val="000000100000" w:firstRow="0" w:lastRow="0" w:firstColumn="0" w:lastColumn="0" w:oddVBand="0" w:evenVBand="0" w:oddHBand="1" w:evenHBand="0" w:firstRowFirstColumn="0" w:firstRowLastColumn="0" w:lastRowFirstColumn="0" w:lastRowLastColumn="0"/>
              <w:rPr>
                <w:ins w:id="6468" w:author="Dylan Van Aswegen" w:date="2024-07-15T17:20:00Z" w16du:dateUtc="2024-07-15T15:20:00Z"/>
                <w:rFonts w:ascii="Arial" w:hAnsi="Arial" w:cs="Arial"/>
                <w:sz w:val="20"/>
                <w:szCs w:val="20"/>
                <w:lang w:val="en-GB"/>
              </w:rPr>
            </w:pPr>
            <w:ins w:id="6469" w:author="Dylan Van Aswegen" w:date="2024-07-15T17:20:00Z" w16du:dateUtc="2024-07-15T15:20:00Z">
              <w:r>
                <w:rPr>
                  <w:rFonts w:ascii="Arial" w:hAnsi="Arial" w:cs="Arial"/>
                  <w:sz w:val="20"/>
                  <w:szCs w:val="20"/>
                  <w:lang w:val="en-GB"/>
                </w:rPr>
                <w:t xml:space="preserve">String </w:t>
              </w:r>
            </w:ins>
          </w:p>
        </w:tc>
        <w:tc>
          <w:tcPr>
            <w:tcW w:w="3804" w:type="dxa"/>
          </w:tcPr>
          <w:p w14:paraId="01817BE7" w14:textId="1E8738AC" w:rsidR="00347B41" w:rsidRDefault="00347B41">
            <w:pPr>
              <w:spacing w:line="360" w:lineRule="auto"/>
              <w:jc w:val="both"/>
              <w:cnfStyle w:val="000000100000" w:firstRow="0" w:lastRow="0" w:firstColumn="0" w:lastColumn="0" w:oddVBand="0" w:evenVBand="0" w:oddHBand="1" w:evenHBand="0" w:firstRowFirstColumn="0" w:firstRowLastColumn="0" w:lastRowFirstColumn="0" w:lastRowLastColumn="0"/>
              <w:rPr>
                <w:ins w:id="6470" w:author="Dylan Van Aswegen" w:date="2024-07-15T17:20:00Z" w16du:dateUtc="2024-07-15T15:20:00Z"/>
                <w:rFonts w:ascii="Arial" w:hAnsi="Arial" w:cs="Arial"/>
                <w:sz w:val="20"/>
                <w:szCs w:val="20"/>
                <w:lang w:val="en-GB"/>
              </w:rPr>
            </w:pPr>
            <w:ins w:id="6471" w:author="Dylan Van Aswegen" w:date="2024-07-15T17:20:00Z" w16du:dateUtc="2024-07-15T15:20:00Z">
              <w:r>
                <w:rPr>
                  <w:rFonts w:ascii="Arial" w:hAnsi="Arial" w:cs="Arial"/>
                  <w:sz w:val="20"/>
                  <w:szCs w:val="20"/>
                  <w:lang w:val="en-GB"/>
                </w:rPr>
                <w:t xml:space="preserve">This column will contain the </w:t>
              </w:r>
            </w:ins>
            <w:ins w:id="6472" w:author="Dylan Van Aswegen" w:date="2024-07-15T17:23:00Z" w16du:dateUtc="2024-07-15T15:23:00Z">
              <w:r w:rsidR="004302AC">
                <w:rPr>
                  <w:rFonts w:ascii="Arial" w:hAnsi="Arial" w:cs="Arial"/>
                  <w:sz w:val="20"/>
                  <w:szCs w:val="20"/>
                  <w:lang w:val="en-GB"/>
                </w:rPr>
                <w:t>Title of</w:t>
              </w:r>
            </w:ins>
            <w:ins w:id="6473" w:author="Dylan Van Aswegen" w:date="2024-07-15T17:24:00Z" w16du:dateUtc="2024-07-15T15:24:00Z">
              <w:r w:rsidR="004302AC">
                <w:rPr>
                  <w:rFonts w:ascii="Arial" w:hAnsi="Arial" w:cs="Arial"/>
                  <w:sz w:val="20"/>
                  <w:szCs w:val="20"/>
                  <w:lang w:val="en-GB"/>
                </w:rPr>
                <w:t xml:space="preserve"> the article. </w:t>
              </w:r>
            </w:ins>
            <w:ins w:id="6474" w:author="Dylan Van Aswegen" w:date="2024-07-15T17:20:00Z" w16du:dateUtc="2024-07-15T15:20:00Z">
              <w:r>
                <w:rPr>
                  <w:rFonts w:ascii="Arial" w:hAnsi="Arial" w:cs="Arial"/>
                  <w:sz w:val="20"/>
                  <w:szCs w:val="20"/>
                  <w:lang w:val="en-GB"/>
                </w:rPr>
                <w:t xml:space="preserve"> </w:t>
              </w:r>
            </w:ins>
          </w:p>
        </w:tc>
      </w:tr>
      <w:tr w:rsidR="004302AC" w14:paraId="2885EE70" w14:textId="77777777" w:rsidTr="005C5491">
        <w:trPr>
          <w:ins w:id="6475" w:author="Dylan Van Aswegen" w:date="2024-07-15T17:22:00Z"/>
        </w:trPr>
        <w:tc>
          <w:tcPr>
            <w:cnfStyle w:val="001000000000" w:firstRow="0" w:lastRow="0" w:firstColumn="1" w:lastColumn="0" w:oddVBand="0" w:evenVBand="0" w:oddHBand="0" w:evenHBand="0" w:firstRowFirstColumn="0" w:firstRowLastColumn="0" w:lastRowFirstColumn="0" w:lastRowLastColumn="0"/>
            <w:tcW w:w="1451" w:type="dxa"/>
          </w:tcPr>
          <w:p w14:paraId="01F1D6CB" w14:textId="1362193D" w:rsidR="004302AC" w:rsidRDefault="004302AC" w:rsidP="004302AC">
            <w:pPr>
              <w:spacing w:line="360" w:lineRule="auto"/>
              <w:jc w:val="both"/>
              <w:rPr>
                <w:ins w:id="6476" w:author="Dylan Van Aswegen" w:date="2024-07-15T17:22:00Z" w16du:dateUtc="2024-07-15T15:22:00Z"/>
                <w:rFonts w:ascii="Arial" w:hAnsi="Arial" w:cs="Arial"/>
                <w:sz w:val="20"/>
                <w:szCs w:val="20"/>
                <w:lang w:val="en-GB"/>
              </w:rPr>
            </w:pPr>
            <w:ins w:id="6477" w:author="Dylan Van Aswegen" w:date="2024-07-15T17:22:00Z" w16du:dateUtc="2024-07-15T15:22:00Z">
              <w:r>
                <w:rPr>
                  <w:rFonts w:ascii="Arial" w:hAnsi="Arial" w:cs="Arial"/>
                  <w:sz w:val="20"/>
                  <w:szCs w:val="20"/>
                  <w:lang w:val="en-GB"/>
                </w:rPr>
                <w:t>Audience</w:t>
              </w:r>
            </w:ins>
          </w:p>
        </w:tc>
        <w:tc>
          <w:tcPr>
            <w:tcW w:w="1273" w:type="dxa"/>
          </w:tcPr>
          <w:p w14:paraId="35C9E34B" w14:textId="52203F48" w:rsidR="004302AC" w:rsidRDefault="004302AC" w:rsidP="004302AC">
            <w:pPr>
              <w:spacing w:line="360" w:lineRule="auto"/>
              <w:jc w:val="both"/>
              <w:cnfStyle w:val="000000000000" w:firstRow="0" w:lastRow="0" w:firstColumn="0" w:lastColumn="0" w:oddVBand="0" w:evenVBand="0" w:oddHBand="0" w:evenHBand="0" w:firstRowFirstColumn="0" w:firstRowLastColumn="0" w:lastRowFirstColumn="0" w:lastRowLastColumn="0"/>
              <w:rPr>
                <w:ins w:id="6478" w:author="Dylan Van Aswegen" w:date="2024-07-15T17:22:00Z" w16du:dateUtc="2024-07-15T15:22:00Z"/>
                <w:rFonts w:ascii="Arial" w:hAnsi="Arial" w:cs="Arial"/>
                <w:sz w:val="20"/>
                <w:szCs w:val="20"/>
                <w:lang w:val="en-GB"/>
              </w:rPr>
            </w:pPr>
            <w:ins w:id="6479" w:author="Dylan Van Aswegen" w:date="2024-07-15T17:24:00Z" w16du:dateUtc="2024-07-15T15:24:00Z">
              <w:r>
                <w:rPr>
                  <w:rFonts w:ascii="Arial" w:hAnsi="Arial" w:cs="Arial"/>
                  <w:sz w:val="20"/>
                  <w:szCs w:val="20"/>
                  <w:lang w:val="en-GB"/>
                </w:rPr>
                <w:t xml:space="preserve">Text Field </w:t>
              </w:r>
            </w:ins>
          </w:p>
        </w:tc>
        <w:tc>
          <w:tcPr>
            <w:tcW w:w="1694" w:type="dxa"/>
          </w:tcPr>
          <w:p w14:paraId="1D217AE9" w14:textId="3A288A98" w:rsidR="004302AC" w:rsidRDefault="004302AC" w:rsidP="004302AC">
            <w:pPr>
              <w:spacing w:line="360" w:lineRule="auto"/>
              <w:jc w:val="both"/>
              <w:cnfStyle w:val="000000000000" w:firstRow="0" w:lastRow="0" w:firstColumn="0" w:lastColumn="0" w:oddVBand="0" w:evenVBand="0" w:oddHBand="0" w:evenHBand="0" w:firstRowFirstColumn="0" w:firstRowLastColumn="0" w:lastRowFirstColumn="0" w:lastRowLastColumn="0"/>
              <w:rPr>
                <w:ins w:id="6480" w:author="Dylan Van Aswegen" w:date="2024-07-15T17:22:00Z" w16du:dateUtc="2024-07-15T15:22:00Z"/>
                <w:rFonts w:ascii="Arial" w:hAnsi="Arial" w:cs="Arial"/>
                <w:sz w:val="20"/>
                <w:szCs w:val="20"/>
                <w:lang w:val="en-GB"/>
              </w:rPr>
            </w:pPr>
            <w:ins w:id="6481" w:author="Dylan Van Aswegen" w:date="2024-07-15T17:24:00Z" w16du:dateUtc="2024-07-15T15:24:00Z">
              <w:r>
                <w:rPr>
                  <w:rFonts w:ascii="Arial" w:hAnsi="Arial" w:cs="Arial"/>
                  <w:sz w:val="20"/>
                  <w:szCs w:val="20"/>
                  <w:lang w:val="en-GB"/>
                </w:rPr>
                <w:t xml:space="preserve">String </w:t>
              </w:r>
            </w:ins>
          </w:p>
        </w:tc>
        <w:tc>
          <w:tcPr>
            <w:tcW w:w="3804" w:type="dxa"/>
          </w:tcPr>
          <w:p w14:paraId="2874EBC7" w14:textId="33A44138" w:rsidR="004302AC" w:rsidRDefault="004302AC" w:rsidP="004302AC">
            <w:pPr>
              <w:spacing w:line="360" w:lineRule="auto"/>
              <w:jc w:val="both"/>
              <w:cnfStyle w:val="000000000000" w:firstRow="0" w:lastRow="0" w:firstColumn="0" w:lastColumn="0" w:oddVBand="0" w:evenVBand="0" w:oddHBand="0" w:evenHBand="0" w:firstRowFirstColumn="0" w:firstRowLastColumn="0" w:lastRowFirstColumn="0" w:lastRowLastColumn="0"/>
              <w:rPr>
                <w:ins w:id="6482" w:author="Dylan Van Aswegen" w:date="2024-07-15T17:22:00Z" w16du:dateUtc="2024-07-15T15:22:00Z"/>
                <w:rFonts w:ascii="Arial" w:hAnsi="Arial" w:cs="Arial"/>
                <w:sz w:val="20"/>
                <w:szCs w:val="20"/>
                <w:lang w:val="en-GB"/>
              </w:rPr>
            </w:pPr>
            <w:ins w:id="6483" w:author="Dylan Van Aswegen" w:date="2024-07-15T17:24:00Z" w16du:dateUtc="2024-07-15T15:24:00Z">
              <w:r>
                <w:rPr>
                  <w:rFonts w:ascii="Arial" w:hAnsi="Arial" w:cs="Arial"/>
                  <w:sz w:val="20"/>
                  <w:szCs w:val="20"/>
                  <w:lang w:val="en-GB"/>
                </w:rPr>
                <w:t xml:space="preserve">This column will contain the intended audience of the article, either </w:t>
              </w:r>
              <w:r w:rsidR="004F0B4D">
                <w:rPr>
                  <w:rFonts w:ascii="Arial" w:hAnsi="Arial" w:cs="Arial"/>
                  <w:sz w:val="20"/>
                  <w:szCs w:val="20"/>
                  <w:lang w:val="en-GB"/>
                </w:rPr>
                <w:t>“Member Help” or “Admin Help”</w:t>
              </w:r>
            </w:ins>
          </w:p>
        </w:tc>
      </w:tr>
      <w:tr w:rsidR="004F0B4D" w14:paraId="31CD9E93" w14:textId="77777777" w:rsidTr="005C5491">
        <w:trPr>
          <w:cnfStyle w:val="000000100000" w:firstRow="0" w:lastRow="0" w:firstColumn="0" w:lastColumn="0" w:oddVBand="0" w:evenVBand="0" w:oddHBand="1" w:evenHBand="0" w:firstRowFirstColumn="0" w:firstRowLastColumn="0" w:lastRowFirstColumn="0" w:lastRowLastColumn="0"/>
          <w:ins w:id="6484" w:author="Dylan Van Aswegen" w:date="2024-07-15T17:21:00Z"/>
        </w:trPr>
        <w:tc>
          <w:tcPr>
            <w:cnfStyle w:val="001000000000" w:firstRow="0" w:lastRow="0" w:firstColumn="1" w:lastColumn="0" w:oddVBand="0" w:evenVBand="0" w:oddHBand="0" w:evenHBand="0" w:firstRowFirstColumn="0" w:firstRowLastColumn="0" w:lastRowFirstColumn="0" w:lastRowLastColumn="0"/>
            <w:tcW w:w="1451" w:type="dxa"/>
          </w:tcPr>
          <w:p w14:paraId="4EB6FB25" w14:textId="3057BC6C" w:rsidR="004F0B4D" w:rsidRDefault="004F0B4D" w:rsidP="004F0B4D">
            <w:pPr>
              <w:spacing w:line="360" w:lineRule="auto"/>
              <w:jc w:val="both"/>
              <w:rPr>
                <w:ins w:id="6485" w:author="Dylan Van Aswegen" w:date="2024-07-15T17:21:00Z" w16du:dateUtc="2024-07-15T15:21:00Z"/>
                <w:rFonts w:ascii="Arial" w:hAnsi="Arial" w:cs="Arial"/>
                <w:sz w:val="20"/>
                <w:szCs w:val="20"/>
                <w:lang w:val="en-GB"/>
              </w:rPr>
            </w:pPr>
            <w:ins w:id="6486" w:author="Dylan Van Aswegen" w:date="2024-07-15T17:21:00Z" w16du:dateUtc="2024-07-15T15:21:00Z">
              <w:r>
                <w:rPr>
                  <w:rFonts w:ascii="Arial" w:hAnsi="Arial" w:cs="Arial"/>
                  <w:sz w:val="20"/>
                  <w:szCs w:val="20"/>
                  <w:lang w:val="en-GB"/>
                </w:rPr>
                <w:t xml:space="preserve">Article Category </w:t>
              </w:r>
            </w:ins>
          </w:p>
        </w:tc>
        <w:tc>
          <w:tcPr>
            <w:tcW w:w="1273" w:type="dxa"/>
          </w:tcPr>
          <w:p w14:paraId="5CCD9361" w14:textId="0201FD1A" w:rsidR="004F0B4D" w:rsidRDefault="004F0B4D" w:rsidP="004F0B4D">
            <w:pPr>
              <w:spacing w:line="360" w:lineRule="auto"/>
              <w:jc w:val="both"/>
              <w:cnfStyle w:val="000000100000" w:firstRow="0" w:lastRow="0" w:firstColumn="0" w:lastColumn="0" w:oddVBand="0" w:evenVBand="0" w:oddHBand="1" w:evenHBand="0" w:firstRowFirstColumn="0" w:firstRowLastColumn="0" w:lastRowFirstColumn="0" w:lastRowLastColumn="0"/>
              <w:rPr>
                <w:ins w:id="6487" w:author="Dylan Van Aswegen" w:date="2024-07-15T17:21:00Z" w16du:dateUtc="2024-07-15T15:21:00Z"/>
                <w:rFonts w:ascii="Arial" w:hAnsi="Arial" w:cs="Arial"/>
                <w:sz w:val="20"/>
                <w:szCs w:val="20"/>
                <w:lang w:val="en-GB"/>
              </w:rPr>
            </w:pPr>
            <w:ins w:id="6488" w:author="Dylan Van Aswegen" w:date="2024-07-15T17:24:00Z" w16du:dateUtc="2024-07-15T15:24:00Z">
              <w:r>
                <w:rPr>
                  <w:rFonts w:ascii="Arial" w:hAnsi="Arial" w:cs="Arial"/>
                  <w:sz w:val="20"/>
                  <w:szCs w:val="20"/>
                  <w:lang w:val="en-GB"/>
                </w:rPr>
                <w:t xml:space="preserve">Text Field </w:t>
              </w:r>
            </w:ins>
          </w:p>
        </w:tc>
        <w:tc>
          <w:tcPr>
            <w:tcW w:w="1694" w:type="dxa"/>
          </w:tcPr>
          <w:p w14:paraId="559BE161" w14:textId="2157872B" w:rsidR="004F0B4D" w:rsidRDefault="004F0B4D" w:rsidP="004F0B4D">
            <w:pPr>
              <w:spacing w:line="360" w:lineRule="auto"/>
              <w:jc w:val="both"/>
              <w:cnfStyle w:val="000000100000" w:firstRow="0" w:lastRow="0" w:firstColumn="0" w:lastColumn="0" w:oddVBand="0" w:evenVBand="0" w:oddHBand="1" w:evenHBand="0" w:firstRowFirstColumn="0" w:firstRowLastColumn="0" w:lastRowFirstColumn="0" w:lastRowLastColumn="0"/>
              <w:rPr>
                <w:ins w:id="6489" w:author="Dylan Van Aswegen" w:date="2024-07-15T17:21:00Z" w16du:dateUtc="2024-07-15T15:21:00Z"/>
                <w:rFonts w:ascii="Arial" w:hAnsi="Arial" w:cs="Arial"/>
                <w:sz w:val="20"/>
                <w:szCs w:val="20"/>
                <w:lang w:val="en-GB"/>
              </w:rPr>
            </w:pPr>
            <w:ins w:id="6490" w:author="Dylan Van Aswegen" w:date="2024-07-15T17:24:00Z" w16du:dateUtc="2024-07-15T15:24:00Z">
              <w:r>
                <w:rPr>
                  <w:rFonts w:ascii="Arial" w:hAnsi="Arial" w:cs="Arial"/>
                  <w:sz w:val="20"/>
                  <w:szCs w:val="20"/>
                  <w:lang w:val="en-GB"/>
                </w:rPr>
                <w:t xml:space="preserve">String </w:t>
              </w:r>
            </w:ins>
          </w:p>
        </w:tc>
        <w:tc>
          <w:tcPr>
            <w:tcW w:w="3804" w:type="dxa"/>
          </w:tcPr>
          <w:p w14:paraId="58222AB7" w14:textId="0D7ACA25" w:rsidR="004F0B4D" w:rsidRDefault="004F0B4D" w:rsidP="004F0B4D">
            <w:pPr>
              <w:spacing w:line="360" w:lineRule="auto"/>
              <w:jc w:val="both"/>
              <w:cnfStyle w:val="000000100000" w:firstRow="0" w:lastRow="0" w:firstColumn="0" w:lastColumn="0" w:oddVBand="0" w:evenVBand="0" w:oddHBand="1" w:evenHBand="0" w:firstRowFirstColumn="0" w:firstRowLastColumn="0" w:lastRowFirstColumn="0" w:lastRowLastColumn="0"/>
              <w:rPr>
                <w:ins w:id="6491" w:author="Dylan Van Aswegen" w:date="2024-07-15T17:21:00Z" w16du:dateUtc="2024-07-15T15:21:00Z"/>
                <w:rFonts w:ascii="Arial" w:hAnsi="Arial" w:cs="Arial"/>
                <w:sz w:val="20"/>
                <w:szCs w:val="20"/>
                <w:lang w:val="en-GB"/>
              </w:rPr>
            </w:pPr>
            <w:ins w:id="6492" w:author="Dylan Van Aswegen" w:date="2024-07-15T17:24:00Z" w16du:dateUtc="2024-07-15T15:24:00Z">
              <w:r>
                <w:rPr>
                  <w:rFonts w:ascii="Arial" w:hAnsi="Arial" w:cs="Arial"/>
                  <w:sz w:val="20"/>
                  <w:szCs w:val="20"/>
                  <w:lang w:val="en-GB"/>
                </w:rPr>
                <w:t xml:space="preserve">This </w:t>
              </w:r>
            </w:ins>
            <w:ins w:id="6493" w:author="Dylan Van Aswegen" w:date="2024-07-15T17:25:00Z" w16du:dateUtc="2024-07-15T15:25:00Z">
              <w:r>
                <w:rPr>
                  <w:rFonts w:ascii="Arial" w:hAnsi="Arial" w:cs="Arial"/>
                  <w:sz w:val="20"/>
                  <w:szCs w:val="20"/>
                  <w:lang w:val="en-GB"/>
                </w:rPr>
                <w:t>column</w:t>
              </w:r>
            </w:ins>
            <w:ins w:id="6494" w:author="Dylan Van Aswegen" w:date="2024-07-15T17:24:00Z" w16du:dateUtc="2024-07-15T15:24:00Z">
              <w:r>
                <w:rPr>
                  <w:rFonts w:ascii="Arial" w:hAnsi="Arial" w:cs="Arial"/>
                  <w:sz w:val="20"/>
                  <w:szCs w:val="20"/>
                  <w:lang w:val="en-GB"/>
                </w:rPr>
                <w:t xml:space="preserve"> will contain the category that the article was assigned to</w:t>
              </w:r>
            </w:ins>
            <w:ins w:id="6495" w:author="Dylan Van Aswegen" w:date="2024-07-15T17:25:00Z" w16du:dateUtc="2024-07-15T15:25:00Z">
              <w:r>
                <w:rPr>
                  <w:rFonts w:ascii="Arial" w:hAnsi="Arial" w:cs="Arial"/>
                  <w:sz w:val="20"/>
                  <w:szCs w:val="20"/>
                  <w:lang w:val="en-GB"/>
                </w:rPr>
                <w:t xml:space="preserve">. </w:t>
              </w:r>
            </w:ins>
          </w:p>
        </w:tc>
      </w:tr>
      <w:tr w:rsidR="004F0B4D" w14:paraId="7E98437D" w14:textId="77777777" w:rsidTr="005C5491">
        <w:trPr>
          <w:ins w:id="6496" w:author="Dylan Van Aswegen" w:date="2024-07-15T17:21:00Z"/>
        </w:trPr>
        <w:tc>
          <w:tcPr>
            <w:cnfStyle w:val="001000000000" w:firstRow="0" w:lastRow="0" w:firstColumn="1" w:lastColumn="0" w:oddVBand="0" w:evenVBand="0" w:oddHBand="0" w:evenHBand="0" w:firstRowFirstColumn="0" w:firstRowLastColumn="0" w:lastRowFirstColumn="0" w:lastRowLastColumn="0"/>
            <w:tcW w:w="1451" w:type="dxa"/>
          </w:tcPr>
          <w:p w14:paraId="6F544840" w14:textId="5B2DB26E" w:rsidR="004F0B4D" w:rsidRDefault="004F0B4D" w:rsidP="004F0B4D">
            <w:pPr>
              <w:spacing w:line="360" w:lineRule="auto"/>
              <w:jc w:val="both"/>
              <w:rPr>
                <w:ins w:id="6497" w:author="Dylan Van Aswegen" w:date="2024-07-15T17:21:00Z" w16du:dateUtc="2024-07-15T15:21:00Z"/>
                <w:rFonts w:ascii="Arial" w:hAnsi="Arial" w:cs="Arial"/>
                <w:sz w:val="20"/>
                <w:szCs w:val="20"/>
                <w:lang w:val="en-GB"/>
              </w:rPr>
            </w:pPr>
            <w:ins w:id="6498" w:author="Dylan Van Aswegen" w:date="2024-07-15T17:21:00Z" w16du:dateUtc="2024-07-15T15:21:00Z">
              <w:r>
                <w:rPr>
                  <w:rFonts w:ascii="Arial" w:hAnsi="Arial" w:cs="Arial"/>
                  <w:sz w:val="20"/>
                  <w:szCs w:val="20"/>
                  <w:lang w:val="en-GB"/>
                </w:rPr>
                <w:t xml:space="preserve">Article Subcategory </w:t>
              </w:r>
            </w:ins>
          </w:p>
        </w:tc>
        <w:tc>
          <w:tcPr>
            <w:tcW w:w="1273" w:type="dxa"/>
          </w:tcPr>
          <w:p w14:paraId="0F64A814" w14:textId="233A99D7" w:rsidR="004F0B4D" w:rsidRDefault="004F0B4D" w:rsidP="004F0B4D">
            <w:pPr>
              <w:spacing w:line="360" w:lineRule="auto"/>
              <w:jc w:val="both"/>
              <w:cnfStyle w:val="000000000000" w:firstRow="0" w:lastRow="0" w:firstColumn="0" w:lastColumn="0" w:oddVBand="0" w:evenVBand="0" w:oddHBand="0" w:evenHBand="0" w:firstRowFirstColumn="0" w:firstRowLastColumn="0" w:lastRowFirstColumn="0" w:lastRowLastColumn="0"/>
              <w:rPr>
                <w:ins w:id="6499" w:author="Dylan Van Aswegen" w:date="2024-07-15T17:21:00Z" w16du:dateUtc="2024-07-15T15:21:00Z"/>
                <w:rFonts w:ascii="Arial" w:hAnsi="Arial" w:cs="Arial"/>
                <w:sz w:val="20"/>
                <w:szCs w:val="20"/>
                <w:lang w:val="en-GB"/>
              </w:rPr>
            </w:pPr>
            <w:ins w:id="6500" w:author="Dylan Van Aswegen" w:date="2024-07-15T17:25:00Z" w16du:dateUtc="2024-07-15T15:25:00Z">
              <w:r>
                <w:rPr>
                  <w:rFonts w:ascii="Arial" w:hAnsi="Arial" w:cs="Arial"/>
                  <w:sz w:val="20"/>
                  <w:szCs w:val="20"/>
                  <w:lang w:val="en-GB"/>
                </w:rPr>
                <w:t xml:space="preserve">Text Field </w:t>
              </w:r>
            </w:ins>
          </w:p>
        </w:tc>
        <w:tc>
          <w:tcPr>
            <w:tcW w:w="1694" w:type="dxa"/>
          </w:tcPr>
          <w:p w14:paraId="2390BF3D" w14:textId="1A2C9138" w:rsidR="004F0B4D" w:rsidRDefault="004F0B4D" w:rsidP="004F0B4D">
            <w:pPr>
              <w:spacing w:line="360" w:lineRule="auto"/>
              <w:jc w:val="both"/>
              <w:cnfStyle w:val="000000000000" w:firstRow="0" w:lastRow="0" w:firstColumn="0" w:lastColumn="0" w:oddVBand="0" w:evenVBand="0" w:oddHBand="0" w:evenHBand="0" w:firstRowFirstColumn="0" w:firstRowLastColumn="0" w:lastRowFirstColumn="0" w:lastRowLastColumn="0"/>
              <w:rPr>
                <w:ins w:id="6501" w:author="Dylan Van Aswegen" w:date="2024-07-15T17:21:00Z" w16du:dateUtc="2024-07-15T15:21:00Z"/>
                <w:rFonts w:ascii="Arial" w:hAnsi="Arial" w:cs="Arial"/>
                <w:sz w:val="20"/>
                <w:szCs w:val="20"/>
                <w:lang w:val="en-GB"/>
              </w:rPr>
            </w:pPr>
            <w:ins w:id="6502" w:author="Dylan Van Aswegen" w:date="2024-07-15T17:25:00Z" w16du:dateUtc="2024-07-15T15:25:00Z">
              <w:r>
                <w:rPr>
                  <w:rFonts w:ascii="Arial" w:hAnsi="Arial" w:cs="Arial"/>
                  <w:sz w:val="20"/>
                  <w:szCs w:val="20"/>
                  <w:lang w:val="en-GB"/>
                </w:rPr>
                <w:t xml:space="preserve">String </w:t>
              </w:r>
            </w:ins>
          </w:p>
        </w:tc>
        <w:tc>
          <w:tcPr>
            <w:tcW w:w="3804" w:type="dxa"/>
          </w:tcPr>
          <w:p w14:paraId="030554F1" w14:textId="05726678" w:rsidR="004F0B4D" w:rsidRDefault="004F0B4D" w:rsidP="004F0B4D">
            <w:pPr>
              <w:spacing w:line="360" w:lineRule="auto"/>
              <w:jc w:val="both"/>
              <w:cnfStyle w:val="000000000000" w:firstRow="0" w:lastRow="0" w:firstColumn="0" w:lastColumn="0" w:oddVBand="0" w:evenVBand="0" w:oddHBand="0" w:evenHBand="0" w:firstRowFirstColumn="0" w:firstRowLastColumn="0" w:lastRowFirstColumn="0" w:lastRowLastColumn="0"/>
              <w:rPr>
                <w:ins w:id="6503" w:author="Dylan Van Aswegen" w:date="2024-07-15T17:21:00Z" w16du:dateUtc="2024-07-15T15:21:00Z"/>
                <w:rFonts w:ascii="Arial" w:hAnsi="Arial" w:cs="Arial"/>
                <w:sz w:val="20"/>
                <w:szCs w:val="20"/>
                <w:lang w:val="en-GB"/>
              </w:rPr>
            </w:pPr>
            <w:ins w:id="6504" w:author="Dylan Van Aswegen" w:date="2024-07-15T17:25:00Z" w16du:dateUtc="2024-07-15T15:25:00Z">
              <w:r>
                <w:rPr>
                  <w:rFonts w:ascii="Arial" w:hAnsi="Arial" w:cs="Arial"/>
                  <w:sz w:val="20"/>
                  <w:szCs w:val="20"/>
                  <w:lang w:val="en-GB"/>
                </w:rPr>
                <w:t xml:space="preserve">This column will contain the subcategory that the article was assigned to. </w:t>
              </w:r>
            </w:ins>
          </w:p>
        </w:tc>
      </w:tr>
      <w:tr w:rsidR="004F0B4D" w14:paraId="6047D1C5" w14:textId="77777777" w:rsidTr="005C5491">
        <w:trPr>
          <w:cnfStyle w:val="000000100000" w:firstRow="0" w:lastRow="0" w:firstColumn="0" w:lastColumn="0" w:oddVBand="0" w:evenVBand="0" w:oddHBand="1" w:evenHBand="0" w:firstRowFirstColumn="0" w:firstRowLastColumn="0" w:lastRowFirstColumn="0" w:lastRowLastColumn="0"/>
          <w:ins w:id="6505" w:author="Dylan Van Aswegen" w:date="2024-07-15T17:21:00Z"/>
        </w:trPr>
        <w:tc>
          <w:tcPr>
            <w:cnfStyle w:val="001000000000" w:firstRow="0" w:lastRow="0" w:firstColumn="1" w:lastColumn="0" w:oddVBand="0" w:evenVBand="0" w:oddHBand="0" w:evenHBand="0" w:firstRowFirstColumn="0" w:firstRowLastColumn="0" w:lastRowFirstColumn="0" w:lastRowLastColumn="0"/>
            <w:tcW w:w="1451" w:type="dxa"/>
          </w:tcPr>
          <w:p w14:paraId="61747411" w14:textId="107DBBB3" w:rsidR="004F0B4D" w:rsidRDefault="004F0B4D" w:rsidP="004F0B4D">
            <w:pPr>
              <w:spacing w:line="360" w:lineRule="auto"/>
              <w:jc w:val="both"/>
              <w:rPr>
                <w:ins w:id="6506" w:author="Dylan Van Aswegen" w:date="2024-07-15T17:21:00Z" w16du:dateUtc="2024-07-15T15:21:00Z"/>
                <w:rFonts w:ascii="Arial" w:hAnsi="Arial" w:cs="Arial"/>
                <w:sz w:val="20"/>
                <w:szCs w:val="20"/>
                <w:lang w:val="en-GB"/>
              </w:rPr>
            </w:pPr>
            <w:ins w:id="6507" w:author="Dylan Van Aswegen" w:date="2024-07-15T17:23:00Z" w16du:dateUtc="2024-07-15T15:23:00Z">
              <w:r>
                <w:rPr>
                  <w:rFonts w:ascii="Arial" w:hAnsi="Arial" w:cs="Arial"/>
                  <w:sz w:val="20"/>
                  <w:szCs w:val="20"/>
                  <w:lang w:val="en-GB"/>
                </w:rPr>
                <w:t>Created By</w:t>
              </w:r>
            </w:ins>
          </w:p>
        </w:tc>
        <w:tc>
          <w:tcPr>
            <w:tcW w:w="1273" w:type="dxa"/>
          </w:tcPr>
          <w:p w14:paraId="4B95975A" w14:textId="5294127F" w:rsidR="004F0B4D" w:rsidRDefault="004F0B4D" w:rsidP="004F0B4D">
            <w:pPr>
              <w:spacing w:line="360" w:lineRule="auto"/>
              <w:jc w:val="both"/>
              <w:cnfStyle w:val="000000100000" w:firstRow="0" w:lastRow="0" w:firstColumn="0" w:lastColumn="0" w:oddVBand="0" w:evenVBand="0" w:oddHBand="1" w:evenHBand="0" w:firstRowFirstColumn="0" w:firstRowLastColumn="0" w:lastRowFirstColumn="0" w:lastRowLastColumn="0"/>
              <w:rPr>
                <w:ins w:id="6508" w:author="Dylan Van Aswegen" w:date="2024-07-15T17:21:00Z" w16du:dateUtc="2024-07-15T15:21:00Z"/>
                <w:rFonts w:ascii="Arial" w:hAnsi="Arial" w:cs="Arial"/>
                <w:sz w:val="20"/>
                <w:szCs w:val="20"/>
                <w:lang w:val="en-GB"/>
              </w:rPr>
            </w:pPr>
            <w:ins w:id="6509" w:author="Dylan Van Aswegen" w:date="2024-07-15T17:25:00Z" w16du:dateUtc="2024-07-15T15:25:00Z">
              <w:r>
                <w:rPr>
                  <w:rFonts w:ascii="Arial" w:hAnsi="Arial" w:cs="Arial"/>
                  <w:sz w:val="20"/>
                  <w:szCs w:val="20"/>
                  <w:lang w:val="en-GB"/>
                </w:rPr>
                <w:t xml:space="preserve">Text Field </w:t>
              </w:r>
            </w:ins>
          </w:p>
        </w:tc>
        <w:tc>
          <w:tcPr>
            <w:tcW w:w="1694" w:type="dxa"/>
          </w:tcPr>
          <w:p w14:paraId="44DC361B" w14:textId="159660D0" w:rsidR="004F0B4D" w:rsidRDefault="004F0B4D" w:rsidP="004F0B4D">
            <w:pPr>
              <w:spacing w:line="360" w:lineRule="auto"/>
              <w:jc w:val="both"/>
              <w:cnfStyle w:val="000000100000" w:firstRow="0" w:lastRow="0" w:firstColumn="0" w:lastColumn="0" w:oddVBand="0" w:evenVBand="0" w:oddHBand="1" w:evenHBand="0" w:firstRowFirstColumn="0" w:firstRowLastColumn="0" w:lastRowFirstColumn="0" w:lastRowLastColumn="0"/>
              <w:rPr>
                <w:ins w:id="6510" w:author="Dylan Van Aswegen" w:date="2024-07-15T17:21:00Z" w16du:dateUtc="2024-07-15T15:21:00Z"/>
                <w:rFonts w:ascii="Arial" w:hAnsi="Arial" w:cs="Arial"/>
                <w:sz w:val="20"/>
                <w:szCs w:val="20"/>
                <w:lang w:val="en-GB"/>
              </w:rPr>
            </w:pPr>
            <w:ins w:id="6511" w:author="Dylan Van Aswegen" w:date="2024-07-15T17:25:00Z" w16du:dateUtc="2024-07-15T15:25:00Z">
              <w:r>
                <w:rPr>
                  <w:rFonts w:ascii="Arial" w:hAnsi="Arial" w:cs="Arial"/>
                  <w:sz w:val="20"/>
                  <w:szCs w:val="20"/>
                  <w:lang w:val="en-GB"/>
                </w:rPr>
                <w:t xml:space="preserve">String </w:t>
              </w:r>
            </w:ins>
          </w:p>
        </w:tc>
        <w:tc>
          <w:tcPr>
            <w:tcW w:w="3804" w:type="dxa"/>
          </w:tcPr>
          <w:p w14:paraId="4F147E8D" w14:textId="01D66B9C" w:rsidR="004F0B4D" w:rsidRDefault="004F0B4D" w:rsidP="004F0B4D">
            <w:pPr>
              <w:spacing w:line="360" w:lineRule="auto"/>
              <w:jc w:val="both"/>
              <w:cnfStyle w:val="000000100000" w:firstRow="0" w:lastRow="0" w:firstColumn="0" w:lastColumn="0" w:oddVBand="0" w:evenVBand="0" w:oddHBand="1" w:evenHBand="0" w:firstRowFirstColumn="0" w:firstRowLastColumn="0" w:lastRowFirstColumn="0" w:lastRowLastColumn="0"/>
              <w:rPr>
                <w:ins w:id="6512" w:author="Dylan Van Aswegen" w:date="2024-07-15T17:21:00Z" w16du:dateUtc="2024-07-15T15:21:00Z"/>
                <w:rFonts w:ascii="Arial" w:hAnsi="Arial" w:cs="Arial"/>
                <w:sz w:val="20"/>
                <w:szCs w:val="20"/>
                <w:lang w:val="en-GB"/>
              </w:rPr>
            </w:pPr>
            <w:ins w:id="6513" w:author="Dylan Van Aswegen" w:date="2024-07-15T17:25:00Z" w16du:dateUtc="2024-07-15T15:25:00Z">
              <w:r>
                <w:rPr>
                  <w:rFonts w:ascii="Arial" w:hAnsi="Arial" w:cs="Arial"/>
                  <w:sz w:val="20"/>
                  <w:szCs w:val="20"/>
                  <w:lang w:val="en-GB"/>
                </w:rPr>
                <w:t xml:space="preserve">This column will contain the name of the person who created the article.  </w:t>
              </w:r>
            </w:ins>
          </w:p>
        </w:tc>
      </w:tr>
      <w:tr w:rsidR="004F0B4D" w14:paraId="6074FDDF" w14:textId="77777777" w:rsidTr="005C5491">
        <w:trPr>
          <w:ins w:id="6514" w:author="Dylan Van Aswegen" w:date="2024-07-15T17:21:00Z"/>
        </w:trPr>
        <w:tc>
          <w:tcPr>
            <w:cnfStyle w:val="001000000000" w:firstRow="0" w:lastRow="0" w:firstColumn="1" w:lastColumn="0" w:oddVBand="0" w:evenVBand="0" w:oddHBand="0" w:evenHBand="0" w:firstRowFirstColumn="0" w:firstRowLastColumn="0" w:lastRowFirstColumn="0" w:lastRowLastColumn="0"/>
            <w:tcW w:w="1451" w:type="dxa"/>
          </w:tcPr>
          <w:p w14:paraId="0217DDC6" w14:textId="44E98BAA" w:rsidR="004F0B4D" w:rsidRDefault="00386940" w:rsidP="004F0B4D">
            <w:pPr>
              <w:spacing w:line="360" w:lineRule="auto"/>
              <w:jc w:val="both"/>
              <w:rPr>
                <w:ins w:id="6515" w:author="Dylan Van Aswegen" w:date="2024-07-15T17:21:00Z" w16du:dateUtc="2024-07-15T15:21:00Z"/>
                <w:rFonts w:ascii="Arial" w:hAnsi="Arial" w:cs="Arial"/>
                <w:sz w:val="20"/>
                <w:szCs w:val="20"/>
                <w:lang w:val="en-GB"/>
              </w:rPr>
            </w:pPr>
            <w:ins w:id="6516" w:author="Dylan Van Aswegen" w:date="2024-07-15T17:26:00Z" w16du:dateUtc="2024-07-15T15:26:00Z">
              <w:r>
                <w:rPr>
                  <w:rFonts w:ascii="Arial" w:hAnsi="Arial" w:cs="Arial"/>
                  <w:sz w:val="20"/>
                  <w:szCs w:val="20"/>
                  <w:lang w:val="en-GB"/>
                </w:rPr>
                <w:t>Created</w:t>
              </w:r>
            </w:ins>
            <w:ins w:id="6517" w:author="Dylan Van Aswegen" w:date="2024-07-15T17:23:00Z" w16du:dateUtc="2024-07-15T15:23:00Z">
              <w:r w:rsidR="004F0B4D">
                <w:rPr>
                  <w:rFonts w:ascii="Arial" w:hAnsi="Arial" w:cs="Arial"/>
                  <w:sz w:val="20"/>
                  <w:szCs w:val="20"/>
                  <w:lang w:val="en-GB"/>
                </w:rPr>
                <w:t xml:space="preserve"> Date</w:t>
              </w:r>
            </w:ins>
          </w:p>
        </w:tc>
        <w:tc>
          <w:tcPr>
            <w:tcW w:w="1273" w:type="dxa"/>
          </w:tcPr>
          <w:p w14:paraId="68A396A5" w14:textId="4BDADCB0" w:rsidR="004F0B4D" w:rsidRDefault="004F0B4D" w:rsidP="004F0B4D">
            <w:pPr>
              <w:spacing w:line="360" w:lineRule="auto"/>
              <w:jc w:val="both"/>
              <w:cnfStyle w:val="000000000000" w:firstRow="0" w:lastRow="0" w:firstColumn="0" w:lastColumn="0" w:oddVBand="0" w:evenVBand="0" w:oddHBand="0" w:evenHBand="0" w:firstRowFirstColumn="0" w:firstRowLastColumn="0" w:lastRowFirstColumn="0" w:lastRowLastColumn="0"/>
              <w:rPr>
                <w:ins w:id="6518" w:author="Dylan Van Aswegen" w:date="2024-07-15T17:21:00Z" w16du:dateUtc="2024-07-15T15:21:00Z"/>
                <w:rFonts w:ascii="Arial" w:hAnsi="Arial" w:cs="Arial"/>
                <w:sz w:val="20"/>
                <w:szCs w:val="20"/>
                <w:lang w:val="en-GB"/>
              </w:rPr>
            </w:pPr>
            <w:ins w:id="6519" w:author="Dylan Van Aswegen" w:date="2024-07-15T17:25:00Z" w16du:dateUtc="2024-07-15T15:25:00Z">
              <w:r>
                <w:rPr>
                  <w:rFonts w:ascii="Arial" w:hAnsi="Arial" w:cs="Arial"/>
                  <w:sz w:val="20"/>
                  <w:szCs w:val="20"/>
                  <w:lang w:val="en-GB"/>
                </w:rPr>
                <w:t xml:space="preserve">Text Field </w:t>
              </w:r>
            </w:ins>
          </w:p>
        </w:tc>
        <w:tc>
          <w:tcPr>
            <w:tcW w:w="1694" w:type="dxa"/>
          </w:tcPr>
          <w:p w14:paraId="66D72E1B" w14:textId="26513284" w:rsidR="004F0B4D" w:rsidRDefault="004F0B4D" w:rsidP="004F0B4D">
            <w:pPr>
              <w:spacing w:line="360" w:lineRule="auto"/>
              <w:jc w:val="both"/>
              <w:cnfStyle w:val="000000000000" w:firstRow="0" w:lastRow="0" w:firstColumn="0" w:lastColumn="0" w:oddVBand="0" w:evenVBand="0" w:oddHBand="0" w:evenHBand="0" w:firstRowFirstColumn="0" w:firstRowLastColumn="0" w:lastRowFirstColumn="0" w:lastRowLastColumn="0"/>
              <w:rPr>
                <w:ins w:id="6520" w:author="Dylan Van Aswegen" w:date="2024-07-15T17:21:00Z" w16du:dateUtc="2024-07-15T15:21:00Z"/>
                <w:rFonts w:ascii="Arial" w:hAnsi="Arial" w:cs="Arial"/>
                <w:sz w:val="20"/>
                <w:szCs w:val="20"/>
                <w:lang w:val="en-GB"/>
              </w:rPr>
            </w:pPr>
            <w:ins w:id="6521" w:author="Dylan Van Aswegen" w:date="2024-07-15T17:25:00Z" w16du:dateUtc="2024-07-15T15:25:00Z">
              <w:r>
                <w:rPr>
                  <w:rFonts w:ascii="Arial" w:hAnsi="Arial" w:cs="Arial"/>
                  <w:sz w:val="20"/>
                  <w:szCs w:val="20"/>
                  <w:lang w:val="en-GB"/>
                </w:rPr>
                <w:t xml:space="preserve">String </w:t>
              </w:r>
            </w:ins>
          </w:p>
        </w:tc>
        <w:tc>
          <w:tcPr>
            <w:tcW w:w="3804" w:type="dxa"/>
          </w:tcPr>
          <w:p w14:paraId="68109D72" w14:textId="140BBEFB" w:rsidR="004F0B4D" w:rsidRDefault="004F0B4D" w:rsidP="004F0B4D">
            <w:pPr>
              <w:spacing w:line="360" w:lineRule="auto"/>
              <w:jc w:val="both"/>
              <w:cnfStyle w:val="000000000000" w:firstRow="0" w:lastRow="0" w:firstColumn="0" w:lastColumn="0" w:oddVBand="0" w:evenVBand="0" w:oddHBand="0" w:evenHBand="0" w:firstRowFirstColumn="0" w:firstRowLastColumn="0" w:lastRowFirstColumn="0" w:lastRowLastColumn="0"/>
              <w:rPr>
                <w:ins w:id="6522" w:author="Dylan Van Aswegen" w:date="2024-07-15T17:21:00Z" w16du:dateUtc="2024-07-15T15:21:00Z"/>
                <w:rFonts w:ascii="Arial" w:hAnsi="Arial" w:cs="Arial"/>
                <w:sz w:val="20"/>
                <w:szCs w:val="20"/>
                <w:lang w:val="en-GB"/>
              </w:rPr>
            </w:pPr>
            <w:ins w:id="6523" w:author="Dylan Van Aswegen" w:date="2024-07-15T17:25:00Z" w16du:dateUtc="2024-07-15T15:25:00Z">
              <w:r>
                <w:rPr>
                  <w:rFonts w:ascii="Arial" w:hAnsi="Arial" w:cs="Arial"/>
                  <w:sz w:val="20"/>
                  <w:szCs w:val="20"/>
                  <w:lang w:val="en-GB"/>
                </w:rPr>
                <w:t xml:space="preserve">This column will contain the date that the article was created. </w:t>
              </w:r>
            </w:ins>
          </w:p>
        </w:tc>
      </w:tr>
      <w:tr w:rsidR="004F0B4D" w14:paraId="07B8820B" w14:textId="77777777" w:rsidTr="005C5491">
        <w:trPr>
          <w:cnfStyle w:val="000000100000" w:firstRow="0" w:lastRow="0" w:firstColumn="0" w:lastColumn="0" w:oddVBand="0" w:evenVBand="0" w:oddHBand="1" w:evenHBand="0" w:firstRowFirstColumn="0" w:firstRowLastColumn="0" w:lastRowFirstColumn="0" w:lastRowLastColumn="0"/>
          <w:ins w:id="6524" w:author="Dylan Van Aswegen" w:date="2024-07-15T17:23:00Z"/>
        </w:trPr>
        <w:tc>
          <w:tcPr>
            <w:cnfStyle w:val="001000000000" w:firstRow="0" w:lastRow="0" w:firstColumn="1" w:lastColumn="0" w:oddVBand="0" w:evenVBand="0" w:oddHBand="0" w:evenHBand="0" w:firstRowFirstColumn="0" w:firstRowLastColumn="0" w:lastRowFirstColumn="0" w:lastRowLastColumn="0"/>
            <w:tcW w:w="1451" w:type="dxa"/>
          </w:tcPr>
          <w:p w14:paraId="05776E8F" w14:textId="5AB904EE" w:rsidR="004F0B4D" w:rsidRDefault="004F0B4D" w:rsidP="004F0B4D">
            <w:pPr>
              <w:spacing w:line="360" w:lineRule="auto"/>
              <w:jc w:val="both"/>
              <w:rPr>
                <w:ins w:id="6525" w:author="Dylan Van Aswegen" w:date="2024-07-15T17:23:00Z" w16du:dateUtc="2024-07-15T15:23:00Z"/>
                <w:rFonts w:ascii="Arial" w:hAnsi="Arial" w:cs="Arial"/>
                <w:sz w:val="20"/>
                <w:szCs w:val="20"/>
                <w:lang w:val="en-GB"/>
              </w:rPr>
            </w:pPr>
            <w:ins w:id="6526" w:author="Dylan Van Aswegen" w:date="2024-07-15T17:23:00Z" w16du:dateUtc="2024-07-15T15:23:00Z">
              <w:r>
                <w:rPr>
                  <w:rFonts w:ascii="Arial" w:hAnsi="Arial" w:cs="Arial"/>
                  <w:sz w:val="20"/>
                  <w:szCs w:val="20"/>
                  <w:lang w:val="en-GB"/>
                </w:rPr>
                <w:t>Last Update</w:t>
              </w:r>
            </w:ins>
          </w:p>
        </w:tc>
        <w:tc>
          <w:tcPr>
            <w:tcW w:w="1273" w:type="dxa"/>
          </w:tcPr>
          <w:p w14:paraId="51D914F4" w14:textId="4932C543" w:rsidR="004F0B4D" w:rsidRDefault="004F0B4D" w:rsidP="004F0B4D">
            <w:pPr>
              <w:spacing w:line="360" w:lineRule="auto"/>
              <w:jc w:val="both"/>
              <w:cnfStyle w:val="000000100000" w:firstRow="0" w:lastRow="0" w:firstColumn="0" w:lastColumn="0" w:oddVBand="0" w:evenVBand="0" w:oddHBand="1" w:evenHBand="0" w:firstRowFirstColumn="0" w:firstRowLastColumn="0" w:lastRowFirstColumn="0" w:lastRowLastColumn="0"/>
              <w:rPr>
                <w:ins w:id="6527" w:author="Dylan Van Aswegen" w:date="2024-07-15T17:23:00Z" w16du:dateUtc="2024-07-15T15:23:00Z"/>
                <w:rFonts w:ascii="Arial" w:hAnsi="Arial" w:cs="Arial"/>
                <w:sz w:val="20"/>
                <w:szCs w:val="20"/>
                <w:lang w:val="en-GB"/>
              </w:rPr>
            </w:pPr>
            <w:ins w:id="6528" w:author="Dylan Van Aswegen" w:date="2024-07-15T17:26:00Z" w16du:dateUtc="2024-07-15T15:26:00Z">
              <w:r>
                <w:rPr>
                  <w:rFonts w:ascii="Arial" w:hAnsi="Arial" w:cs="Arial"/>
                  <w:sz w:val="20"/>
                  <w:szCs w:val="20"/>
                  <w:lang w:val="en-GB"/>
                </w:rPr>
                <w:t xml:space="preserve">Text Field </w:t>
              </w:r>
            </w:ins>
          </w:p>
        </w:tc>
        <w:tc>
          <w:tcPr>
            <w:tcW w:w="1694" w:type="dxa"/>
          </w:tcPr>
          <w:p w14:paraId="1005A68A" w14:textId="3BC67794" w:rsidR="004F0B4D" w:rsidRDefault="004F0B4D" w:rsidP="004F0B4D">
            <w:pPr>
              <w:spacing w:line="360" w:lineRule="auto"/>
              <w:jc w:val="both"/>
              <w:cnfStyle w:val="000000100000" w:firstRow="0" w:lastRow="0" w:firstColumn="0" w:lastColumn="0" w:oddVBand="0" w:evenVBand="0" w:oddHBand="1" w:evenHBand="0" w:firstRowFirstColumn="0" w:firstRowLastColumn="0" w:lastRowFirstColumn="0" w:lastRowLastColumn="0"/>
              <w:rPr>
                <w:ins w:id="6529" w:author="Dylan Van Aswegen" w:date="2024-07-15T17:23:00Z" w16du:dateUtc="2024-07-15T15:23:00Z"/>
                <w:rFonts w:ascii="Arial" w:hAnsi="Arial" w:cs="Arial"/>
                <w:sz w:val="20"/>
                <w:szCs w:val="20"/>
                <w:lang w:val="en-GB"/>
              </w:rPr>
            </w:pPr>
            <w:ins w:id="6530" w:author="Dylan Van Aswegen" w:date="2024-07-15T17:26:00Z" w16du:dateUtc="2024-07-15T15:26:00Z">
              <w:r>
                <w:rPr>
                  <w:rFonts w:ascii="Arial" w:hAnsi="Arial" w:cs="Arial"/>
                  <w:sz w:val="20"/>
                  <w:szCs w:val="20"/>
                  <w:lang w:val="en-GB"/>
                </w:rPr>
                <w:t xml:space="preserve">String </w:t>
              </w:r>
            </w:ins>
          </w:p>
        </w:tc>
        <w:tc>
          <w:tcPr>
            <w:tcW w:w="3804" w:type="dxa"/>
          </w:tcPr>
          <w:p w14:paraId="43D2C410" w14:textId="2B8A5AF2" w:rsidR="004F0B4D" w:rsidRDefault="004F0B4D" w:rsidP="004F0B4D">
            <w:pPr>
              <w:spacing w:line="360" w:lineRule="auto"/>
              <w:jc w:val="both"/>
              <w:cnfStyle w:val="000000100000" w:firstRow="0" w:lastRow="0" w:firstColumn="0" w:lastColumn="0" w:oddVBand="0" w:evenVBand="0" w:oddHBand="1" w:evenHBand="0" w:firstRowFirstColumn="0" w:firstRowLastColumn="0" w:lastRowFirstColumn="0" w:lastRowLastColumn="0"/>
              <w:rPr>
                <w:ins w:id="6531" w:author="Dylan Van Aswegen" w:date="2024-07-15T17:23:00Z" w16du:dateUtc="2024-07-15T15:23:00Z"/>
                <w:rFonts w:ascii="Arial" w:hAnsi="Arial" w:cs="Arial"/>
                <w:sz w:val="20"/>
                <w:szCs w:val="20"/>
                <w:lang w:val="en-GB"/>
              </w:rPr>
            </w:pPr>
            <w:ins w:id="6532" w:author="Dylan Van Aswegen" w:date="2024-07-15T17:26:00Z" w16du:dateUtc="2024-07-15T15:26:00Z">
              <w:r>
                <w:rPr>
                  <w:rFonts w:ascii="Arial" w:hAnsi="Arial" w:cs="Arial"/>
                  <w:sz w:val="20"/>
                  <w:szCs w:val="20"/>
                  <w:lang w:val="en-GB"/>
                </w:rPr>
                <w:t>This column will contain the</w:t>
              </w:r>
              <w:r w:rsidR="00386940">
                <w:rPr>
                  <w:rFonts w:ascii="Arial" w:hAnsi="Arial" w:cs="Arial"/>
                  <w:sz w:val="20"/>
                  <w:szCs w:val="20"/>
                  <w:lang w:val="en-GB"/>
                </w:rPr>
                <w:t xml:space="preserve"> date that the article was last updated. </w:t>
              </w:r>
              <w:r>
                <w:rPr>
                  <w:rFonts w:ascii="Arial" w:hAnsi="Arial" w:cs="Arial"/>
                  <w:sz w:val="20"/>
                  <w:szCs w:val="20"/>
                  <w:lang w:val="en-GB"/>
                </w:rPr>
                <w:t xml:space="preserve"> </w:t>
              </w:r>
            </w:ins>
          </w:p>
        </w:tc>
      </w:tr>
      <w:tr w:rsidR="00386940" w14:paraId="0D60604A" w14:textId="77777777" w:rsidTr="005C5491">
        <w:trPr>
          <w:ins w:id="6533" w:author="Dylan Van Aswegen" w:date="2024-07-15T17:23:00Z"/>
        </w:trPr>
        <w:tc>
          <w:tcPr>
            <w:cnfStyle w:val="001000000000" w:firstRow="0" w:lastRow="0" w:firstColumn="1" w:lastColumn="0" w:oddVBand="0" w:evenVBand="0" w:oddHBand="0" w:evenHBand="0" w:firstRowFirstColumn="0" w:firstRowLastColumn="0" w:lastRowFirstColumn="0" w:lastRowLastColumn="0"/>
            <w:tcW w:w="1451" w:type="dxa"/>
          </w:tcPr>
          <w:p w14:paraId="5098FD18" w14:textId="5E2DE4FC" w:rsidR="00386940" w:rsidRDefault="00386940" w:rsidP="00386940">
            <w:pPr>
              <w:spacing w:line="360" w:lineRule="auto"/>
              <w:jc w:val="both"/>
              <w:rPr>
                <w:ins w:id="6534" w:author="Dylan Van Aswegen" w:date="2024-07-15T17:23:00Z" w16du:dateUtc="2024-07-15T15:23:00Z"/>
                <w:rFonts w:ascii="Arial" w:hAnsi="Arial" w:cs="Arial"/>
                <w:sz w:val="20"/>
                <w:szCs w:val="20"/>
                <w:lang w:val="en-GB"/>
              </w:rPr>
            </w:pPr>
            <w:ins w:id="6535" w:author="Dylan Van Aswegen" w:date="2024-07-15T17:23:00Z" w16du:dateUtc="2024-07-15T15:23:00Z">
              <w:r>
                <w:rPr>
                  <w:rFonts w:ascii="Arial" w:hAnsi="Arial" w:cs="Arial"/>
                  <w:sz w:val="20"/>
                  <w:szCs w:val="20"/>
                  <w:lang w:val="en-GB"/>
                </w:rPr>
                <w:t>Updated By</w:t>
              </w:r>
            </w:ins>
          </w:p>
        </w:tc>
        <w:tc>
          <w:tcPr>
            <w:tcW w:w="1273" w:type="dxa"/>
          </w:tcPr>
          <w:p w14:paraId="18326E5E" w14:textId="3C7E9E56" w:rsidR="00386940" w:rsidRDefault="00386940" w:rsidP="00386940">
            <w:pPr>
              <w:spacing w:line="360" w:lineRule="auto"/>
              <w:jc w:val="both"/>
              <w:cnfStyle w:val="000000000000" w:firstRow="0" w:lastRow="0" w:firstColumn="0" w:lastColumn="0" w:oddVBand="0" w:evenVBand="0" w:oddHBand="0" w:evenHBand="0" w:firstRowFirstColumn="0" w:firstRowLastColumn="0" w:lastRowFirstColumn="0" w:lastRowLastColumn="0"/>
              <w:rPr>
                <w:ins w:id="6536" w:author="Dylan Van Aswegen" w:date="2024-07-15T17:23:00Z" w16du:dateUtc="2024-07-15T15:23:00Z"/>
                <w:rFonts w:ascii="Arial" w:hAnsi="Arial" w:cs="Arial"/>
                <w:sz w:val="20"/>
                <w:szCs w:val="20"/>
                <w:lang w:val="en-GB"/>
              </w:rPr>
            </w:pPr>
            <w:ins w:id="6537" w:author="Dylan Van Aswegen" w:date="2024-07-15T17:26:00Z" w16du:dateUtc="2024-07-15T15:26:00Z">
              <w:r>
                <w:rPr>
                  <w:rFonts w:ascii="Arial" w:hAnsi="Arial" w:cs="Arial"/>
                  <w:sz w:val="20"/>
                  <w:szCs w:val="20"/>
                  <w:lang w:val="en-GB"/>
                </w:rPr>
                <w:t xml:space="preserve">Text Field </w:t>
              </w:r>
            </w:ins>
          </w:p>
        </w:tc>
        <w:tc>
          <w:tcPr>
            <w:tcW w:w="1694" w:type="dxa"/>
          </w:tcPr>
          <w:p w14:paraId="61C0CE29" w14:textId="608D1298" w:rsidR="00386940" w:rsidRDefault="00386940" w:rsidP="00386940">
            <w:pPr>
              <w:spacing w:line="360" w:lineRule="auto"/>
              <w:jc w:val="both"/>
              <w:cnfStyle w:val="000000000000" w:firstRow="0" w:lastRow="0" w:firstColumn="0" w:lastColumn="0" w:oddVBand="0" w:evenVBand="0" w:oddHBand="0" w:evenHBand="0" w:firstRowFirstColumn="0" w:firstRowLastColumn="0" w:lastRowFirstColumn="0" w:lastRowLastColumn="0"/>
              <w:rPr>
                <w:ins w:id="6538" w:author="Dylan Van Aswegen" w:date="2024-07-15T17:23:00Z" w16du:dateUtc="2024-07-15T15:23:00Z"/>
                <w:rFonts w:ascii="Arial" w:hAnsi="Arial" w:cs="Arial"/>
                <w:sz w:val="20"/>
                <w:szCs w:val="20"/>
                <w:lang w:val="en-GB"/>
              </w:rPr>
            </w:pPr>
            <w:ins w:id="6539" w:author="Dylan Van Aswegen" w:date="2024-07-15T17:26:00Z" w16du:dateUtc="2024-07-15T15:26:00Z">
              <w:r>
                <w:rPr>
                  <w:rFonts w:ascii="Arial" w:hAnsi="Arial" w:cs="Arial"/>
                  <w:sz w:val="20"/>
                  <w:szCs w:val="20"/>
                  <w:lang w:val="en-GB"/>
                </w:rPr>
                <w:t xml:space="preserve">String </w:t>
              </w:r>
            </w:ins>
          </w:p>
        </w:tc>
        <w:tc>
          <w:tcPr>
            <w:tcW w:w="3804" w:type="dxa"/>
          </w:tcPr>
          <w:p w14:paraId="3CB1D5B5" w14:textId="33185927" w:rsidR="00386940" w:rsidRDefault="00386940" w:rsidP="00386940">
            <w:pPr>
              <w:spacing w:line="360" w:lineRule="auto"/>
              <w:jc w:val="both"/>
              <w:cnfStyle w:val="000000000000" w:firstRow="0" w:lastRow="0" w:firstColumn="0" w:lastColumn="0" w:oddVBand="0" w:evenVBand="0" w:oddHBand="0" w:evenHBand="0" w:firstRowFirstColumn="0" w:firstRowLastColumn="0" w:lastRowFirstColumn="0" w:lastRowLastColumn="0"/>
              <w:rPr>
                <w:ins w:id="6540" w:author="Dylan Van Aswegen" w:date="2024-07-15T17:23:00Z" w16du:dateUtc="2024-07-15T15:23:00Z"/>
                <w:rFonts w:ascii="Arial" w:hAnsi="Arial" w:cs="Arial"/>
                <w:sz w:val="20"/>
                <w:szCs w:val="20"/>
                <w:lang w:val="en-GB"/>
              </w:rPr>
            </w:pPr>
            <w:ins w:id="6541" w:author="Dylan Van Aswegen" w:date="2024-07-15T17:26:00Z" w16du:dateUtc="2024-07-15T15:26:00Z">
              <w:r>
                <w:rPr>
                  <w:rFonts w:ascii="Arial" w:hAnsi="Arial" w:cs="Arial"/>
                  <w:sz w:val="20"/>
                  <w:szCs w:val="20"/>
                  <w:lang w:val="en-GB"/>
                </w:rPr>
                <w:t xml:space="preserve">This column will contain the name of the person who last updated the article.  </w:t>
              </w:r>
            </w:ins>
          </w:p>
        </w:tc>
      </w:tr>
      <w:tr w:rsidR="00386940" w14:paraId="66B90941" w14:textId="77777777" w:rsidTr="005C5491">
        <w:trPr>
          <w:cnfStyle w:val="000000100000" w:firstRow="0" w:lastRow="0" w:firstColumn="0" w:lastColumn="0" w:oddVBand="0" w:evenVBand="0" w:oddHBand="1" w:evenHBand="0" w:firstRowFirstColumn="0" w:firstRowLastColumn="0" w:lastRowFirstColumn="0" w:lastRowLastColumn="0"/>
          <w:ins w:id="6542" w:author="Dylan Van Aswegen" w:date="2024-07-15T17:23:00Z"/>
        </w:trPr>
        <w:tc>
          <w:tcPr>
            <w:cnfStyle w:val="001000000000" w:firstRow="0" w:lastRow="0" w:firstColumn="1" w:lastColumn="0" w:oddVBand="0" w:evenVBand="0" w:oddHBand="0" w:evenHBand="0" w:firstRowFirstColumn="0" w:firstRowLastColumn="0" w:lastRowFirstColumn="0" w:lastRowLastColumn="0"/>
            <w:tcW w:w="1451" w:type="dxa"/>
          </w:tcPr>
          <w:p w14:paraId="74622A8C" w14:textId="7F92A734" w:rsidR="00386940" w:rsidRDefault="00386940" w:rsidP="00386940">
            <w:pPr>
              <w:spacing w:line="360" w:lineRule="auto"/>
              <w:jc w:val="both"/>
              <w:rPr>
                <w:ins w:id="6543" w:author="Dylan Van Aswegen" w:date="2024-07-15T17:23:00Z" w16du:dateUtc="2024-07-15T15:23:00Z"/>
                <w:rFonts w:ascii="Arial" w:hAnsi="Arial" w:cs="Arial"/>
                <w:sz w:val="20"/>
                <w:szCs w:val="20"/>
                <w:lang w:val="en-GB"/>
              </w:rPr>
            </w:pPr>
            <w:ins w:id="6544" w:author="Dylan Van Aswegen" w:date="2024-07-15T17:23:00Z" w16du:dateUtc="2024-07-15T15:23:00Z">
              <w:r>
                <w:rPr>
                  <w:rFonts w:ascii="Arial" w:hAnsi="Arial" w:cs="Arial"/>
                  <w:sz w:val="20"/>
                  <w:szCs w:val="20"/>
                  <w:lang w:val="en-GB"/>
                </w:rPr>
                <w:t>Actions</w:t>
              </w:r>
            </w:ins>
          </w:p>
        </w:tc>
        <w:tc>
          <w:tcPr>
            <w:tcW w:w="1273" w:type="dxa"/>
          </w:tcPr>
          <w:p w14:paraId="75072C46" w14:textId="4176568A" w:rsidR="00386940" w:rsidRDefault="00386940" w:rsidP="00386940">
            <w:pPr>
              <w:spacing w:line="360" w:lineRule="auto"/>
              <w:jc w:val="both"/>
              <w:cnfStyle w:val="000000100000" w:firstRow="0" w:lastRow="0" w:firstColumn="0" w:lastColumn="0" w:oddVBand="0" w:evenVBand="0" w:oddHBand="1" w:evenHBand="0" w:firstRowFirstColumn="0" w:firstRowLastColumn="0" w:lastRowFirstColumn="0" w:lastRowLastColumn="0"/>
              <w:rPr>
                <w:ins w:id="6545" w:author="Dylan Van Aswegen" w:date="2024-07-15T17:23:00Z" w16du:dateUtc="2024-07-15T15:23:00Z"/>
                <w:rFonts w:ascii="Arial" w:hAnsi="Arial" w:cs="Arial"/>
                <w:sz w:val="20"/>
                <w:szCs w:val="20"/>
                <w:lang w:val="en-GB"/>
              </w:rPr>
            </w:pPr>
            <w:ins w:id="6546" w:author="Dylan Van Aswegen" w:date="2024-07-15T17:26:00Z" w16du:dateUtc="2024-07-15T15:26:00Z">
              <w:r>
                <w:rPr>
                  <w:rFonts w:ascii="Arial" w:hAnsi="Arial" w:cs="Arial"/>
                  <w:sz w:val="20"/>
                  <w:szCs w:val="20"/>
                  <w:lang w:val="en-GB"/>
                </w:rPr>
                <w:t>Buttons</w:t>
              </w:r>
            </w:ins>
          </w:p>
        </w:tc>
        <w:tc>
          <w:tcPr>
            <w:tcW w:w="1694" w:type="dxa"/>
          </w:tcPr>
          <w:p w14:paraId="2F3A7D88" w14:textId="77777777" w:rsidR="00386940" w:rsidRDefault="00386940" w:rsidP="00386940">
            <w:pPr>
              <w:spacing w:line="360" w:lineRule="auto"/>
              <w:jc w:val="both"/>
              <w:cnfStyle w:val="000000100000" w:firstRow="0" w:lastRow="0" w:firstColumn="0" w:lastColumn="0" w:oddVBand="0" w:evenVBand="0" w:oddHBand="1" w:evenHBand="0" w:firstRowFirstColumn="0" w:firstRowLastColumn="0" w:lastRowFirstColumn="0" w:lastRowLastColumn="0"/>
              <w:rPr>
                <w:ins w:id="6547" w:author="Dylan Van Aswegen" w:date="2024-07-15T17:23:00Z" w16du:dateUtc="2024-07-15T15:23:00Z"/>
                <w:rFonts w:ascii="Arial" w:hAnsi="Arial" w:cs="Arial"/>
                <w:sz w:val="20"/>
                <w:szCs w:val="20"/>
                <w:lang w:val="en-GB"/>
              </w:rPr>
            </w:pPr>
          </w:p>
        </w:tc>
        <w:tc>
          <w:tcPr>
            <w:tcW w:w="3804" w:type="dxa"/>
          </w:tcPr>
          <w:p w14:paraId="576F7240" w14:textId="77777777" w:rsidR="00386940" w:rsidRDefault="003F7839" w:rsidP="00386940">
            <w:pPr>
              <w:spacing w:line="360" w:lineRule="auto"/>
              <w:jc w:val="both"/>
              <w:cnfStyle w:val="000000100000" w:firstRow="0" w:lastRow="0" w:firstColumn="0" w:lastColumn="0" w:oddVBand="0" w:evenVBand="0" w:oddHBand="1" w:evenHBand="0" w:firstRowFirstColumn="0" w:firstRowLastColumn="0" w:lastRowFirstColumn="0" w:lastRowLastColumn="0"/>
              <w:rPr>
                <w:ins w:id="6548" w:author="Dylan Van Aswegen" w:date="2024-07-15T17:28:00Z" w16du:dateUtc="2024-07-15T15:28:00Z"/>
                <w:rFonts w:ascii="Arial" w:hAnsi="Arial" w:cs="Arial"/>
                <w:sz w:val="20"/>
                <w:szCs w:val="20"/>
                <w:lang w:val="en-GB"/>
              </w:rPr>
            </w:pPr>
            <w:ins w:id="6549" w:author="Dylan Van Aswegen" w:date="2024-07-15T17:27:00Z" w16du:dateUtc="2024-07-15T15:27:00Z">
              <w:r>
                <w:rPr>
                  <w:rFonts w:ascii="Arial" w:hAnsi="Arial" w:cs="Arial"/>
                  <w:sz w:val="20"/>
                  <w:szCs w:val="20"/>
                  <w:lang w:val="en-GB"/>
                </w:rPr>
                <w:t xml:space="preserve">This column will contain </w:t>
              </w:r>
            </w:ins>
            <w:ins w:id="6550" w:author="Dylan Van Aswegen" w:date="2024-07-15T17:28:00Z" w16du:dateUtc="2024-07-15T15:28:00Z">
              <w:r w:rsidR="005F7FC3">
                <w:rPr>
                  <w:rFonts w:ascii="Arial" w:hAnsi="Arial" w:cs="Arial"/>
                  <w:sz w:val="20"/>
                  <w:szCs w:val="20"/>
                  <w:lang w:val="en-GB"/>
                </w:rPr>
                <w:t xml:space="preserve">buttons for the application admin users to view, edit, and delete the help articles. </w:t>
              </w:r>
            </w:ins>
          </w:p>
          <w:p w14:paraId="6F869BA1" w14:textId="77777777" w:rsidR="005F7FC3" w:rsidRDefault="005F7FC3" w:rsidP="00386940">
            <w:pPr>
              <w:spacing w:line="360" w:lineRule="auto"/>
              <w:jc w:val="both"/>
              <w:cnfStyle w:val="000000100000" w:firstRow="0" w:lastRow="0" w:firstColumn="0" w:lastColumn="0" w:oddVBand="0" w:evenVBand="0" w:oddHBand="1" w:evenHBand="0" w:firstRowFirstColumn="0" w:firstRowLastColumn="0" w:lastRowFirstColumn="0" w:lastRowLastColumn="0"/>
              <w:rPr>
                <w:ins w:id="6551" w:author="Dylan Van Aswegen" w:date="2024-07-15T17:28:00Z" w16du:dateUtc="2024-07-15T15:28:00Z"/>
                <w:rFonts w:ascii="Arial" w:hAnsi="Arial" w:cs="Arial"/>
                <w:sz w:val="20"/>
                <w:szCs w:val="20"/>
                <w:lang w:val="en-GB"/>
              </w:rPr>
            </w:pPr>
            <w:ins w:id="6552" w:author="Dylan Van Aswegen" w:date="2024-07-15T17:28:00Z" w16du:dateUtc="2024-07-15T15:28:00Z">
              <w:r>
                <w:rPr>
                  <w:rFonts w:ascii="Arial" w:hAnsi="Arial" w:cs="Arial"/>
                  <w:sz w:val="20"/>
                  <w:szCs w:val="20"/>
                  <w:lang w:val="en-GB"/>
                </w:rPr>
                <w:t xml:space="preserve">If the view button is clicked, a window should be presented to the application administrator, allowing them to view the contents of the help article. </w:t>
              </w:r>
            </w:ins>
          </w:p>
          <w:p w14:paraId="76AB242C" w14:textId="77777777" w:rsidR="005F7FC3" w:rsidRDefault="005F7FC3" w:rsidP="00386940">
            <w:pPr>
              <w:spacing w:line="360" w:lineRule="auto"/>
              <w:jc w:val="both"/>
              <w:cnfStyle w:val="000000100000" w:firstRow="0" w:lastRow="0" w:firstColumn="0" w:lastColumn="0" w:oddVBand="0" w:evenVBand="0" w:oddHBand="1" w:evenHBand="0" w:firstRowFirstColumn="0" w:firstRowLastColumn="0" w:lastRowFirstColumn="0" w:lastRowLastColumn="0"/>
              <w:rPr>
                <w:ins w:id="6553" w:author="Dylan Van Aswegen" w:date="2024-07-15T17:29:00Z" w16du:dateUtc="2024-07-15T15:29:00Z"/>
                <w:rFonts w:ascii="Arial" w:hAnsi="Arial" w:cs="Arial"/>
                <w:sz w:val="20"/>
                <w:szCs w:val="20"/>
                <w:lang w:val="en-GB"/>
              </w:rPr>
            </w:pPr>
            <w:ins w:id="6554" w:author="Dylan Van Aswegen" w:date="2024-07-15T17:28:00Z" w16du:dateUtc="2024-07-15T15:28:00Z">
              <w:r>
                <w:rPr>
                  <w:rFonts w:ascii="Arial" w:hAnsi="Arial" w:cs="Arial"/>
                  <w:sz w:val="20"/>
                  <w:szCs w:val="20"/>
                  <w:lang w:val="en-GB"/>
                </w:rPr>
                <w:t>If the edit button is click</w:t>
              </w:r>
            </w:ins>
            <w:ins w:id="6555" w:author="Dylan Van Aswegen" w:date="2024-07-15T17:29:00Z" w16du:dateUtc="2024-07-15T15:29:00Z">
              <w:r>
                <w:rPr>
                  <w:rFonts w:ascii="Arial" w:hAnsi="Arial" w:cs="Arial"/>
                  <w:sz w:val="20"/>
                  <w:szCs w:val="20"/>
                  <w:lang w:val="en-GB"/>
                </w:rPr>
                <w:t>ed, a window allowing the application administrator to edit the article will be presented to them.</w:t>
              </w:r>
            </w:ins>
          </w:p>
          <w:p w14:paraId="71EE86DF" w14:textId="2E9A8F5F" w:rsidR="005F7FC3" w:rsidRDefault="005F7FC3" w:rsidP="00386940">
            <w:pPr>
              <w:spacing w:line="360" w:lineRule="auto"/>
              <w:jc w:val="both"/>
              <w:cnfStyle w:val="000000100000" w:firstRow="0" w:lastRow="0" w:firstColumn="0" w:lastColumn="0" w:oddVBand="0" w:evenVBand="0" w:oddHBand="1" w:evenHBand="0" w:firstRowFirstColumn="0" w:firstRowLastColumn="0" w:lastRowFirstColumn="0" w:lastRowLastColumn="0"/>
              <w:rPr>
                <w:ins w:id="6556" w:author="Dylan Van Aswegen" w:date="2024-07-15T17:23:00Z" w16du:dateUtc="2024-07-15T15:23:00Z"/>
                <w:rFonts w:ascii="Arial" w:hAnsi="Arial" w:cs="Arial"/>
                <w:sz w:val="20"/>
                <w:szCs w:val="20"/>
                <w:lang w:val="en-GB"/>
              </w:rPr>
            </w:pPr>
            <w:ins w:id="6557" w:author="Dylan Van Aswegen" w:date="2024-07-15T17:29:00Z" w16du:dateUtc="2024-07-15T15:29:00Z">
              <w:r>
                <w:rPr>
                  <w:rFonts w:ascii="Arial" w:hAnsi="Arial" w:cs="Arial"/>
                  <w:sz w:val="20"/>
                  <w:szCs w:val="20"/>
                  <w:lang w:val="en-GB"/>
                </w:rPr>
                <w:t>I</w:t>
              </w:r>
              <w:r w:rsidR="00E7029A">
                <w:rPr>
                  <w:rFonts w:ascii="Arial" w:hAnsi="Arial" w:cs="Arial"/>
                  <w:sz w:val="20"/>
                  <w:szCs w:val="20"/>
                  <w:lang w:val="en-GB"/>
                </w:rPr>
                <w:t>f the delete button i</w:t>
              </w:r>
            </w:ins>
            <w:ins w:id="6558" w:author="Dylan Van Aswegen" w:date="2024-07-15T17:30:00Z" w16du:dateUtc="2024-07-15T15:30:00Z">
              <w:r w:rsidR="00E7029A">
                <w:rPr>
                  <w:rFonts w:ascii="Arial" w:hAnsi="Arial" w:cs="Arial"/>
                  <w:sz w:val="20"/>
                  <w:szCs w:val="20"/>
                  <w:lang w:val="en-GB"/>
                </w:rPr>
                <w:t xml:space="preserve">s clicked, the article should be deleted and removed from the help section of the </w:t>
              </w:r>
              <w:proofErr w:type="spellStart"/>
              <w:r w:rsidR="00E7029A">
                <w:rPr>
                  <w:rFonts w:ascii="Arial" w:hAnsi="Arial" w:cs="Arial"/>
                  <w:sz w:val="20"/>
                  <w:szCs w:val="20"/>
                  <w:lang w:val="en-GB"/>
                </w:rPr>
                <w:t>Membi</w:t>
              </w:r>
              <w:proofErr w:type="spellEnd"/>
              <w:r w:rsidR="00E7029A">
                <w:rPr>
                  <w:rFonts w:ascii="Arial" w:hAnsi="Arial" w:cs="Arial"/>
                  <w:sz w:val="20"/>
                  <w:szCs w:val="20"/>
                  <w:lang w:val="en-GB"/>
                </w:rPr>
                <w:t xml:space="preserve"> public website. </w:t>
              </w:r>
            </w:ins>
            <w:ins w:id="6559" w:author="Dylan Van Aswegen" w:date="2024-07-15T17:29:00Z" w16du:dateUtc="2024-07-15T15:29:00Z">
              <w:r>
                <w:rPr>
                  <w:rFonts w:ascii="Arial" w:hAnsi="Arial" w:cs="Arial"/>
                  <w:sz w:val="20"/>
                  <w:szCs w:val="20"/>
                  <w:lang w:val="en-GB"/>
                </w:rPr>
                <w:t xml:space="preserve"> </w:t>
              </w:r>
            </w:ins>
          </w:p>
        </w:tc>
      </w:tr>
    </w:tbl>
    <w:p w14:paraId="5F2CD0CD" w14:textId="6014F019" w:rsidR="00D33CCA" w:rsidRDefault="00D33CCA" w:rsidP="00121EEB">
      <w:pPr>
        <w:rPr>
          <w:ins w:id="6560" w:author="Dylan Van Aswegen" w:date="2024-07-15T17:16:00Z" w16du:dateUtc="2024-07-15T15:16:00Z"/>
        </w:rPr>
      </w:pPr>
    </w:p>
    <w:p w14:paraId="45CD200C" w14:textId="50BD4358" w:rsidR="00684C91" w:rsidRPr="00DF0086" w:rsidRDefault="00684C91" w:rsidP="00121EEB">
      <w:pPr>
        <w:rPr>
          <w:ins w:id="6561" w:author="Dylan Van Aswegen" w:date="2024-07-15T16:34:00Z" w16du:dateUtc="2024-07-15T14:34:00Z"/>
        </w:rPr>
      </w:pPr>
      <w:ins w:id="6562" w:author="Dylan Van Aswegen" w:date="2024-07-15T17:30:00Z" w16du:dateUtc="2024-07-15T15:30:00Z">
        <w:r>
          <w:t>The window for the new category creation will consist of the f</w:t>
        </w:r>
      </w:ins>
      <w:ins w:id="6563" w:author="Dylan Van Aswegen" w:date="2024-07-15T17:31:00Z" w16du:dateUtc="2024-07-15T15:31:00Z">
        <w:r>
          <w:t xml:space="preserve">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684C91" w14:paraId="578FB0A4" w14:textId="77777777" w:rsidTr="005C5491">
        <w:trPr>
          <w:cnfStyle w:val="100000000000" w:firstRow="1" w:lastRow="0" w:firstColumn="0" w:lastColumn="0" w:oddVBand="0" w:evenVBand="0" w:oddHBand="0" w:evenHBand="0" w:firstRowFirstColumn="0" w:firstRowLastColumn="0" w:lastRowFirstColumn="0" w:lastRowLastColumn="0"/>
          <w:tblHeader/>
          <w:ins w:id="6564" w:author="Dylan Van Aswegen" w:date="2024-07-15T17:31: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6BB0C26" w14:textId="77777777" w:rsidR="00684C91" w:rsidRDefault="00684C91">
            <w:pPr>
              <w:spacing w:line="360" w:lineRule="auto"/>
              <w:jc w:val="both"/>
              <w:rPr>
                <w:ins w:id="6565" w:author="Dylan Van Aswegen" w:date="2024-07-15T17:31:00Z" w16du:dateUtc="2024-07-15T15:31:00Z"/>
                <w:rFonts w:ascii="Arial" w:hAnsi="Arial" w:cs="Arial"/>
                <w:sz w:val="20"/>
                <w:szCs w:val="20"/>
                <w:lang w:val="en-GB"/>
              </w:rPr>
            </w:pPr>
            <w:ins w:id="6566" w:author="Dylan Van Aswegen" w:date="2024-07-15T17:31:00Z" w16du:dateUtc="2024-07-15T15:31:00Z">
              <w:r>
                <w:rPr>
                  <w:rFonts w:ascii="Arial" w:hAnsi="Arial" w:cs="Arial"/>
                  <w:sz w:val="20"/>
                  <w:szCs w:val="20"/>
                  <w:lang w:val="en-GB"/>
                </w:rPr>
                <w:t xml:space="preserve">Field Number </w:t>
              </w:r>
            </w:ins>
          </w:p>
        </w:tc>
        <w:tc>
          <w:tcPr>
            <w:tcW w:w="1417" w:type="dxa"/>
            <w:shd w:val="clear" w:color="auto" w:fill="002060"/>
          </w:tcPr>
          <w:p w14:paraId="20CDBBD0" w14:textId="77777777" w:rsidR="00684C91" w:rsidRDefault="00684C91">
            <w:pPr>
              <w:spacing w:line="360" w:lineRule="auto"/>
              <w:jc w:val="both"/>
              <w:cnfStyle w:val="100000000000" w:firstRow="1" w:lastRow="0" w:firstColumn="0" w:lastColumn="0" w:oddVBand="0" w:evenVBand="0" w:oddHBand="0" w:evenHBand="0" w:firstRowFirstColumn="0" w:firstRowLastColumn="0" w:lastRowFirstColumn="0" w:lastRowLastColumn="0"/>
              <w:rPr>
                <w:ins w:id="6567" w:author="Dylan Van Aswegen" w:date="2024-07-15T17:31:00Z" w16du:dateUtc="2024-07-15T15:31:00Z"/>
                <w:rFonts w:ascii="Arial" w:hAnsi="Arial" w:cs="Arial"/>
                <w:sz w:val="20"/>
                <w:szCs w:val="20"/>
                <w:lang w:val="en-GB"/>
              </w:rPr>
            </w:pPr>
            <w:ins w:id="6568" w:author="Dylan Van Aswegen" w:date="2024-07-15T17:31:00Z" w16du:dateUtc="2024-07-15T15:31:00Z">
              <w:r>
                <w:rPr>
                  <w:rFonts w:ascii="Arial" w:hAnsi="Arial" w:cs="Arial"/>
                  <w:sz w:val="20"/>
                  <w:szCs w:val="20"/>
                  <w:lang w:val="en-GB"/>
                </w:rPr>
                <w:t>Field Name</w:t>
              </w:r>
            </w:ins>
          </w:p>
        </w:tc>
        <w:tc>
          <w:tcPr>
            <w:tcW w:w="1276" w:type="dxa"/>
            <w:shd w:val="clear" w:color="auto" w:fill="002060"/>
          </w:tcPr>
          <w:p w14:paraId="0FAAE246" w14:textId="77777777" w:rsidR="00684C91" w:rsidRDefault="00684C91">
            <w:pPr>
              <w:spacing w:line="360" w:lineRule="auto"/>
              <w:jc w:val="both"/>
              <w:cnfStyle w:val="100000000000" w:firstRow="1" w:lastRow="0" w:firstColumn="0" w:lastColumn="0" w:oddVBand="0" w:evenVBand="0" w:oddHBand="0" w:evenHBand="0" w:firstRowFirstColumn="0" w:firstRowLastColumn="0" w:lastRowFirstColumn="0" w:lastRowLastColumn="0"/>
              <w:rPr>
                <w:ins w:id="6569" w:author="Dylan Van Aswegen" w:date="2024-07-15T17:31:00Z" w16du:dateUtc="2024-07-15T15:31:00Z"/>
                <w:rFonts w:ascii="Arial" w:hAnsi="Arial" w:cs="Arial"/>
                <w:sz w:val="20"/>
                <w:szCs w:val="20"/>
                <w:lang w:val="en-GB"/>
              </w:rPr>
            </w:pPr>
            <w:ins w:id="6570" w:author="Dylan Van Aswegen" w:date="2024-07-15T17:31:00Z" w16du:dateUtc="2024-07-15T15:31:00Z">
              <w:r>
                <w:rPr>
                  <w:rFonts w:ascii="Arial" w:hAnsi="Arial" w:cs="Arial"/>
                  <w:sz w:val="20"/>
                  <w:szCs w:val="20"/>
                  <w:lang w:val="en-GB"/>
                </w:rPr>
                <w:t>Field Type</w:t>
              </w:r>
            </w:ins>
          </w:p>
        </w:tc>
        <w:tc>
          <w:tcPr>
            <w:tcW w:w="1701" w:type="dxa"/>
            <w:shd w:val="clear" w:color="auto" w:fill="002060"/>
          </w:tcPr>
          <w:p w14:paraId="29B74463" w14:textId="77777777" w:rsidR="00684C91" w:rsidRDefault="00684C91">
            <w:pPr>
              <w:spacing w:line="360" w:lineRule="auto"/>
              <w:jc w:val="both"/>
              <w:cnfStyle w:val="100000000000" w:firstRow="1" w:lastRow="0" w:firstColumn="0" w:lastColumn="0" w:oddVBand="0" w:evenVBand="0" w:oddHBand="0" w:evenHBand="0" w:firstRowFirstColumn="0" w:firstRowLastColumn="0" w:lastRowFirstColumn="0" w:lastRowLastColumn="0"/>
              <w:rPr>
                <w:ins w:id="6571" w:author="Dylan Van Aswegen" w:date="2024-07-15T17:31:00Z" w16du:dateUtc="2024-07-15T15:31:00Z"/>
                <w:rFonts w:ascii="Arial" w:hAnsi="Arial" w:cs="Arial"/>
                <w:sz w:val="20"/>
                <w:szCs w:val="20"/>
                <w:lang w:val="en-GB"/>
              </w:rPr>
            </w:pPr>
            <w:ins w:id="6572" w:author="Dylan Van Aswegen" w:date="2024-07-15T17:31:00Z" w16du:dateUtc="2024-07-15T15:31:00Z">
              <w:r>
                <w:rPr>
                  <w:rFonts w:ascii="Arial" w:hAnsi="Arial" w:cs="Arial"/>
                  <w:sz w:val="20"/>
                  <w:szCs w:val="20"/>
                  <w:lang w:val="en-GB"/>
                </w:rPr>
                <w:t>Field Data Type</w:t>
              </w:r>
            </w:ins>
          </w:p>
        </w:tc>
        <w:tc>
          <w:tcPr>
            <w:tcW w:w="1417" w:type="dxa"/>
            <w:shd w:val="clear" w:color="auto" w:fill="002060"/>
          </w:tcPr>
          <w:p w14:paraId="76C76334" w14:textId="77777777" w:rsidR="00684C91" w:rsidRDefault="00684C91">
            <w:pPr>
              <w:spacing w:line="360" w:lineRule="auto"/>
              <w:jc w:val="both"/>
              <w:cnfStyle w:val="100000000000" w:firstRow="1" w:lastRow="0" w:firstColumn="0" w:lastColumn="0" w:oddVBand="0" w:evenVBand="0" w:oddHBand="0" w:evenHBand="0" w:firstRowFirstColumn="0" w:firstRowLastColumn="0" w:lastRowFirstColumn="0" w:lastRowLastColumn="0"/>
              <w:rPr>
                <w:ins w:id="6573" w:author="Dylan Van Aswegen" w:date="2024-07-15T17:31:00Z" w16du:dateUtc="2024-07-15T15:31:00Z"/>
                <w:rFonts w:ascii="Arial" w:hAnsi="Arial" w:cs="Arial"/>
                <w:sz w:val="20"/>
                <w:szCs w:val="20"/>
                <w:lang w:val="en-GB"/>
              </w:rPr>
            </w:pPr>
            <w:ins w:id="6574" w:author="Dylan Van Aswegen" w:date="2024-07-15T17:31:00Z" w16du:dateUtc="2024-07-15T15:31:00Z">
              <w:r>
                <w:rPr>
                  <w:rFonts w:ascii="Arial" w:hAnsi="Arial" w:cs="Arial"/>
                  <w:sz w:val="20"/>
                  <w:szCs w:val="20"/>
                  <w:lang w:val="en-GB"/>
                </w:rPr>
                <w:t>Required?</w:t>
              </w:r>
            </w:ins>
          </w:p>
        </w:tc>
        <w:tc>
          <w:tcPr>
            <w:tcW w:w="3828" w:type="dxa"/>
            <w:shd w:val="clear" w:color="auto" w:fill="002060"/>
          </w:tcPr>
          <w:p w14:paraId="5A35A88B" w14:textId="77777777" w:rsidR="00684C91" w:rsidRDefault="00684C91">
            <w:pPr>
              <w:spacing w:line="360" w:lineRule="auto"/>
              <w:jc w:val="both"/>
              <w:cnfStyle w:val="100000000000" w:firstRow="1" w:lastRow="0" w:firstColumn="0" w:lastColumn="0" w:oddVBand="0" w:evenVBand="0" w:oddHBand="0" w:evenHBand="0" w:firstRowFirstColumn="0" w:firstRowLastColumn="0" w:lastRowFirstColumn="0" w:lastRowLastColumn="0"/>
              <w:rPr>
                <w:ins w:id="6575" w:author="Dylan Van Aswegen" w:date="2024-07-15T17:31:00Z" w16du:dateUtc="2024-07-15T15:31:00Z"/>
                <w:rFonts w:ascii="Arial" w:hAnsi="Arial" w:cs="Arial"/>
                <w:sz w:val="20"/>
                <w:szCs w:val="20"/>
                <w:lang w:val="en-GB"/>
              </w:rPr>
            </w:pPr>
            <w:ins w:id="6576" w:author="Dylan Van Aswegen" w:date="2024-07-15T17:31:00Z" w16du:dateUtc="2024-07-15T15:31:00Z">
              <w:r>
                <w:rPr>
                  <w:rFonts w:ascii="Arial" w:hAnsi="Arial" w:cs="Arial"/>
                  <w:sz w:val="20"/>
                  <w:szCs w:val="20"/>
                  <w:lang w:val="en-GB"/>
                </w:rPr>
                <w:t>Field Rules</w:t>
              </w:r>
            </w:ins>
          </w:p>
        </w:tc>
      </w:tr>
      <w:tr w:rsidR="00684C91" w14:paraId="30239BA8" w14:textId="77777777" w:rsidTr="005C5491">
        <w:trPr>
          <w:cnfStyle w:val="000000100000" w:firstRow="0" w:lastRow="0" w:firstColumn="0" w:lastColumn="0" w:oddVBand="0" w:evenVBand="0" w:oddHBand="1" w:evenHBand="0" w:firstRowFirstColumn="0" w:firstRowLastColumn="0" w:lastRowFirstColumn="0" w:lastRowLastColumn="0"/>
          <w:trHeight w:val="192"/>
          <w:ins w:id="6577" w:author="Dylan Van Aswegen" w:date="2024-07-15T17:31:00Z"/>
        </w:trPr>
        <w:tc>
          <w:tcPr>
            <w:cnfStyle w:val="001000000000" w:firstRow="0" w:lastRow="0" w:firstColumn="1" w:lastColumn="0" w:oddVBand="0" w:evenVBand="0" w:oddHBand="0" w:evenHBand="0" w:firstRowFirstColumn="0" w:firstRowLastColumn="0" w:lastRowFirstColumn="0" w:lastRowLastColumn="0"/>
            <w:tcW w:w="1135" w:type="dxa"/>
          </w:tcPr>
          <w:p w14:paraId="3E785CBE" w14:textId="77777777" w:rsidR="00684C91" w:rsidRDefault="00684C91">
            <w:pPr>
              <w:spacing w:line="360" w:lineRule="auto"/>
              <w:jc w:val="both"/>
              <w:rPr>
                <w:ins w:id="6578" w:author="Dylan Van Aswegen" w:date="2024-07-15T17:31:00Z" w16du:dateUtc="2024-07-15T15:31:00Z"/>
                <w:rFonts w:ascii="Arial" w:hAnsi="Arial" w:cs="Arial"/>
                <w:sz w:val="20"/>
                <w:szCs w:val="20"/>
                <w:lang w:val="en-GB"/>
              </w:rPr>
            </w:pPr>
          </w:p>
        </w:tc>
        <w:tc>
          <w:tcPr>
            <w:tcW w:w="1417" w:type="dxa"/>
          </w:tcPr>
          <w:p w14:paraId="2A8AC4B5" w14:textId="6F558B91" w:rsidR="00684C91" w:rsidRDefault="00802D59">
            <w:pPr>
              <w:spacing w:line="360" w:lineRule="auto"/>
              <w:jc w:val="both"/>
              <w:cnfStyle w:val="000000100000" w:firstRow="0" w:lastRow="0" w:firstColumn="0" w:lastColumn="0" w:oddVBand="0" w:evenVBand="0" w:oddHBand="1" w:evenHBand="0" w:firstRowFirstColumn="0" w:firstRowLastColumn="0" w:lastRowFirstColumn="0" w:lastRowLastColumn="0"/>
              <w:rPr>
                <w:ins w:id="6579" w:author="Dylan Van Aswegen" w:date="2024-07-15T17:31:00Z" w16du:dateUtc="2024-07-15T15:31:00Z"/>
                <w:rFonts w:ascii="Arial" w:hAnsi="Arial" w:cs="Arial"/>
                <w:sz w:val="20"/>
                <w:szCs w:val="20"/>
                <w:lang w:val="en-GB"/>
              </w:rPr>
            </w:pPr>
            <w:ins w:id="6580" w:author="Dylan Van Aswegen" w:date="2024-07-15T17:31:00Z" w16du:dateUtc="2024-07-15T15:31:00Z">
              <w:r>
                <w:rPr>
                  <w:rFonts w:ascii="Arial" w:hAnsi="Arial" w:cs="Arial"/>
                  <w:sz w:val="20"/>
                  <w:szCs w:val="20"/>
                  <w:lang w:val="en-GB"/>
                </w:rPr>
                <w:t>Audience</w:t>
              </w:r>
              <w:r w:rsidR="00684C91">
                <w:rPr>
                  <w:rFonts w:ascii="Arial" w:hAnsi="Arial" w:cs="Arial"/>
                  <w:sz w:val="20"/>
                  <w:szCs w:val="20"/>
                  <w:lang w:val="en-GB"/>
                </w:rPr>
                <w:t xml:space="preserve"> </w:t>
              </w:r>
            </w:ins>
          </w:p>
        </w:tc>
        <w:tc>
          <w:tcPr>
            <w:tcW w:w="1276" w:type="dxa"/>
          </w:tcPr>
          <w:p w14:paraId="28A92BDF" w14:textId="3B998E52" w:rsidR="00684C91" w:rsidRDefault="00802D59">
            <w:pPr>
              <w:spacing w:line="360" w:lineRule="auto"/>
              <w:jc w:val="both"/>
              <w:cnfStyle w:val="000000100000" w:firstRow="0" w:lastRow="0" w:firstColumn="0" w:lastColumn="0" w:oddVBand="0" w:evenVBand="0" w:oddHBand="1" w:evenHBand="0" w:firstRowFirstColumn="0" w:firstRowLastColumn="0" w:lastRowFirstColumn="0" w:lastRowLastColumn="0"/>
              <w:rPr>
                <w:ins w:id="6581" w:author="Dylan Van Aswegen" w:date="2024-07-15T17:31:00Z" w16du:dateUtc="2024-07-15T15:31:00Z"/>
                <w:rFonts w:ascii="Arial" w:hAnsi="Arial" w:cs="Arial"/>
                <w:sz w:val="20"/>
                <w:szCs w:val="20"/>
                <w:lang w:val="en-GB"/>
              </w:rPr>
            </w:pPr>
            <w:ins w:id="6582" w:author="Dylan Van Aswegen" w:date="2024-07-15T17:31:00Z" w16du:dateUtc="2024-07-15T15:31:00Z">
              <w:r>
                <w:rPr>
                  <w:rFonts w:ascii="Arial" w:hAnsi="Arial" w:cs="Arial"/>
                  <w:sz w:val="20"/>
                  <w:szCs w:val="20"/>
                  <w:lang w:val="en-GB"/>
                </w:rPr>
                <w:t xml:space="preserve">Radio </w:t>
              </w:r>
              <w:r w:rsidR="00684C91">
                <w:rPr>
                  <w:rFonts w:ascii="Arial" w:hAnsi="Arial" w:cs="Arial"/>
                  <w:sz w:val="20"/>
                  <w:szCs w:val="20"/>
                  <w:lang w:val="en-GB"/>
                </w:rPr>
                <w:t xml:space="preserve"> </w:t>
              </w:r>
            </w:ins>
          </w:p>
        </w:tc>
        <w:tc>
          <w:tcPr>
            <w:tcW w:w="1701" w:type="dxa"/>
          </w:tcPr>
          <w:p w14:paraId="7D04D4DD" w14:textId="3760D112" w:rsidR="00684C91" w:rsidRDefault="00802D59">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6583" w:author="Dylan Van Aswegen" w:date="2024-07-15T17:31:00Z" w16du:dateUtc="2024-07-15T15:31:00Z"/>
                <w:rFonts w:ascii="Arial" w:hAnsi="Arial" w:cs="Arial"/>
                <w:sz w:val="20"/>
                <w:szCs w:val="20"/>
                <w:lang w:val="en-GB"/>
              </w:rPr>
            </w:pPr>
            <w:ins w:id="6584" w:author="Dylan Van Aswegen" w:date="2024-07-15T17:31:00Z" w16du:dateUtc="2024-07-15T15:31:00Z">
              <w:r>
                <w:rPr>
                  <w:rFonts w:ascii="Arial" w:hAnsi="Arial" w:cs="Arial"/>
                  <w:sz w:val="20"/>
                  <w:szCs w:val="20"/>
                  <w:lang w:val="en-GB"/>
                </w:rPr>
                <w:t>Member Help</w:t>
              </w:r>
            </w:ins>
          </w:p>
          <w:p w14:paraId="3D670DBC" w14:textId="5EE68818" w:rsidR="00684C91" w:rsidRPr="00DD6EA7" w:rsidRDefault="00802D59">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6585" w:author="Dylan Van Aswegen" w:date="2024-07-15T17:31:00Z" w16du:dateUtc="2024-07-15T15:31:00Z"/>
                <w:rFonts w:ascii="Arial" w:hAnsi="Arial" w:cs="Arial"/>
                <w:sz w:val="20"/>
                <w:szCs w:val="20"/>
                <w:lang w:val="en-GB"/>
              </w:rPr>
            </w:pPr>
            <w:ins w:id="6586" w:author="Dylan Van Aswegen" w:date="2024-07-15T17:31:00Z" w16du:dateUtc="2024-07-15T15:31:00Z">
              <w:r>
                <w:rPr>
                  <w:rFonts w:ascii="Arial" w:hAnsi="Arial" w:cs="Arial"/>
                  <w:sz w:val="20"/>
                  <w:szCs w:val="20"/>
                  <w:lang w:val="en-GB"/>
                </w:rPr>
                <w:t>Admin Help</w:t>
              </w:r>
            </w:ins>
          </w:p>
        </w:tc>
        <w:tc>
          <w:tcPr>
            <w:tcW w:w="1417" w:type="dxa"/>
          </w:tcPr>
          <w:p w14:paraId="3586AB0E" w14:textId="77777777" w:rsidR="00684C91" w:rsidRDefault="00684C91">
            <w:pPr>
              <w:spacing w:line="360" w:lineRule="auto"/>
              <w:jc w:val="both"/>
              <w:cnfStyle w:val="000000100000" w:firstRow="0" w:lastRow="0" w:firstColumn="0" w:lastColumn="0" w:oddVBand="0" w:evenVBand="0" w:oddHBand="1" w:evenHBand="0" w:firstRowFirstColumn="0" w:firstRowLastColumn="0" w:lastRowFirstColumn="0" w:lastRowLastColumn="0"/>
              <w:rPr>
                <w:ins w:id="6587" w:author="Dylan Van Aswegen" w:date="2024-07-15T17:31:00Z" w16du:dateUtc="2024-07-15T15:31:00Z"/>
                <w:rFonts w:ascii="Arial" w:hAnsi="Arial" w:cs="Arial"/>
                <w:sz w:val="20"/>
                <w:szCs w:val="20"/>
                <w:lang w:val="en-GB"/>
              </w:rPr>
            </w:pPr>
            <w:ins w:id="6588" w:author="Dylan Van Aswegen" w:date="2024-07-15T17:31:00Z" w16du:dateUtc="2024-07-15T15:31:00Z">
              <w:r>
                <w:rPr>
                  <w:rFonts w:ascii="Arial" w:hAnsi="Arial" w:cs="Arial"/>
                  <w:sz w:val="20"/>
                  <w:szCs w:val="20"/>
                  <w:lang w:val="en-GB"/>
                </w:rPr>
                <w:t>Yes</w:t>
              </w:r>
            </w:ins>
          </w:p>
        </w:tc>
        <w:tc>
          <w:tcPr>
            <w:tcW w:w="3828" w:type="dxa"/>
          </w:tcPr>
          <w:p w14:paraId="0A5D160D" w14:textId="0822324A" w:rsidR="00684C91" w:rsidRDefault="00684C91">
            <w:pPr>
              <w:spacing w:line="360" w:lineRule="auto"/>
              <w:jc w:val="both"/>
              <w:cnfStyle w:val="000000100000" w:firstRow="0" w:lastRow="0" w:firstColumn="0" w:lastColumn="0" w:oddVBand="0" w:evenVBand="0" w:oddHBand="1" w:evenHBand="0" w:firstRowFirstColumn="0" w:firstRowLastColumn="0" w:lastRowFirstColumn="0" w:lastRowLastColumn="0"/>
              <w:rPr>
                <w:ins w:id="6589" w:author="Dylan Van Aswegen" w:date="2024-07-15T17:31:00Z" w16du:dateUtc="2024-07-15T15:31:00Z"/>
                <w:rFonts w:ascii="Arial" w:hAnsi="Arial" w:cs="Arial"/>
                <w:sz w:val="20"/>
                <w:szCs w:val="20"/>
                <w:lang w:val="en-GB"/>
              </w:rPr>
            </w:pPr>
            <w:ins w:id="6590" w:author="Dylan Van Aswegen" w:date="2024-07-15T17:31:00Z" w16du:dateUtc="2024-07-15T15:31:00Z">
              <w:r>
                <w:rPr>
                  <w:rFonts w:ascii="Arial" w:hAnsi="Arial" w:cs="Arial"/>
                  <w:sz w:val="20"/>
                  <w:szCs w:val="20"/>
                  <w:lang w:val="en-GB"/>
                </w:rPr>
                <w:t xml:space="preserve">The application admin will use this field to select </w:t>
              </w:r>
              <w:r w:rsidR="00802D59">
                <w:rPr>
                  <w:rFonts w:ascii="Arial" w:hAnsi="Arial" w:cs="Arial"/>
                  <w:sz w:val="20"/>
                  <w:szCs w:val="20"/>
                  <w:lang w:val="en-GB"/>
                </w:rPr>
                <w:t xml:space="preserve">whether the </w:t>
              </w:r>
            </w:ins>
            <w:ins w:id="6591" w:author="Dylan Van Aswegen" w:date="2024-07-15T17:32:00Z" w16du:dateUtc="2024-07-15T15:32:00Z">
              <w:r w:rsidR="00802D59">
                <w:rPr>
                  <w:rFonts w:ascii="Arial" w:hAnsi="Arial" w:cs="Arial"/>
                  <w:sz w:val="20"/>
                  <w:szCs w:val="20"/>
                  <w:lang w:val="en-GB"/>
                </w:rPr>
                <w:t xml:space="preserve">category will be part of Member help or Admin Help. </w:t>
              </w:r>
            </w:ins>
            <w:ins w:id="6592" w:author="Dylan Van Aswegen" w:date="2024-07-15T17:31:00Z" w16du:dateUtc="2024-07-15T15:31:00Z">
              <w:r>
                <w:rPr>
                  <w:rFonts w:ascii="Arial" w:hAnsi="Arial" w:cs="Arial"/>
                  <w:sz w:val="20"/>
                  <w:szCs w:val="20"/>
                  <w:lang w:val="en-GB"/>
                </w:rPr>
                <w:t xml:space="preserve">  </w:t>
              </w:r>
            </w:ins>
          </w:p>
        </w:tc>
      </w:tr>
      <w:tr w:rsidR="00802D59" w14:paraId="4957C265" w14:textId="77777777" w:rsidTr="005C5491">
        <w:trPr>
          <w:trHeight w:val="192"/>
          <w:ins w:id="6593" w:author="Dylan Van Aswegen" w:date="2024-07-15T17:32:00Z"/>
        </w:trPr>
        <w:tc>
          <w:tcPr>
            <w:cnfStyle w:val="001000000000" w:firstRow="0" w:lastRow="0" w:firstColumn="1" w:lastColumn="0" w:oddVBand="0" w:evenVBand="0" w:oddHBand="0" w:evenHBand="0" w:firstRowFirstColumn="0" w:firstRowLastColumn="0" w:lastRowFirstColumn="0" w:lastRowLastColumn="0"/>
            <w:tcW w:w="1135" w:type="dxa"/>
          </w:tcPr>
          <w:p w14:paraId="7C370BCE" w14:textId="77777777" w:rsidR="00802D59" w:rsidRDefault="00802D59">
            <w:pPr>
              <w:spacing w:line="360" w:lineRule="auto"/>
              <w:jc w:val="both"/>
              <w:rPr>
                <w:ins w:id="6594" w:author="Dylan Van Aswegen" w:date="2024-07-15T17:32:00Z" w16du:dateUtc="2024-07-15T15:32:00Z"/>
                <w:rFonts w:ascii="Arial" w:hAnsi="Arial" w:cs="Arial"/>
                <w:sz w:val="20"/>
                <w:szCs w:val="20"/>
                <w:lang w:val="en-GB"/>
              </w:rPr>
            </w:pPr>
          </w:p>
        </w:tc>
        <w:tc>
          <w:tcPr>
            <w:tcW w:w="1417" w:type="dxa"/>
          </w:tcPr>
          <w:p w14:paraId="66CCD51F" w14:textId="25431687" w:rsidR="00802D59" w:rsidRDefault="00802D59">
            <w:pPr>
              <w:spacing w:line="360" w:lineRule="auto"/>
              <w:jc w:val="both"/>
              <w:cnfStyle w:val="000000000000" w:firstRow="0" w:lastRow="0" w:firstColumn="0" w:lastColumn="0" w:oddVBand="0" w:evenVBand="0" w:oddHBand="0" w:evenHBand="0" w:firstRowFirstColumn="0" w:firstRowLastColumn="0" w:lastRowFirstColumn="0" w:lastRowLastColumn="0"/>
              <w:rPr>
                <w:ins w:id="6595" w:author="Dylan Van Aswegen" w:date="2024-07-15T17:32:00Z" w16du:dateUtc="2024-07-15T15:32:00Z"/>
                <w:rFonts w:ascii="Arial" w:hAnsi="Arial" w:cs="Arial"/>
                <w:sz w:val="20"/>
                <w:szCs w:val="20"/>
                <w:lang w:val="en-GB"/>
              </w:rPr>
            </w:pPr>
            <w:ins w:id="6596" w:author="Dylan Van Aswegen" w:date="2024-07-15T17:32:00Z" w16du:dateUtc="2024-07-15T15:32:00Z">
              <w:r>
                <w:rPr>
                  <w:rFonts w:ascii="Arial" w:hAnsi="Arial" w:cs="Arial"/>
                  <w:sz w:val="20"/>
                  <w:szCs w:val="20"/>
                  <w:lang w:val="en-GB"/>
                </w:rPr>
                <w:t>Category</w:t>
              </w:r>
            </w:ins>
          </w:p>
        </w:tc>
        <w:tc>
          <w:tcPr>
            <w:tcW w:w="1276" w:type="dxa"/>
          </w:tcPr>
          <w:p w14:paraId="5B18E6B1" w14:textId="3E4E3769" w:rsidR="00802D59" w:rsidRDefault="00802D59">
            <w:pPr>
              <w:spacing w:line="360" w:lineRule="auto"/>
              <w:jc w:val="both"/>
              <w:cnfStyle w:val="000000000000" w:firstRow="0" w:lastRow="0" w:firstColumn="0" w:lastColumn="0" w:oddVBand="0" w:evenVBand="0" w:oddHBand="0" w:evenHBand="0" w:firstRowFirstColumn="0" w:firstRowLastColumn="0" w:lastRowFirstColumn="0" w:lastRowLastColumn="0"/>
              <w:rPr>
                <w:ins w:id="6597" w:author="Dylan Van Aswegen" w:date="2024-07-15T17:32:00Z" w16du:dateUtc="2024-07-15T15:32:00Z"/>
                <w:rFonts w:ascii="Arial" w:hAnsi="Arial" w:cs="Arial"/>
                <w:sz w:val="20"/>
                <w:szCs w:val="20"/>
                <w:lang w:val="en-GB"/>
              </w:rPr>
            </w:pPr>
            <w:ins w:id="6598" w:author="Dylan Van Aswegen" w:date="2024-07-15T17:32:00Z" w16du:dateUtc="2024-07-15T15:32:00Z">
              <w:r>
                <w:rPr>
                  <w:rFonts w:ascii="Arial" w:hAnsi="Arial" w:cs="Arial"/>
                  <w:sz w:val="20"/>
                  <w:szCs w:val="20"/>
                  <w:lang w:val="en-GB"/>
                </w:rPr>
                <w:t>Text</w:t>
              </w:r>
            </w:ins>
          </w:p>
        </w:tc>
        <w:tc>
          <w:tcPr>
            <w:tcW w:w="1701" w:type="dxa"/>
          </w:tcPr>
          <w:p w14:paraId="65570BBC" w14:textId="7204AA87" w:rsidR="00802D59" w:rsidRPr="00802D59" w:rsidRDefault="00802D59">
            <w:pPr>
              <w:spacing w:line="360" w:lineRule="auto"/>
              <w:jc w:val="both"/>
              <w:cnfStyle w:val="000000000000" w:firstRow="0" w:lastRow="0" w:firstColumn="0" w:lastColumn="0" w:oddVBand="0" w:evenVBand="0" w:oddHBand="0" w:evenHBand="0" w:firstRowFirstColumn="0" w:firstRowLastColumn="0" w:lastRowFirstColumn="0" w:lastRowLastColumn="0"/>
              <w:rPr>
                <w:ins w:id="6599" w:author="Dylan Van Aswegen" w:date="2024-07-15T17:32:00Z" w16du:dateUtc="2024-07-15T15:32:00Z"/>
                <w:rFonts w:ascii="Arial" w:hAnsi="Arial" w:cs="Arial"/>
                <w:sz w:val="20"/>
                <w:szCs w:val="20"/>
                <w:lang w:val="en-GB"/>
                <w:rPrChange w:id="6600" w:author="Dylan Van Aswegen" w:date="2024-07-15T17:32:00Z" w16du:dateUtc="2024-07-15T15:32:00Z">
                  <w:rPr>
                    <w:ins w:id="6601" w:author="Dylan Van Aswegen" w:date="2024-07-15T17:32:00Z" w16du:dateUtc="2024-07-15T15:32:00Z"/>
                    <w:lang w:val="en-GB"/>
                  </w:rPr>
                </w:rPrChange>
              </w:rPr>
              <w:pPrChange w:id="6602" w:author="Dylan Van Aswegen" w:date="2024-07-15T17:32:00Z" w16du:dateUtc="2024-07-15T15:32: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6603" w:author="Dylan Van Aswegen" w:date="2024-07-15T17:32:00Z" w16du:dateUtc="2024-07-15T15:32:00Z">
              <w:r>
                <w:rPr>
                  <w:rFonts w:ascii="Arial" w:hAnsi="Arial" w:cs="Arial"/>
                  <w:sz w:val="20"/>
                  <w:szCs w:val="20"/>
                  <w:lang w:val="en-GB"/>
                </w:rPr>
                <w:t>String</w:t>
              </w:r>
            </w:ins>
          </w:p>
        </w:tc>
        <w:tc>
          <w:tcPr>
            <w:tcW w:w="1417" w:type="dxa"/>
          </w:tcPr>
          <w:p w14:paraId="576A19AA" w14:textId="4F0DA50B" w:rsidR="00802D59" w:rsidRDefault="00802D59">
            <w:pPr>
              <w:spacing w:line="360" w:lineRule="auto"/>
              <w:jc w:val="both"/>
              <w:cnfStyle w:val="000000000000" w:firstRow="0" w:lastRow="0" w:firstColumn="0" w:lastColumn="0" w:oddVBand="0" w:evenVBand="0" w:oddHBand="0" w:evenHBand="0" w:firstRowFirstColumn="0" w:firstRowLastColumn="0" w:lastRowFirstColumn="0" w:lastRowLastColumn="0"/>
              <w:rPr>
                <w:ins w:id="6604" w:author="Dylan Van Aswegen" w:date="2024-07-15T17:32:00Z" w16du:dateUtc="2024-07-15T15:32:00Z"/>
                <w:rFonts w:ascii="Arial" w:hAnsi="Arial" w:cs="Arial"/>
                <w:sz w:val="20"/>
                <w:szCs w:val="20"/>
                <w:lang w:val="en-GB"/>
              </w:rPr>
            </w:pPr>
            <w:ins w:id="6605" w:author="Dylan Van Aswegen" w:date="2024-07-15T17:32:00Z" w16du:dateUtc="2024-07-15T15:32:00Z">
              <w:r>
                <w:rPr>
                  <w:rFonts w:ascii="Arial" w:hAnsi="Arial" w:cs="Arial"/>
                  <w:sz w:val="20"/>
                  <w:szCs w:val="20"/>
                  <w:lang w:val="en-GB"/>
                </w:rPr>
                <w:t>Yes</w:t>
              </w:r>
            </w:ins>
          </w:p>
        </w:tc>
        <w:tc>
          <w:tcPr>
            <w:tcW w:w="3828" w:type="dxa"/>
          </w:tcPr>
          <w:p w14:paraId="1C677DF4" w14:textId="5AC40148" w:rsidR="00802D59" w:rsidRDefault="00802D59">
            <w:pPr>
              <w:spacing w:line="360" w:lineRule="auto"/>
              <w:jc w:val="both"/>
              <w:cnfStyle w:val="000000000000" w:firstRow="0" w:lastRow="0" w:firstColumn="0" w:lastColumn="0" w:oddVBand="0" w:evenVBand="0" w:oddHBand="0" w:evenHBand="0" w:firstRowFirstColumn="0" w:firstRowLastColumn="0" w:lastRowFirstColumn="0" w:lastRowLastColumn="0"/>
              <w:rPr>
                <w:ins w:id="6606" w:author="Dylan Van Aswegen" w:date="2024-07-15T17:32:00Z" w16du:dateUtc="2024-07-15T15:32:00Z"/>
                <w:rFonts w:ascii="Arial" w:hAnsi="Arial" w:cs="Arial"/>
                <w:sz w:val="20"/>
                <w:szCs w:val="20"/>
                <w:lang w:val="en-GB"/>
              </w:rPr>
            </w:pPr>
            <w:ins w:id="6607" w:author="Dylan Van Aswegen" w:date="2024-07-15T17:32:00Z" w16du:dateUtc="2024-07-15T15:32:00Z">
              <w:r>
                <w:rPr>
                  <w:rFonts w:ascii="Arial" w:hAnsi="Arial" w:cs="Arial"/>
                  <w:sz w:val="20"/>
                  <w:szCs w:val="20"/>
                  <w:lang w:val="en-GB"/>
                </w:rPr>
                <w:t xml:space="preserve">The </w:t>
              </w:r>
            </w:ins>
            <w:ins w:id="6608" w:author="Dylan Van Aswegen" w:date="2024-07-16T00:02:00Z" w16du:dateUtc="2024-07-15T22:02:00Z">
              <w:r w:rsidR="005E61AF">
                <w:rPr>
                  <w:rFonts w:ascii="Arial" w:hAnsi="Arial" w:cs="Arial"/>
                  <w:sz w:val="20"/>
                  <w:szCs w:val="20"/>
                  <w:lang w:val="en-GB"/>
                </w:rPr>
                <w:t>application administrator</w:t>
              </w:r>
            </w:ins>
            <w:ins w:id="6609" w:author="Dylan Van Aswegen" w:date="2024-07-15T17:32:00Z" w16du:dateUtc="2024-07-15T15:32:00Z">
              <w:r>
                <w:rPr>
                  <w:rFonts w:ascii="Arial" w:hAnsi="Arial" w:cs="Arial"/>
                  <w:sz w:val="20"/>
                  <w:szCs w:val="20"/>
                  <w:lang w:val="en-GB"/>
                </w:rPr>
                <w:t xml:space="preserve"> will use this field to capture the name of the new category. </w:t>
              </w:r>
            </w:ins>
          </w:p>
        </w:tc>
      </w:tr>
      <w:tr w:rsidR="00802D59" w14:paraId="6DAB3C42" w14:textId="77777777" w:rsidTr="005C5491">
        <w:trPr>
          <w:cnfStyle w:val="000000100000" w:firstRow="0" w:lastRow="0" w:firstColumn="0" w:lastColumn="0" w:oddVBand="0" w:evenVBand="0" w:oddHBand="1" w:evenHBand="0" w:firstRowFirstColumn="0" w:firstRowLastColumn="0" w:lastRowFirstColumn="0" w:lastRowLastColumn="0"/>
          <w:trHeight w:val="192"/>
          <w:ins w:id="6610" w:author="Dylan Van Aswegen" w:date="2024-07-15T17:32:00Z"/>
        </w:trPr>
        <w:tc>
          <w:tcPr>
            <w:cnfStyle w:val="001000000000" w:firstRow="0" w:lastRow="0" w:firstColumn="1" w:lastColumn="0" w:oddVBand="0" w:evenVBand="0" w:oddHBand="0" w:evenHBand="0" w:firstRowFirstColumn="0" w:firstRowLastColumn="0" w:lastRowFirstColumn="0" w:lastRowLastColumn="0"/>
            <w:tcW w:w="1135" w:type="dxa"/>
          </w:tcPr>
          <w:p w14:paraId="3CC4DAF6" w14:textId="77777777" w:rsidR="00802D59" w:rsidRDefault="00802D59">
            <w:pPr>
              <w:spacing w:line="360" w:lineRule="auto"/>
              <w:jc w:val="both"/>
              <w:rPr>
                <w:ins w:id="6611" w:author="Dylan Van Aswegen" w:date="2024-07-15T17:32:00Z" w16du:dateUtc="2024-07-15T15:32:00Z"/>
                <w:rFonts w:ascii="Arial" w:hAnsi="Arial" w:cs="Arial"/>
                <w:sz w:val="20"/>
                <w:szCs w:val="20"/>
                <w:lang w:val="en-GB"/>
              </w:rPr>
            </w:pPr>
          </w:p>
        </w:tc>
        <w:tc>
          <w:tcPr>
            <w:tcW w:w="1417" w:type="dxa"/>
          </w:tcPr>
          <w:p w14:paraId="6710D1D4" w14:textId="6ED40324" w:rsidR="00802D59" w:rsidRDefault="00802D59">
            <w:pPr>
              <w:spacing w:line="360" w:lineRule="auto"/>
              <w:jc w:val="both"/>
              <w:cnfStyle w:val="000000100000" w:firstRow="0" w:lastRow="0" w:firstColumn="0" w:lastColumn="0" w:oddVBand="0" w:evenVBand="0" w:oddHBand="1" w:evenHBand="0" w:firstRowFirstColumn="0" w:firstRowLastColumn="0" w:lastRowFirstColumn="0" w:lastRowLastColumn="0"/>
              <w:rPr>
                <w:ins w:id="6612" w:author="Dylan Van Aswegen" w:date="2024-07-15T17:32:00Z" w16du:dateUtc="2024-07-15T15:32:00Z"/>
                <w:rFonts w:ascii="Arial" w:hAnsi="Arial" w:cs="Arial"/>
                <w:sz w:val="20"/>
                <w:szCs w:val="20"/>
                <w:lang w:val="en-GB"/>
              </w:rPr>
            </w:pPr>
            <w:ins w:id="6613" w:author="Dylan Van Aswegen" w:date="2024-07-15T17:32:00Z" w16du:dateUtc="2024-07-15T15:32:00Z">
              <w:r>
                <w:rPr>
                  <w:rFonts w:ascii="Arial" w:hAnsi="Arial" w:cs="Arial"/>
                  <w:sz w:val="20"/>
                  <w:szCs w:val="20"/>
                  <w:lang w:val="en-GB"/>
                </w:rPr>
                <w:t xml:space="preserve">Cancel </w:t>
              </w:r>
            </w:ins>
          </w:p>
        </w:tc>
        <w:tc>
          <w:tcPr>
            <w:tcW w:w="1276" w:type="dxa"/>
          </w:tcPr>
          <w:p w14:paraId="0B4E9047" w14:textId="356186A1" w:rsidR="00802D59" w:rsidRDefault="00802D59">
            <w:pPr>
              <w:spacing w:line="360" w:lineRule="auto"/>
              <w:jc w:val="both"/>
              <w:cnfStyle w:val="000000100000" w:firstRow="0" w:lastRow="0" w:firstColumn="0" w:lastColumn="0" w:oddVBand="0" w:evenVBand="0" w:oddHBand="1" w:evenHBand="0" w:firstRowFirstColumn="0" w:firstRowLastColumn="0" w:lastRowFirstColumn="0" w:lastRowLastColumn="0"/>
              <w:rPr>
                <w:ins w:id="6614" w:author="Dylan Van Aswegen" w:date="2024-07-15T17:32:00Z" w16du:dateUtc="2024-07-15T15:32:00Z"/>
                <w:rFonts w:ascii="Arial" w:hAnsi="Arial" w:cs="Arial"/>
                <w:sz w:val="20"/>
                <w:szCs w:val="20"/>
                <w:lang w:val="en-GB"/>
              </w:rPr>
            </w:pPr>
            <w:ins w:id="6615" w:author="Dylan Van Aswegen" w:date="2024-07-15T17:32:00Z" w16du:dateUtc="2024-07-15T15:32:00Z">
              <w:r>
                <w:rPr>
                  <w:rFonts w:ascii="Arial" w:hAnsi="Arial" w:cs="Arial"/>
                  <w:sz w:val="20"/>
                  <w:szCs w:val="20"/>
                  <w:lang w:val="en-GB"/>
                </w:rPr>
                <w:t>Button</w:t>
              </w:r>
            </w:ins>
          </w:p>
        </w:tc>
        <w:tc>
          <w:tcPr>
            <w:tcW w:w="1701" w:type="dxa"/>
          </w:tcPr>
          <w:p w14:paraId="6001BA99" w14:textId="77777777" w:rsidR="00802D59" w:rsidRPr="00BE1AE2" w:rsidRDefault="00802D59">
            <w:pPr>
              <w:spacing w:line="360" w:lineRule="auto"/>
              <w:jc w:val="both"/>
              <w:cnfStyle w:val="000000100000" w:firstRow="0" w:lastRow="0" w:firstColumn="0" w:lastColumn="0" w:oddVBand="0" w:evenVBand="0" w:oddHBand="1" w:evenHBand="0" w:firstRowFirstColumn="0" w:firstRowLastColumn="0" w:lastRowFirstColumn="0" w:lastRowLastColumn="0"/>
              <w:rPr>
                <w:ins w:id="6616" w:author="Dylan Van Aswegen" w:date="2024-07-15T17:32:00Z" w16du:dateUtc="2024-07-15T15:32:00Z"/>
                <w:rFonts w:ascii="Arial" w:hAnsi="Arial" w:cs="Arial"/>
                <w:sz w:val="20"/>
                <w:szCs w:val="20"/>
                <w:lang w:val="en-GB"/>
                <w:rPrChange w:id="6617" w:author="Dylan Van Aswegen" w:date="2024-07-15T23:54:00Z" w16du:dateUtc="2024-07-15T21:54:00Z">
                  <w:rPr>
                    <w:ins w:id="6618" w:author="Dylan Van Aswegen" w:date="2024-07-15T17:32:00Z" w16du:dateUtc="2024-07-15T15:32:00Z"/>
                    <w:lang w:val="en-GB"/>
                  </w:rPr>
                </w:rPrChange>
              </w:rPr>
              <w:pPrChange w:id="6619" w:author="Dylan Van Aswegen" w:date="2024-07-15T23:54:00Z" w16du:dateUtc="2024-07-15T21:54: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p>
        </w:tc>
        <w:tc>
          <w:tcPr>
            <w:tcW w:w="1417" w:type="dxa"/>
          </w:tcPr>
          <w:p w14:paraId="3D60725F" w14:textId="77777777" w:rsidR="00802D59" w:rsidRDefault="00802D59">
            <w:pPr>
              <w:spacing w:line="360" w:lineRule="auto"/>
              <w:jc w:val="both"/>
              <w:cnfStyle w:val="000000100000" w:firstRow="0" w:lastRow="0" w:firstColumn="0" w:lastColumn="0" w:oddVBand="0" w:evenVBand="0" w:oddHBand="1" w:evenHBand="0" w:firstRowFirstColumn="0" w:firstRowLastColumn="0" w:lastRowFirstColumn="0" w:lastRowLastColumn="0"/>
              <w:rPr>
                <w:ins w:id="6620" w:author="Dylan Van Aswegen" w:date="2024-07-15T17:32:00Z" w16du:dateUtc="2024-07-15T15:32:00Z"/>
                <w:rFonts w:ascii="Arial" w:hAnsi="Arial" w:cs="Arial"/>
                <w:sz w:val="20"/>
                <w:szCs w:val="20"/>
                <w:lang w:val="en-GB"/>
              </w:rPr>
            </w:pPr>
          </w:p>
        </w:tc>
        <w:tc>
          <w:tcPr>
            <w:tcW w:w="3828" w:type="dxa"/>
          </w:tcPr>
          <w:p w14:paraId="38108AD7" w14:textId="335C62AF" w:rsidR="00802D59" w:rsidRDefault="00802D59">
            <w:pPr>
              <w:spacing w:line="360" w:lineRule="auto"/>
              <w:jc w:val="both"/>
              <w:cnfStyle w:val="000000100000" w:firstRow="0" w:lastRow="0" w:firstColumn="0" w:lastColumn="0" w:oddVBand="0" w:evenVBand="0" w:oddHBand="1" w:evenHBand="0" w:firstRowFirstColumn="0" w:firstRowLastColumn="0" w:lastRowFirstColumn="0" w:lastRowLastColumn="0"/>
              <w:rPr>
                <w:ins w:id="6621" w:author="Dylan Van Aswegen" w:date="2024-07-15T17:32:00Z" w16du:dateUtc="2024-07-15T15:32:00Z"/>
                <w:rFonts w:ascii="Arial" w:hAnsi="Arial" w:cs="Arial"/>
                <w:sz w:val="20"/>
                <w:szCs w:val="20"/>
                <w:lang w:val="en-GB"/>
              </w:rPr>
            </w:pPr>
            <w:ins w:id="6622" w:author="Dylan Van Aswegen" w:date="2024-07-15T17:32:00Z" w16du:dateUtc="2024-07-15T15:32:00Z">
              <w:r>
                <w:rPr>
                  <w:rFonts w:ascii="Arial" w:hAnsi="Arial" w:cs="Arial"/>
                  <w:sz w:val="20"/>
                  <w:szCs w:val="20"/>
                  <w:lang w:val="en-GB"/>
                </w:rPr>
                <w:t xml:space="preserve">The </w:t>
              </w:r>
            </w:ins>
            <w:ins w:id="6623" w:author="Dylan Van Aswegen" w:date="2024-07-16T00:02:00Z" w16du:dateUtc="2024-07-15T22:02:00Z">
              <w:r w:rsidR="005E61AF">
                <w:rPr>
                  <w:rFonts w:ascii="Arial" w:hAnsi="Arial" w:cs="Arial"/>
                  <w:sz w:val="20"/>
                  <w:szCs w:val="20"/>
                  <w:lang w:val="en-GB"/>
                </w:rPr>
                <w:t>application administrator</w:t>
              </w:r>
            </w:ins>
            <w:ins w:id="6624" w:author="Dylan Van Aswegen" w:date="2024-07-15T17:33:00Z" w16du:dateUtc="2024-07-15T15:33:00Z">
              <w:r>
                <w:rPr>
                  <w:rFonts w:ascii="Arial" w:hAnsi="Arial" w:cs="Arial"/>
                  <w:sz w:val="20"/>
                  <w:szCs w:val="20"/>
                  <w:lang w:val="en-GB"/>
                </w:rPr>
                <w:t xml:space="preserve"> will use this button to cancel the new category creation. Once clicked, the </w:t>
              </w:r>
            </w:ins>
            <w:ins w:id="6625" w:author="Dylan Van Aswegen" w:date="2024-07-16T00:02:00Z" w16du:dateUtc="2024-07-15T22:02:00Z">
              <w:r w:rsidR="005E61AF">
                <w:rPr>
                  <w:rFonts w:ascii="Arial" w:hAnsi="Arial" w:cs="Arial"/>
                  <w:sz w:val="20"/>
                  <w:szCs w:val="20"/>
                  <w:lang w:val="en-GB"/>
                </w:rPr>
                <w:t xml:space="preserve">application administrator </w:t>
              </w:r>
            </w:ins>
            <w:ins w:id="6626" w:author="Dylan Van Aswegen" w:date="2024-07-15T17:33:00Z" w16du:dateUtc="2024-07-15T15:33:00Z">
              <w:r>
                <w:rPr>
                  <w:rFonts w:ascii="Arial" w:hAnsi="Arial" w:cs="Arial"/>
                  <w:sz w:val="20"/>
                  <w:szCs w:val="20"/>
                  <w:lang w:val="en-GB"/>
                </w:rPr>
                <w:t xml:space="preserve">will be navigated back to the </w:t>
              </w:r>
              <w:r w:rsidR="00314424">
                <w:rPr>
                  <w:rFonts w:ascii="Arial" w:hAnsi="Arial" w:cs="Arial"/>
                  <w:sz w:val="20"/>
                  <w:szCs w:val="20"/>
                  <w:lang w:val="en-GB"/>
                </w:rPr>
                <w:t>help article page.</w:t>
              </w:r>
            </w:ins>
          </w:p>
        </w:tc>
      </w:tr>
      <w:tr w:rsidR="00802D59" w14:paraId="01EAA572" w14:textId="77777777" w:rsidTr="005C5491">
        <w:trPr>
          <w:trHeight w:val="192"/>
          <w:ins w:id="6627" w:author="Dylan Van Aswegen" w:date="2024-07-15T17:32:00Z"/>
        </w:trPr>
        <w:tc>
          <w:tcPr>
            <w:cnfStyle w:val="001000000000" w:firstRow="0" w:lastRow="0" w:firstColumn="1" w:lastColumn="0" w:oddVBand="0" w:evenVBand="0" w:oddHBand="0" w:evenHBand="0" w:firstRowFirstColumn="0" w:firstRowLastColumn="0" w:lastRowFirstColumn="0" w:lastRowLastColumn="0"/>
            <w:tcW w:w="1135" w:type="dxa"/>
          </w:tcPr>
          <w:p w14:paraId="1001C777" w14:textId="77777777" w:rsidR="00802D59" w:rsidRDefault="00802D59">
            <w:pPr>
              <w:spacing w:line="360" w:lineRule="auto"/>
              <w:jc w:val="both"/>
              <w:rPr>
                <w:ins w:id="6628" w:author="Dylan Van Aswegen" w:date="2024-07-15T17:32:00Z" w16du:dateUtc="2024-07-15T15:32:00Z"/>
                <w:rFonts w:ascii="Arial" w:hAnsi="Arial" w:cs="Arial"/>
                <w:sz w:val="20"/>
                <w:szCs w:val="20"/>
                <w:lang w:val="en-GB"/>
              </w:rPr>
            </w:pPr>
          </w:p>
        </w:tc>
        <w:tc>
          <w:tcPr>
            <w:tcW w:w="1417" w:type="dxa"/>
          </w:tcPr>
          <w:p w14:paraId="2F4DD236" w14:textId="7F2BDE71" w:rsidR="00802D59" w:rsidRDefault="00802D59">
            <w:pPr>
              <w:spacing w:line="360" w:lineRule="auto"/>
              <w:jc w:val="both"/>
              <w:cnfStyle w:val="000000000000" w:firstRow="0" w:lastRow="0" w:firstColumn="0" w:lastColumn="0" w:oddVBand="0" w:evenVBand="0" w:oddHBand="0" w:evenHBand="0" w:firstRowFirstColumn="0" w:firstRowLastColumn="0" w:lastRowFirstColumn="0" w:lastRowLastColumn="0"/>
              <w:rPr>
                <w:ins w:id="6629" w:author="Dylan Van Aswegen" w:date="2024-07-15T17:32:00Z" w16du:dateUtc="2024-07-15T15:32:00Z"/>
                <w:rFonts w:ascii="Arial" w:hAnsi="Arial" w:cs="Arial"/>
                <w:sz w:val="20"/>
                <w:szCs w:val="20"/>
                <w:lang w:val="en-GB"/>
              </w:rPr>
            </w:pPr>
            <w:ins w:id="6630" w:author="Dylan Van Aswegen" w:date="2024-07-15T17:32:00Z" w16du:dateUtc="2024-07-15T15:32:00Z">
              <w:r>
                <w:rPr>
                  <w:rFonts w:ascii="Arial" w:hAnsi="Arial" w:cs="Arial"/>
                  <w:sz w:val="20"/>
                  <w:szCs w:val="20"/>
                  <w:lang w:val="en-GB"/>
                </w:rPr>
                <w:t>Submit</w:t>
              </w:r>
            </w:ins>
          </w:p>
        </w:tc>
        <w:tc>
          <w:tcPr>
            <w:tcW w:w="1276" w:type="dxa"/>
          </w:tcPr>
          <w:p w14:paraId="57861B03" w14:textId="345BF5C8" w:rsidR="00802D59" w:rsidRDefault="00802D59">
            <w:pPr>
              <w:spacing w:line="360" w:lineRule="auto"/>
              <w:jc w:val="both"/>
              <w:cnfStyle w:val="000000000000" w:firstRow="0" w:lastRow="0" w:firstColumn="0" w:lastColumn="0" w:oddVBand="0" w:evenVBand="0" w:oddHBand="0" w:evenHBand="0" w:firstRowFirstColumn="0" w:firstRowLastColumn="0" w:lastRowFirstColumn="0" w:lastRowLastColumn="0"/>
              <w:rPr>
                <w:ins w:id="6631" w:author="Dylan Van Aswegen" w:date="2024-07-15T17:32:00Z" w16du:dateUtc="2024-07-15T15:32:00Z"/>
                <w:rFonts w:ascii="Arial" w:hAnsi="Arial" w:cs="Arial"/>
                <w:sz w:val="20"/>
                <w:szCs w:val="20"/>
                <w:lang w:val="en-GB"/>
              </w:rPr>
            </w:pPr>
            <w:ins w:id="6632" w:author="Dylan Van Aswegen" w:date="2024-07-15T17:32:00Z" w16du:dateUtc="2024-07-15T15:32:00Z">
              <w:r>
                <w:rPr>
                  <w:rFonts w:ascii="Arial" w:hAnsi="Arial" w:cs="Arial"/>
                  <w:sz w:val="20"/>
                  <w:szCs w:val="20"/>
                  <w:lang w:val="en-GB"/>
                </w:rPr>
                <w:t>Button</w:t>
              </w:r>
            </w:ins>
          </w:p>
        </w:tc>
        <w:tc>
          <w:tcPr>
            <w:tcW w:w="1701" w:type="dxa"/>
          </w:tcPr>
          <w:p w14:paraId="4EC7212C" w14:textId="77777777" w:rsidR="00802D59" w:rsidRDefault="00802D59">
            <w:pPr>
              <w:pStyle w:val="ListParagraph"/>
              <w:spacing w:line="360" w:lineRule="auto"/>
              <w:jc w:val="both"/>
              <w:cnfStyle w:val="000000000000" w:firstRow="0" w:lastRow="0" w:firstColumn="0" w:lastColumn="0" w:oddVBand="0" w:evenVBand="0" w:oddHBand="0" w:evenHBand="0" w:firstRowFirstColumn="0" w:firstRowLastColumn="0" w:lastRowFirstColumn="0" w:lastRowLastColumn="0"/>
              <w:rPr>
                <w:ins w:id="6633" w:author="Dylan Van Aswegen" w:date="2024-07-15T17:32:00Z" w16du:dateUtc="2024-07-15T15:32:00Z"/>
                <w:rFonts w:ascii="Arial" w:hAnsi="Arial" w:cs="Arial"/>
                <w:sz w:val="20"/>
                <w:szCs w:val="20"/>
                <w:lang w:val="en-GB"/>
              </w:rPr>
              <w:pPrChange w:id="6634" w:author="Dylan Van Aswegen" w:date="2024-07-15T17:32:00Z" w16du:dateUtc="2024-07-15T15:32: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417" w:type="dxa"/>
          </w:tcPr>
          <w:p w14:paraId="48508214" w14:textId="77777777" w:rsidR="00802D59" w:rsidRDefault="00802D59">
            <w:pPr>
              <w:spacing w:line="360" w:lineRule="auto"/>
              <w:jc w:val="both"/>
              <w:cnfStyle w:val="000000000000" w:firstRow="0" w:lastRow="0" w:firstColumn="0" w:lastColumn="0" w:oddVBand="0" w:evenVBand="0" w:oddHBand="0" w:evenHBand="0" w:firstRowFirstColumn="0" w:firstRowLastColumn="0" w:lastRowFirstColumn="0" w:lastRowLastColumn="0"/>
              <w:rPr>
                <w:ins w:id="6635" w:author="Dylan Van Aswegen" w:date="2024-07-15T17:32:00Z" w16du:dateUtc="2024-07-15T15:32:00Z"/>
                <w:rFonts w:ascii="Arial" w:hAnsi="Arial" w:cs="Arial"/>
                <w:sz w:val="20"/>
                <w:szCs w:val="20"/>
                <w:lang w:val="en-GB"/>
              </w:rPr>
            </w:pPr>
          </w:p>
        </w:tc>
        <w:tc>
          <w:tcPr>
            <w:tcW w:w="3828" w:type="dxa"/>
          </w:tcPr>
          <w:p w14:paraId="539B2516" w14:textId="4D5D55D0" w:rsidR="00802D59" w:rsidRDefault="00314424">
            <w:pPr>
              <w:spacing w:line="360" w:lineRule="auto"/>
              <w:jc w:val="both"/>
              <w:cnfStyle w:val="000000000000" w:firstRow="0" w:lastRow="0" w:firstColumn="0" w:lastColumn="0" w:oddVBand="0" w:evenVBand="0" w:oddHBand="0" w:evenHBand="0" w:firstRowFirstColumn="0" w:firstRowLastColumn="0" w:lastRowFirstColumn="0" w:lastRowLastColumn="0"/>
              <w:rPr>
                <w:ins w:id="6636" w:author="Dylan Van Aswegen" w:date="2024-07-15T17:32:00Z" w16du:dateUtc="2024-07-15T15:32:00Z"/>
                <w:rFonts w:ascii="Arial" w:hAnsi="Arial" w:cs="Arial"/>
                <w:sz w:val="20"/>
                <w:szCs w:val="20"/>
                <w:lang w:val="en-GB"/>
              </w:rPr>
            </w:pPr>
            <w:ins w:id="6637" w:author="Dylan Van Aswegen" w:date="2024-07-15T17:33:00Z" w16du:dateUtc="2024-07-15T15:33:00Z">
              <w:r>
                <w:rPr>
                  <w:rFonts w:ascii="Arial" w:hAnsi="Arial" w:cs="Arial"/>
                  <w:sz w:val="20"/>
                  <w:szCs w:val="20"/>
                  <w:lang w:val="en-GB"/>
                </w:rPr>
                <w:t xml:space="preserve">The </w:t>
              </w:r>
            </w:ins>
            <w:ins w:id="6638" w:author="Dylan Van Aswegen" w:date="2024-07-16T00:02:00Z" w16du:dateUtc="2024-07-15T22:02:00Z">
              <w:r w:rsidR="005E61AF">
                <w:rPr>
                  <w:rFonts w:ascii="Arial" w:hAnsi="Arial" w:cs="Arial"/>
                  <w:sz w:val="20"/>
                  <w:szCs w:val="20"/>
                  <w:lang w:val="en-GB"/>
                </w:rPr>
                <w:t xml:space="preserve">application administrator </w:t>
              </w:r>
            </w:ins>
            <w:ins w:id="6639" w:author="Dylan Van Aswegen" w:date="2024-07-15T17:33:00Z" w16du:dateUtc="2024-07-15T15:33:00Z">
              <w:r>
                <w:rPr>
                  <w:rFonts w:ascii="Arial" w:hAnsi="Arial" w:cs="Arial"/>
                  <w:sz w:val="20"/>
                  <w:szCs w:val="20"/>
                  <w:lang w:val="en-GB"/>
                </w:rPr>
                <w:t xml:space="preserve">will use this button to confirm the new category creation. Once clicked, the </w:t>
              </w:r>
            </w:ins>
            <w:ins w:id="6640" w:author="Dylan Van Aswegen" w:date="2024-07-16T00:02:00Z" w16du:dateUtc="2024-07-15T22:02:00Z">
              <w:r w:rsidR="005E61AF">
                <w:rPr>
                  <w:rFonts w:ascii="Arial" w:hAnsi="Arial" w:cs="Arial"/>
                  <w:sz w:val="20"/>
                  <w:szCs w:val="20"/>
                  <w:lang w:val="en-GB"/>
                </w:rPr>
                <w:t xml:space="preserve">application administrator </w:t>
              </w:r>
            </w:ins>
            <w:ins w:id="6641" w:author="Dylan Van Aswegen" w:date="2024-07-15T17:33:00Z" w16du:dateUtc="2024-07-15T15:33:00Z">
              <w:r>
                <w:rPr>
                  <w:rFonts w:ascii="Arial" w:hAnsi="Arial" w:cs="Arial"/>
                  <w:sz w:val="20"/>
                  <w:szCs w:val="20"/>
                  <w:lang w:val="en-GB"/>
                </w:rPr>
                <w:t xml:space="preserve">will be navigated back to the help article page and the category will be linked to the </w:t>
              </w:r>
            </w:ins>
            <w:ins w:id="6642" w:author="Dylan Van Aswegen" w:date="2024-07-15T17:34:00Z" w16du:dateUtc="2024-07-15T15:34:00Z">
              <w:r>
                <w:rPr>
                  <w:rFonts w:ascii="Arial" w:hAnsi="Arial" w:cs="Arial"/>
                  <w:sz w:val="20"/>
                  <w:szCs w:val="20"/>
                  <w:lang w:val="en-GB"/>
                </w:rPr>
                <w:t>Member help</w:t>
              </w:r>
              <w:r w:rsidR="00614C36">
                <w:rPr>
                  <w:rFonts w:ascii="Arial" w:hAnsi="Arial" w:cs="Arial"/>
                  <w:sz w:val="20"/>
                  <w:szCs w:val="20"/>
                  <w:lang w:val="en-GB"/>
                </w:rPr>
                <w:t xml:space="preserve">. </w:t>
              </w:r>
            </w:ins>
          </w:p>
        </w:tc>
      </w:tr>
    </w:tbl>
    <w:p w14:paraId="23C2AA0C" w14:textId="77777777" w:rsidR="00121EEB" w:rsidRDefault="00121EEB" w:rsidP="00121EEB">
      <w:pPr>
        <w:rPr>
          <w:ins w:id="6643" w:author="Dylan Van Aswegen" w:date="2024-07-15T17:34:00Z" w16du:dateUtc="2024-07-15T15:34:00Z"/>
          <w:lang w:val="en-GB"/>
        </w:rPr>
      </w:pPr>
    </w:p>
    <w:p w14:paraId="5B70B8B2" w14:textId="0F3A5654" w:rsidR="00631FD4" w:rsidRPr="00684C91" w:rsidRDefault="00631FD4" w:rsidP="00121EEB">
      <w:pPr>
        <w:rPr>
          <w:ins w:id="6644" w:author="Dylan Van Aswegen" w:date="2024-07-15T16:34:00Z" w16du:dateUtc="2024-07-15T14:34:00Z"/>
          <w:lang w:val="en-GB"/>
          <w:rPrChange w:id="6645" w:author="Dylan Van Aswegen" w:date="2024-07-15T17:31:00Z" w16du:dateUtc="2024-07-15T15:31:00Z">
            <w:rPr>
              <w:ins w:id="6646" w:author="Dylan Van Aswegen" w:date="2024-07-15T16:34:00Z" w16du:dateUtc="2024-07-15T14:34:00Z"/>
            </w:rPr>
          </w:rPrChange>
        </w:rPr>
      </w:pPr>
      <w:ins w:id="6647" w:author="Dylan Van Aswegen" w:date="2024-07-15T17:34:00Z" w16du:dateUtc="2024-07-15T15:34:00Z">
        <w:r>
          <w:rPr>
            <w:lang w:val="en-GB"/>
          </w:rPr>
          <w:t>The window for new subcategory creation will consist of the following fields:</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4E4971" w14:paraId="6392A54B" w14:textId="77777777" w:rsidTr="005C5491">
        <w:trPr>
          <w:cnfStyle w:val="100000000000" w:firstRow="1" w:lastRow="0" w:firstColumn="0" w:lastColumn="0" w:oddVBand="0" w:evenVBand="0" w:oddHBand="0" w:evenHBand="0" w:firstRowFirstColumn="0" w:firstRowLastColumn="0" w:lastRowFirstColumn="0" w:lastRowLastColumn="0"/>
          <w:tblHeader/>
          <w:ins w:id="6648" w:author="Dylan Van Aswegen" w:date="2024-07-15T17:34: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472F4834" w14:textId="77777777" w:rsidR="00631FD4" w:rsidRDefault="00631FD4">
            <w:pPr>
              <w:spacing w:line="360" w:lineRule="auto"/>
              <w:jc w:val="both"/>
              <w:rPr>
                <w:ins w:id="6649" w:author="Dylan Van Aswegen" w:date="2024-07-15T17:34:00Z" w16du:dateUtc="2024-07-15T15:34:00Z"/>
                <w:rFonts w:ascii="Arial" w:hAnsi="Arial" w:cs="Arial"/>
                <w:sz w:val="20"/>
                <w:szCs w:val="20"/>
                <w:lang w:val="en-GB"/>
              </w:rPr>
            </w:pPr>
            <w:ins w:id="6650" w:author="Dylan Van Aswegen" w:date="2024-07-15T17:34:00Z" w16du:dateUtc="2024-07-15T15:34:00Z">
              <w:r>
                <w:rPr>
                  <w:rFonts w:ascii="Arial" w:hAnsi="Arial" w:cs="Arial"/>
                  <w:sz w:val="20"/>
                  <w:szCs w:val="20"/>
                  <w:lang w:val="en-GB"/>
                </w:rPr>
                <w:t xml:space="preserve">Field Number </w:t>
              </w:r>
            </w:ins>
          </w:p>
        </w:tc>
        <w:tc>
          <w:tcPr>
            <w:tcW w:w="1417" w:type="dxa"/>
            <w:shd w:val="clear" w:color="auto" w:fill="002060"/>
          </w:tcPr>
          <w:p w14:paraId="7BF1CB27" w14:textId="77777777" w:rsidR="00631FD4" w:rsidRDefault="00631FD4">
            <w:pPr>
              <w:spacing w:line="360" w:lineRule="auto"/>
              <w:jc w:val="both"/>
              <w:cnfStyle w:val="100000000000" w:firstRow="1" w:lastRow="0" w:firstColumn="0" w:lastColumn="0" w:oddVBand="0" w:evenVBand="0" w:oddHBand="0" w:evenHBand="0" w:firstRowFirstColumn="0" w:firstRowLastColumn="0" w:lastRowFirstColumn="0" w:lastRowLastColumn="0"/>
              <w:rPr>
                <w:ins w:id="6651" w:author="Dylan Van Aswegen" w:date="2024-07-15T17:34:00Z" w16du:dateUtc="2024-07-15T15:34:00Z"/>
                <w:rFonts w:ascii="Arial" w:hAnsi="Arial" w:cs="Arial"/>
                <w:sz w:val="20"/>
                <w:szCs w:val="20"/>
                <w:lang w:val="en-GB"/>
              </w:rPr>
            </w:pPr>
            <w:ins w:id="6652" w:author="Dylan Van Aswegen" w:date="2024-07-15T17:34:00Z" w16du:dateUtc="2024-07-15T15:34:00Z">
              <w:r>
                <w:rPr>
                  <w:rFonts w:ascii="Arial" w:hAnsi="Arial" w:cs="Arial"/>
                  <w:sz w:val="20"/>
                  <w:szCs w:val="20"/>
                  <w:lang w:val="en-GB"/>
                </w:rPr>
                <w:t>Field Name</w:t>
              </w:r>
            </w:ins>
          </w:p>
        </w:tc>
        <w:tc>
          <w:tcPr>
            <w:tcW w:w="1276" w:type="dxa"/>
            <w:shd w:val="clear" w:color="auto" w:fill="002060"/>
          </w:tcPr>
          <w:p w14:paraId="060B9653" w14:textId="77777777" w:rsidR="00631FD4" w:rsidRDefault="00631FD4">
            <w:pPr>
              <w:spacing w:line="360" w:lineRule="auto"/>
              <w:jc w:val="both"/>
              <w:cnfStyle w:val="100000000000" w:firstRow="1" w:lastRow="0" w:firstColumn="0" w:lastColumn="0" w:oddVBand="0" w:evenVBand="0" w:oddHBand="0" w:evenHBand="0" w:firstRowFirstColumn="0" w:firstRowLastColumn="0" w:lastRowFirstColumn="0" w:lastRowLastColumn="0"/>
              <w:rPr>
                <w:ins w:id="6653" w:author="Dylan Van Aswegen" w:date="2024-07-15T17:34:00Z" w16du:dateUtc="2024-07-15T15:34:00Z"/>
                <w:rFonts w:ascii="Arial" w:hAnsi="Arial" w:cs="Arial"/>
                <w:sz w:val="20"/>
                <w:szCs w:val="20"/>
                <w:lang w:val="en-GB"/>
              </w:rPr>
            </w:pPr>
            <w:ins w:id="6654" w:author="Dylan Van Aswegen" w:date="2024-07-15T17:34:00Z" w16du:dateUtc="2024-07-15T15:34:00Z">
              <w:r>
                <w:rPr>
                  <w:rFonts w:ascii="Arial" w:hAnsi="Arial" w:cs="Arial"/>
                  <w:sz w:val="20"/>
                  <w:szCs w:val="20"/>
                  <w:lang w:val="en-GB"/>
                </w:rPr>
                <w:t>Field Type</w:t>
              </w:r>
            </w:ins>
          </w:p>
        </w:tc>
        <w:tc>
          <w:tcPr>
            <w:tcW w:w="1701" w:type="dxa"/>
            <w:shd w:val="clear" w:color="auto" w:fill="002060"/>
          </w:tcPr>
          <w:p w14:paraId="0592AB13" w14:textId="77777777" w:rsidR="00631FD4" w:rsidRDefault="00631FD4">
            <w:pPr>
              <w:spacing w:line="360" w:lineRule="auto"/>
              <w:jc w:val="both"/>
              <w:cnfStyle w:val="100000000000" w:firstRow="1" w:lastRow="0" w:firstColumn="0" w:lastColumn="0" w:oddVBand="0" w:evenVBand="0" w:oddHBand="0" w:evenHBand="0" w:firstRowFirstColumn="0" w:firstRowLastColumn="0" w:lastRowFirstColumn="0" w:lastRowLastColumn="0"/>
              <w:rPr>
                <w:ins w:id="6655" w:author="Dylan Van Aswegen" w:date="2024-07-15T17:34:00Z" w16du:dateUtc="2024-07-15T15:34:00Z"/>
                <w:rFonts w:ascii="Arial" w:hAnsi="Arial" w:cs="Arial"/>
                <w:sz w:val="20"/>
                <w:szCs w:val="20"/>
                <w:lang w:val="en-GB"/>
              </w:rPr>
            </w:pPr>
            <w:ins w:id="6656" w:author="Dylan Van Aswegen" w:date="2024-07-15T17:34:00Z" w16du:dateUtc="2024-07-15T15:34:00Z">
              <w:r>
                <w:rPr>
                  <w:rFonts w:ascii="Arial" w:hAnsi="Arial" w:cs="Arial"/>
                  <w:sz w:val="20"/>
                  <w:szCs w:val="20"/>
                  <w:lang w:val="en-GB"/>
                </w:rPr>
                <w:t>Field Data Type</w:t>
              </w:r>
            </w:ins>
          </w:p>
        </w:tc>
        <w:tc>
          <w:tcPr>
            <w:tcW w:w="1417" w:type="dxa"/>
            <w:shd w:val="clear" w:color="auto" w:fill="002060"/>
          </w:tcPr>
          <w:p w14:paraId="66B99EDD" w14:textId="77777777" w:rsidR="00631FD4" w:rsidRDefault="00631FD4">
            <w:pPr>
              <w:spacing w:line="360" w:lineRule="auto"/>
              <w:jc w:val="both"/>
              <w:cnfStyle w:val="100000000000" w:firstRow="1" w:lastRow="0" w:firstColumn="0" w:lastColumn="0" w:oddVBand="0" w:evenVBand="0" w:oddHBand="0" w:evenHBand="0" w:firstRowFirstColumn="0" w:firstRowLastColumn="0" w:lastRowFirstColumn="0" w:lastRowLastColumn="0"/>
              <w:rPr>
                <w:ins w:id="6657" w:author="Dylan Van Aswegen" w:date="2024-07-15T17:34:00Z" w16du:dateUtc="2024-07-15T15:34:00Z"/>
                <w:rFonts w:ascii="Arial" w:hAnsi="Arial" w:cs="Arial"/>
                <w:sz w:val="20"/>
                <w:szCs w:val="20"/>
                <w:lang w:val="en-GB"/>
              </w:rPr>
            </w:pPr>
            <w:ins w:id="6658" w:author="Dylan Van Aswegen" w:date="2024-07-15T17:34:00Z" w16du:dateUtc="2024-07-15T15:34:00Z">
              <w:r>
                <w:rPr>
                  <w:rFonts w:ascii="Arial" w:hAnsi="Arial" w:cs="Arial"/>
                  <w:sz w:val="20"/>
                  <w:szCs w:val="20"/>
                  <w:lang w:val="en-GB"/>
                </w:rPr>
                <w:t>Required?</w:t>
              </w:r>
            </w:ins>
          </w:p>
        </w:tc>
        <w:tc>
          <w:tcPr>
            <w:tcW w:w="3828" w:type="dxa"/>
            <w:shd w:val="clear" w:color="auto" w:fill="002060"/>
          </w:tcPr>
          <w:p w14:paraId="7A106F81" w14:textId="77777777" w:rsidR="00631FD4" w:rsidRDefault="00631FD4">
            <w:pPr>
              <w:spacing w:line="360" w:lineRule="auto"/>
              <w:jc w:val="both"/>
              <w:cnfStyle w:val="100000000000" w:firstRow="1" w:lastRow="0" w:firstColumn="0" w:lastColumn="0" w:oddVBand="0" w:evenVBand="0" w:oddHBand="0" w:evenHBand="0" w:firstRowFirstColumn="0" w:firstRowLastColumn="0" w:lastRowFirstColumn="0" w:lastRowLastColumn="0"/>
              <w:rPr>
                <w:ins w:id="6659" w:author="Dylan Van Aswegen" w:date="2024-07-15T17:34:00Z" w16du:dateUtc="2024-07-15T15:34:00Z"/>
                <w:rFonts w:ascii="Arial" w:hAnsi="Arial" w:cs="Arial"/>
                <w:sz w:val="20"/>
                <w:szCs w:val="20"/>
                <w:lang w:val="en-GB"/>
              </w:rPr>
            </w:pPr>
            <w:ins w:id="6660" w:author="Dylan Van Aswegen" w:date="2024-07-15T17:34:00Z" w16du:dateUtc="2024-07-15T15:34:00Z">
              <w:r>
                <w:rPr>
                  <w:rFonts w:ascii="Arial" w:hAnsi="Arial" w:cs="Arial"/>
                  <w:sz w:val="20"/>
                  <w:szCs w:val="20"/>
                  <w:lang w:val="en-GB"/>
                </w:rPr>
                <w:t>Field Rules</w:t>
              </w:r>
            </w:ins>
          </w:p>
        </w:tc>
      </w:tr>
      <w:tr w:rsidR="004E4971" w14:paraId="58AFF271" w14:textId="77777777" w:rsidTr="005C5491">
        <w:trPr>
          <w:cnfStyle w:val="000000100000" w:firstRow="0" w:lastRow="0" w:firstColumn="0" w:lastColumn="0" w:oddVBand="0" w:evenVBand="0" w:oddHBand="1" w:evenHBand="0" w:firstRowFirstColumn="0" w:firstRowLastColumn="0" w:lastRowFirstColumn="0" w:lastRowLastColumn="0"/>
          <w:trHeight w:val="192"/>
          <w:ins w:id="6661" w:author="Dylan Van Aswegen" w:date="2024-07-15T17:34:00Z"/>
        </w:trPr>
        <w:tc>
          <w:tcPr>
            <w:cnfStyle w:val="001000000000" w:firstRow="0" w:lastRow="0" w:firstColumn="1" w:lastColumn="0" w:oddVBand="0" w:evenVBand="0" w:oddHBand="0" w:evenHBand="0" w:firstRowFirstColumn="0" w:firstRowLastColumn="0" w:lastRowFirstColumn="0" w:lastRowLastColumn="0"/>
            <w:tcW w:w="1135" w:type="dxa"/>
          </w:tcPr>
          <w:p w14:paraId="0BDC0AC9" w14:textId="77777777" w:rsidR="00631FD4" w:rsidRDefault="00631FD4">
            <w:pPr>
              <w:spacing w:line="360" w:lineRule="auto"/>
              <w:jc w:val="both"/>
              <w:rPr>
                <w:ins w:id="6662" w:author="Dylan Van Aswegen" w:date="2024-07-15T17:34:00Z" w16du:dateUtc="2024-07-15T15:34:00Z"/>
                <w:rFonts w:ascii="Arial" w:hAnsi="Arial" w:cs="Arial"/>
                <w:sz w:val="20"/>
                <w:szCs w:val="20"/>
                <w:lang w:val="en-GB"/>
              </w:rPr>
            </w:pPr>
          </w:p>
        </w:tc>
        <w:tc>
          <w:tcPr>
            <w:tcW w:w="1417" w:type="dxa"/>
          </w:tcPr>
          <w:p w14:paraId="13968103" w14:textId="11FC25F3" w:rsidR="00631FD4" w:rsidRDefault="00852346">
            <w:pPr>
              <w:spacing w:line="360" w:lineRule="auto"/>
              <w:jc w:val="both"/>
              <w:cnfStyle w:val="000000100000" w:firstRow="0" w:lastRow="0" w:firstColumn="0" w:lastColumn="0" w:oddVBand="0" w:evenVBand="0" w:oddHBand="1" w:evenHBand="0" w:firstRowFirstColumn="0" w:firstRowLastColumn="0" w:lastRowFirstColumn="0" w:lastRowLastColumn="0"/>
              <w:rPr>
                <w:ins w:id="6663" w:author="Dylan Van Aswegen" w:date="2024-07-15T17:34:00Z" w16du:dateUtc="2024-07-15T15:34:00Z"/>
                <w:rFonts w:ascii="Arial" w:hAnsi="Arial" w:cs="Arial"/>
                <w:sz w:val="20"/>
                <w:szCs w:val="20"/>
                <w:lang w:val="en-GB"/>
              </w:rPr>
            </w:pPr>
            <w:ins w:id="6664" w:author="Dylan Van Aswegen" w:date="2024-07-15T23:54:00Z" w16du:dateUtc="2024-07-15T21:54:00Z">
              <w:r>
                <w:rPr>
                  <w:rFonts w:ascii="Arial" w:hAnsi="Arial" w:cs="Arial"/>
                  <w:sz w:val="20"/>
                  <w:szCs w:val="20"/>
                  <w:lang w:val="en-GB"/>
                </w:rPr>
                <w:t>Category</w:t>
              </w:r>
            </w:ins>
          </w:p>
        </w:tc>
        <w:tc>
          <w:tcPr>
            <w:tcW w:w="1276" w:type="dxa"/>
          </w:tcPr>
          <w:p w14:paraId="0FE00837" w14:textId="51293DF3" w:rsidR="00631FD4" w:rsidRDefault="00852346">
            <w:pPr>
              <w:spacing w:line="360" w:lineRule="auto"/>
              <w:jc w:val="both"/>
              <w:cnfStyle w:val="000000100000" w:firstRow="0" w:lastRow="0" w:firstColumn="0" w:lastColumn="0" w:oddVBand="0" w:evenVBand="0" w:oddHBand="1" w:evenHBand="0" w:firstRowFirstColumn="0" w:firstRowLastColumn="0" w:lastRowFirstColumn="0" w:lastRowLastColumn="0"/>
              <w:rPr>
                <w:ins w:id="6665" w:author="Dylan Van Aswegen" w:date="2024-07-15T17:34:00Z" w16du:dateUtc="2024-07-15T15:34:00Z"/>
                <w:rFonts w:ascii="Arial" w:hAnsi="Arial" w:cs="Arial"/>
                <w:sz w:val="20"/>
                <w:szCs w:val="20"/>
                <w:lang w:val="en-GB"/>
              </w:rPr>
            </w:pPr>
            <w:ins w:id="6666" w:author="Dylan Van Aswegen" w:date="2024-07-15T23:54:00Z" w16du:dateUtc="2024-07-15T21:54:00Z">
              <w:r>
                <w:rPr>
                  <w:rFonts w:ascii="Arial" w:hAnsi="Arial" w:cs="Arial"/>
                  <w:sz w:val="20"/>
                  <w:szCs w:val="20"/>
                  <w:lang w:val="en-GB"/>
                </w:rPr>
                <w:t>Drop Down Menu</w:t>
              </w:r>
            </w:ins>
          </w:p>
        </w:tc>
        <w:tc>
          <w:tcPr>
            <w:tcW w:w="1701" w:type="dxa"/>
          </w:tcPr>
          <w:p w14:paraId="62960BF1" w14:textId="398D5F7C" w:rsidR="00631FD4" w:rsidRPr="00852346" w:rsidRDefault="00852346">
            <w:pPr>
              <w:spacing w:line="360" w:lineRule="auto"/>
              <w:jc w:val="both"/>
              <w:cnfStyle w:val="000000100000" w:firstRow="0" w:lastRow="0" w:firstColumn="0" w:lastColumn="0" w:oddVBand="0" w:evenVBand="0" w:oddHBand="1" w:evenHBand="0" w:firstRowFirstColumn="0" w:firstRowLastColumn="0" w:lastRowFirstColumn="0" w:lastRowLastColumn="0"/>
              <w:rPr>
                <w:ins w:id="6667" w:author="Dylan Van Aswegen" w:date="2024-07-15T17:34:00Z" w16du:dateUtc="2024-07-15T15:34:00Z"/>
                <w:rFonts w:ascii="Arial" w:hAnsi="Arial" w:cs="Arial"/>
                <w:sz w:val="20"/>
                <w:szCs w:val="20"/>
                <w:lang w:val="en-GB"/>
                <w:rPrChange w:id="6668" w:author="Dylan Van Aswegen" w:date="2024-07-15T23:54:00Z" w16du:dateUtc="2024-07-15T21:54:00Z">
                  <w:rPr>
                    <w:ins w:id="6669" w:author="Dylan Van Aswegen" w:date="2024-07-15T17:34:00Z" w16du:dateUtc="2024-07-15T15:34:00Z"/>
                    <w:lang w:val="en-GB"/>
                  </w:rPr>
                </w:rPrChange>
              </w:rPr>
              <w:pPrChange w:id="6670" w:author="Dylan Van Aswegen" w:date="2024-07-15T23:54:00Z" w16du:dateUtc="2024-07-15T21:54: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6671" w:author="Dylan Van Aswegen" w:date="2024-07-15T23:55:00Z" w16du:dateUtc="2024-07-15T21:55:00Z">
              <w:r>
                <w:rPr>
                  <w:rFonts w:ascii="Arial" w:hAnsi="Arial" w:cs="Arial"/>
                  <w:sz w:val="20"/>
                  <w:szCs w:val="20"/>
                  <w:lang w:val="en-GB"/>
                </w:rPr>
                <w:t>Categories</w:t>
              </w:r>
            </w:ins>
          </w:p>
        </w:tc>
        <w:tc>
          <w:tcPr>
            <w:tcW w:w="1417" w:type="dxa"/>
          </w:tcPr>
          <w:p w14:paraId="31550201" w14:textId="77777777" w:rsidR="00631FD4" w:rsidRDefault="00631FD4">
            <w:pPr>
              <w:spacing w:line="360" w:lineRule="auto"/>
              <w:jc w:val="both"/>
              <w:cnfStyle w:val="000000100000" w:firstRow="0" w:lastRow="0" w:firstColumn="0" w:lastColumn="0" w:oddVBand="0" w:evenVBand="0" w:oddHBand="1" w:evenHBand="0" w:firstRowFirstColumn="0" w:firstRowLastColumn="0" w:lastRowFirstColumn="0" w:lastRowLastColumn="0"/>
              <w:rPr>
                <w:ins w:id="6672" w:author="Dylan Van Aswegen" w:date="2024-07-15T17:34:00Z" w16du:dateUtc="2024-07-15T15:34:00Z"/>
                <w:rFonts w:ascii="Arial" w:hAnsi="Arial" w:cs="Arial"/>
                <w:sz w:val="20"/>
                <w:szCs w:val="20"/>
                <w:lang w:val="en-GB"/>
              </w:rPr>
            </w:pPr>
            <w:ins w:id="6673" w:author="Dylan Van Aswegen" w:date="2024-07-15T17:34:00Z" w16du:dateUtc="2024-07-15T15:34:00Z">
              <w:r>
                <w:rPr>
                  <w:rFonts w:ascii="Arial" w:hAnsi="Arial" w:cs="Arial"/>
                  <w:sz w:val="20"/>
                  <w:szCs w:val="20"/>
                  <w:lang w:val="en-GB"/>
                </w:rPr>
                <w:t>Yes</w:t>
              </w:r>
            </w:ins>
          </w:p>
        </w:tc>
        <w:tc>
          <w:tcPr>
            <w:tcW w:w="3828" w:type="dxa"/>
          </w:tcPr>
          <w:p w14:paraId="253AB7F5" w14:textId="29E489E9" w:rsidR="00631FD4" w:rsidRDefault="00076773">
            <w:pPr>
              <w:spacing w:line="360" w:lineRule="auto"/>
              <w:jc w:val="both"/>
              <w:cnfStyle w:val="000000100000" w:firstRow="0" w:lastRow="0" w:firstColumn="0" w:lastColumn="0" w:oddVBand="0" w:evenVBand="0" w:oddHBand="1" w:evenHBand="0" w:firstRowFirstColumn="0" w:firstRowLastColumn="0" w:lastRowFirstColumn="0" w:lastRowLastColumn="0"/>
              <w:rPr>
                <w:ins w:id="6674" w:author="Dylan Van Aswegen" w:date="2024-07-15T17:34:00Z" w16du:dateUtc="2024-07-15T15:34:00Z"/>
                <w:rFonts w:ascii="Arial" w:hAnsi="Arial" w:cs="Arial"/>
                <w:sz w:val="20"/>
                <w:szCs w:val="20"/>
                <w:lang w:val="en-GB"/>
              </w:rPr>
            </w:pPr>
            <w:ins w:id="6675" w:author="Dylan Van Aswegen" w:date="2024-07-15T23:55:00Z" w16du:dateUtc="2024-07-15T21:55:00Z">
              <w:r>
                <w:rPr>
                  <w:rFonts w:ascii="Arial" w:hAnsi="Arial" w:cs="Arial"/>
                  <w:sz w:val="20"/>
                  <w:szCs w:val="20"/>
                  <w:lang w:val="en-GB"/>
                </w:rPr>
                <w:t xml:space="preserve">The application administrator will use this field to </w:t>
              </w:r>
            </w:ins>
            <w:ins w:id="6676" w:author="Dylan Van Aswegen" w:date="2024-07-16T00:00:00Z" w16du:dateUtc="2024-07-15T22:00:00Z">
              <w:r w:rsidR="0018069C">
                <w:rPr>
                  <w:rFonts w:ascii="Arial" w:hAnsi="Arial" w:cs="Arial"/>
                  <w:sz w:val="20"/>
                  <w:szCs w:val="20"/>
                  <w:lang w:val="en-GB"/>
                </w:rPr>
                <w:t xml:space="preserve">select the category that the new subcategory will belong to. </w:t>
              </w:r>
            </w:ins>
          </w:p>
        </w:tc>
      </w:tr>
      <w:tr w:rsidR="005E61AF" w14:paraId="4F341E3C" w14:textId="77777777" w:rsidTr="005C5491">
        <w:trPr>
          <w:trHeight w:val="192"/>
          <w:ins w:id="6677" w:author="Dylan Van Aswegen" w:date="2024-07-15T23:46:00Z"/>
        </w:trPr>
        <w:tc>
          <w:tcPr>
            <w:cnfStyle w:val="001000000000" w:firstRow="0" w:lastRow="0" w:firstColumn="1" w:lastColumn="0" w:oddVBand="0" w:evenVBand="0" w:oddHBand="0" w:evenHBand="0" w:firstRowFirstColumn="0" w:firstRowLastColumn="0" w:lastRowFirstColumn="0" w:lastRowLastColumn="0"/>
            <w:tcW w:w="1135" w:type="dxa"/>
          </w:tcPr>
          <w:p w14:paraId="3923EFC0" w14:textId="77777777" w:rsidR="005E61AF" w:rsidRDefault="005E61AF" w:rsidP="005E61AF">
            <w:pPr>
              <w:spacing w:line="360" w:lineRule="auto"/>
              <w:jc w:val="both"/>
              <w:rPr>
                <w:ins w:id="6678" w:author="Dylan Van Aswegen" w:date="2024-07-15T23:46:00Z" w16du:dateUtc="2024-07-15T21:46:00Z"/>
                <w:rFonts w:ascii="Arial" w:hAnsi="Arial" w:cs="Arial"/>
                <w:sz w:val="20"/>
                <w:szCs w:val="20"/>
                <w:lang w:val="en-GB"/>
              </w:rPr>
            </w:pPr>
          </w:p>
        </w:tc>
        <w:tc>
          <w:tcPr>
            <w:tcW w:w="1417" w:type="dxa"/>
          </w:tcPr>
          <w:p w14:paraId="32B1596A" w14:textId="32738C43" w:rsidR="005E61AF" w:rsidRDefault="005E61AF" w:rsidP="005E61AF">
            <w:pPr>
              <w:spacing w:line="360" w:lineRule="auto"/>
              <w:jc w:val="both"/>
              <w:cnfStyle w:val="000000000000" w:firstRow="0" w:lastRow="0" w:firstColumn="0" w:lastColumn="0" w:oddVBand="0" w:evenVBand="0" w:oddHBand="0" w:evenHBand="0" w:firstRowFirstColumn="0" w:firstRowLastColumn="0" w:lastRowFirstColumn="0" w:lastRowLastColumn="0"/>
              <w:rPr>
                <w:ins w:id="6679" w:author="Dylan Van Aswegen" w:date="2024-07-15T23:46:00Z" w16du:dateUtc="2024-07-15T21:46:00Z"/>
                <w:rFonts w:ascii="Arial" w:hAnsi="Arial" w:cs="Arial"/>
                <w:sz w:val="20"/>
                <w:szCs w:val="20"/>
                <w:lang w:val="en-GB"/>
              </w:rPr>
            </w:pPr>
            <w:ins w:id="6680" w:author="Dylan Van Aswegen" w:date="2024-07-16T00:01:00Z" w16du:dateUtc="2024-07-15T22:01:00Z">
              <w:r>
                <w:rPr>
                  <w:rFonts w:ascii="Arial" w:hAnsi="Arial" w:cs="Arial"/>
                  <w:sz w:val="20"/>
                  <w:szCs w:val="20"/>
                  <w:lang w:val="en-GB"/>
                </w:rPr>
                <w:t>Sub- Category</w:t>
              </w:r>
            </w:ins>
          </w:p>
        </w:tc>
        <w:tc>
          <w:tcPr>
            <w:tcW w:w="1276" w:type="dxa"/>
          </w:tcPr>
          <w:p w14:paraId="58C007FB" w14:textId="4CAF9A7D" w:rsidR="005E61AF" w:rsidRDefault="005E61AF" w:rsidP="005E61AF">
            <w:pPr>
              <w:spacing w:line="360" w:lineRule="auto"/>
              <w:jc w:val="both"/>
              <w:cnfStyle w:val="000000000000" w:firstRow="0" w:lastRow="0" w:firstColumn="0" w:lastColumn="0" w:oddVBand="0" w:evenVBand="0" w:oddHBand="0" w:evenHBand="0" w:firstRowFirstColumn="0" w:firstRowLastColumn="0" w:lastRowFirstColumn="0" w:lastRowLastColumn="0"/>
              <w:rPr>
                <w:ins w:id="6681" w:author="Dylan Van Aswegen" w:date="2024-07-15T23:46:00Z" w16du:dateUtc="2024-07-15T21:46:00Z"/>
                <w:rFonts w:ascii="Arial" w:hAnsi="Arial" w:cs="Arial"/>
                <w:sz w:val="20"/>
                <w:szCs w:val="20"/>
                <w:lang w:val="en-GB"/>
              </w:rPr>
            </w:pPr>
            <w:ins w:id="6682" w:author="Dylan Van Aswegen" w:date="2024-07-16T00:01:00Z" w16du:dateUtc="2024-07-15T22:01:00Z">
              <w:r>
                <w:rPr>
                  <w:rFonts w:ascii="Arial" w:hAnsi="Arial" w:cs="Arial"/>
                  <w:sz w:val="20"/>
                  <w:szCs w:val="20"/>
                  <w:lang w:val="en-GB"/>
                </w:rPr>
                <w:t>Text</w:t>
              </w:r>
            </w:ins>
          </w:p>
        </w:tc>
        <w:tc>
          <w:tcPr>
            <w:tcW w:w="1701" w:type="dxa"/>
          </w:tcPr>
          <w:p w14:paraId="59FF052B" w14:textId="07C6830F" w:rsidR="005E61AF" w:rsidRPr="00852346" w:rsidRDefault="005E61AF">
            <w:pPr>
              <w:spacing w:line="360" w:lineRule="auto"/>
              <w:jc w:val="both"/>
              <w:cnfStyle w:val="000000000000" w:firstRow="0" w:lastRow="0" w:firstColumn="0" w:lastColumn="0" w:oddVBand="0" w:evenVBand="0" w:oddHBand="0" w:evenHBand="0" w:firstRowFirstColumn="0" w:firstRowLastColumn="0" w:lastRowFirstColumn="0" w:lastRowLastColumn="0"/>
              <w:rPr>
                <w:ins w:id="6683" w:author="Dylan Van Aswegen" w:date="2024-07-15T23:46:00Z" w16du:dateUtc="2024-07-15T21:46:00Z"/>
                <w:rFonts w:ascii="Arial" w:hAnsi="Arial" w:cs="Arial"/>
                <w:sz w:val="20"/>
                <w:szCs w:val="20"/>
                <w:lang w:val="en-GB"/>
                <w:rPrChange w:id="6684" w:author="Dylan Van Aswegen" w:date="2024-07-15T23:54:00Z" w16du:dateUtc="2024-07-15T21:54:00Z">
                  <w:rPr>
                    <w:ins w:id="6685" w:author="Dylan Van Aswegen" w:date="2024-07-15T23:46:00Z" w16du:dateUtc="2024-07-15T21:46:00Z"/>
                    <w:lang w:val="en-GB"/>
                  </w:rPr>
                </w:rPrChange>
              </w:rPr>
              <w:pPrChange w:id="6686" w:author="Dylan Van Aswegen" w:date="2024-07-15T23:54:00Z" w16du:dateUtc="2024-07-15T21:54: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6687" w:author="Dylan Van Aswegen" w:date="2024-07-16T00:01:00Z" w16du:dateUtc="2024-07-15T22:01:00Z">
              <w:r>
                <w:rPr>
                  <w:rFonts w:ascii="Arial" w:hAnsi="Arial" w:cs="Arial"/>
                  <w:sz w:val="20"/>
                  <w:szCs w:val="20"/>
                  <w:lang w:val="en-GB"/>
                </w:rPr>
                <w:t>String</w:t>
              </w:r>
            </w:ins>
          </w:p>
        </w:tc>
        <w:tc>
          <w:tcPr>
            <w:tcW w:w="1417" w:type="dxa"/>
          </w:tcPr>
          <w:p w14:paraId="27762C6C" w14:textId="659E7B2A" w:rsidR="005E61AF" w:rsidRDefault="005E61AF" w:rsidP="005E61AF">
            <w:pPr>
              <w:spacing w:line="360" w:lineRule="auto"/>
              <w:jc w:val="both"/>
              <w:cnfStyle w:val="000000000000" w:firstRow="0" w:lastRow="0" w:firstColumn="0" w:lastColumn="0" w:oddVBand="0" w:evenVBand="0" w:oddHBand="0" w:evenHBand="0" w:firstRowFirstColumn="0" w:firstRowLastColumn="0" w:lastRowFirstColumn="0" w:lastRowLastColumn="0"/>
              <w:rPr>
                <w:ins w:id="6688" w:author="Dylan Van Aswegen" w:date="2024-07-15T23:46:00Z" w16du:dateUtc="2024-07-15T21:46:00Z"/>
                <w:rFonts w:ascii="Arial" w:hAnsi="Arial" w:cs="Arial"/>
                <w:sz w:val="20"/>
                <w:szCs w:val="20"/>
                <w:lang w:val="en-GB"/>
              </w:rPr>
            </w:pPr>
            <w:ins w:id="6689" w:author="Dylan Van Aswegen" w:date="2024-07-16T00:01:00Z" w16du:dateUtc="2024-07-15T22:01:00Z">
              <w:r>
                <w:rPr>
                  <w:rFonts w:ascii="Arial" w:hAnsi="Arial" w:cs="Arial"/>
                  <w:sz w:val="20"/>
                  <w:szCs w:val="20"/>
                  <w:lang w:val="en-GB"/>
                </w:rPr>
                <w:t>Yes</w:t>
              </w:r>
            </w:ins>
          </w:p>
        </w:tc>
        <w:tc>
          <w:tcPr>
            <w:tcW w:w="3828" w:type="dxa"/>
          </w:tcPr>
          <w:p w14:paraId="7B92F0FD" w14:textId="7103F595" w:rsidR="005E61AF" w:rsidRDefault="005E61AF" w:rsidP="005E61AF">
            <w:pPr>
              <w:spacing w:line="360" w:lineRule="auto"/>
              <w:jc w:val="both"/>
              <w:cnfStyle w:val="000000000000" w:firstRow="0" w:lastRow="0" w:firstColumn="0" w:lastColumn="0" w:oddVBand="0" w:evenVBand="0" w:oddHBand="0" w:evenHBand="0" w:firstRowFirstColumn="0" w:firstRowLastColumn="0" w:lastRowFirstColumn="0" w:lastRowLastColumn="0"/>
              <w:rPr>
                <w:ins w:id="6690" w:author="Dylan Van Aswegen" w:date="2024-07-15T23:46:00Z" w16du:dateUtc="2024-07-15T21:46:00Z"/>
                <w:rFonts w:ascii="Arial" w:hAnsi="Arial" w:cs="Arial"/>
                <w:sz w:val="20"/>
                <w:szCs w:val="20"/>
                <w:lang w:val="en-GB"/>
              </w:rPr>
            </w:pPr>
            <w:ins w:id="6691" w:author="Dylan Van Aswegen" w:date="2024-07-16T00:01:00Z" w16du:dateUtc="2024-07-15T22:01:00Z">
              <w:r>
                <w:rPr>
                  <w:rFonts w:ascii="Arial" w:hAnsi="Arial" w:cs="Arial"/>
                  <w:sz w:val="20"/>
                  <w:szCs w:val="20"/>
                  <w:lang w:val="en-GB"/>
                </w:rPr>
                <w:t xml:space="preserve">The application administrator will use this field to capture the name of the new subcategory. </w:t>
              </w:r>
            </w:ins>
          </w:p>
        </w:tc>
      </w:tr>
      <w:tr w:rsidR="005E61AF" w14:paraId="21953EA2" w14:textId="77777777" w:rsidTr="005C5491">
        <w:trPr>
          <w:cnfStyle w:val="000000100000" w:firstRow="0" w:lastRow="0" w:firstColumn="0" w:lastColumn="0" w:oddVBand="0" w:evenVBand="0" w:oddHBand="1" w:evenHBand="0" w:firstRowFirstColumn="0" w:firstRowLastColumn="0" w:lastRowFirstColumn="0" w:lastRowLastColumn="0"/>
          <w:trHeight w:val="192"/>
          <w:ins w:id="6692" w:author="Dylan Van Aswegen" w:date="2024-07-16T00:01:00Z"/>
        </w:trPr>
        <w:tc>
          <w:tcPr>
            <w:cnfStyle w:val="001000000000" w:firstRow="0" w:lastRow="0" w:firstColumn="1" w:lastColumn="0" w:oddVBand="0" w:evenVBand="0" w:oddHBand="0" w:evenHBand="0" w:firstRowFirstColumn="0" w:firstRowLastColumn="0" w:lastRowFirstColumn="0" w:lastRowLastColumn="0"/>
            <w:tcW w:w="1135" w:type="dxa"/>
          </w:tcPr>
          <w:p w14:paraId="08A044B6" w14:textId="77777777" w:rsidR="005E61AF" w:rsidRDefault="005E61AF" w:rsidP="005E61AF">
            <w:pPr>
              <w:spacing w:line="360" w:lineRule="auto"/>
              <w:jc w:val="both"/>
              <w:rPr>
                <w:ins w:id="6693" w:author="Dylan Van Aswegen" w:date="2024-07-16T00:01:00Z" w16du:dateUtc="2024-07-15T22:01:00Z"/>
                <w:rFonts w:ascii="Arial" w:hAnsi="Arial" w:cs="Arial"/>
                <w:sz w:val="20"/>
                <w:szCs w:val="20"/>
                <w:lang w:val="en-GB"/>
              </w:rPr>
            </w:pPr>
          </w:p>
        </w:tc>
        <w:tc>
          <w:tcPr>
            <w:tcW w:w="1417" w:type="dxa"/>
          </w:tcPr>
          <w:p w14:paraId="0778BA7C" w14:textId="759096CE" w:rsidR="005E61AF" w:rsidRDefault="005E61AF" w:rsidP="005E61AF">
            <w:pPr>
              <w:spacing w:line="360" w:lineRule="auto"/>
              <w:jc w:val="both"/>
              <w:cnfStyle w:val="000000100000" w:firstRow="0" w:lastRow="0" w:firstColumn="0" w:lastColumn="0" w:oddVBand="0" w:evenVBand="0" w:oddHBand="1" w:evenHBand="0" w:firstRowFirstColumn="0" w:firstRowLastColumn="0" w:lastRowFirstColumn="0" w:lastRowLastColumn="0"/>
              <w:rPr>
                <w:ins w:id="6694" w:author="Dylan Van Aswegen" w:date="2024-07-16T00:01:00Z" w16du:dateUtc="2024-07-15T22:01:00Z"/>
                <w:rFonts w:ascii="Arial" w:hAnsi="Arial" w:cs="Arial"/>
                <w:sz w:val="20"/>
                <w:szCs w:val="20"/>
                <w:lang w:val="en-GB"/>
              </w:rPr>
            </w:pPr>
            <w:ins w:id="6695" w:author="Dylan Van Aswegen" w:date="2024-07-16T00:01:00Z" w16du:dateUtc="2024-07-15T22:01:00Z">
              <w:r>
                <w:rPr>
                  <w:rFonts w:ascii="Arial" w:hAnsi="Arial" w:cs="Arial"/>
                  <w:sz w:val="20"/>
                  <w:szCs w:val="20"/>
                  <w:lang w:val="en-GB"/>
                </w:rPr>
                <w:t xml:space="preserve">Cancel </w:t>
              </w:r>
            </w:ins>
          </w:p>
        </w:tc>
        <w:tc>
          <w:tcPr>
            <w:tcW w:w="1276" w:type="dxa"/>
          </w:tcPr>
          <w:p w14:paraId="3D96DBA6" w14:textId="46F64164" w:rsidR="005E61AF" w:rsidRDefault="005E61AF" w:rsidP="005E61AF">
            <w:pPr>
              <w:spacing w:line="360" w:lineRule="auto"/>
              <w:jc w:val="both"/>
              <w:cnfStyle w:val="000000100000" w:firstRow="0" w:lastRow="0" w:firstColumn="0" w:lastColumn="0" w:oddVBand="0" w:evenVBand="0" w:oddHBand="1" w:evenHBand="0" w:firstRowFirstColumn="0" w:firstRowLastColumn="0" w:lastRowFirstColumn="0" w:lastRowLastColumn="0"/>
              <w:rPr>
                <w:ins w:id="6696" w:author="Dylan Van Aswegen" w:date="2024-07-16T00:01:00Z" w16du:dateUtc="2024-07-15T22:01:00Z"/>
                <w:rFonts w:ascii="Arial" w:hAnsi="Arial" w:cs="Arial"/>
                <w:sz w:val="20"/>
                <w:szCs w:val="20"/>
                <w:lang w:val="en-GB"/>
              </w:rPr>
            </w:pPr>
            <w:ins w:id="6697" w:author="Dylan Van Aswegen" w:date="2024-07-16T00:01:00Z" w16du:dateUtc="2024-07-15T22:01:00Z">
              <w:r>
                <w:rPr>
                  <w:rFonts w:ascii="Arial" w:hAnsi="Arial" w:cs="Arial"/>
                  <w:sz w:val="20"/>
                  <w:szCs w:val="20"/>
                  <w:lang w:val="en-GB"/>
                </w:rPr>
                <w:t>Button</w:t>
              </w:r>
            </w:ins>
          </w:p>
        </w:tc>
        <w:tc>
          <w:tcPr>
            <w:tcW w:w="1701" w:type="dxa"/>
          </w:tcPr>
          <w:p w14:paraId="5F753669" w14:textId="77777777" w:rsidR="005E61AF" w:rsidRDefault="005E61AF" w:rsidP="005E61AF">
            <w:pPr>
              <w:spacing w:line="360" w:lineRule="auto"/>
              <w:jc w:val="both"/>
              <w:cnfStyle w:val="000000100000" w:firstRow="0" w:lastRow="0" w:firstColumn="0" w:lastColumn="0" w:oddVBand="0" w:evenVBand="0" w:oddHBand="1" w:evenHBand="0" w:firstRowFirstColumn="0" w:firstRowLastColumn="0" w:lastRowFirstColumn="0" w:lastRowLastColumn="0"/>
              <w:rPr>
                <w:ins w:id="6698" w:author="Dylan Van Aswegen" w:date="2024-07-16T00:01:00Z" w16du:dateUtc="2024-07-15T22:01:00Z"/>
                <w:rFonts w:ascii="Arial" w:hAnsi="Arial" w:cs="Arial"/>
                <w:sz w:val="20"/>
                <w:szCs w:val="20"/>
                <w:lang w:val="en-GB"/>
              </w:rPr>
            </w:pPr>
          </w:p>
        </w:tc>
        <w:tc>
          <w:tcPr>
            <w:tcW w:w="1417" w:type="dxa"/>
          </w:tcPr>
          <w:p w14:paraId="2EB54272" w14:textId="77777777" w:rsidR="005E61AF" w:rsidRDefault="005E61AF" w:rsidP="005E61AF">
            <w:pPr>
              <w:spacing w:line="360" w:lineRule="auto"/>
              <w:jc w:val="both"/>
              <w:cnfStyle w:val="000000100000" w:firstRow="0" w:lastRow="0" w:firstColumn="0" w:lastColumn="0" w:oddVBand="0" w:evenVBand="0" w:oddHBand="1" w:evenHBand="0" w:firstRowFirstColumn="0" w:firstRowLastColumn="0" w:lastRowFirstColumn="0" w:lastRowLastColumn="0"/>
              <w:rPr>
                <w:ins w:id="6699" w:author="Dylan Van Aswegen" w:date="2024-07-16T00:01:00Z" w16du:dateUtc="2024-07-15T22:01:00Z"/>
                <w:rFonts w:ascii="Arial" w:hAnsi="Arial" w:cs="Arial"/>
                <w:sz w:val="20"/>
                <w:szCs w:val="20"/>
                <w:lang w:val="en-GB"/>
              </w:rPr>
            </w:pPr>
          </w:p>
        </w:tc>
        <w:tc>
          <w:tcPr>
            <w:tcW w:w="3828" w:type="dxa"/>
          </w:tcPr>
          <w:p w14:paraId="7AC2E341" w14:textId="1B805FF9" w:rsidR="005E61AF" w:rsidRDefault="005E61AF" w:rsidP="005E61AF">
            <w:pPr>
              <w:spacing w:line="360" w:lineRule="auto"/>
              <w:jc w:val="both"/>
              <w:cnfStyle w:val="000000100000" w:firstRow="0" w:lastRow="0" w:firstColumn="0" w:lastColumn="0" w:oddVBand="0" w:evenVBand="0" w:oddHBand="1" w:evenHBand="0" w:firstRowFirstColumn="0" w:firstRowLastColumn="0" w:lastRowFirstColumn="0" w:lastRowLastColumn="0"/>
              <w:rPr>
                <w:ins w:id="6700" w:author="Dylan Van Aswegen" w:date="2024-07-16T00:01:00Z" w16du:dateUtc="2024-07-15T22:01:00Z"/>
                <w:rFonts w:ascii="Arial" w:hAnsi="Arial" w:cs="Arial"/>
                <w:sz w:val="20"/>
                <w:szCs w:val="20"/>
                <w:lang w:val="en-GB"/>
              </w:rPr>
            </w:pPr>
            <w:ins w:id="6701" w:author="Dylan Van Aswegen" w:date="2024-07-16T00:01:00Z" w16du:dateUtc="2024-07-15T22:01:00Z">
              <w:r>
                <w:rPr>
                  <w:rFonts w:ascii="Arial" w:hAnsi="Arial" w:cs="Arial"/>
                  <w:sz w:val="20"/>
                  <w:szCs w:val="20"/>
                  <w:lang w:val="en-GB"/>
                </w:rPr>
                <w:t xml:space="preserve">The </w:t>
              </w:r>
            </w:ins>
            <w:ins w:id="6702" w:author="Dylan Van Aswegen" w:date="2024-07-16T00:02:00Z" w16du:dateUtc="2024-07-15T22:02:00Z">
              <w:r>
                <w:rPr>
                  <w:rFonts w:ascii="Arial" w:hAnsi="Arial" w:cs="Arial"/>
                  <w:sz w:val="20"/>
                  <w:szCs w:val="20"/>
                  <w:lang w:val="en-GB"/>
                </w:rPr>
                <w:t>application administrator</w:t>
              </w:r>
            </w:ins>
            <w:ins w:id="6703" w:author="Dylan Van Aswegen" w:date="2024-07-16T00:01:00Z" w16du:dateUtc="2024-07-15T22:01:00Z">
              <w:r>
                <w:rPr>
                  <w:rFonts w:ascii="Arial" w:hAnsi="Arial" w:cs="Arial"/>
                  <w:sz w:val="20"/>
                  <w:szCs w:val="20"/>
                  <w:lang w:val="en-GB"/>
                </w:rPr>
                <w:t xml:space="preserve"> will use this button to cancel the new subcategory creation. Once clicked, the </w:t>
              </w:r>
            </w:ins>
            <w:ins w:id="6704" w:author="Dylan Van Aswegen" w:date="2024-07-16T00:02:00Z" w16du:dateUtc="2024-07-15T22:02:00Z">
              <w:r>
                <w:rPr>
                  <w:rFonts w:ascii="Arial" w:hAnsi="Arial" w:cs="Arial"/>
                  <w:sz w:val="20"/>
                  <w:szCs w:val="20"/>
                  <w:lang w:val="en-GB"/>
                </w:rPr>
                <w:t>application administrator</w:t>
              </w:r>
            </w:ins>
            <w:ins w:id="6705" w:author="Dylan Van Aswegen" w:date="2024-07-16T00:01:00Z" w16du:dateUtc="2024-07-15T22:01:00Z">
              <w:r>
                <w:rPr>
                  <w:rFonts w:ascii="Arial" w:hAnsi="Arial" w:cs="Arial"/>
                  <w:sz w:val="20"/>
                  <w:szCs w:val="20"/>
                  <w:lang w:val="en-GB"/>
                </w:rPr>
                <w:t xml:space="preserve"> will be navigated back to the help article page.</w:t>
              </w:r>
            </w:ins>
          </w:p>
        </w:tc>
      </w:tr>
      <w:tr w:rsidR="005E61AF" w14:paraId="0EC8A8EA" w14:textId="77777777" w:rsidTr="005C5491">
        <w:trPr>
          <w:trHeight w:val="192"/>
          <w:ins w:id="6706" w:author="Dylan Van Aswegen" w:date="2024-07-16T00:01:00Z"/>
        </w:trPr>
        <w:tc>
          <w:tcPr>
            <w:cnfStyle w:val="001000000000" w:firstRow="0" w:lastRow="0" w:firstColumn="1" w:lastColumn="0" w:oddVBand="0" w:evenVBand="0" w:oddHBand="0" w:evenHBand="0" w:firstRowFirstColumn="0" w:firstRowLastColumn="0" w:lastRowFirstColumn="0" w:lastRowLastColumn="0"/>
            <w:tcW w:w="1135" w:type="dxa"/>
          </w:tcPr>
          <w:p w14:paraId="0B92FC62" w14:textId="77777777" w:rsidR="005E61AF" w:rsidRDefault="005E61AF" w:rsidP="005E61AF">
            <w:pPr>
              <w:spacing w:line="360" w:lineRule="auto"/>
              <w:jc w:val="both"/>
              <w:rPr>
                <w:ins w:id="6707" w:author="Dylan Van Aswegen" w:date="2024-07-16T00:01:00Z" w16du:dateUtc="2024-07-15T22:01:00Z"/>
                <w:rFonts w:ascii="Arial" w:hAnsi="Arial" w:cs="Arial"/>
                <w:sz w:val="20"/>
                <w:szCs w:val="20"/>
                <w:lang w:val="en-GB"/>
              </w:rPr>
            </w:pPr>
          </w:p>
        </w:tc>
        <w:tc>
          <w:tcPr>
            <w:tcW w:w="1417" w:type="dxa"/>
          </w:tcPr>
          <w:p w14:paraId="20E8F1C7" w14:textId="4304C631" w:rsidR="005E61AF" w:rsidRDefault="005E61AF" w:rsidP="005E61AF">
            <w:pPr>
              <w:spacing w:line="360" w:lineRule="auto"/>
              <w:jc w:val="both"/>
              <w:cnfStyle w:val="000000000000" w:firstRow="0" w:lastRow="0" w:firstColumn="0" w:lastColumn="0" w:oddVBand="0" w:evenVBand="0" w:oddHBand="0" w:evenHBand="0" w:firstRowFirstColumn="0" w:firstRowLastColumn="0" w:lastRowFirstColumn="0" w:lastRowLastColumn="0"/>
              <w:rPr>
                <w:ins w:id="6708" w:author="Dylan Van Aswegen" w:date="2024-07-16T00:01:00Z" w16du:dateUtc="2024-07-15T22:01:00Z"/>
                <w:rFonts w:ascii="Arial" w:hAnsi="Arial" w:cs="Arial"/>
                <w:sz w:val="20"/>
                <w:szCs w:val="20"/>
                <w:lang w:val="en-GB"/>
              </w:rPr>
            </w:pPr>
            <w:ins w:id="6709" w:author="Dylan Van Aswegen" w:date="2024-07-16T00:01:00Z" w16du:dateUtc="2024-07-15T22:01:00Z">
              <w:r>
                <w:rPr>
                  <w:rFonts w:ascii="Arial" w:hAnsi="Arial" w:cs="Arial"/>
                  <w:sz w:val="20"/>
                  <w:szCs w:val="20"/>
                  <w:lang w:val="en-GB"/>
                </w:rPr>
                <w:t>Submit</w:t>
              </w:r>
            </w:ins>
          </w:p>
        </w:tc>
        <w:tc>
          <w:tcPr>
            <w:tcW w:w="1276" w:type="dxa"/>
          </w:tcPr>
          <w:p w14:paraId="23902DA9" w14:textId="29340D95" w:rsidR="005E61AF" w:rsidRDefault="005E61AF" w:rsidP="005E61AF">
            <w:pPr>
              <w:spacing w:line="360" w:lineRule="auto"/>
              <w:jc w:val="both"/>
              <w:cnfStyle w:val="000000000000" w:firstRow="0" w:lastRow="0" w:firstColumn="0" w:lastColumn="0" w:oddVBand="0" w:evenVBand="0" w:oddHBand="0" w:evenHBand="0" w:firstRowFirstColumn="0" w:firstRowLastColumn="0" w:lastRowFirstColumn="0" w:lastRowLastColumn="0"/>
              <w:rPr>
                <w:ins w:id="6710" w:author="Dylan Van Aswegen" w:date="2024-07-16T00:01:00Z" w16du:dateUtc="2024-07-15T22:01:00Z"/>
                <w:rFonts w:ascii="Arial" w:hAnsi="Arial" w:cs="Arial"/>
                <w:sz w:val="20"/>
                <w:szCs w:val="20"/>
                <w:lang w:val="en-GB"/>
              </w:rPr>
            </w:pPr>
            <w:ins w:id="6711" w:author="Dylan Van Aswegen" w:date="2024-07-16T00:01:00Z" w16du:dateUtc="2024-07-15T22:01:00Z">
              <w:r>
                <w:rPr>
                  <w:rFonts w:ascii="Arial" w:hAnsi="Arial" w:cs="Arial"/>
                  <w:sz w:val="20"/>
                  <w:szCs w:val="20"/>
                  <w:lang w:val="en-GB"/>
                </w:rPr>
                <w:t>Button</w:t>
              </w:r>
            </w:ins>
          </w:p>
        </w:tc>
        <w:tc>
          <w:tcPr>
            <w:tcW w:w="1701" w:type="dxa"/>
          </w:tcPr>
          <w:p w14:paraId="6D3476D5" w14:textId="77777777" w:rsidR="005E61AF" w:rsidRDefault="005E61AF" w:rsidP="005E61AF">
            <w:pPr>
              <w:spacing w:line="360" w:lineRule="auto"/>
              <w:jc w:val="both"/>
              <w:cnfStyle w:val="000000000000" w:firstRow="0" w:lastRow="0" w:firstColumn="0" w:lastColumn="0" w:oddVBand="0" w:evenVBand="0" w:oddHBand="0" w:evenHBand="0" w:firstRowFirstColumn="0" w:firstRowLastColumn="0" w:lastRowFirstColumn="0" w:lastRowLastColumn="0"/>
              <w:rPr>
                <w:ins w:id="6712" w:author="Dylan Van Aswegen" w:date="2024-07-16T00:01:00Z" w16du:dateUtc="2024-07-15T22:01:00Z"/>
                <w:rFonts w:ascii="Arial" w:hAnsi="Arial" w:cs="Arial"/>
                <w:sz w:val="20"/>
                <w:szCs w:val="20"/>
                <w:lang w:val="en-GB"/>
              </w:rPr>
            </w:pPr>
          </w:p>
        </w:tc>
        <w:tc>
          <w:tcPr>
            <w:tcW w:w="1417" w:type="dxa"/>
          </w:tcPr>
          <w:p w14:paraId="10BFC80C" w14:textId="77777777" w:rsidR="005E61AF" w:rsidRDefault="005E61AF" w:rsidP="005E61AF">
            <w:pPr>
              <w:spacing w:line="360" w:lineRule="auto"/>
              <w:jc w:val="both"/>
              <w:cnfStyle w:val="000000000000" w:firstRow="0" w:lastRow="0" w:firstColumn="0" w:lastColumn="0" w:oddVBand="0" w:evenVBand="0" w:oddHBand="0" w:evenHBand="0" w:firstRowFirstColumn="0" w:firstRowLastColumn="0" w:lastRowFirstColumn="0" w:lastRowLastColumn="0"/>
              <w:rPr>
                <w:ins w:id="6713" w:author="Dylan Van Aswegen" w:date="2024-07-16T00:01:00Z" w16du:dateUtc="2024-07-15T22:01:00Z"/>
                <w:rFonts w:ascii="Arial" w:hAnsi="Arial" w:cs="Arial"/>
                <w:sz w:val="20"/>
                <w:szCs w:val="20"/>
                <w:lang w:val="en-GB"/>
              </w:rPr>
            </w:pPr>
          </w:p>
        </w:tc>
        <w:tc>
          <w:tcPr>
            <w:tcW w:w="3828" w:type="dxa"/>
          </w:tcPr>
          <w:p w14:paraId="286A3D91" w14:textId="37DD75DD" w:rsidR="005E61AF" w:rsidRDefault="005E61AF" w:rsidP="005E61AF">
            <w:pPr>
              <w:spacing w:line="360" w:lineRule="auto"/>
              <w:jc w:val="both"/>
              <w:cnfStyle w:val="000000000000" w:firstRow="0" w:lastRow="0" w:firstColumn="0" w:lastColumn="0" w:oddVBand="0" w:evenVBand="0" w:oddHBand="0" w:evenHBand="0" w:firstRowFirstColumn="0" w:firstRowLastColumn="0" w:lastRowFirstColumn="0" w:lastRowLastColumn="0"/>
              <w:rPr>
                <w:ins w:id="6714" w:author="Dylan Van Aswegen" w:date="2024-07-16T00:01:00Z" w16du:dateUtc="2024-07-15T22:01:00Z"/>
                <w:rFonts w:ascii="Arial" w:hAnsi="Arial" w:cs="Arial"/>
                <w:sz w:val="20"/>
                <w:szCs w:val="20"/>
                <w:lang w:val="en-GB"/>
              </w:rPr>
            </w:pPr>
            <w:ins w:id="6715" w:author="Dylan Van Aswegen" w:date="2024-07-16T00:01:00Z" w16du:dateUtc="2024-07-15T22:01:00Z">
              <w:r>
                <w:rPr>
                  <w:rFonts w:ascii="Arial" w:hAnsi="Arial" w:cs="Arial"/>
                  <w:sz w:val="20"/>
                  <w:szCs w:val="20"/>
                  <w:lang w:val="en-GB"/>
                </w:rPr>
                <w:t xml:space="preserve">The </w:t>
              </w:r>
            </w:ins>
            <w:ins w:id="6716" w:author="Dylan Van Aswegen" w:date="2024-07-16T00:02:00Z" w16du:dateUtc="2024-07-15T22:02:00Z">
              <w:r>
                <w:rPr>
                  <w:rFonts w:ascii="Arial" w:hAnsi="Arial" w:cs="Arial"/>
                  <w:sz w:val="20"/>
                  <w:szCs w:val="20"/>
                  <w:lang w:val="en-GB"/>
                </w:rPr>
                <w:t>application administrator</w:t>
              </w:r>
            </w:ins>
            <w:ins w:id="6717" w:author="Dylan Van Aswegen" w:date="2024-07-16T00:01:00Z" w16du:dateUtc="2024-07-15T22:01:00Z">
              <w:r>
                <w:rPr>
                  <w:rFonts w:ascii="Arial" w:hAnsi="Arial" w:cs="Arial"/>
                  <w:sz w:val="20"/>
                  <w:szCs w:val="20"/>
                  <w:lang w:val="en-GB"/>
                </w:rPr>
                <w:t xml:space="preserve"> will use this button to confirm the new category creation. Once clicked, the </w:t>
              </w:r>
            </w:ins>
            <w:ins w:id="6718" w:author="Dylan Van Aswegen" w:date="2024-07-16T00:02:00Z" w16du:dateUtc="2024-07-15T22:02:00Z">
              <w:r>
                <w:rPr>
                  <w:rFonts w:ascii="Arial" w:hAnsi="Arial" w:cs="Arial"/>
                  <w:sz w:val="20"/>
                  <w:szCs w:val="20"/>
                  <w:lang w:val="en-GB"/>
                </w:rPr>
                <w:t>application administrator</w:t>
              </w:r>
            </w:ins>
            <w:ins w:id="6719" w:author="Dylan Van Aswegen" w:date="2024-07-16T00:01:00Z" w16du:dateUtc="2024-07-15T22:01:00Z">
              <w:r>
                <w:rPr>
                  <w:rFonts w:ascii="Arial" w:hAnsi="Arial" w:cs="Arial"/>
                  <w:sz w:val="20"/>
                  <w:szCs w:val="20"/>
                  <w:lang w:val="en-GB"/>
                </w:rPr>
                <w:t xml:space="preserve"> will be navigated back to the help article page and the category will be linked to the Member help. </w:t>
              </w:r>
            </w:ins>
          </w:p>
        </w:tc>
      </w:tr>
    </w:tbl>
    <w:p w14:paraId="37B89F82" w14:textId="77777777" w:rsidR="00121EEB" w:rsidRPr="00DF0086" w:rsidRDefault="00121EEB" w:rsidP="00121EEB">
      <w:pPr>
        <w:rPr>
          <w:ins w:id="6720" w:author="Dylan Van Aswegen" w:date="2024-07-15T16:34:00Z" w16du:dateUtc="2024-07-15T14:34:00Z"/>
        </w:rPr>
      </w:pPr>
    </w:p>
    <w:p w14:paraId="7222C611" w14:textId="00F8031B" w:rsidR="00121EEB" w:rsidRPr="00DF0086" w:rsidRDefault="00FD48EA" w:rsidP="00121EEB">
      <w:pPr>
        <w:rPr>
          <w:ins w:id="6721" w:author="Dylan Van Aswegen" w:date="2024-07-15T16:34:00Z" w16du:dateUtc="2024-07-15T14:34:00Z"/>
        </w:rPr>
      </w:pPr>
      <w:ins w:id="6722" w:author="Dylan Van Aswegen" w:date="2024-07-16T00:03:00Z" w16du:dateUtc="2024-07-15T22:03:00Z">
        <w:r>
          <w:t xml:space="preserve">The window for creating a new article was consist of the following fields: </w:t>
        </w:r>
      </w:ins>
    </w:p>
    <w:tbl>
      <w:tblPr>
        <w:tblStyle w:val="GridTable4-Accent1"/>
        <w:tblW w:w="10774" w:type="dxa"/>
        <w:tblInd w:w="-714" w:type="dxa"/>
        <w:tblLook w:val="04A0" w:firstRow="1" w:lastRow="0" w:firstColumn="1" w:lastColumn="0" w:noHBand="0" w:noVBand="1"/>
      </w:tblPr>
      <w:tblGrid>
        <w:gridCol w:w="1126"/>
        <w:gridCol w:w="1397"/>
        <w:gridCol w:w="1247"/>
        <w:gridCol w:w="1904"/>
        <w:gridCol w:w="1405"/>
        <w:gridCol w:w="3695"/>
      </w:tblGrid>
      <w:tr w:rsidR="001B502C" w14:paraId="0C7CB60D" w14:textId="77777777" w:rsidTr="00E329C4">
        <w:trPr>
          <w:cnfStyle w:val="100000000000" w:firstRow="1" w:lastRow="0" w:firstColumn="0" w:lastColumn="0" w:oddVBand="0" w:evenVBand="0" w:oddHBand="0" w:evenHBand="0" w:firstRowFirstColumn="0" w:firstRowLastColumn="0" w:lastRowFirstColumn="0" w:lastRowLastColumn="0"/>
          <w:tblHeader/>
          <w:ins w:id="6723" w:author="Dylan Van Aswegen" w:date="2024-07-16T00:04:00Z"/>
        </w:trPr>
        <w:tc>
          <w:tcPr>
            <w:cnfStyle w:val="001000000000" w:firstRow="0" w:lastRow="0" w:firstColumn="1" w:lastColumn="0" w:oddVBand="0" w:evenVBand="0" w:oddHBand="0" w:evenHBand="0" w:firstRowFirstColumn="0" w:firstRowLastColumn="0" w:lastRowFirstColumn="0" w:lastRowLastColumn="0"/>
            <w:tcW w:w="1126" w:type="dxa"/>
            <w:shd w:val="clear" w:color="auto" w:fill="002060"/>
          </w:tcPr>
          <w:p w14:paraId="55C287A5" w14:textId="77777777" w:rsidR="001B502C" w:rsidRDefault="001B502C">
            <w:pPr>
              <w:spacing w:line="360" w:lineRule="auto"/>
              <w:jc w:val="both"/>
              <w:rPr>
                <w:ins w:id="6724" w:author="Dylan Van Aswegen" w:date="2024-07-16T00:04:00Z" w16du:dateUtc="2024-07-15T22:04:00Z"/>
                <w:rFonts w:ascii="Arial" w:hAnsi="Arial" w:cs="Arial"/>
                <w:sz w:val="20"/>
                <w:szCs w:val="20"/>
                <w:lang w:val="en-GB"/>
              </w:rPr>
            </w:pPr>
            <w:ins w:id="6725" w:author="Dylan Van Aswegen" w:date="2024-07-16T00:04:00Z" w16du:dateUtc="2024-07-15T22:04:00Z">
              <w:r>
                <w:rPr>
                  <w:rFonts w:ascii="Arial" w:hAnsi="Arial" w:cs="Arial"/>
                  <w:sz w:val="20"/>
                  <w:szCs w:val="20"/>
                  <w:lang w:val="en-GB"/>
                </w:rPr>
                <w:t xml:space="preserve">Field Number </w:t>
              </w:r>
            </w:ins>
          </w:p>
        </w:tc>
        <w:tc>
          <w:tcPr>
            <w:tcW w:w="1397" w:type="dxa"/>
            <w:shd w:val="clear" w:color="auto" w:fill="002060"/>
          </w:tcPr>
          <w:p w14:paraId="22DABBB4" w14:textId="77777777" w:rsidR="001B502C" w:rsidRDefault="001B502C">
            <w:pPr>
              <w:spacing w:line="360" w:lineRule="auto"/>
              <w:jc w:val="both"/>
              <w:cnfStyle w:val="100000000000" w:firstRow="1" w:lastRow="0" w:firstColumn="0" w:lastColumn="0" w:oddVBand="0" w:evenVBand="0" w:oddHBand="0" w:evenHBand="0" w:firstRowFirstColumn="0" w:firstRowLastColumn="0" w:lastRowFirstColumn="0" w:lastRowLastColumn="0"/>
              <w:rPr>
                <w:ins w:id="6726" w:author="Dylan Van Aswegen" w:date="2024-07-16T00:04:00Z" w16du:dateUtc="2024-07-15T22:04:00Z"/>
                <w:rFonts w:ascii="Arial" w:hAnsi="Arial" w:cs="Arial"/>
                <w:sz w:val="20"/>
                <w:szCs w:val="20"/>
                <w:lang w:val="en-GB"/>
              </w:rPr>
            </w:pPr>
            <w:ins w:id="6727" w:author="Dylan Van Aswegen" w:date="2024-07-16T00:04:00Z" w16du:dateUtc="2024-07-15T22:04:00Z">
              <w:r>
                <w:rPr>
                  <w:rFonts w:ascii="Arial" w:hAnsi="Arial" w:cs="Arial"/>
                  <w:sz w:val="20"/>
                  <w:szCs w:val="20"/>
                  <w:lang w:val="en-GB"/>
                </w:rPr>
                <w:t>Field Name</w:t>
              </w:r>
            </w:ins>
          </w:p>
        </w:tc>
        <w:tc>
          <w:tcPr>
            <w:tcW w:w="1247" w:type="dxa"/>
            <w:shd w:val="clear" w:color="auto" w:fill="002060"/>
          </w:tcPr>
          <w:p w14:paraId="3C5FBE69" w14:textId="77777777" w:rsidR="001B502C" w:rsidRDefault="001B502C">
            <w:pPr>
              <w:spacing w:line="360" w:lineRule="auto"/>
              <w:jc w:val="both"/>
              <w:cnfStyle w:val="100000000000" w:firstRow="1" w:lastRow="0" w:firstColumn="0" w:lastColumn="0" w:oddVBand="0" w:evenVBand="0" w:oddHBand="0" w:evenHBand="0" w:firstRowFirstColumn="0" w:firstRowLastColumn="0" w:lastRowFirstColumn="0" w:lastRowLastColumn="0"/>
              <w:rPr>
                <w:ins w:id="6728" w:author="Dylan Van Aswegen" w:date="2024-07-16T00:04:00Z" w16du:dateUtc="2024-07-15T22:04:00Z"/>
                <w:rFonts w:ascii="Arial" w:hAnsi="Arial" w:cs="Arial"/>
                <w:sz w:val="20"/>
                <w:szCs w:val="20"/>
                <w:lang w:val="en-GB"/>
              </w:rPr>
            </w:pPr>
            <w:ins w:id="6729" w:author="Dylan Van Aswegen" w:date="2024-07-16T00:04:00Z" w16du:dateUtc="2024-07-15T22:04:00Z">
              <w:r>
                <w:rPr>
                  <w:rFonts w:ascii="Arial" w:hAnsi="Arial" w:cs="Arial"/>
                  <w:sz w:val="20"/>
                  <w:szCs w:val="20"/>
                  <w:lang w:val="en-GB"/>
                </w:rPr>
                <w:t>Field Type</w:t>
              </w:r>
            </w:ins>
          </w:p>
        </w:tc>
        <w:tc>
          <w:tcPr>
            <w:tcW w:w="1904" w:type="dxa"/>
            <w:shd w:val="clear" w:color="auto" w:fill="002060"/>
          </w:tcPr>
          <w:p w14:paraId="401889B4" w14:textId="77777777" w:rsidR="001B502C" w:rsidRDefault="001B502C">
            <w:pPr>
              <w:spacing w:line="360" w:lineRule="auto"/>
              <w:jc w:val="both"/>
              <w:cnfStyle w:val="100000000000" w:firstRow="1" w:lastRow="0" w:firstColumn="0" w:lastColumn="0" w:oddVBand="0" w:evenVBand="0" w:oddHBand="0" w:evenHBand="0" w:firstRowFirstColumn="0" w:firstRowLastColumn="0" w:lastRowFirstColumn="0" w:lastRowLastColumn="0"/>
              <w:rPr>
                <w:ins w:id="6730" w:author="Dylan Van Aswegen" w:date="2024-07-16T00:04:00Z" w16du:dateUtc="2024-07-15T22:04:00Z"/>
                <w:rFonts w:ascii="Arial" w:hAnsi="Arial" w:cs="Arial"/>
                <w:sz w:val="20"/>
                <w:szCs w:val="20"/>
                <w:lang w:val="en-GB"/>
              </w:rPr>
            </w:pPr>
            <w:ins w:id="6731" w:author="Dylan Van Aswegen" w:date="2024-07-16T00:04:00Z" w16du:dateUtc="2024-07-15T22:04:00Z">
              <w:r>
                <w:rPr>
                  <w:rFonts w:ascii="Arial" w:hAnsi="Arial" w:cs="Arial"/>
                  <w:sz w:val="20"/>
                  <w:szCs w:val="20"/>
                  <w:lang w:val="en-GB"/>
                </w:rPr>
                <w:t>Field Data Type</w:t>
              </w:r>
            </w:ins>
          </w:p>
        </w:tc>
        <w:tc>
          <w:tcPr>
            <w:tcW w:w="1405" w:type="dxa"/>
            <w:shd w:val="clear" w:color="auto" w:fill="002060"/>
          </w:tcPr>
          <w:p w14:paraId="086783C7" w14:textId="77777777" w:rsidR="001B502C" w:rsidRDefault="001B502C">
            <w:pPr>
              <w:spacing w:line="360" w:lineRule="auto"/>
              <w:jc w:val="both"/>
              <w:cnfStyle w:val="100000000000" w:firstRow="1" w:lastRow="0" w:firstColumn="0" w:lastColumn="0" w:oddVBand="0" w:evenVBand="0" w:oddHBand="0" w:evenHBand="0" w:firstRowFirstColumn="0" w:firstRowLastColumn="0" w:lastRowFirstColumn="0" w:lastRowLastColumn="0"/>
              <w:rPr>
                <w:ins w:id="6732" w:author="Dylan Van Aswegen" w:date="2024-07-16T00:04:00Z" w16du:dateUtc="2024-07-15T22:04:00Z"/>
                <w:rFonts w:ascii="Arial" w:hAnsi="Arial" w:cs="Arial"/>
                <w:sz w:val="20"/>
                <w:szCs w:val="20"/>
                <w:lang w:val="en-GB"/>
              </w:rPr>
            </w:pPr>
            <w:ins w:id="6733" w:author="Dylan Van Aswegen" w:date="2024-07-16T00:04:00Z" w16du:dateUtc="2024-07-15T22:04:00Z">
              <w:r>
                <w:rPr>
                  <w:rFonts w:ascii="Arial" w:hAnsi="Arial" w:cs="Arial"/>
                  <w:sz w:val="20"/>
                  <w:szCs w:val="20"/>
                  <w:lang w:val="en-GB"/>
                </w:rPr>
                <w:t>Required?</w:t>
              </w:r>
            </w:ins>
          </w:p>
        </w:tc>
        <w:tc>
          <w:tcPr>
            <w:tcW w:w="3695" w:type="dxa"/>
            <w:shd w:val="clear" w:color="auto" w:fill="002060"/>
          </w:tcPr>
          <w:p w14:paraId="0637246A" w14:textId="77777777" w:rsidR="001B502C" w:rsidRDefault="001B502C">
            <w:pPr>
              <w:spacing w:line="360" w:lineRule="auto"/>
              <w:jc w:val="both"/>
              <w:cnfStyle w:val="100000000000" w:firstRow="1" w:lastRow="0" w:firstColumn="0" w:lastColumn="0" w:oddVBand="0" w:evenVBand="0" w:oddHBand="0" w:evenHBand="0" w:firstRowFirstColumn="0" w:firstRowLastColumn="0" w:lastRowFirstColumn="0" w:lastRowLastColumn="0"/>
              <w:rPr>
                <w:ins w:id="6734" w:author="Dylan Van Aswegen" w:date="2024-07-16T00:04:00Z" w16du:dateUtc="2024-07-15T22:04:00Z"/>
                <w:rFonts w:ascii="Arial" w:hAnsi="Arial" w:cs="Arial"/>
                <w:sz w:val="20"/>
                <w:szCs w:val="20"/>
                <w:lang w:val="en-GB"/>
              </w:rPr>
            </w:pPr>
            <w:ins w:id="6735" w:author="Dylan Van Aswegen" w:date="2024-07-16T00:04:00Z" w16du:dateUtc="2024-07-15T22:04:00Z">
              <w:r>
                <w:rPr>
                  <w:rFonts w:ascii="Arial" w:hAnsi="Arial" w:cs="Arial"/>
                  <w:sz w:val="20"/>
                  <w:szCs w:val="20"/>
                  <w:lang w:val="en-GB"/>
                </w:rPr>
                <w:t>Field Rules</w:t>
              </w:r>
            </w:ins>
          </w:p>
        </w:tc>
      </w:tr>
      <w:tr w:rsidR="001B502C" w14:paraId="677ABAB0" w14:textId="77777777" w:rsidTr="00E329C4">
        <w:trPr>
          <w:cnfStyle w:val="000000100000" w:firstRow="0" w:lastRow="0" w:firstColumn="0" w:lastColumn="0" w:oddVBand="0" w:evenVBand="0" w:oddHBand="1" w:evenHBand="0" w:firstRowFirstColumn="0" w:firstRowLastColumn="0" w:lastRowFirstColumn="0" w:lastRowLastColumn="0"/>
          <w:trHeight w:val="192"/>
          <w:ins w:id="6736" w:author="Dylan Van Aswegen" w:date="2024-07-16T00:04:00Z"/>
        </w:trPr>
        <w:tc>
          <w:tcPr>
            <w:cnfStyle w:val="001000000000" w:firstRow="0" w:lastRow="0" w:firstColumn="1" w:lastColumn="0" w:oddVBand="0" w:evenVBand="0" w:oddHBand="0" w:evenHBand="0" w:firstRowFirstColumn="0" w:firstRowLastColumn="0" w:lastRowFirstColumn="0" w:lastRowLastColumn="0"/>
            <w:tcW w:w="1126" w:type="dxa"/>
          </w:tcPr>
          <w:p w14:paraId="2760C566" w14:textId="77777777" w:rsidR="001B502C" w:rsidRDefault="001B502C" w:rsidP="001B502C">
            <w:pPr>
              <w:spacing w:line="360" w:lineRule="auto"/>
              <w:jc w:val="both"/>
              <w:rPr>
                <w:ins w:id="6737" w:author="Dylan Van Aswegen" w:date="2024-07-16T00:04:00Z" w16du:dateUtc="2024-07-15T22:04:00Z"/>
                <w:rFonts w:ascii="Arial" w:hAnsi="Arial" w:cs="Arial"/>
                <w:sz w:val="20"/>
                <w:szCs w:val="20"/>
                <w:lang w:val="en-GB"/>
              </w:rPr>
            </w:pPr>
          </w:p>
        </w:tc>
        <w:tc>
          <w:tcPr>
            <w:tcW w:w="1397" w:type="dxa"/>
          </w:tcPr>
          <w:p w14:paraId="4681A821" w14:textId="4350AAC2" w:rsidR="001B502C" w:rsidRDefault="001B502C" w:rsidP="001B502C">
            <w:pPr>
              <w:spacing w:line="360" w:lineRule="auto"/>
              <w:jc w:val="both"/>
              <w:cnfStyle w:val="000000100000" w:firstRow="0" w:lastRow="0" w:firstColumn="0" w:lastColumn="0" w:oddVBand="0" w:evenVBand="0" w:oddHBand="1" w:evenHBand="0" w:firstRowFirstColumn="0" w:firstRowLastColumn="0" w:lastRowFirstColumn="0" w:lastRowLastColumn="0"/>
              <w:rPr>
                <w:ins w:id="6738" w:author="Dylan Van Aswegen" w:date="2024-07-16T00:04:00Z" w16du:dateUtc="2024-07-15T22:04:00Z"/>
                <w:rFonts w:ascii="Arial" w:hAnsi="Arial" w:cs="Arial"/>
                <w:sz w:val="20"/>
                <w:szCs w:val="20"/>
                <w:lang w:val="en-GB"/>
              </w:rPr>
            </w:pPr>
            <w:ins w:id="6739" w:author="Dylan Van Aswegen" w:date="2024-07-16T00:04:00Z" w16du:dateUtc="2024-07-15T22:04:00Z">
              <w:r>
                <w:rPr>
                  <w:rFonts w:ascii="Arial" w:hAnsi="Arial" w:cs="Arial"/>
                  <w:sz w:val="20"/>
                  <w:szCs w:val="20"/>
                  <w:lang w:val="en-GB"/>
                </w:rPr>
                <w:t xml:space="preserve">Audience </w:t>
              </w:r>
            </w:ins>
          </w:p>
        </w:tc>
        <w:tc>
          <w:tcPr>
            <w:tcW w:w="1247" w:type="dxa"/>
          </w:tcPr>
          <w:p w14:paraId="771BDE2A" w14:textId="3CEF8FE9" w:rsidR="001B502C" w:rsidRDefault="001B502C" w:rsidP="001B502C">
            <w:pPr>
              <w:spacing w:line="360" w:lineRule="auto"/>
              <w:jc w:val="both"/>
              <w:cnfStyle w:val="000000100000" w:firstRow="0" w:lastRow="0" w:firstColumn="0" w:lastColumn="0" w:oddVBand="0" w:evenVBand="0" w:oddHBand="1" w:evenHBand="0" w:firstRowFirstColumn="0" w:firstRowLastColumn="0" w:lastRowFirstColumn="0" w:lastRowLastColumn="0"/>
              <w:rPr>
                <w:ins w:id="6740" w:author="Dylan Van Aswegen" w:date="2024-07-16T00:04:00Z" w16du:dateUtc="2024-07-15T22:04:00Z"/>
                <w:rFonts w:ascii="Arial" w:hAnsi="Arial" w:cs="Arial"/>
                <w:sz w:val="20"/>
                <w:szCs w:val="20"/>
                <w:lang w:val="en-GB"/>
              </w:rPr>
            </w:pPr>
            <w:ins w:id="6741" w:author="Dylan Van Aswegen" w:date="2024-07-16T00:04:00Z" w16du:dateUtc="2024-07-15T22:04:00Z">
              <w:r>
                <w:rPr>
                  <w:rFonts w:ascii="Arial" w:hAnsi="Arial" w:cs="Arial"/>
                  <w:sz w:val="20"/>
                  <w:szCs w:val="20"/>
                  <w:lang w:val="en-GB"/>
                </w:rPr>
                <w:t xml:space="preserve">Radio  </w:t>
              </w:r>
            </w:ins>
          </w:p>
        </w:tc>
        <w:tc>
          <w:tcPr>
            <w:tcW w:w="1904" w:type="dxa"/>
          </w:tcPr>
          <w:p w14:paraId="7647B838" w14:textId="77777777" w:rsidR="001B502C" w:rsidRDefault="001B502C" w:rsidP="001B502C">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6742" w:author="Dylan Van Aswegen" w:date="2024-07-16T00:04:00Z" w16du:dateUtc="2024-07-15T22:04:00Z"/>
                <w:rFonts w:ascii="Arial" w:hAnsi="Arial" w:cs="Arial"/>
                <w:sz w:val="20"/>
                <w:szCs w:val="20"/>
                <w:lang w:val="en-GB"/>
              </w:rPr>
            </w:pPr>
            <w:ins w:id="6743" w:author="Dylan Van Aswegen" w:date="2024-07-16T00:04:00Z" w16du:dateUtc="2024-07-15T22:04:00Z">
              <w:r>
                <w:rPr>
                  <w:rFonts w:ascii="Arial" w:hAnsi="Arial" w:cs="Arial"/>
                  <w:sz w:val="20"/>
                  <w:szCs w:val="20"/>
                  <w:lang w:val="en-GB"/>
                </w:rPr>
                <w:t>Member Help</w:t>
              </w:r>
            </w:ins>
          </w:p>
          <w:p w14:paraId="0326EBD8" w14:textId="64028CE8" w:rsidR="001B502C" w:rsidRPr="001B502C" w:rsidRDefault="001B502C">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6744" w:author="Dylan Van Aswegen" w:date="2024-07-16T00:04:00Z" w16du:dateUtc="2024-07-15T22:04:00Z"/>
                <w:rFonts w:ascii="Arial" w:hAnsi="Arial" w:cs="Arial"/>
                <w:sz w:val="20"/>
                <w:szCs w:val="20"/>
                <w:lang w:val="en-GB"/>
                <w:rPrChange w:id="6745" w:author="Dylan Van Aswegen" w:date="2024-07-16T00:05:00Z" w16du:dateUtc="2024-07-15T22:05:00Z">
                  <w:rPr>
                    <w:ins w:id="6746" w:author="Dylan Van Aswegen" w:date="2024-07-16T00:04:00Z" w16du:dateUtc="2024-07-15T22:04:00Z"/>
                    <w:lang w:val="en-GB"/>
                  </w:rPr>
                </w:rPrChange>
              </w:rPr>
              <w:pPrChange w:id="6747" w:author="Dylan Van Aswegen" w:date="2024-07-16T00:05:00Z" w16du:dateUtc="2024-07-15T22:05: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6748" w:author="Dylan Van Aswegen" w:date="2024-07-16T00:04:00Z" w16du:dateUtc="2024-07-15T22:04:00Z">
              <w:r w:rsidRPr="001B502C">
                <w:rPr>
                  <w:rFonts w:ascii="Arial" w:hAnsi="Arial" w:cs="Arial"/>
                  <w:sz w:val="20"/>
                  <w:szCs w:val="20"/>
                  <w:lang w:val="en-GB"/>
                  <w:rPrChange w:id="6749" w:author="Dylan Van Aswegen" w:date="2024-07-16T00:05:00Z" w16du:dateUtc="2024-07-15T22:05:00Z">
                    <w:rPr>
                      <w:lang w:val="en-GB"/>
                    </w:rPr>
                  </w:rPrChange>
                </w:rPr>
                <w:t>Admin Help</w:t>
              </w:r>
            </w:ins>
          </w:p>
        </w:tc>
        <w:tc>
          <w:tcPr>
            <w:tcW w:w="1405" w:type="dxa"/>
          </w:tcPr>
          <w:p w14:paraId="0732773E" w14:textId="4081D2F9" w:rsidR="001B502C" w:rsidRDefault="001B502C" w:rsidP="001B502C">
            <w:pPr>
              <w:spacing w:line="360" w:lineRule="auto"/>
              <w:jc w:val="both"/>
              <w:cnfStyle w:val="000000100000" w:firstRow="0" w:lastRow="0" w:firstColumn="0" w:lastColumn="0" w:oddVBand="0" w:evenVBand="0" w:oddHBand="1" w:evenHBand="0" w:firstRowFirstColumn="0" w:firstRowLastColumn="0" w:lastRowFirstColumn="0" w:lastRowLastColumn="0"/>
              <w:rPr>
                <w:ins w:id="6750" w:author="Dylan Van Aswegen" w:date="2024-07-16T00:04:00Z" w16du:dateUtc="2024-07-15T22:04:00Z"/>
                <w:rFonts w:ascii="Arial" w:hAnsi="Arial" w:cs="Arial"/>
                <w:sz w:val="20"/>
                <w:szCs w:val="20"/>
                <w:lang w:val="en-GB"/>
              </w:rPr>
            </w:pPr>
            <w:ins w:id="6751" w:author="Dylan Van Aswegen" w:date="2024-07-16T00:04:00Z" w16du:dateUtc="2024-07-15T22:04:00Z">
              <w:r>
                <w:rPr>
                  <w:rFonts w:ascii="Arial" w:hAnsi="Arial" w:cs="Arial"/>
                  <w:sz w:val="20"/>
                  <w:szCs w:val="20"/>
                  <w:lang w:val="en-GB"/>
                </w:rPr>
                <w:t>Yes</w:t>
              </w:r>
            </w:ins>
          </w:p>
        </w:tc>
        <w:tc>
          <w:tcPr>
            <w:tcW w:w="3695" w:type="dxa"/>
          </w:tcPr>
          <w:p w14:paraId="36153ABA" w14:textId="7EB50CA9" w:rsidR="001B502C" w:rsidRDefault="001B502C" w:rsidP="001B502C">
            <w:pPr>
              <w:spacing w:line="360" w:lineRule="auto"/>
              <w:jc w:val="both"/>
              <w:cnfStyle w:val="000000100000" w:firstRow="0" w:lastRow="0" w:firstColumn="0" w:lastColumn="0" w:oddVBand="0" w:evenVBand="0" w:oddHBand="1" w:evenHBand="0" w:firstRowFirstColumn="0" w:firstRowLastColumn="0" w:lastRowFirstColumn="0" w:lastRowLastColumn="0"/>
              <w:rPr>
                <w:ins w:id="6752" w:author="Dylan Van Aswegen" w:date="2024-07-16T00:04:00Z" w16du:dateUtc="2024-07-15T22:04:00Z"/>
                <w:rFonts w:ascii="Arial" w:hAnsi="Arial" w:cs="Arial"/>
                <w:sz w:val="20"/>
                <w:szCs w:val="20"/>
                <w:lang w:val="en-GB"/>
              </w:rPr>
            </w:pPr>
            <w:ins w:id="6753" w:author="Dylan Van Aswegen" w:date="2024-07-16T00:04:00Z" w16du:dateUtc="2024-07-15T22:04:00Z">
              <w:r>
                <w:rPr>
                  <w:rFonts w:ascii="Arial" w:hAnsi="Arial" w:cs="Arial"/>
                  <w:sz w:val="20"/>
                  <w:szCs w:val="20"/>
                  <w:lang w:val="en-GB"/>
                </w:rPr>
                <w:t xml:space="preserve">The application admin will use this field to select whether the </w:t>
              </w:r>
            </w:ins>
            <w:ins w:id="6754" w:author="Dylan Van Aswegen" w:date="2024-07-16T00:05:00Z" w16du:dateUtc="2024-07-15T22:05:00Z">
              <w:r>
                <w:rPr>
                  <w:rFonts w:ascii="Arial" w:hAnsi="Arial" w:cs="Arial"/>
                  <w:sz w:val="20"/>
                  <w:szCs w:val="20"/>
                  <w:lang w:val="en-GB"/>
                </w:rPr>
                <w:t>article</w:t>
              </w:r>
            </w:ins>
            <w:ins w:id="6755" w:author="Dylan Van Aswegen" w:date="2024-07-16T00:04:00Z" w16du:dateUtc="2024-07-15T22:04:00Z">
              <w:r>
                <w:rPr>
                  <w:rFonts w:ascii="Arial" w:hAnsi="Arial" w:cs="Arial"/>
                  <w:sz w:val="20"/>
                  <w:szCs w:val="20"/>
                  <w:lang w:val="en-GB"/>
                </w:rPr>
                <w:t xml:space="preserve"> will be part of Member help or Admin Help.   </w:t>
              </w:r>
            </w:ins>
          </w:p>
        </w:tc>
      </w:tr>
      <w:tr w:rsidR="001B502C" w14:paraId="2FF2C0B6" w14:textId="77777777" w:rsidTr="00E329C4">
        <w:trPr>
          <w:trHeight w:val="192"/>
          <w:ins w:id="6756" w:author="Dylan Van Aswegen" w:date="2024-07-16T00:05:00Z"/>
        </w:trPr>
        <w:tc>
          <w:tcPr>
            <w:cnfStyle w:val="001000000000" w:firstRow="0" w:lastRow="0" w:firstColumn="1" w:lastColumn="0" w:oddVBand="0" w:evenVBand="0" w:oddHBand="0" w:evenHBand="0" w:firstRowFirstColumn="0" w:firstRowLastColumn="0" w:lastRowFirstColumn="0" w:lastRowLastColumn="0"/>
            <w:tcW w:w="1126" w:type="dxa"/>
          </w:tcPr>
          <w:p w14:paraId="0EE32D9A" w14:textId="77777777" w:rsidR="001B502C" w:rsidRDefault="001B502C" w:rsidP="001B502C">
            <w:pPr>
              <w:spacing w:line="360" w:lineRule="auto"/>
              <w:jc w:val="both"/>
              <w:rPr>
                <w:ins w:id="6757" w:author="Dylan Van Aswegen" w:date="2024-07-16T00:05:00Z" w16du:dateUtc="2024-07-15T22:05:00Z"/>
                <w:rFonts w:ascii="Arial" w:hAnsi="Arial" w:cs="Arial"/>
                <w:sz w:val="20"/>
                <w:szCs w:val="20"/>
                <w:lang w:val="en-GB"/>
              </w:rPr>
            </w:pPr>
          </w:p>
        </w:tc>
        <w:tc>
          <w:tcPr>
            <w:tcW w:w="1397" w:type="dxa"/>
          </w:tcPr>
          <w:p w14:paraId="3C5917F4" w14:textId="26D55F28" w:rsidR="001B502C" w:rsidRDefault="001B502C" w:rsidP="001B502C">
            <w:pPr>
              <w:spacing w:line="360" w:lineRule="auto"/>
              <w:jc w:val="both"/>
              <w:cnfStyle w:val="000000000000" w:firstRow="0" w:lastRow="0" w:firstColumn="0" w:lastColumn="0" w:oddVBand="0" w:evenVBand="0" w:oddHBand="0" w:evenHBand="0" w:firstRowFirstColumn="0" w:firstRowLastColumn="0" w:lastRowFirstColumn="0" w:lastRowLastColumn="0"/>
              <w:rPr>
                <w:ins w:id="6758" w:author="Dylan Van Aswegen" w:date="2024-07-16T00:05:00Z" w16du:dateUtc="2024-07-15T22:05:00Z"/>
                <w:rFonts w:ascii="Arial" w:hAnsi="Arial" w:cs="Arial"/>
                <w:sz w:val="20"/>
                <w:szCs w:val="20"/>
                <w:lang w:val="en-GB"/>
              </w:rPr>
            </w:pPr>
            <w:ins w:id="6759" w:author="Dylan Van Aswegen" w:date="2024-07-16T00:05:00Z" w16du:dateUtc="2024-07-15T22:05:00Z">
              <w:r>
                <w:rPr>
                  <w:rFonts w:ascii="Arial" w:hAnsi="Arial" w:cs="Arial"/>
                  <w:sz w:val="20"/>
                  <w:szCs w:val="20"/>
                  <w:lang w:val="en-GB"/>
                </w:rPr>
                <w:t>Category</w:t>
              </w:r>
            </w:ins>
          </w:p>
        </w:tc>
        <w:tc>
          <w:tcPr>
            <w:tcW w:w="1247" w:type="dxa"/>
          </w:tcPr>
          <w:p w14:paraId="40F8CF85" w14:textId="62B03681" w:rsidR="001B502C" w:rsidRDefault="001B502C" w:rsidP="001B502C">
            <w:pPr>
              <w:spacing w:line="360" w:lineRule="auto"/>
              <w:jc w:val="both"/>
              <w:cnfStyle w:val="000000000000" w:firstRow="0" w:lastRow="0" w:firstColumn="0" w:lastColumn="0" w:oddVBand="0" w:evenVBand="0" w:oddHBand="0" w:evenHBand="0" w:firstRowFirstColumn="0" w:firstRowLastColumn="0" w:lastRowFirstColumn="0" w:lastRowLastColumn="0"/>
              <w:rPr>
                <w:ins w:id="6760" w:author="Dylan Van Aswegen" w:date="2024-07-16T00:05:00Z" w16du:dateUtc="2024-07-15T22:05:00Z"/>
                <w:rFonts w:ascii="Arial" w:hAnsi="Arial" w:cs="Arial"/>
                <w:sz w:val="20"/>
                <w:szCs w:val="20"/>
                <w:lang w:val="en-GB"/>
              </w:rPr>
            </w:pPr>
            <w:ins w:id="6761" w:author="Dylan Van Aswegen" w:date="2024-07-16T00:05:00Z" w16du:dateUtc="2024-07-15T22:05:00Z">
              <w:r>
                <w:rPr>
                  <w:rFonts w:ascii="Arial" w:hAnsi="Arial" w:cs="Arial"/>
                  <w:sz w:val="20"/>
                  <w:szCs w:val="20"/>
                  <w:lang w:val="en-GB"/>
                </w:rPr>
                <w:t>Drop Down Menu</w:t>
              </w:r>
            </w:ins>
          </w:p>
        </w:tc>
        <w:tc>
          <w:tcPr>
            <w:tcW w:w="1904" w:type="dxa"/>
          </w:tcPr>
          <w:p w14:paraId="243E0007" w14:textId="1D27DCD0" w:rsidR="001B502C" w:rsidRDefault="001B502C" w:rsidP="001B502C">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6762" w:author="Dylan Van Aswegen" w:date="2024-07-16T00:05:00Z" w16du:dateUtc="2024-07-15T22:05:00Z"/>
                <w:rFonts w:ascii="Arial" w:hAnsi="Arial" w:cs="Arial"/>
                <w:sz w:val="20"/>
                <w:szCs w:val="20"/>
                <w:lang w:val="en-GB"/>
              </w:rPr>
            </w:pPr>
            <w:ins w:id="6763" w:author="Dylan Van Aswegen" w:date="2024-07-16T00:05:00Z" w16du:dateUtc="2024-07-15T22:05:00Z">
              <w:r>
                <w:rPr>
                  <w:rFonts w:ascii="Arial" w:hAnsi="Arial" w:cs="Arial"/>
                  <w:sz w:val="20"/>
                  <w:szCs w:val="20"/>
                  <w:lang w:val="en-GB"/>
                </w:rPr>
                <w:t>Categories</w:t>
              </w:r>
            </w:ins>
          </w:p>
        </w:tc>
        <w:tc>
          <w:tcPr>
            <w:tcW w:w="1405" w:type="dxa"/>
          </w:tcPr>
          <w:p w14:paraId="7993D6CB" w14:textId="1D4EEB43" w:rsidR="001B502C" w:rsidRDefault="001B502C" w:rsidP="001B502C">
            <w:pPr>
              <w:spacing w:line="360" w:lineRule="auto"/>
              <w:jc w:val="both"/>
              <w:cnfStyle w:val="000000000000" w:firstRow="0" w:lastRow="0" w:firstColumn="0" w:lastColumn="0" w:oddVBand="0" w:evenVBand="0" w:oddHBand="0" w:evenHBand="0" w:firstRowFirstColumn="0" w:firstRowLastColumn="0" w:lastRowFirstColumn="0" w:lastRowLastColumn="0"/>
              <w:rPr>
                <w:ins w:id="6764" w:author="Dylan Van Aswegen" w:date="2024-07-16T00:05:00Z" w16du:dateUtc="2024-07-15T22:05:00Z"/>
                <w:rFonts w:ascii="Arial" w:hAnsi="Arial" w:cs="Arial"/>
                <w:sz w:val="20"/>
                <w:szCs w:val="20"/>
                <w:lang w:val="en-GB"/>
              </w:rPr>
            </w:pPr>
            <w:ins w:id="6765" w:author="Dylan Van Aswegen" w:date="2024-07-16T00:05:00Z" w16du:dateUtc="2024-07-15T22:05:00Z">
              <w:r>
                <w:rPr>
                  <w:rFonts w:ascii="Arial" w:hAnsi="Arial" w:cs="Arial"/>
                  <w:sz w:val="20"/>
                  <w:szCs w:val="20"/>
                  <w:lang w:val="en-GB"/>
                </w:rPr>
                <w:t>Yes</w:t>
              </w:r>
            </w:ins>
          </w:p>
        </w:tc>
        <w:tc>
          <w:tcPr>
            <w:tcW w:w="3695" w:type="dxa"/>
          </w:tcPr>
          <w:p w14:paraId="37A42A2D" w14:textId="174D0218" w:rsidR="001B502C" w:rsidRDefault="001B502C" w:rsidP="001B502C">
            <w:pPr>
              <w:spacing w:line="360" w:lineRule="auto"/>
              <w:jc w:val="both"/>
              <w:cnfStyle w:val="000000000000" w:firstRow="0" w:lastRow="0" w:firstColumn="0" w:lastColumn="0" w:oddVBand="0" w:evenVBand="0" w:oddHBand="0" w:evenHBand="0" w:firstRowFirstColumn="0" w:firstRowLastColumn="0" w:lastRowFirstColumn="0" w:lastRowLastColumn="0"/>
              <w:rPr>
                <w:ins w:id="6766" w:author="Dylan Van Aswegen" w:date="2024-07-16T00:05:00Z" w16du:dateUtc="2024-07-15T22:05:00Z"/>
                <w:rFonts w:ascii="Arial" w:hAnsi="Arial" w:cs="Arial"/>
                <w:sz w:val="20"/>
                <w:szCs w:val="20"/>
                <w:lang w:val="en-GB"/>
              </w:rPr>
            </w:pPr>
            <w:ins w:id="6767" w:author="Dylan Van Aswegen" w:date="2024-07-16T00:05:00Z" w16du:dateUtc="2024-07-15T22:05:00Z">
              <w:r>
                <w:rPr>
                  <w:rFonts w:ascii="Arial" w:hAnsi="Arial" w:cs="Arial"/>
                  <w:sz w:val="20"/>
                  <w:szCs w:val="20"/>
                  <w:lang w:val="en-GB"/>
                </w:rPr>
                <w:t xml:space="preserve">The application administrator will use this field to select the category that the new article will belong to. </w:t>
              </w:r>
              <w:r w:rsidR="00EE21A8">
                <w:rPr>
                  <w:rFonts w:ascii="Arial" w:hAnsi="Arial" w:cs="Arial"/>
                  <w:sz w:val="20"/>
                  <w:szCs w:val="20"/>
                  <w:lang w:val="en-GB"/>
                </w:rPr>
                <w:t>The categories in the drop-d</w:t>
              </w:r>
            </w:ins>
            <w:ins w:id="6768" w:author="Dylan Van Aswegen" w:date="2024-07-16T00:06:00Z" w16du:dateUtc="2024-07-15T22:06:00Z">
              <w:r w:rsidR="00EE21A8">
                <w:rPr>
                  <w:rFonts w:ascii="Arial" w:hAnsi="Arial" w:cs="Arial"/>
                  <w:sz w:val="20"/>
                  <w:szCs w:val="20"/>
                  <w:lang w:val="en-GB"/>
                </w:rPr>
                <w:t>own menu must be filtered to show those that are linked to the selected audience</w:t>
              </w:r>
              <w:r w:rsidR="00E329C4">
                <w:rPr>
                  <w:rFonts w:ascii="Arial" w:hAnsi="Arial" w:cs="Arial"/>
                  <w:sz w:val="20"/>
                  <w:szCs w:val="20"/>
                  <w:lang w:val="en-GB"/>
                </w:rPr>
                <w:t>.</w:t>
              </w:r>
            </w:ins>
          </w:p>
        </w:tc>
      </w:tr>
      <w:tr w:rsidR="00E329C4" w14:paraId="1EF80A0A" w14:textId="77777777" w:rsidTr="00E329C4">
        <w:trPr>
          <w:cnfStyle w:val="000000100000" w:firstRow="0" w:lastRow="0" w:firstColumn="0" w:lastColumn="0" w:oddVBand="0" w:evenVBand="0" w:oddHBand="1" w:evenHBand="0" w:firstRowFirstColumn="0" w:firstRowLastColumn="0" w:lastRowFirstColumn="0" w:lastRowLastColumn="0"/>
          <w:trHeight w:val="192"/>
          <w:ins w:id="6769" w:author="Dylan Van Aswegen" w:date="2024-07-16T00:05:00Z"/>
        </w:trPr>
        <w:tc>
          <w:tcPr>
            <w:cnfStyle w:val="001000000000" w:firstRow="0" w:lastRow="0" w:firstColumn="1" w:lastColumn="0" w:oddVBand="0" w:evenVBand="0" w:oddHBand="0" w:evenHBand="0" w:firstRowFirstColumn="0" w:firstRowLastColumn="0" w:lastRowFirstColumn="0" w:lastRowLastColumn="0"/>
            <w:tcW w:w="1126" w:type="dxa"/>
          </w:tcPr>
          <w:p w14:paraId="767E76F8" w14:textId="77777777" w:rsidR="00E329C4" w:rsidRDefault="00E329C4" w:rsidP="00E329C4">
            <w:pPr>
              <w:spacing w:line="360" w:lineRule="auto"/>
              <w:jc w:val="both"/>
              <w:rPr>
                <w:ins w:id="6770" w:author="Dylan Van Aswegen" w:date="2024-07-16T00:05:00Z" w16du:dateUtc="2024-07-15T22:05:00Z"/>
                <w:rFonts w:ascii="Arial" w:hAnsi="Arial" w:cs="Arial"/>
                <w:sz w:val="20"/>
                <w:szCs w:val="20"/>
                <w:lang w:val="en-GB"/>
              </w:rPr>
            </w:pPr>
          </w:p>
        </w:tc>
        <w:tc>
          <w:tcPr>
            <w:tcW w:w="1397" w:type="dxa"/>
          </w:tcPr>
          <w:p w14:paraId="6CA6FAA8" w14:textId="332B7D54" w:rsidR="00E329C4" w:rsidRDefault="00E329C4" w:rsidP="00E329C4">
            <w:pPr>
              <w:spacing w:line="360" w:lineRule="auto"/>
              <w:jc w:val="both"/>
              <w:cnfStyle w:val="000000100000" w:firstRow="0" w:lastRow="0" w:firstColumn="0" w:lastColumn="0" w:oddVBand="0" w:evenVBand="0" w:oddHBand="1" w:evenHBand="0" w:firstRowFirstColumn="0" w:firstRowLastColumn="0" w:lastRowFirstColumn="0" w:lastRowLastColumn="0"/>
              <w:rPr>
                <w:ins w:id="6771" w:author="Dylan Van Aswegen" w:date="2024-07-16T00:05:00Z" w16du:dateUtc="2024-07-15T22:05:00Z"/>
                <w:rFonts w:ascii="Arial" w:hAnsi="Arial" w:cs="Arial"/>
                <w:sz w:val="20"/>
                <w:szCs w:val="20"/>
                <w:lang w:val="en-GB"/>
              </w:rPr>
            </w:pPr>
            <w:ins w:id="6772" w:author="Dylan Van Aswegen" w:date="2024-07-16T00:06:00Z" w16du:dateUtc="2024-07-15T22:06:00Z">
              <w:r>
                <w:rPr>
                  <w:rFonts w:ascii="Arial" w:hAnsi="Arial" w:cs="Arial"/>
                  <w:sz w:val="20"/>
                  <w:szCs w:val="20"/>
                  <w:lang w:val="en-GB"/>
                </w:rPr>
                <w:t>Sub- Category</w:t>
              </w:r>
            </w:ins>
          </w:p>
        </w:tc>
        <w:tc>
          <w:tcPr>
            <w:tcW w:w="1247" w:type="dxa"/>
          </w:tcPr>
          <w:p w14:paraId="5CEAF4E4" w14:textId="3F66FB8A" w:rsidR="00E329C4" w:rsidRDefault="00E329C4" w:rsidP="00E329C4">
            <w:pPr>
              <w:spacing w:line="360" w:lineRule="auto"/>
              <w:jc w:val="both"/>
              <w:cnfStyle w:val="000000100000" w:firstRow="0" w:lastRow="0" w:firstColumn="0" w:lastColumn="0" w:oddVBand="0" w:evenVBand="0" w:oddHBand="1" w:evenHBand="0" w:firstRowFirstColumn="0" w:firstRowLastColumn="0" w:lastRowFirstColumn="0" w:lastRowLastColumn="0"/>
              <w:rPr>
                <w:ins w:id="6773" w:author="Dylan Van Aswegen" w:date="2024-07-16T00:05:00Z" w16du:dateUtc="2024-07-15T22:05:00Z"/>
                <w:rFonts w:ascii="Arial" w:hAnsi="Arial" w:cs="Arial"/>
                <w:sz w:val="20"/>
                <w:szCs w:val="20"/>
                <w:lang w:val="en-GB"/>
              </w:rPr>
            </w:pPr>
            <w:ins w:id="6774" w:author="Dylan Van Aswegen" w:date="2024-07-16T00:06:00Z" w16du:dateUtc="2024-07-15T22:06:00Z">
              <w:r>
                <w:rPr>
                  <w:rFonts w:ascii="Arial" w:hAnsi="Arial" w:cs="Arial"/>
                  <w:sz w:val="20"/>
                  <w:szCs w:val="20"/>
                  <w:lang w:val="en-GB"/>
                </w:rPr>
                <w:t>Drop Down Menu</w:t>
              </w:r>
            </w:ins>
          </w:p>
        </w:tc>
        <w:tc>
          <w:tcPr>
            <w:tcW w:w="1904" w:type="dxa"/>
          </w:tcPr>
          <w:p w14:paraId="3CC1C464" w14:textId="7768FCBB" w:rsidR="00E329C4" w:rsidRDefault="0059206C" w:rsidP="00E329C4">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6775" w:author="Dylan Van Aswegen" w:date="2024-07-16T00:05:00Z" w16du:dateUtc="2024-07-15T22:05:00Z"/>
                <w:rFonts w:ascii="Arial" w:hAnsi="Arial" w:cs="Arial"/>
                <w:sz w:val="20"/>
                <w:szCs w:val="20"/>
                <w:lang w:val="en-GB"/>
              </w:rPr>
            </w:pPr>
            <w:ins w:id="6776" w:author="Dylan Van Aswegen" w:date="2024-07-16T00:07:00Z" w16du:dateUtc="2024-07-15T22:07:00Z">
              <w:r>
                <w:rPr>
                  <w:rFonts w:ascii="Arial" w:hAnsi="Arial" w:cs="Arial"/>
                  <w:sz w:val="20"/>
                  <w:szCs w:val="20"/>
                  <w:lang w:val="en-GB"/>
                </w:rPr>
                <w:t>Sub-c</w:t>
              </w:r>
            </w:ins>
            <w:ins w:id="6777" w:author="Dylan Van Aswegen" w:date="2024-07-16T00:06:00Z" w16du:dateUtc="2024-07-15T22:06:00Z">
              <w:r w:rsidR="00E329C4">
                <w:rPr>
                  <w:rFonts w:ascii="Arial" w:hAnsi="Arial" w:cs="Arial"/>
                  <w:sz w:val="20"/>
                  <w:szCs w:val="20"/>
                  <w:lang w:val="en-GB"/>
                </w:rPr>
                <w:t>ategories</w:t>
              </w:r>
            </w:ins>
          </w:p>
        </w:tc>
        <w:tc>
          <w:tcPr>
            <w:tcW w:w="1405" w:type="dxa"/>
          </w:tcPr>
          <w:p w14:paraId="709809F1" w14:textId="07C0E026" w:rsidR="00E329C4" w:rsidRDefault="00E329C4" w:rsidP="00E329C4">
            <w:pPr>
              <w:spacing w:line="360" w:lineRule="auto"/>
              <w:jc w:val="both"/>
              <w:cnfStyle w:val="000000100000" w:firstRow="0" w:lastRow="0" w:firstColumn="0" w:lastColumn="0" w:oddVBand="0" w:evenVBand="0" w:oddHBand="1" w:evenHBand="0" w:firstRowFirstColumn="0" w:firstRowLastColumn="0" w:lastRowFirstColumn="0" w:lastRowLastColumn="0"/>
              <w:rPr>
                <w:ins w:id="6778" w:author="Dylan Van Aswegen" w:date="2024-07-16T00:05:00Z" w16du:dateUtc="2024-07-15T22:05:00Z"/>
                <w:rFonts w:ascii="Arial" w:hAnsi="Arial" w:cs="Arial"/>
                <w:sz w:val="20"/>
                <w:szCs w:val="20"/>
                <w:lang w:val="en-GB"/>
              </w:rPr>
            </w:pPr>
            <w:ins w:id="6779" w:author="Dylan Van Aswegen" w:date="2024-07-16T00:06:00Z" w16du:dateUtc="2024-07-15T22:06:00Z">
              <w:r>
                <w:rPr>
                  <w:rFonts w:ascii="Arial" w:hAnsi="Arial" w:cs="Arial"/>
                  <w:sz w:val="20"/>
                  <w:szCs w:val="20"/>
                  <w:lang w:val="en-GB"/>
                </w:rPr>
                <w:t>No</w:t>
              </w:r>
            </w:ins>
          </w:p>
        </w:tc>
        <w:tc>
          <w:tcPr>
            <w:tcW w:w="3695" w:type="dxa"/>
          </w:tcPr>
          <w:p w14:paraId="13C245AF" w14:textId="4B171ABE" w:rsidR="00E329C4" w:rsidRDefault="00E329C4" w:rsidP="00E329C4">
            <w:pPr>
              <w:spacing w:line="360" w:lineRule="auto"/>
              <w:jc w:val="both"/>
              <w:cnfStyle w:val="000000100000" w:firstRow="0" w:lastRow="0" w:firstColumn="0" w:lastColumn="0" w:oddVBand="0" w:evenVBand="0" w:oddHBand="1" w:evenHBand="0" w:firstRowFirstColumn="0" w:firstRowLastColumn="0" w:lastRowFirstColumn="0" w:lastRowLastColumn="0"/>
              <w:rPr>
                <w:ins w:id="6780" w:author="Dylan Van Aswegen" w:date="2024-07-16T00:05:00Z" w16du:dateUtc="2024-07-15T22:05:00Z"/>
                <w:rFonts w:ascii="Arial" w:hAnsi="Arial" w:cs="Arial"/>
                <w:sz w:val="20"/>
                <w:szCs w:val="20"/>
                <w:lang w:val="en-GB"/>
              </w:rPr>
            </w:pPr>
            <w:ins w:id="6781" w:author="Dylan Van Aswegen" w:date="2024-07-16T00:06:00Z" w16du:dateUtc="2024-07-15T22:06:00Z">
              <w:r>
                <w:rPr>
                  <w:rFonts w:ascii="Arial" w:hAnsi="Arial" w:cs="Arial"/>
                  <w:sz w:val="20"/>
                  <w:szCs w:val="20"/>
                  <w:lang w:val="en-GB"/>
                </w:rPr>
                <w:t xml:space="preserve">The application administrator will use this field to select the </w:t>
              </w:r>
            </w:ins>
            <w:ins w:id="6782" w:author="Dylan Van Aswegen" w:date="2024-07-16T00:07:00Z" w16du:dateUtc="2024-07-15T22:07:00Z">
              <w:r w:rsidR="0059206C">
                <w:rPr>
                  <w:rFonts w:ascii="Arial" w:hAnsi="Arial" w:cs="Arial"/>
                  <w:sz w:val="20"/>
                  <w:szCs w:val="20"/>
                  <w:lang w:val="en-GB"/>
                </w:rPr>
                <w:t>sub-</w:t>
              </w:r>
            </w:ins>
            <w:ins w:id="6783" w:author="Dylan Van Aswegen" w:date="2024-07-16T00:06:00Z" w16du:dateUtc="2024-07-15T22:06:00Z">
              <w:r>
                <w:rPr>
                  <w:rFonts w:ascii="Arial" w:hAnsi="Arial" w:cs="Arial"/>
                  <w:sz w:val="20"/>
                  <w:szCs w:val="20"/>
                  <w:lang w:val="en-GB"/>
                </w:rPr>
                <w:t xml:space="preserve">category that the new article will belong to. The </w:t>
              </w:r>
            </w:ins>
            <w:ins w:id="6784" w:author="Dylan Van Aswegen" w:date="2024-07-16T00:07:00Z" w16du:dateUtc="2024-07-15T22:07:00Z">
              <w:r w:rsidR="0059206C">
                <w:rPr>
                  <w:rFonts w:ascii="Arial" w:hAnsi="Arial" w:cs="Arial"/>
                  <w:sz w:val="20"/>
                  <w:szCs w:val="20"/>
                  <w:lang w:val="en-GB"/>
                </w:rPr>
                <w:t>sub-</w:t>
              </w:r>
            </w:ins>
            <w:ins w:id="6785" w:author="Dylan Van Aswegen" w:date="2024-07-16T00:06:00Z" w16du:dateUtc="2024-07-15T22:06:00Z">
              <w:r>
                <w:rPr>
                  <w:rFonts w:ascii="Arial" w:hAnsi="Arial" w:cs="Arial"/>
                  <w:sz w:val="20"/>
                  <w:szCs w:val="20"/>
                  <w:lang w:val="en-GB"/>
                </w:rPr>
                <w:t xml:space="preserve">categories in the drop-down menu must be filtered to show those that are linked to the selected </w:t>
              </w:r>
            </w:ins>
            <w:ins w:id="6786" w:author="Dylan Van Aswegen" w:date="2024-07-16T00:07:00Z" w16du:dateUtc="2024-07-15T22:07:00Z">
              <w:r w:rsidR="0059206C">
                <w:rPr>
                  <w:rFonts w:ascii="Arial" w:hAnsi="Arial" w:cs="Arial"/>
                  <w:sz w:val="20"/>
                  <w:szCs w:val="20"/>
                  <w:lang w:val="en-GB"/>
                </w:rPr>
                <w:t xml:space="preserve">category. </w:t>
              </w:r>
            </w:ins>
          </w:p>
        </w:tc>
      </w:tr>
      <w:tr w:rsidR="00EE080B" w14:paraId="43842ADD" w14:textId="77777777" w:rsidTr="00E329C4">
        <w:trPr>
          <w:trHeight w:val="192"/>
          <w:ins w:id="6787" w:author="Dylan Van Aswegen" w:date="2024-07-16T00:08:00Z"/>
        </w:trPr>
        <w:tc>
          <w:tcPr>
            <w:cnfStyle w:val="001000000000" w:firstRow="0" w:lastRow="0" w:firstColumn="1" w:lastColumn="0" w:oddVBand="0" w:evenVBand="0" w:oddHBand="0" w:evenHBand="0" w:firstRowFirstColumn="0" w:firstRowLastColumn="0" w:lastRowFirstColumn="0" w:lastRowLastColumn="0"/>
            <w:tcW w:w="1126" w:type="dxa"/>
          </w:tcPr>
          <w:p w14:paraId="670E6DFA" w14:textId="77777777" w:rsidR="00EE080B" w:rsidRDefault="00EE080B" w:rsidP="00E329C4">
            <w:pPr>
              <w:spacing w:line="360" w:lineRule="auto"/>
              <w:jc w:val="both"/>
              <w:rPr>
                <w:ins w:id="6788" w:author="Dylan Van Aswegen" w:date="2024-07-16T00:08:00Z" w16du:dateUtc="2024-07-15T22:08:00Z"/>
                <w:rFonts w:ascii="Arial" w:hAnsi="Arial" w:cs="Arial"/>
                <w:sz w:val="20"/>
                <w:szCs w:val="20"/>
                <w:lang w:val="en-GB"/>
              </w:rPr>
            </w:pPr>
          </w:p>
        </w:tc>
        <w:tc>
          <w:tcPr>
            <w:tcW w:w="1397" w:type="dxa"/>
          </w:tcPr>
          <w:p w14:paraId="2F9DF713" w14:textId="2D4B4B31" w:rsidR="00EE080B" w:rsidRDefault="001F4552" w:rsidP="00E329C4">
            <w:pPr>
              <w:spacing w:line="360" w:lineRule="auto"/>
              <w:jc w:val="both"/>
              <w:cnfStyle w:val="000000000000" w:firstRow="0" w:lastRow="0" w:firstColumn="0" w:lastColumn="0" w:oddVBand="0" w:evenVBand="0" w:oddHBand="0" w:evenHBand="0" w:firstRowFirstColumn="0" w:firstRowLastColumn="0" w:lastRowFirstColumn="0" w:lastRowLastColumn="0"/>
              <w:rPr>
                <w:ins w:id="6789" w:author="Dylan Van Aswegen" w:date="2024-07-16T00:08:00Z" w16du:dateUtc="2024-07-15T22:08:00Z"/>
                <w:rFonts w:ascii="Arial" w:hAnsi="Arial" w:cs="Arial"/>
                <w:sz w:val="20"/>
                <w:szCs w:val="20"/>
                <w:lang w:val="en-GB"/>
              </w:rPr>
            </w:pPr>
            <w:ins w:id="6790" w:author="Dylan Van Aswegen" w:date="2024-07-16T00:09:00Z" w16du:dateUtc="2024-07-15T22:09:00Z">
              <w:r>
                <w:rPr>
                  <w:rFonts w:ascii="Arial" w:hAnsi="Arial" w:cs="Arial"/>
                  <w:sz w:val="20"/>
                  <w:szCs w:val="20"/>
                  <w:lang w:val="en-GB"/>
                </w:rPr>
                <w:t>Article Text</w:t>
              </w:r>
            </w:ins>
          </w:p>
        </w:tc>
        <w:tc>
          <w:tcPr>
            <w:tcW w:w="1247" w:type="dxa"/>
          </w:tcPr>
          <w:p w14:paraId="5A1C52EA" w14:textId="7B0FDC4B" w:rsidR="00EE080B" w:rsidRDefault="00F83E45" w:rsidP="00E329C4">
            <w:pPr>
              <w:spacing w:line="360" w:lineRule="auto"/>
              <w:jc w:val="both"/>
              <w:cnfStyle w:val="000000000000" w:firstRow="0" w:lastRow="0" w:firstColumn="0" w:lastColumn="0" w:oddVBand="0" w:evenVBand="0" w:oddHBand="0" w:evenHBand="0" w:firstRowFirstColumn="0" w:firstRowLastColumn="0" w:lastRowFirstColumn="0" w:lastRowLastColumn="0"/>
              <w:rPr>
                <w:ins w:id="6791" w:author="Dylan Van Aswegen" w:date="2024-07-16T00:08:00Z" w16du:dateUtc="2024-07-15T22:08:00Z"/>
                <w:rFonts w:ascii="Arial" w:hAnsi="Arial" w:cs="Arial"/>
                <w:sz w:val="20"/>
                <w:szCs w:val="20"/>
                <w:lang w:val="en-GB"/>
              </w:rPr>
            </w:pPr>
            <w:ins w:id="6792" w:author="Dylan Van Aswegen" w:date="2024-07-16T00:11:00Z" w16du:dateUtc="2024-07-15T22:11:00Z">
              <w:r>
                <w:rPr>
                  <w:rFonts w:ascii="Arial" w:hAnsi="Arial" w:cs="Arial"/>
                  <w:sz w:val="20"/>
                  <w:szCs w:val="20"/>
                  <w:lang w:val="en-GB"/>
                </w:rPr>
                <w:t>Text Editor</w:t>
              </w:r>
            </w:ins>
          </w:p>
        </w:tc>
        <w:tc>
          <w:tcPr>
            <w:tcW w:w="1904" w:type="dxa"/>
          </w:tcPr>
          <w:p w14:paraId="0BA5D1FF" w14:textId="0F7BC19B" w:rsidR="00EE080B" w:rsidRPr="00F83E45" w:rsidRDefault="00BF6F81">
            <w:pPr>
              <w:spacing w:line="360" w:lineRule="auto"/>
              <w:jc w:val="both"/>
              <w:cnfStyle w:val="000000000000" w:firstRow="0" w:lastRow="0" w:firstColumn="0" w:lastColumn="0" w:oddVBand="0" w:evenVBand="0" w:oddHBand="0" w:evenHBand="0" w:firstRowFirstColumn="0" w:firstRowLastColumn="0" w:lastRowFirstColumn="0" w:lastRowLastColumn="0"/>
              <w:rPr>
                <w:ins w:id="6793" w:author="Dylan Van Aswegen" w:date="2024-07-16T00:08:00Z" w16du:dateUtc="2024-07-15T22:08:00Z"/>
                <w:rFonts w:ascii="Arial" w:hAnsi="Arial" w:cs="Arial"/>
                <w:sz w:val="20"/>
                <w:szCs w:val="20"/>
                <w:lang w:val="en-GB"/>
                <w:rPrChange w:id="6794" w:author="Dylan Van Aswegen" w:date="2024-07-16T00:11:00Z" w16du:dateUtc="2024-07-15T22:11:00Z">
                  <w:rPr>
                    <w:ins w:id="6795" w:author="Dylan Van Aswegen" w:date="2024-07-16T00:08:00Z" w16du:dateUtc="2024-07-15T22:08:00Z"/>
                    <w:lang w:val="en-GB"/>
                  </w:rPr>
                </w:rPrChange>
              </w:rPr>
              <w:pPrChange w:id="6796" w:author="Dylan Van Aswegen" w:date="2024-07-16T00:11:00Z" w16du:dateUtc="2024-07-15T22:11: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6797" w:author="Dylan Van Aswegen" w:date="2024-07-16T00:11:00Z" w16du:dateUtc="2024-07-15T22:11:00Z">
              <w:r>
                <w:rPr>
                  <w:rFonts w:ascii="Arial" w:hAnsi="Arial" w:cs="Arial"/>
                  <w:sz w:val="20"/>
                  <w:szCs w:val="20"/>
                  <w:lang w:val="en-GB"/>
                </w:rPr>
                <w:t>String</w:t>
              </w:r>
            </w:ins>
          </w:p>
        </w:tc>
        <w:tc>
          <w:tcPr>
            <w:tcW w:w="1405" w:type="dxa"/>
          </w:tcPr>
          <w:p w14:paraId="7375E831" w14:textId="640EDC06" w:rsidR="00EE080B" w:rsidRDefault="00BF6F81" w:rsidP="00E329C4">
            <w:pPr>
              <w:spacing w:line="360" w:lineRule="auto"/>
              <w:jc w:val="both"/>
              <w:cnfStyle w:val="000000000000" w:firstRow="0" w:lastRow="0" w:firstColumn="0" w:lastColumn="0" w:oddVBand="0" w:evenVBand="0" w:oddHBand="0" w:evenHBand="0" w:firstRowFirstColumn="0" w:firstRowLastColumn="0" w:lastRowFirstColumn="0" w:lastRowLastColumn="0"/>
              <w:rPr>
                <w:ins w:id="6798" w:author="Dylan Van Aswegen" w:date="2024-07-16T00:08:00Z" w16du:dateUtc="2024-07-15T22:08:00Z"/>
                <w:rFonts w:ascii="Arial" w:hAnsi="Arial" w:cs="Arial"/>
                <w:sz w:val="20"/>
                <w:szCs w:val="20"/>
                <w:lang w:val="en-GB"/>
              </w:rPr>
            </w:pPr>
            <w:ins w:id="6799" w:author="Dylan Van Aswegen" w:date="2024-07-16T00:11:00Z" w16du:dateUtc="2024-07-15T22:11:00Z">
              <w:r>
                <w:rPr>
                  <w:rFonts w:ascii="Arial" w:hAnsi="Arial" w:cs="Arial"/>
                  <w:sz w:val="20"/>
                  <w:szCs w:val="20"/>
                  <w:lang w:val="en-GB"/>
                </w:rPr>
                <w:t>Yes</w:t>
              </w:r>
            </w:ins>
          </w:p>
        </w:tc>
        <w:tc>
          <w:tcPr>
            <w:tcW w:w="3695" w:type="dxa"/>
          </w:tcPr>
          <w:p w14:paraId="0D59A7B9" w14:textId="25798B8B" w:rsidR="00EE080B" w:rsidRDefault="00BF6F81" w:rsidP="00E329C4">
            <w:pPr>
              <w:spacing w:line="360" w:lineRule="auto"/>
              <w:jc w:val="both"/>
              <w:cnfStyle w:val="000000000000" w:firstRow="0" w:lastRow="0" w:firstColumn="0" w:lastColumn="0" w:oddVBand="0" w:evenVBand="0" w:oddHBand="0" w:evenHBand="0" w:firstRowFirstColumn="0" w:firstRowLastColumn="0" w:lastRowFirstColumn="0" w:lastRowLastColumn="0"/>
              <w:rPr>
                <w:ins w:id="6800" w:author="Dylan Van Aswegen" w:date="2024-07-16T00:08:00Z" w16du:dateUtc="2024-07-15T22:08:00Z"/>
                <w:rFonts w:ascii="Arial" w:hAnsi="Arial" w:cs="Arial"/>
                <w:sz w:val="20"/>
                <w:szCs w:val="20"/>
                <w:lang w:val="en-GB"/>
              </w:rPr>
            </w:pPr>
            <w:ins w:id="6801" w:author="Dylan Van Aswegen" w:date="2024-07-16T00:11:00Z" w16du:dateUtc="2024-07-15T22:11:00Z">
              <w:r>
                <w:rPr>
                  <w:rFonts w:ascii="Arial" w:hAnsi="Arial" w:cs="Arial"/>
                  <w:sz w:val="20"/>
                  <w:szCs w:val="20"/>
                  <w:lang w:val="en-GB"/>
                </w:rPr>
                <w:t>The application admin</w:t>
              </w:r>
            </w:ins>
            <w:ins w:id="6802" w:author="Dylan Van Aswegen" w:date="2024-07-16T00:12:00Z" w16du:dateUtc="2024-07-15T22:12:00Z">
              <w:r>
                <w:rPr>
                  <w:rFonts w:ascii="Arial" w:hAnsi="Arial" w:cs="Arial"/>
                  <w:sz w:val="20"/>
                  <w:szCs w:val="20"/>
                  <w:lang w:val="en-GB"/>
                </w:rPr>
                <w:t>istrator</w:t>
              </w:r>
            </w:ins>
            <w:ins w:id="6803" w:author="Dylan Van Aswegen" w:date="2024-07-16T00:11:00Z" w16du:dateUtc="2024-07-15T22:11:00Z">
              <w:r>
                <w:rPr>
                  <w:rFonts w:ascii="Arial" w:hAnsi="Arial" w:cs="Arial"/>
                  <w:sz w:val="20"/>
                  <w:szCs w:val="20"/>
                  <w:lang w:val="en-GB"/>
                </w:rPr>
                <w:t xml:space="preserve"> will use this field to capture the text of the article. </w:t>
              </w:r>
            </w:ins>
          </w:p>
        </w:tc>
      </w:tr>
      <w:tr w:rsidR="00EE080B" w14:paraId="247D087F" w14:textId="77777777" w:rsidTr="00E329C4">
        <w:trPr>
          <w:cnfStyle w:val="000000100000" w:firstRow="0" w:lastRow="0" w:firstColumn="0" w:lastColumn="0" w:oddVBand="0" w:evenVBand="0" w:oddHBand="1" w:evenHBand="0" w:firstRowFirstColumn="0" w:firstRowLastColumn="0" w:lastRowFirstColumn="0" w:lastRowLastColumn="0"/>
          <w:trHeight w:val="192"/>
          <w:ins w:id="6804" w:author="Dylan Van Aswegen" w:date="2024-07-16T00:08:00Z"/>
        </w:trPr>
        <w:tc>
          <w:tcPr>
            <w:cnfStyle w:val="001000000000" w:firstRow="0" w:lastRow="0" w:firstColumn="1" w:lastColumn="0" w:oddVBand="0" w:evenVBand="0" w:oddHBand="0" w:evenHBand="0" w:firstRowFirstColumn="0" w:firstRowLastColumn="0" w:lastRowFirstColumn="0" w:lastRowLastColumn="0"/>
            <w:tcW w:w="1126" w:type="dxa"/>
          </w:tcPr>
          <w:p w14:paraId="497D7C39" w14:textId="77777777" w:rsidR="00EE080B" w:rsidRDefault="00EE080B" w:rsidP="00E329C4">
            <w:pPr>
              <w:spacing w:line="360" w:lineRule="auto"/>
              <w:jc w:val="both"/>
              <w:rPr>
                <w:ins w:id="6805" w:author="Dylan Van Aswegen" w:date="2024-07-16T00:08:00Z" w16du:dateUtc="2024-07-15T22:08:00Z"/>
                <w:rFonts w:ascii="Arial" w:hAnsi="Arial" w:cs="Arial"/>
                <w:sz w:val="20"/>
                <w:szCs w:val="20"/>
                <w:lang w:val="en-GB"/>
              </w:rPr>
            </w:pPr>
          </w:p>
        </w:tc>
        <w:tc>
          <w:tcPr>
            <w:tcW w:w="1397" w:type="dxa"/>
          </w:tcPr>
          <w:p w14:paraId="6E138560" w14:textId="26A3C686" w:rsidR="00EE080B" w:rsidRDefault="00BF6F81" w:rsidP="00E329C4">
            <w:pPr>
              <w:spacing w:line="360" w:lineRule="auto"/>
              <w:jc w:val="both"/>
              <w:cnfStyle w:val="000000100000" w:firstRow="0" w:lastRow="0" w:firstColumn="0" w:lastColumn="0" w:oddVBand="0" w:evenVBand="0" w:oddHBand="1" w:evenHBand="0" w:firstRowFirstColumn="0" w:firstRowLastColumn="0" w:lastRowFirstColumn="0" w:lastRowLastColumn="0"/>
              <w:rPr>
                <w:ins w:id="6806" w:author="Dylan Van Aswegen" w:date="2024-07-16T00:08:00Z" w16du:dateUtc="2024-07-15T22:08:00Z"/>
                <w:rFonts w:ascii="Arial" w:hAnsi="Arial" w:cs="Arial"/>
                <w:sz w:val="20"/>
                <w:szCs w:val="20"/>
                <w:lang w:val="en-GB"/>
              </w:rPr>
            </w:pPr>
            <w:ins w:id="6807" w:author="Dylan Van Aswegen" w:date="2024-07-16T00:11:00Z" w16du:dateUtc="2024-07-15T22:11:00Z">
              <w:r>
                <w:rPr>
                  <w:rFonts w:ascii="Arial" w:hAnsi="Arial" w:cs="Arial"/>
                  <w:sz w:val="20"/>
                  <w:szCs w:val="20"/>
                  <w:lang w:val="en-GB"/>
                </w:rPr>
                <w:t xml:space="preserve">Cancel </w:t>
              </w:r>
            </w:ins>
          </w:p>
        </w:tc>
        <w:tc>
          <w:tcPr>
            <w:tcW w:w="1247" w:type="dxa"/>
          </w:tcPr>
          <w:p w14:paraId="7DF09893" w14:textId="1A8238C0" w:rsidR="00EE080B" w:rsidRDefault="00BF6F81" w:rsidP="00E329C4">
            <w:pPr>
              <w:spacing w:line="360" w:lineRule="auto"/>
              <w:jc w:val="both"/>
              <w:cnfStyle w:val="000000100000" w:firstRow="0" w:lastRow="0" w:firstColumn="0" w:lastColumn="0" w:oddVBand="0" w:evenVBand="0" w:oddHBand="1" w:evenHBand="0" w:firstRowFirstColumn="0" w:firstRowLastColumn="0" w:lastRowFirstColumn="0" w:lastRowLastColumn="0"/>
              <w:rPr>
                <w:ins w:id="6808" w:author="Dylan Van Aswegen" w:date="2024-07-16T00:08:00Z" w16du:dateUtc="2024-07-15T22:08:00Z"/>
                <w:rFonts w:ascii="Arial" w:hAnsi="Arial" w:cs="Arial"/>
                <w:sz w:val="20"/>
                <w:szCs w:val="20"/>
                <w:lang w:val="en-GB"/>
              </w:rPr>
            </w:pPr>
            <w:ins w:id="6809" w:author="Dylan Van Aswegen" w:date="2024-07-16T00:11:00Z" w16du:dateUtc="2024-07-15T22:11:00Z">
              <w:r>
                <w:rPr>
                  <w:rFonts w:ascii="Arial" w:hAnsi="Arial" w:cs="Arial"/>
                  <w:sz w:val="20"/>
                  <w:szCs w:val="20"/>
                  <w:lang w:val="en-GB"/>
                </w:rPr>
                <w:t>Bu</w:t>
              </w:r>
            </w:ins>
            <w:ins w:id="6810" w:author="Dylan Van Aswegen" w:date="2024-07-16T00:12:00Z" w16du:dateUtc="2024-07-15T22:12:00Z">
              <w:r>
                <w:rPr>
                  <w:rFonts w:ascii="Arial" w:hAnsi="Arial" w:cs="Arial"/>
                  <w:sz w:val="20"/>
                  <w:szCs w:val="20"/>
                  <w:lang w:val="en-GB"/>
                </w:rPr>
                <w:t>tton</w:t>
              </w:r>
            </w:ins>
          </w:p>
        </w:tc>
        <w:tc>
          <w:tcPr>
            <w:tcW w:w="1904" w:type="dxa"/>
          </w:tcPr>
          <w:p w14:paraId="121A4467" w14:textId="77777777" w:rsidR="00EE080B" w:rsidRPr="00BF6F81" w:rsidRDefault="00EE080B">
            <w:pPr>
              <w:spacing w:line="360" w:lineRule="auto"/>
              <w:jc w:val="both"/>
              <w:cnfStyle w:val="000000100000" w:firstRow="0" w:lastRow="0" w:firstColumn="0" w:lastColumn="0" w:oddVBand="0" w:evenVBand="0" w:oddHBand="1" w:evenHBand="0" w:firstRowFirstColumn="0" w:firstRowLastColumn="0" w:lastRowFirstColumn="0" w:lastRowLastColumn="0"/>
              <w:rPr>
                <w:ins w:id="6811" w:author="Dylan Van Aswegen" w:date="2024-07-16T00:08:00Z" w16du:dateUtc="2024-07-15T22:08:00Z"/>
                <w:rFonts w:ascii="Arial" w:hAnsi="Arial" w:cs="Arial"/>
                <w:sz w:val="20"/>
                <w:szCs w:val="20"/>
                <w:lang w:val="en-GB"/>
                <w:rPrChange w:id="6812" w:author="Dylan Van Aswegen" w:date="2024-07-16T00:12:00Z" w16du:dateUtc="2024-07-15T22:12:00Z">
                  <w:rPr>
                    <w:ins w:id="6813" w:author="Dylan Van Aswegen" w:date="2024-07-16T00:08:00Z" w16du:dateUtc="2024-07-15T22:08:00Z"/>
                    <w:lang w:val="en-GB"/>
                  </w:rPr>
                </w:rPrChange>
              </w:rPr>
              <w:pPrChange w:id="6814" w:author="Dylan Van Aswegen" w:date="2024-07-16T00:12:00Z" w16du:dateUtc="2024-07-15T22:12: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p>
        </w:tc>
        <w:tc>
          <w:tcPr>
            <w:tcW w:w="1405" w:type="dxa"/>
          </w:tcPr>
          <w:p w14:paraId="14BEE6C8" w14:textId="77777777" w:rsidR="00EE080B" w:rsidRDefault="00EE080B" w:rsidP="00E329C4">
            <w:pPr>
              <w:spacing w:line="360" w:lineRule="auto"/>
              <w:jc w:val="both"/>
              <w:cnfStyle w:val="000000100000" w:firstRow="0" w:lastRow="0" w:firstColumn="0" w:lastColumn="0" w:oddVBand="0" w:evenVBand="0" w:oddHBand="1" w:evenHBand="0" w:firstRowFirstColumn="0" w:firstRowLastColumn="0" w:lastRowFirstColumn="0" w:lastRowLastColumn="0"/>
              <w:rPr>
                <w:ins w:id="6815" w:author="Dylan Van Aswegen" w:date="2024-07-16T00:08:00Z" w16du:dateUtc="2024-07-15T22:08:00Z"/>
                <w:rFonts w:ascii="Arial" w:hAnsi="Arial" w:cs="Arial"/>
                <w:sz w:val="20"/>
                <w:szCs w:val="20"/>
                <w:lang w:val="en-GB"/>
              </w:rPr>
            </w:pPr>
          </w:p>
        </w:tc>
        <w:tc>
          <w:tcPr>
            <w:tcW w:w="3695" w:type="dxa"/>
          </w:tcPr>
          <w:p w14:paraId="7AA84571" w14:textId="17D3D531" w:rsidR="00EE080B" w:rsidRDefault="00BF6F81" w:rsidP="00E329C4">
            <w:pPr>
              <w:spacing w:line="360" w:lineRule="auto"/>
              <w:jc w:val="both"/>
              <w:cnfStyle w:val="000000100000" w:firstRow="0" w:lastRow="0" w:firstColumn="0" w:lastColumn="0" w:oddVBand="0" w:evenVBand="0" w:oddHBand="1" w:evenHBand="0" w:firstRowFirstColumn="0" w:firstRowLastColumn="0" w:lastRowFirstColumn="0" w:lastRowLastColumn="0"/>
              <w:rPr>
                <w:ins w:id="6816" w:author="Dylan Van Aswegen" w:date="2024-07-16T00:08:00Z" w16du:dateUtc="2024-07-15T22:08:00Z"/>
                <w:rFonts w:ascii="Arial" w:hAnsi="Arial" w:cs="Arial"/>
                <w:sz w:val="20"/>
                <w:szCs w:val="20"/>
                <w:lang w:val="en-GB"/>
              </w:rPr>
            </w:pPr>
            <w:ins w:id="6817" w:author="Dylan Van Aswegen" w:date="2024-07-16T00:12:00Z" w16du:dateUtc="2024-07-15T22:12:00Z">
              <w:r>
                <w:rPr>
                  <w:rFonts w:ascii="Arial" w:hAnsi="Arial" w:cs="Arial"/>
                  <w:sz w:val="20"/>
                  <w:szCs w:val="20"/>
                  <w:lang w:val="en-GB"/>
                </w:rPr>
                <w:t>This button will be used by the application administrator to cancel the article. Once clicked, the user should he navigated back to the co</w:t>
              </w:r>
            </w:ins>
            <w:ins w:id="6818" w:author="Dylan Van Aswegen" w:date="2024-07-16T00:13:00Z" w16du:dateUtc="2024-07-15T22:13:00Z">
              <w:r>
                <w:rPr>
                  <w:rFonts w:ascii="Arial" w:hAnsi="Arial" w:cs="Arial"/>
                  <w:sz w:val="20"/>
                  <w:szCs w:val="20"/>
                  <w:lang w:val="en-GB"/>
                </w:rPr>
                <w:t xml:space="preserve">ntent management page. </w:t>
              </w:r>
            </w:ins>
          </w:p>
        </w:tc>
      </w:tr>
      <w:tr w:rsidR="00EE080B" w14:paraId="4AB973A0" w14:textId="77777777" w:rsidTr="00E329C4">
        <w:trPr>
          <w:trHeight w:val="192"/>
          <w:ins w:id="6819" w:author="Dylan Van Aswegen" w:date="2024-07-16T00:08:00Z"/>
        </w:trPr>
        <w:tc>
          <w:tcPr>
            <w:cnfStyle w:val="001000000000" w:firstRow="0" w:lastRow="0" w:firstColumn="1" w:lastColumn="0" w:oddVBand="0" w:evenVBand="0" w:oddHBand="0" w:evenHBand="0" w:firstRowFirstColumn="0" w:firstRowLastColumn="0" w:lastRowFirstColumn="0" w:lastRowLastColumn="0"/>
            <w:tcW w:w="1126" w:type="dxa"/>
          </w:tcPr>
          <w:p w14:paraId="169EED76" w14:textId="77777777" w:rsidR="00EE080B" w:rsidRDefault="00EE080B" w:rsidP="00E329C4">
            <w:pPr>
              <w:spacing w:line="360" w:lineRule="auto"/>
              <w:jc w:val="both"/>
              <w:rPr>
                <w:ins w:id="6820" w:author="Dylan Van Aswegen" w:date="2024-07-16T00:08:00Z" w16du:dateUtc="2024-07-15T22:08:00Z"/>
                <w:rFonts w:ascii="Arial" w:hAnsi="Arial" w:cs="Arial"/>
                <w:sz w:val="20"/>
                <w:szCs w:val="20"/>
                <w:lang w:val="en-GB"/>
              </w:rPr>
            </w:pPr>
          </w:p>
        </w:tc>
        <w:tc>
          <w:tcPr>
            <w:tcW w:w="1397" w:type="dxa"/>
          </w:tcPr>
          <w:p w14:paraId="6A08866E" w14:textId="5D138EA3" w:rsidR="00EE080B" w:rsidRDefault="00BF6F81" w:rsidP="00E329C4">
            <w:pPr>
              <w:spacing w:line="360" w:lineRule="auto"/>
              <w:jc w:val="both"/>
              <w:cnfStyle w:val="000000000000" w:firstRow="0" w:lastRow="0" w:firstColumn="0" w:lastColumn="0" w:oddVBand="0" w:evenVBand="0" w:oddHBand="0" w:evenHBand="0" w:firstRowFirstColumn="0" w:firstRowLastColumn="0" w:lastRowFirstColumn="0" w:lastRowLastColumn="0"/>
              <w:rPr>
                <w:ins w:id="6821" w:author="Dylan Van Aswegen" w:date="2024-07-16T00:08:00Z" w16du:dateUtc="2024-07-15T22:08:00Z"/>
                <w:rFonts w:ascii="Arial" w:hAnsi="Arial" w:cs="Arial"/>
                <w:sz w:val="20"/>
                <w:szCs w:val="20"/>
                <w:lang w:val="en-GB"/>
              </w:rPr>
            </w:pPr>
            <w:ins w:id="6822" w:author="Dylan Van Aswegen" w:date="2024-07-16T00:12:00Z" w16du:dateUtc="2024-07-15T22:12:00Z">
              <w:r>
                <w:rPr>
                  <w:rFonts w:ascii="Arial" w:hAnsi="Arial" w:cs="Arial"/>
                  <w:sz w:val="20"/>
                  <w:szCs w:val="20"/>
                  <w:lang w:val="en-GB"/>
                </w:rPr>
                <w:t>Submit</w:t>
              </w:r>
            </w:ins>
          </w:p>
        </w:tc>
        <w:tc>
          <w:tcPr>
            <w:tcW w:w="1247" w:type="dxa"/>
          </w:tcPr>
          <w:p w14:paraId="641A1D80" w14:textId="745A1CDE" w:rsidR="00EE080B" w:rsidRDefault="00BF6F81" w:rsidP="00E329C4">
            <w:pPr>
              <w:spacing w:line="360" w:lineRule="auto"/>
              <w:jc w:val="both"/>
              <w:cnfStyle w:val="000000000000" w:firstRow="0" w:lastRow="0" w:firstColumn="0" w:lastColumn="0" w:oddVBand="0" w:evenVBand="0" w:oddHBand="0" w:evenHBand="0" w:firstRowFirstColumn="0" w:firstRowLastColumn="0" w:lastRowFirstColumn="0" w:lastRowLastColumn="0"/>
              <w:rPr>
                <w:ins w:id="6823" w:author="Dylan Van Aswegen" w:date="2024-07-16T00:08:00Z" w16du:dateUtc="2024-07-15T22:08:00Z"/>
                <w:rFonts w:ascii="Arial" w:hAnsi="Arial" w:cs="Arial"/>
                <w:sz w:val="20"/>
                <w:szCs w:val="20"/>
                <w:lang w:val="en-GB"/>
              </w:rPr>
            </w:pPr>
            <w:ins w:id="6824" w:author="Dylan Van Aswegen" w:date="2024-07-16T00:12:00Z" w16du:dateUtc="2024-07-15T22:12:00Z">
              <w:r>
                <w:rPr>
                  <w:rFonts w:ascii="Arial" w:hAnsi="Arial" w:cs="Arial"/>
                  <w:sz w:val="20"/>
                  <w:szCs w:val="20"/>
                  <w:lang w:val="en-GB"/>
                </w:rPr>
                <w:t>Button</w:t>
              </w:r>
            </w:ins>
          </w:p>
        </w:tc>
        <w:tc>
          <w:tcPr>
            <w:tcW w:w="1904" w:type="dxa"/>
          </w:tcPr>
          <w:p w14:paraId="58EA94C9" w14:textId="77777777" w:rsidR="00EE080B" w:rsidRPr="00BF6F81" w:rsidRDefault="00EE080B">
            <w:pPr>
              <w:spacing w:line="360" w:lineRule="auto"/>
              <w:jc w:val="both"/>
              <w:cnfStyle w:val="000000000000" w:firstRow="0" w:lastRow="0" w:firstColumn="0" w:lastColumn="0" w:oddVBand="0" w:evenVBand="0" w:oddHBand="0" w:evenHBand="0" w:firstRowFirstColumn="0" w:firstRowLastColumn="0" w:lastRowFirstColumn="0" w:lastRowLastColumn="0"/>
              <w:rPr>
                <w:ins w:id="6825" w:author="Dylan Van Aswegen" w:date="2024-07-16T00:08:00Z" w16du:dateUtc="2024-07-15T22:08:00Z"/>
                <w:rFonts w:ascii="Arial" w:hAnsi="Arial" w:cs="Arial"/>
                <w:sz w:val="20"/>
                <w:szCs w:val="20"/>
                <w:lang w:val="en-GB"/>
                <w:rPrChange w:id="6826" w:author="Dylan Van Aswegen" w:date="2024-07-16T00:12:00Z" w16du:dateUtc="2024-07-15T22:12:00Z">
                  <w:rPr>
                    <w:ins w:id="6827" w:author="Dylan Van Aswegen" w:date="2024-07-16T00:08:00Z" w16du:dateUtc="2024-07-15T22:08:00Z"/>
                    <w:lang w:val="en-GB"/>
                  </w:rPr>
                </w:rPrChange>
              </w:rPr>
              <w:pPrChange w:id="6828" w:author="Dylan Van Aswegen" w:date="2024-07-16T00:12:00Z" w16du:dateUtc="2024-07-15T22:12: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405" w:type="dxa"/>
          </w:tcPr>
          <w:p w14:paraId="3A5AC254" w14:textId="77777777" w:rsidR="00EE080B" w:rsidRDefault="00EE080B" w:rsidP="00E329C4">
            <w:pPr>
              <w:spacing w:line="360" w:lineRule="auto"/>
              <w:jc w:val="both"/>
              <w:cnfStyle w:val="000000000000" w:firstRow="0" w:lastRow="0" w:firstColumn="0" w:lastColumn="0" w:oddVBand="0" w:evenVBand="0" w:oddHBand="0" w:evenHBand="0" w:firstRowFirstColumn="0" w:firstRowLastColumn="0" w:lastRowFirstColumn="0" w:lastRowLastColumn="0"/>
              <w:rPr>
                <w:ins w:id="6829" w:author="Dylan Van Aswegen" w:date="2024-07-16T00:08:00Z" w16du:dateUtc="2024-07-15T22:08:00Z"/>
                <w:rFonts w:ascii="Arial" w:hAnsi="Arial" w:cs="Arial"/>
                <w:sz w:val="20"/>
                <w:szCs w:val="20"/>
                <w:lang w:val="en-GB"/>
              </w:rPr>
            </w:pPr>
          </w:p>
        </w:tc>
        <w:tc>
          <w:tcPr>
            <w:tcW w:w="3695" w:type="dxa"/>
          </w:tcPr>
          <w:p w14:paraId="46DDEC27" w14:textId="54A604DC" w:rsidR="00EE080B" w:rsidRDefault="00BF6F81" w:rsidP="00E329C4">
            <w:pPr>
              <w:spacing w:line="360" w:lineRule="auto"/>
              <w:jc w:val="both"/>
              <w:cnfStyle w:val="000000000000" w:firstRow="0" w:lastRow="0" w:firstColumn="0" w:lastColumn="0" w:oddVBand="0" w:evenVBand="0" w:oddHBand="0" w:evenHBand="0" w:firstRowFirstColumn="0" w:firstRowLastColumn="0" w:lastRowFirstColumn="0" w:lastRowLastColumn="0"/>
              <w:rPr>
                <w:ins w:id="6830" w:author="Dylan Van Aswegen" w:date="2024-07-16T00:08:00Z" w16du:dateUtc="2024-07-15T22:08:00Z"/>
                <w:rFonts w:ascii="Arial" w:hAnsi="Arial" w:cs="Arial"/>
                <w:sz w:val="20"/>
                <w:szCs w:val="20"/>
                <w:lang w:val="en-GB"/>
              </w:rPr>
            </w:pPr>
            <w:ins w:id="6831" w:author="Dylan Van Aswegen" w:date="2024-07-16T00:13:00Z" w16du:dateUtc="2024-07-15T22:13:00Z">
              <w:r>
                <w:rPr>
                  <w:rFonts w:ascii="Arial" w:hAnsi="Arial" w:cs="Arial"/>
                  <w:sz w:val="20"/>
                  <w:szCs w:val="20"/>
                  <w:lang w:val="en-GB"/>
                </w:rPr>
                <w:t xml:space="preserve">This button will be used by the application administrator to submit the article. Once clicked, the application will publish the article in the correct section of the help page </w:t>
              </w:r>
            </w:ins>
            <w:ins w:id="6832" w:author="Dylan Van Aswegen" w:date="2024-07-16T00:14:00Z" w16du:dateUtc="2024-07-15T22:14:00Z">
              <w:r>
                <w:rPr>
                  <w:rFonts w:ascii="Arial" w:hAnsi="Arial" w:cs="Arial"/>
                  <w:sz w:val="20"/>
                  <w:szCs w:val="20"/>
                  <w:lang w:val="en-GB"/>
                </w:rPr>
                <w:t xml:space="preserve">based on the categories and audience selected by the application administrator. </w:t>
              </w:r>
            </w:ins>
          </w:p>
        </w:tc>
      </w:tr>
    </w:tbl>
    <w:p w14:paraId="315FE940" w14:textId="77777777" w:rsidR="00121EEB" w:rsidRPr="001B502C" w:rsidRDefault="00121EEB" w:rsidP="00121EEB">
      <w:pPr>
        <w:rPr>
          <w:ins w:id="6833" w:author="Dylan Van Aswegen" w:date="2024-07-15T16:34:00Z" w16du:dateUtc="2024-07-15T14:34:00Z"/>
          <w:lang w:val="en-GB"/>
          <w:rPrChange w:id="6834" w:author="Dylan Van Aswegen" w:date="2024-07-16T00:04:00Z" w16du:dateUtc="2024-07-15T22:04:00Z">
            <w:rPr>
              <w:ins w:id="6835" w:author="Dylan Van Aswegen" w:date="2024-07-15T16:34:00Z" w16du:dateUtc="2024-07-15T14:34:00Z"/>
            </w:rPr>
          </w:rPrChange>
        </w:rPr>
      </w:pPr>
    </w:p>
    <w:p w14:paraId="001E67A8" w14:textId="5B378564" w:rsidR="00121EEB" w:rsidRDefault="00706839" w:rsidP="00121EEB">
      <w:pPr>
        <w:rPr>
          <w:ins w:id="6836" w:author="Dylan Van Aswegen" w:date="2024-07-16T00:16:00Z" w16du:dateUtc="2024-07-15T22:16:00Z"/>
        </w:rPr>
      </w:pPr>
      <w:ins w:id="6837" w:author="Dylan Van Aswegen" w:date="2024-07-16T00:15:00Z" w16du:dateUtc="2024-07-15T22:15:00Z">
        <w:r>
          <w:t>Demos</w:t>
        </w:r>
      </w:ins>
    </w:p>
    <w:p w14:paraId="2CC7F910" w14:textId="01B6086C" w:rsidR="00F61D43" w:rsidRDefault="00F61D43" w:rsidP="00121EEB">
      <w:pPr>
        <w:rPr>
          <w:ins w:id="6838" w:author="Dylan Van Aswegen" w:date="2024-07-16T00:17:00Z" w16du:dateUtc="2024-07-15T22:17:00Z"/>
        </w:rPr>
      </w:pPr>
      <w:ins w:id="6839" w:author="Dylan Van Aswegen" w:date="2024-07-16T00:16:00Z" w16du:dateUtc="2024-07-15T22:16:00Z">
        <w:r>
          <w:t>In the demos tab</w:t>
        </w:r>
      </w:ins>
      <w:ins w:id="6840" w:author="Dylan Van Aswegen" w:date="2024-07-16T00:17:00Z" w16du:dateUtc="2024-07-15T22:17:00Z">
        <w:r w:rsidR="00DE0517">
          <w:t xml:space="preserve"> </w:t>
        </w:r>
        <w:proofErr w:type="spellStart"/>
        <w:r w:rsidR="006953E8">
          <w:t>their</w:t>
        </w:r>
        <w:proofErr w:type="spellEnd"/>
        <w:r w:rsidR="006953E8">
          <w:t xml:space="preserve"> will be buttons to publish a new demo video and a table of the existing demo videos. </w:t>
        </w:r>
      </w:ins>
    </w:p>
    <w:p w14:paraId="1A82BFB9" w14:textId="0A2E6895" w:rsidR="006953E8" w:rsidRDefault="006953E8" w:rsidP="00121EEB">
      <w:pPr>
        <w:rPr>
          <w:ins w:id="6841" w:author="Dylan Van Aswegen" w:date="2024-07-16T00:17:00Z" w16du:dateUtc="2024-07-15T22:17:00Z"/>
        </w:rPr>
      </w:pPr>
      <w:ins w:id="6842" w:author="Dylan Van Aswegen" w:date="2024-07-16T00:17:00Z" w16du:dateUtc="2024-07-15T22:17:00Z">
        <w:r>
          <w:t xml:space="preserve">The table will consist of the following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6953E8" w14:paraId="302C26CC" w14:textId="77777777" w:rsidTr="005C5491">
        <w:trPr>
          <w:cnfStyle w:val="100000000000" w:firstRow="1" w:lastRow="0" w:firstColumn="0" w:lastColumn="0" w:oddVBand="0" w:evenVBand="0" w:oddHBand="0" w:evenHBand="0" w:firstRowFirstColumn="0" w:firstRowLastColumn="0" w:lastRowFirstColumn="0" w:lastRowLastColumn="0"/>
          <w:tblHeader/>
          <w:ins w:id="6843" w:author="Dylan Van Aswegen" w:date="2024-07-16T00:17: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2C3DFD19" w14:textId="77777777" w:rsidR="006953E8" w:rsidRDefault="006953E8">
            <w:pPr>
              <w:spacing w:line="360" w:lineRule="auto"/>
              <w:jc w:val="both"/>
              <w:rPr>
                <w:ins w:id="6844" w:author="Dylan Van Aswegen" w:date="2024-07-16T00:17:00Z" w16du:dateUtc="2024-07-15T22:17:00Z"/>
                <w:rFonts w:ascii="Arial" w:hAnsi="Arial" w:cs="Arial"/>
                <w:sz w:val="20"/>
                <w:szCs w:val="20"/>
                <w:lang w:val="en-GB"/>
              </w:rPr>
            </w:pPr>
            <w:ins w:id="6845" w:author="Dylan Van Aswegen" w:date="2024-07-16T00:17:00Z" w16du:dateUtc="2024-07-15T22:17:00Z">
              <w:r>
                <w:rPr>
                  <w:rFonts w:ascii="Arial" w:hAnsi="Arial" w:cs="Arial"/>
                  <w:sz w:val="20"/>
                  <w:szCs w:val="20"/>
                  <w:lang w:val="en-GB"/>
                </w:rPr>
                <w:t>Column Name</w:t>
              </w:r>
            </w:ins>
          </w:p>
        </w:tc>
        <w:tc>
          <w:tcPr>
            <w:tcW w:w="1273" w:type="dxa"/>
            <w:shd w:val="clear" w:color="auto" w:fill="002060"/>
          </w:tcPr>
          <w:p w14:paraId="612376AE" w14:textId="77777777" w:rsidR="006953E8" w:rsidRDefault="006953E8">
            <w:pPr>
              <w:spacing w:line="360" w:lineRule="auto"/>
              <w:jc w:val="both"/>
              <w:cnfStyle w:val="100000000000" w:firstRow="1" w:lastRow="0" w:firstColumn="0" w:lastColumn="0" w:oddVBand="0" w:evenVBand="0" w:oddHBand="0" w:evenHBand="0" w:firstRowFirstColumn="0" w:firstRowLastColumn="0" w:lastRowFirstColumn="0" w:lastRowLastColumn="0"/>
              <w:rPr>
                <w:ins w:id="6846" w:author="Dylan Van Aswegen" w:date="2024-07-16T00:17:00Z" w16du:dateUtc="2024-07-15T22:17:00Z"/>
                <w:rFonts w:ascii="Arial" w:hAnsi="Arial" w:cs="Arial"/>
                <w:sz w:val="20"/>
                <w:szCs w:val="20"/>
                <w:lang w:val="en-GB"/>
              </w:rPr>
            </w:pPr>
            <w:ins w:id="6847" w:author="Dylan Van Aswegen" w:date="2024-07-16T00:17:00Z" w16du:dateUtc="2024-07-15T22:17:00Z">
              <w:r>
                <w:rPr>
                  <w:rFonts w:ascii="Arial" w:hAnsi="Arial" w:cs="Arial"/>
                  <w:sz w:val="20"/>
                  <w:szCs w:val="20"/>
                  <w:lang w:val="en-GB"/>
                </w:rPr>
                <w:t>Column Type</w:t>
              </w:r>
            </w:ins>
          </w:p>
        </w:tc>
        <w:tc>
          <w:tcPr>
            <w:tcW w:w="1694" w:type="dxa"/>
            <w:shd w:val="clear" w:color="auto" w:fill="002060"/>
          </w:tcPr>
          <w:p w14:paraId="288CDFCF" w14:textId="77777777" w:rsidR="006953E8" w:rsidRDefault="006953E8">
            <w:pPr>
              <w:spacing w:line="360" w:lineRule="auto"/>
              <w:jc w:val="both"/>
              <w:cnfStyle w:val="100000000000" w:firstRow="1" w:lastRow="0" w:firstColumn="0" w:lastColumn="0" w:oddVBand="0" w:evenVBand="0" w:oddHBand="0" w:evenHBand="0" w:firstRowFirstColumn="0" w:firstRowLastColumn="0" w:lastRowFirstColumn="0" w:lastRowLastColumn="0"/>
              <w:rPr>
                <w:ins w:id="6848" w:author="Dylan Van Aswegen" w:date="2024-07-16T00:17:00Z" w16du:dateUtc="2024-07-15T22:17:00Z"/>
                <w:rFonts w:ascii="Arial" w:hAnsi="Arial" w:cs="Arial"/>
                <w:sz w:val="20"/>
                <w:szCs w:val="20"/>
                <w:lang w:val="en-GB"/>
              </w:rPr>
            </w:pPr>
            <w:ins w:id="6849" w:author="Dylan Van Aswegen" w:date="2024-07-16T00:17:00Z" w16du:dateUtc="2024-07-15T22:17:00Z">
              <w:r>
                <w:rPr>
                  <w:rFonts w:ascii="Arial" w:hAnsi="Arial" w:cs="Arial"/>
                  <w:sz w:val="20"/>
                  <w:szCs w:val="20"/>
                  <w:lang w:val="en-GB"/>
                </w:rPr>
                <w:t>Column Data Type</w:t>
              </w:r>
            </w:ins>
          </w:p>
        </w:tc>
        <w:tc>
          <w:tcPr>
            <w:tcW w:w="3804" w:type="dxa"/>
            <w:shd w:val="clear" w:color="auto" w:fill="002060"/>
          </w:tcPr>
          <w:p w14:paraId="3F72BF92" w14:textId="77777777" w:rsidR="006953E8" w:rsidRDefault="006953E8">
            <w:pPr>
              <w:spacing w:line="360" w:lineRule="auto"/>
              <w:jc w:val="both"/>
              <w:cnfStyle w:val="100000000000" w:firstRow="1" w:lastRow="0" w:firstColumn="0" w:lastColumn="0" w:oddVBand="0" w:evenVBand="0" w:oddHBand="0" w:evenHBand="0" w:firstRowFirstColumn="0" w:firstRowLastColumn="0" w:lastRowFirstColumn="0" w:lastRowLastColumn="0"/>
              <w:rPr>
                <w:ins w:id="6850" w:author="Dylan Van Aswegen" w:date="2024-07-16T00:17:00Z" w16du:dateUtc="2024-07-15T22:17:00Z"/>
                <w:rFonts w:ascii="Arial" w:hAnsi="Arial" w:cs="Arial"/>
                <w:sz w:val="20"/>
                <w:szCs w:val="20"/>
                <w:lang w:val="en-GB"/>
              </w:rPr>
            </w:pPr>
            <w:ins w:id="6851" w:author="Dylan Van Aswegen" w:date="2024-07-16T00:17:00Z" w16du:dateUtc="2024-07-15T22:17:00Z">
              <w:r>
                <w:rPr>
                  <w:rFonts w:ascii="Arial" w:hAnsi="Arial" w:cs="Arial"/>
                  <w:sz w:val="20"/>
                  <w:szCs w:val="20"/>
                  <w:lang w:val="en-GB"/>
                </w:rPr>
                <w:t>Column Rules</w:t>
              </w:r>
            </w:ins>
          </w:p>
        </w:tc>
      </w:tr>
      <w:tr w:rsidR="006953E8" w14:paraId="739BF452" w14:textId="77777777" w:rsidTr="005C5491">
        <w:trPr>
          <w:cnfStyle w:val="000000100000" w:firstRow="0" w:lastRow="0" w:firstColumn="0" w:lastColumn="0" w:oddVBand="0" w:evenVBand="0" w:oddHBand="1" w:evenHBand="0" w:firstRowFirstColumn="0" w:firstRowLastColumn="0" w:lastRowFirstColumn="0" w:lastRowLastColumn="0"/>
          <w:ins w:id="6852" w:author="Dylan Van Aswegen" w:date="2024-07-16T00:17:00Z"/>
        </w:trPr>
        <w:tc>
          <w:tcPr>
            <w:cnfStyle w:val="001000000000" w:firstRow="0" w:lastRow="0" w:firstColumn="1" w:lastColumn="0" w:oddVBand="0" w:evenVBand="0" w:oddHBand="0" w:evenHBand="0" w:firstRowFirstColumn="0" w:firstRowLastColumn="0" w:lastRowFirstColumn="0" w:lastRowLastColumn="0"/>
            <w:tcW w:w="1451" w:type="dxa"/>
          </w:tcPr>
          <w:p w14:paraId="28D92306" w14:textId="4D140DC2" w:rsidR="006953E8" w:rsidRDefault="00CE2A3A">
            <w:pPr>
              <w:spacing w:line="360" w:lineRule="auto"/>
              <w:jc w:val="both"/>
              <w:rPr>
                <w:ins w:id="6853" w:author="Dylan Van Aswegen" w:date="2024-07-16T00:17:00Z" w16du:dateUtc="2024-07-15T22:17:00Z"/>
                <w:rFonts w:ascii="Arial" w:hAnsi="Arial" w:cs="Arial"/>
                <w:sz w:val="20"/>
                <w:szCs w:val="20"/>
                <w:lang w:val="en-GB"/>
              </w:rPr>
            </w:pPr>
            <w:ins w:id="6854" w:author="Dylan Van Aswegen" w:date="2024-07-16T00:18:00Z" w16du:dateUtc="2024-07-15T22:18:00Z">
              <w:r>
                <w:rPr>
                  <w:rFonts w:ascii="Arial" w:hAnsi="Arial" w:cs="Arial"/>
                  <w:sz w:val="20"/>
                  <w:szCs w:val="20"/>
                  <w:lang w:val="en-GB"/>
                </w:rPr>
                <w:t xml:space="preserve">Demo </w:t>
              </w:r>
            </w:ins>
            <w:ins w:id="6855" w:author="Dylan Van Aswegen" w:date="2024-07-16T00:17:00Z" w16du:dateUtc="2024-07-15T22:17:00Z">
              <w:r w:rsidR="006953E8">
                <w:rPr>
                  <w:rFonts w:ascii="Arial" w:hAnsi="Arial" w:cs="Arial"/>
                  <w:sz w:val="20"/>
                  <w:szCs w:val="20"/>
                  <w:lang w:val="en-GB"/>
                </w:rPr>
                <w:t xml:space="preserve">Title </w:t>
              </w:r>
            </w:ins>
          </w:p>
        </w:tc>
        <w:tc>
          <w:tcPr>
            <w:tcW w:w="1273" w:type="dxa"/>
          </w:tcPr>
          <w:p w14:paraId="2D215886" w14:textId="77777777" w:rsidR="006953E8" w:rsidRDefault="006953E8">
            <w:pPr>
              <w:spacing w:line="360" w:lineRule="auto"/>
              <w:jc w:val="both"/>
              <w:cnfStyle w:val="000000100000" w:firstRow="0" w:lastRow="0" w:firstColumn="0" w:lastColumn="0" w:oddVBand="0" w:evenVBand="0" w:oddHBand="1" w:evenHBand="0" w:firstRowFirstColumn="0" w:firstRowLastColumn="0" w:lastRowFirstColumn="0" w:lastRowLastColumn="0"/>
              <w:rPr>
                <w:ins w:id="6856" w:author="Dylan Van Aswegen" w:date="2024-07-16T00:17:00Z" w16du:dateUtc="2024-07-15T22:17:00Z"/>
                <w:rFonts w:ascii="Arial" w:hAnsi="Arial" w:cs="Arial"/>
                <w:sz w:val="20"/>
                <w:szCs w:val="20"/>
                <w:lang w:val="en-GB"/>
              </w:rPr>
            </w:pPr>
            <w:ins w:id="6857" w:author="Dylan Van Aswegen" w:date="2024-07-16T00:17:00Z" w16du:dateUtc="2024-07-15T22:17:00Z">
              <w:r>
                <w:rPr>
                  <w:rFonts w:ascii="Arial" w:hAnsi="Arial" w:cs="Arial"/>
                  <w:sz w:val="20"/>
                  <w:szCs w:val="20"/>
                  <w:lang w:val="en-GB"/>
                </w:rPr>
                <w:t xml:space="preserve">Text Field </w:t>
              </w:r>
            </w:ins>
          </w:p>
        </w:tc>
        <w:tc>
          <w:tcPr>
            <w:tcW w:w="1694" w:type="dxa"/>
          </w:tcPr>
          <w:p w14:paraId="734DE11F" w14:textId="77777777" w:rsidR="006953E8" w:rsidRDefault="006953E8">
            <w:pPr>
              <w:spacing w:line="360" w:lineRule="auto"/>
              <w:jc w:val="both"/>
              <w:cnfStyle w:val="000000100000" w:firstRow="0" w:lastRow="0" w:firstColumn="0" w:lastColumn="0" w:oddVBand="0" w:evenVBand="0" w:oddHBand="1" w:evenHBand="0" w:firstRowFirstColumn="0" w:firstRowLastColumn="0" w:lastRowFirstColumn="0" w:lastRowLastColumn="0"/>
              <w:rPr>
                <w:ins w:id="6858" w:author="Dylan Van Aswegen" w:date="2024-07-16T00:17:00Z" w16du:dateUtc="2024-07-15T22:17:00Z"/>
                <w:rFonts w:ascii="Arial" w:hAnsi="Arial" w:cs="Arial"/>
                <w:sz w:val="20"/>
                <w:szCs w:val="20"/>
                <w:lang w:val="en-GB"/>
              </w:rPr>
            </w:pPr>
            <w:ins w:id="6859" w:author="Dylan Van Aswegen" w:date="2024-07-16T00:17:00Z" w16du:dateUtc="2024-07-15T22:17:00Z">
              <w:r>
                <w:rPr>
                  <w:rFonts w:ascii="Arial" w:hAnsi="Arial" w:cs="Arial"/>
                  <w:sz w:val="20"/>
                  <w:szCs w:val="20"/>
                  <w:lang w:val="en-GB"/>
                </w:rPr>
                <w:t xml:space="preserve">String </w:t>
              </w:r>
            </w:ins>
          </w:p>
        </w:tc>
        <w:tc>
          <w:tcPr>
            <w:tcW w:w="3804" w:type="dxa"/>
          </w:tcPr>
          <w:p w14:paraId="0DC2574E" w14:textId="77777777" w:rsidR="006953E8" w:rsidRDefault="006953E8">
            <w:pPr>
              <w:spacing w:line="360" w:lineRule="auto"/>
              <w:jc w:val="both"/>
              <w:cnfStyle w:val="000000100000" w:firstRow="0" w:lastRow="0" w:firstColumn="0" w:lastColumn="0" w:oddVBand="0" w:evenVBand="0" w:oddHBand="1" w:evenHBand="0" w:firstRowFirstColumn="0" w:firstRowLastColumn="0" w:lastRowFirstColumn="0" w:lastRowLastColumn="0"/>
              <w:rPr>
                <w:ins w:id="6860" w:author="Dylan Van Aswegen" w:date="2024-07-16T00:17:00Z" w16du:dateUtc="2024-07-15T22:17:00Z"/>
                <w:rFonts w:ascii="Arial" w:hAnsi="Arial" w:cs="Arial"/>
                <w:sz w:val="20"/>
                <w:szCs w:val="20"/>
                <w:lang w:val="en-GB"/>
              </w:rPr>
            </w:pPr>
            <w:ins w:id="6861" w:author="Dylan Van Aswegen" w:date="2024-07-16T00:17:00Z" w16du:dateUtc="2024-07-15T22:17:00Z">
              <w:r>
                <w:rPr>
                  <w:rFonts w:ascii="Arial" w:hAnsi="Arial" w:cs="Arial"/>
                  <w:sz w:val="20"/>
                  <w:szCs w:val="20"/>
                  <w:lang w:val="en-GB"/>
                </w:rPr>
                <w:t xml:space="preserve">This column will contain the Title of the article.  </w:t>
              </w:r>
            </w:ins>
          </w:p>
        </w:tc>
      </w:tr>
      <w:tr w:rsidR="00C003CC" w14:paraId="6D6BA1BF" w14:textId="77777777" w:rsidTr="005C5491">
        <w:trPr>
          <w:ins w:id="6862" w:author="Dylan Van Aswegen" w:date="2024-07-16T00:18:00Z"/>
        </w:trPr>
        <w:tc>
          <w:tcPr>
            <w:cnfStyle w:val="001000000000" w:firstRow="0" w:lastRow="0" w:firstColumn="1" w:lastColumn="0" w:oddVBand="0" w:evenVBand="0" w:oddHBand="0" w:evenHBand="0" w:firstRowFirstColumn="0" w:firstRowLastColumn="0" w:lastRowFirstColumn="0" w:lastRowLastColumn="0"/>
            <w:tcW w:w="1451" w:type="dxa"/>
          </w:tcPr>
          <w:p w14:paraId="64CDD9D0" w14:textId="0AB5BF52" w:rsidR="00C003CC" w:rsidRDefault="00C003CC" w:rsidP="00C003CC">
            <w:pPr>
              <w:spacing w:line="360" w:lineRule="auto"/>
              <w:jc w:val="both"/>
              <w:rPr>
                <w:ins w:id="6863" w:author="Dylan Van Aswegen" w:date="2024-07-16T00:18:00Z" w16du:dateUtc="2024-07-15T22:18:00Z"/>
                <w:rFonts w:ascii="Arial" w:hAnsi="Arial" w:cs="Arial"/>
                <w:sz w:val="20"/>
                <w:szCs w:val="20"/>
                <w:lang w:val="en-GB"/>
              </w:rPr>
            </w:pPr>
            <w:ins w:id="6864" w:author="Dylan Van Aswegen" w:date="2024-07-16T00:18:00Z" w16du:dateUtc="2024-07-15T22:18:00Z">
              <w:r>
                <w:rPr>
                  <w:rFonts w:ascii="Arial" w:hAnsi="Arial" w:cs="Arial"/>
                  <w:sz w:val="20"/>
                  <w:szCs w:val="20"/>
                  <w:lang w:val="en-GB"/>
                </w:rPr>
                <w:t xml:space="preserve">Demo Description </w:t>
              </w:r>
            </w:ins>
          </w:p>
        </w:tc>
        <w:tc>
          <w:tcPr>
            <w:tcW w:w="1273" w:type="dxa"/>
          </w:tcPr>
          <w:p w14:paraId="4829DE26" w14:textId="258FA73F" w:rsidR="00C003CC" w:rsidRDefault="00C003CC" w:rsidP="00C003CC">
            <w:pPr>
              <w:spacing w:line="360" w:lineRule="auto"/>
              <w:jc w:val="both"/>
              <w:cnfStyle w:val="000000000000" w:firstRow="0" w:lastRow="0" w:firstColumn="0" w:lastColumn="0" w:oddVBand="0" w:evenVBand="0" w:oddHBand="0" w:evenHBand="0" w:firstRowFirstColumn="0" w:firstRowLastColumn="0" w:lastRowFirstColumn="0" w:lastRowLastColumn="0"/>
              <w:rPr>
                <w:ins w:id="6865" w:author="Dylan Van Aswegen" w:date="2024-07-16T00:18:00Z" w16du:dateUtc="2024-07-15T22:18:00Z"/>
                <w:rFonts w:ascii="Arial" w:hAnsi="Arial" w:cs="Arial"/>
                <w:sz w:val="20"/>
                <w:szCs w:val="20"/>
                <w:lang w:val="en-GB"/>
              </w:rPr>
            </w:pPr>
            <w:ins w:id="6866" w:author="Dylan Van Aswegen" w:date="2024-07-16T00:21:00Z" w16du:dateUtc="2024-07-15T22:21:00Z">
              <w:r>
                <w:rPr>
                  <w:rFonts w:ascii="Arial" w:hAnsi="Arial" w:cs="Arial"/>
                  <w:sz w:val="20"/>
                  <w:szCs w:val="20"/>
                  <w:lang w:val="en-GB"/>
                </w:rPr>
                <w:t xml:space="preserve">Text Field </w:t>
              </w:r>
            </w:ins>
          </w:p>
        </w:tc>
        <w:tc>
          <w:tcPr>
            <w:tcW w:w="1694" w:type="dxa"/>
          </w:tcPr>
          <w:p w14:paraId="093C2CA1" w14:textId="130FE731" w:rsidR="00C003CC" w:rsidRDefault="00C003CC" w:rsidP="00C003CC">
            <w:pPr>
              <w:spacing w:line="360" w:lineRule="auto"/>
              <w:jc w:val="both"/>
              <w:cnfStyle w:val="000000000000" w:firstRow="0" w:lastRow="0" w:firstColumn="0" w:lastColumn="0" w:oddVBand="0" w:evenVBand="0" w:oddHBand="0" w:evenHBand="0" w:firstRowFirstColumn="0" w:firstRowLastColumn="0" w:lastRowFirstColumn="0" w:lastRowLastColumn="0"/>
              <w:rPr>
                <w:ins w:id="6867" w:author="Dylan Van Aswegen" w:date="2024-07-16T00:18:00Z" w16du:dateUtc="2024-07-15T22:18:00Z"/>
                <w:rFonts w:ascii="Arial" w:hAnsi="Arial" w:cs="Arial"/>
                <w:sz w:val="20"/>
                <w:szCs w:val="20"/>
                <w:lang w:val="en-GB"/>
              </w:rPr>
            </w:pPr>
            <w:ins w:id="6868" w:author="Dylan Van Aswegen" w:date="2024-07-16T00:21:00Z" w16du:dateUtc="2024-07-15T22:21:00Z">
              <w:r>
                <w:rPr>
                  <w:rFonts w:ascii="Arial" w:hAnsi="Arial" w:cs="Arial"/>
                  <w:sz w:val="20"/>
                  <w:szCs w:val="20"/>
                  <w:lang w:val="en-GB"/>
                </w:rPr>
                <w:t xml:space="preserve">String </w:t>
              </w:r>
            </w:ins>
          </w:p>
        </w:tc>
        <w:tc>
          <w:tcPr>
            <w:tcW w:w="3804" w:type="dxa"/>
          </w:tcPr>
          <w:p w14:paraId="6488C147" w14:textId="7C269CAE" w:rsidR="00C003CC" w:rsidRDefault="00C003CC" w:rsidP="00C003CC">
            <w:pPr>
              <w:spacing w:line="360" w:lineRule="auto"/>
              <w:jc w:val="both"/>
              <w:cnfStyle w:val="000000000000" w:firstRow="0" w:lastRow="0" w:firstColumn="0" w:lastColumn="0" w:oddVBand="0" w:evenVBand="0" w:oddHBand="0" w:evenHBand="0" w:firstRowFirstColumn="0" w:firstRowLastColumn="0" w:lastRowFirstColumn="0" w:lastRowLastColumn="0"/>
              <w:rPr>
                <w:ins w:id="6869" w:author="Dylan Van Aswegen" w:date="2024-07-16T00:18:00Z" w16du:dateUtc="2024-07-15T22:18:00Z"/>
                <w:rFonts w:ascii="Arial" w:hAnsi="Arial" w:cs="Arial"/>
                <w:sz w:val="20"/>
                <w:szCs w:val="20"/>
                <w:lang w:val="en-GB"/>
              </w:rPr>
            </w:pPr>
            <w:ins w:id="6870" w:author="Dylan Van Aswegen" w:date="2024-07-16T00:21:00Z" w16du:dateUtc="2024-07-15T22:21:00Z">
              <w:r>
                <w:rPr>
                  <w:rFonts w:ascii="Arial" w:hAnsi="Arial" w:cs="Arial"/>
                  <w:sz w:val="20"/>
                  <w:szCs w:val="20"/>
                  <w:lang w:val="en-GB"/>
                </w:rPr>
                <w:t xml:space="preserve">This column will contain the demo description. </w:t>
              </w:r>
            </w:ins>
          </w:p>
        </w:tc>
      </w:tr>
      <w:tr w:rsidR="00C003CC" w14:paraId="6EB891D7" w14:textId="77777777" w:rsidTr="005C5491">
        <w:trPr>
          <w:cnfStyle w:val="000000100000" w:firstRow="0" w:lastRow="0" w:firstColumn="0" w:lastColumn="0" w:oddVBand="0" w:evenVBand="0" w:oddHBand="1" w:evenHBand="0" w:firstRowFirstColumn="0" w:firstRowLastColumn="0" w:lastRowFirstColumn="0" w:lastRowLastColumn="0"/>
          <w:ins w:id="6871" w:author="Dylan Van Aswegen" w:date="2024-07-16T00:18:00Z"/>
        </w:trPr>
        <w:tc>
          <w:tcPr>
            <w:cnfStyle w:val="001000000000" w:firstRow="0" w:lastRow="0" w:firstColumn="1" w:lastColumn="0" w:oddVBand="0" w:evenVBand="0" w:oddHBand="0" w:evenHBand="0" w:firstRowFirstColumn="0" w:firstRowLastColumn="0" w:lastRowFirstColumn="0" w:lastRowLastColumn="0"/>
            <w:tcW w:w="1451" w:type="dxa"/>
          </w:tcPr>
          <w:p w14:paraId="3D7A46AF" w14:textId="1E75C773" w:rsidR="00C003CC" w:rsidRDefault="00C003CC" w:rsidP="00C003CC">
            <w:pPr>
              <w:spacing w:line="360" w:lineRule="auto"/>
              <w:jc w:val="both"/>
              <w:rPr>
                <w:ins w:id="6872" w:author="Dylan Van Aswegen" w:date="2024-07-16T00:18:00Z" w16du:dateUtc="2024-07-15T22:18:00Z"/>
                <w:rFonts w:ascii="Arial" w:hAnsi="Arial" w:cs="Arial"/>
                <w:sz w:val="20"/>
                <w:szCs w:val="20"/>
                <w:lang w:val="en-GB"/>
              </w:rPr>
            </w:pPr>
            <w:ins w:id="6873" w:author="Dylan Van Aswegen" w:date="2024-07-16T00:18:00Z" w16du:dateUtc="2024-07-15T22:18:00Z">
              <w:r>
                <w:rPr>
                  <w:rFonts w:ascii="Arial" w:hAnsi="Arial" w:cs="Arial"/>
                  <w:sz w:val="20"/>
                  <w:szCs w:val="20"/>
                  <w:lang w:val="en-GB"/>
                </w:rPr>
                <w:t>Creator</w:t>
              </w:r>
            </w:ins>
          </w:p>
        </w:tc>
        <w:tc>
          <w:tcPr>
            <w:tcW w:w="1273" w:type="dxa"/>
          </w:tcPr>
          <w:p w14:paraId="16F67B32" w14:textId="2B89876F" w:rsidR="00C003CC" w:rsidRDefault="00C003CC" w:rsidP="00C003CC">
            <w:pPr>
              <w:spacing w:line="360" w:lineRule="auto"/>
              <w:jc w:val="both"/>
              <w:cnfStyle w:val="000000100000" w:firstRow="0" w:lastRow="0" w:firstColumn="0" w:lastColumn="0" w:oddVBand="0" w:evenVBand="0" w:oddHBand="1" w:evenHBand="0" w:firstRowFirstColumn="0" w:firstRowLastColumn="0" w:lastRowFirstColumn="0" w:lastRowLastColumn="0"/>
              <w:rPr>
                <w:ins w:id="6874" w:author="Dylan Van Aswegen" w:date="2024-07-16T00:18:00Z" w16du:dateUtc="2024-07-15T22:18:00Z"/>
                <w:rFonts w:ascii="Arial" w:hAnsi="Arial" w:cs="Arial"/>
                <w:sz w:val="20"/>
                <w:szCs w:val="20"/>
                <w:lang w:val="en-GB"/>
              </w:rPr>
            </w:pPr>
            <w:ins w:id="6875" w:author="Dylan Van Aswegen" w:date="2024-07-16T00:19:00Z" w16du:dateUtc="2024-07-15T22:19:00Z">
              <w:r>
                <w:rPr>
                  <w:rFonts w:ascii="Arial" w:hAnsi="Arial" w:cs="Arial"/>
                  <w:sz w:val="20"/>
                  <w:szCs w:val="20"/>
                  <w:lang w:val="en-GB"/>
                </w:rPr>
                <w:t xml:space="preserve">Text Field </w:t>
              </w:r>
            </w:ins>
          </w:p>
        </w:tc>
        <w:tc>
          <w:tcPr>
            <w:tcW w:w="1694" w:type="dxa"/>
          </w:tcPr>
          <w:p w14:paraId="08E0FBEB" w14:textId="561D6C57" w:rsidR="00C003CC" w:rsidRDefault="00C003CC" w:rsidP="00C003CC">
            <w:pPr>
              <w:spacing w:line="360" w:lineRule="auto"/>
              <w:jc w:val="both"/>
              <w:cnfStyle w:val="000000100000" w:firstRow="0" w:lastRow="0" w:firstColumn="0" w:lastColumn="0" w:oddVBand="0" w:evenVBand="0" w:oddHBand="1" w:evenHBand="0" w:firstRowFirstColumn="0" w:firstRowLastColumn="0" w:lastRowFirstColumn="0" w:lastRowLastColumn="0"/>
              <w:rPr>
                <w:ins w:id="6876" w:author="Dylan Van Aswegen" w:date="2024-07-16T00:18:00Z" w16du:dateUtc="2024-07-15T22:18:00Z"/>
                <w:rFonts w:ascii="Arial" w:hAnsi="Arial" w:cs="Arial"/>
                <w:sz w:val="20"/>
                <w:szCs w:val="20"/>
                <w:lang w:val="en-GB"/>
              </w:rPr>
            </w:pPr>
            <w:ins w:id="6877" w:author="Dylan Van Aswegen" w:date="2024-07-16T00:19:00Z" w16du:dateUtc="2024-07-15T22:19:00Z">
              <w:r>
                <w:rPr>
                  <w:rFonts w:ascii="Arial" w:hAnsi="Arial" w:cs="Arial"/>
                  <w:sz w:val="20"/>
                  <w:szCs w:val="20"/>
                  <w:lang w:val="en-GB"/>
                </w:rPr>
                <w:t xml:space="preserve">String </w:t>
              </w:r>
            </w:ins>
          </w:p>
        </w:tc>
        <w:tc>
          <w:tcPr>
            <w:tcW w:w="3804" w:type="dxa"/>
          </w:tcPr>
          <w:p w14:paraId="3A2D162D" w14:textId="69563BAB" w:rsidR="00C003CC" w:rsidRDefault="00C003CC" w:rsidP="00C003CC">
            <w:pPr>
              <w:spacing w:line="360" w:lineRule="auto"/>
              <w:jc w:val="both"/>
              <w:cnfStyle w:val="000000100000" w:firstRow="0" w:lastRow="0" w:firstColumn="0" w:lastColumn="0" w:oddVBand="0" w:evenVBand="0" w:oddHBand="1" w:evenHBand="0" w:firstRowFirstColumn="0" w:firstRowLastColumn="0" w:lastRowFirstColumn="0" w:lastRowLastColumn="0"/>
              <w:rPr>
                <w:ins w:id="6878" w:author="Dylan Van Aswegen" w:date="2024-07-16T00:18:00Z" w16du:dateUtc="2024-07-15T22:18:00Z"/>
                <w:rFonts w:ascii="Arial" w:hAnsi="Arial" w:cs="Arial"/>
                <w:sz w:val="20"/>
                <w:szCs w:val="20"/>
                <w:lang w:val="en-GB"/>
              </w:rPr>
            </w:pPr>
            <w:ins w:id="6879" w:author="Dylan Van Aswegen" w:date="2024-07-16T00:19:00Z" w16du:dateUtc="2024-07-15T22:19:00Z">
              <w:r>
                <w:rPr>
                  <w:rFonts w:ascii="Arial" w:hAnsi="Arial" w:cs="Arial"/>
                  <w:sz w:val="20"/>
                  <w:szCs w:val="20"/>
                  <w:lang w:val="en-GB"/>
                </w:rPr>
                <w:t xml:space="preserve">This column will contain the name of the person who created the demo.  </w:t>
              </w:r>
            </w:ins>
          </w:p>
        </w:tc>
      </w:tr>
      <w:tr w:rsidR="00C003CC" w14:paraId="11324C3D" w14:textId="77777777" w:rsidTr="005C5491">
        <w:trPr>
          <w:ins w:id="6880" w:author="Dylan Van Aswegen" w:date="2024-07-16T00:18:00Z"/>
        </w:trPr>
        <w:tc>
          <w:tcPr>
            <w:cnfStyle w:val="001000000000" w:firstRow="0" w:lastRow="0" w:firstColumn="1" w:lastColumn="0" w:oddVBand="0" w:evenVBand="0" w:oddHBand="0" w:evenHBand="0" w:firstRowFirstColumn="0" w:firstRowLastColumn="0" w:lastRowFirstColumn="0" w:lastRowLastColumn="0"/>
            <w:tcW w:w="1451" w:type="dxa"/>
          </w:tcPr>
          <w:p w14:paraId="12E6A78B" w14:textId="45834E59" w:rsidR="00C003CC" w:rsidRDefault="00C003CC" w:rsidP="00C003CC">
            <w:pPr>
              <w:spacing w:line="360" w:lineRule="auto"/>
              <w:jc w:val="both"/>
              <w:rPr>
                <w:ins w:id="6881" w:author="Dylan Van Aswegen" w:date="2024-07-16T00:18:00Z" w16du:dateUtc="2024-07-15T22:18:00Z"/>
                <w:rFonts w:ascii="Arial" w:hAnsi="Arial" w:cs="Arial"/>
                <w:sz w:val="20"/>
                <w:szCs w:val="20"/>
                <w:lang w:val="en-GB"/>
              </w:rPr>
            </w:pPr>
            <w:ins w:id="6882" w:author="Dylan Van Aswegen" w:date="2024-07-16T00:18:00Z" w16du:dateUtc="2024-07-15T22:18:00Z">
              <w:r>
                <w:rPr>
                  <w:rFonts w:ascii="Arial" w:hAnsi="Arial" w:cs="Arial"/>
                  <w:sz w:val="20"/>
                  <w:szCs w:val="20"/>
                  <w:lang w:val="en-GB"/>
                </w:rPr>
                <w:t>Create Date</w:t>
              </w:r>
            </w:ins>
          </w:p>
        </w:tc>
        <w:tc>
          <w:tcPr>
            <w:tcW w:w="1273" w:type="dxa"/>
          </w:tcPr>
          <w:p w14:paraId="35B64268" w14:textId="33AB99FE" w:rsidR="00C003CC" w:rsidRDefault="00C003CC" w:rsidP="00C003CC">
            <w:pPr>
              <w:spacing w:line="360" w:lineRule="auto"/>
              <w:jc w:val="both"/>
              <w:cnfStyle w:val="000000000000" w:firstRow="0" w:lastRow="0" w:firstColumn="0" w:lastColumn="0" w:oddVBand="0" w:evenVBand="0" w:oddHBand="0" w:evenHBand="0" w:firstRowFirstColumn="0" w:firstRowLastColumn="0" w:lastRowFirstColumn="0" w:lastRowLastColumn="0"/>
              <w:rPr>
                <w:ins w:id="6883" w:author="Dylan Van Aswegen" w:date="2024-07-16T00:18:00Z" w16du:dateUtc="2024-07-15T22:18:00Z"/>
                <w:rFonts w:ascii="Arial" w:hAnsi="Arial" w:cs="Arial"/>
                <w:sz w:val="20"/>
                <w:szCs w:val="20"/>
                <w:lang w:val="en-GB"/>
              </w:rPr>
            </w:pPr>
            <w:ins w:id="6884" w:author="Dylan Van Aswegen" w:date="2024-07-16T00:19:00Z" w16du:dateUtc="2024-07-15T22:19:00Z">
              <w:r>
                <w:rPr>
                  <w:rFonts w:ascii="Arial" w:hAnsi="Arial" w:cs="Arial"/>
                  <w:sz w:val="20"/>
                  <w:szCs w:val="20"/>
                  <w:lang w:val="en-GB"/>
                </w:rPr>
                <w:t xml:space="preserve">Text Field </w:t>
              </w:r>
            </w:ins>
          </w:p>
        </w:tc>
        <w:tc>
          <w:tcPr>
            <w:tcW w:w="1694" w:type="dxa"/>
          </w:tcPr>
          <w:p w14:paraId="2C1E717D" w14:textId="593F86D4" w:rsidR="00C003CC" w:rsidRDefault="00C003CC" w:rsidP="00C003CC">
            <w:pPr>
              <w:spacing w:line="360" w:lineRule="auto"/>
              <w:jc w:val="both"/>
              <w:cnfStyle w:val="000000000000" w:firstRow="0" w:lastRow="0" w:firstColumn="0" w:lastColumn="0" w:oddVBand="0" w:evenVBand="0" w:oddHBand="0" w:evenHBand="0" w:firstRowFirstColumn="0" w:firstRowLastColumn="0" w:lastRowFirstColumn="0" w:lastRowLastColumn="0"/>
              <w:rPr>
                <w:ins w:id="6885" w:author="Dylan Van Aswegen" w:date="2024-07-16T00:18:00Z" w16du:dateUtc="2024-07-15T22:18:00Z"/>
                <w:rFonts w:ascii="Arial" w:hAnsi="Arial" w:cs="Arial"/>
                <w:sz w:val="20"/>
                <w:szCs w:val="20"/>
                <w:lang w:val="en-GB"/>
              </w:rPr>
            </w:pPr>
            <w:ins w:id="6886" w:author="Dylan Van Aswegen" w:date="2024-07-16T00:19:00Z" w16du:dateUtc="2024-07-15T22:19:00Z">
              <w:r>
                <w:rPr>
                  <w:rFonts w:ascii="Arial" w:hAnsi="Arial" w:cs="Arial"/>
                  <w:sz w:val="20"/>
                  <w:szCs w:val="20"/>
                  <w:lang w:val="en-GB"/>
                </w:rPr>
                <w:t xml:space="preserve">String </w:t>
              </w:r>
            </w:ins>
          </w:p>
        </w:tc>
        <w:tc>
          <w:tcPr>
            <w:tcW w:w="3804" w:type="dxa"/>
          </w:tcPr>
          <w:p w14:paraId="26F49CDB" w14:textId="2863AB2D" w:rsidR="00C003CC" w:rsidRDefault="00C003CC" w:rsidP="00C003CC">
            <w:pPr>
              <w:spacing w:line="360" w:lineRule="auto"/>
              <w:jc w:val="both"/>
              <w:cnfStyle w:val="000000000000" w:firstRow="0" w:lastRow="0" w:firstColumn="0" w:lastColumn="0" w:oddVBand="0" w:evenVBand="0" w:oddHBand="0" w:evenHBand="0" w:firstRowFirstColumn="0" w:firstRowLastColumn="0" w:lastRowFirstColumn="0" w:lastRowLastColumn="0"/>
              <w:rPr>
                <w:ins w:id="6887" w:author="Dylan Van Aswegen" w:date="2024-07-16T00:18:00Z" w16du:dateUtc="2024-07-15T22:18:00Z"/>
                <w:rFonts w:ascii="Arial" w:hAnsi="Arial" w:cs="Arial"/>
                <w:sz w:val="20"/>
                <w:szCs w:val="20"/>
                <w:lang w:val="en-GB"/>
              </w:rPr>
            </w:pPr>
            <w:ins w:id="6888" w:author="Dylan Van Aswegen" w:date="2024-07-16T00:19:00Z" w16du:dateUtc="2024-07-15T22:19:00Z">
              <w:r>
                <w:rPr>
                  <w:rFonts w:ascii="Arial" w:hAnsi="Arial" w:cs="Arial"/>
                  <w:sz w:val="20"/>
                  <w:szCs w:val="20"/>
                  <w:lang w:val="en-GB"/>
                </w:rPr>
                <w:t xml:space="preserve">This column will contain the date that the demo was created. </w:t>
              </w:r>
            </w:ins>
          </w:p>
        </w:tc>
      </w:tr>
      <w:tr w:rsidR="00C003CC" w14:paraId="3E7E1224" w14:textId="77777777" w:rsidTr="005C5491">
        <w:trPr>
          <w:cnfStyle w:val="000000100000" w:firstRow="0" w:lastRow="0" w:firstColumn="0" w:lastColumn="0" w:oddVBand="0" w:evenVBand="0" w:oddHBand="1" w:evenHBand="0" w:firstRowFirstColumn="0" w:firstRowLastColumn="0" w:lastRowFirstColumn="0" w:lastRowLastColumn="0"/>
          <w:ins w:id="6889" w:author="Dylan Van Aswegen" w:date="2024-07-16T00:18:00Z"/>
        </w:trPr>
        <w:tc>
          <w:tcPr>
            <w:cnfStyle w:val="001000000000" w:firstRow="0" w:lastRow="0" w:firstColumn="1" w:lastColumn="0" w:oddVBand="0" w:evenVBand="0" w:oddHBand="0" w:evenHBand="0" w:firstRowFirstColumn="0" w:firstRowLastColumn="0" w:lastRowFirstColumn="0" w:lastRowLastColumn="0"/>
            <w:tcW w:w="1451" w:type="dxa"/>
          </w:tcPr>
          <w:p w14:paraId="15F868F7" w14:textId="6F7F44D5" w:rsidR="00C003CC" w:rsidRDefault="00C003CC" w:rsidP="00C003CC">
            <w:pPr>
              <w:spacing w:line="360" w:lineRule="auto"/>
              <w:jc w:val="both"/>
              <w:rPr>
                <w:ins w:id="6890" w:author="Dylan Van Aswegen" w:date="2024-07-16T00:18:00Z" w16du:dateUtc="2024-07-15T22:18:00Z"/>
                <w:rFonts w:ascii="Arial" w:hAnsi="Arial" w:cs="Arial"/>
                <w:sz w:val="20"/>
                <w:szCs w:val="20"/>
                <w:lang w:val="en-GB"/>
              </w:rPr>
            </w:pPr>
            <w:ins w:id="6891" w:author="Dylan Van Aswegen" w:date="2024-07-16T00:18:00Z" w16du:dateUtc="2024-07-15T22:18:00Z">
              <w:r>
                <w:rPr>
                  <w:rFonts w:ascii="Arial" w:hAnsi="Arial" w:cs="Arial"/>
                  <w:sz w:val="20"/>
                  <w:szCs w:val="20"/>
                  <w:lang w:val="en-GB"/>
                </w:rPr>
                <w:t>Update Date</w:t>
              </w:r>
            </w:ins>
          </w:p>
        </w:tc>
        <w:tc>
          <w:tcPr>
            <w:tcW w:w="1273" w:type="dxa"/>
          </w:tcPr>
          <w:p w14:paraId="75DF802D" w14:textId="0F7F5E63" w:rsidR="00C003CC" w:rsidRDefault="00C003CC" w:rsidP="00C003CC">
            <w:pPr>
              <w:spacing w:line="360" w:lineRule="auto"/>
              <w:jc w:val="both"/>
              <w:cnfStyle w:val="000000100000" w:firstRow="0" w:lastRow="0" w:firstColumn="0" w:lastColumn="0" w:oddVBand="0" w:evenVBand="0" w:oddHBand="1" w:evenHBand="0" w:firstRowFirstColumn="0" w:firstRowLastColumn="0" w:lastRowFirstColumn="0" w:lastRowLastColumn="0"/>
              <w:rPr>
                <w:ins w:id="6892" w:author="Dylan Van Aswegen" w:date="2024-07-16T00:18:00Z" w16du:dateUtc="2024-07-15T22:18:00Z"/>
                <w:rFonts w:ascii="Arial" w:hAnsi="Arial" w:cs="Arial"/>
                <w:sz w:val="20"/>
                <w:szCs w:val="20"/>
                <w:lang w:val="en-GB"/>
              </w:rPr>
            </w:pPr>
            <w:ins w:id="6893" w:author="Dylan Van Aswegen" w:date="2024-07-16T00:19:00Z" w16du:dateUtc="2024-07-15T22:19:00Z">
              <w:r>
                <w:rPr>
                  <w:rFonts w:ascii="Arial" w:hAnsi="Arial" w:cs="Arial"/>
                  <w:sz w:val="20"/>
                  <w:szCs w:val="20"/>
                  <w:lang w:val="en-GB"/>
                </w:rPr>
                <w:t xml:space="preserve">Text Field </w:t>
              </w:r>
            </w:ins>
          </w:p>
        </w:tc>
        <w:tc>
          <w:tcPr>
            <w:tcW w:w="1694" w:type="dxa"/>
          </w:tcPr>
          <w:p w14:paraId="1A45443F" w14:textId="2454A40E" w:rsidR="00C003CC" w:rsidRDefault="00C003CC" w:rsidP="00C003CC">
            <w:pPr>
              <w:spacing w:line="360" w:lineRule="auto"/>
              <w:jc w:val="both"/>
              <w:cnfStyle w:val="000000100000" w:firstRow="0" w:lastRow="0" w:firstColumn="0" w:lastColumn="0" w:oddVBand="0" w:evenVBand="0" w:oddHBand="1" w:evenHBand="0" w:firstRowFirstColumn="0" w:firstRowLastColumn="0" w:lastRowFirstColumn="0" w:lastRowLastColumn="0"/>
              <w:rPr>
                <w:ins w:id="6894" w:author="Dylan Van Aswegen" w:date="2024-07-16T00:18:00Z" w16du:dateUtc="2024-07-15T22:18:00Z"/>
                <w:rFonts w:ascii="Arial" w:hAnsi="Arial" w:cs="Arial"/>
                <w:sz w:val="20"/>
                <w:szCs w:val="20"/>
                <w:lang w:val="en-GB"/>
              </w:rPr>
            </w:pPr>
            <w:ins w:id="6895" w:author="Dylan Van Aswegen" w:date="2024-07-16T00:19:00Z" w16du:dateUtc="2024-07-15T22:19:00Z">
              <w:r>
                <w:rPr>
                  <w:rFonts w:ascii="Arial" w:hAnsi="Arial" w:cs="Arial"/>
                  <w:sz w:val="20"/>
                  <w:szCs w:val="20"/>
                  <w:lang w:val="en-GB"/>
                </w:rPr>
                <w:t xml:space="preserve">String </w:t>
              </w:r>
            </w:ins>
          </w:p>
        </w:tc>
        <w:tc>
          <w:tcPr>
            <w:tcW w:w="3804" w:type="dxa"/>
          </w:tcPr>
          <w:p w14:paraId="6E57EF23" w14:textId="1D1AB56F" w:rsidR="00C003CC" w:rsidRDefault="00C003CC" w:rsidP="00C003CC">
            <w:pPr>
              <w:spacing w:line="360" w:lineRule="auto"/>
              <w:jc w:val="both"/>
              <w:cnfStyle w:val="000000100000" w:firstRow="0" w:lastRow="0" w:firstColumn="0" w:lastColumn="0" w:oddVBand="0" w:evenVBand="0" w:oddHBand="1" w:evenHBand="0" w:firstRowFirstColumn="0" w:firstRowLastColumn="0" w:lastRowFirstColumn="0" w:lastRowLastColumn="0"/>
              <w:rPr>
                <w:ins w:id="6896" w:author="Dylan Van Aswegen" w:date="2024-07-16T00:18:00Z" w16du:dateUtc="2024-07-15T22:18:00Z"/>
                <w:rFonts w:ascii="Arial" w:hAnsi="Arial" w:cs="Arial"/>
                <w:sz w:val="20"/>
                <w:szCs w:val="20"/>
                <w:lang w:val="en-GB"/>
              </w:rPr>
            </w:pPr>
            <w:ins w:id="6897" w:author="Dylan Van Aswegen" w:date="2024-07-16T00:19:00Z" w16du:dateUtc="2024-07-15T22:19:00Z">
              <w:r>
                <w:rPr>
                  <w:rFonts w:ascii="Arial" w:hAnsi="Arial" w:cs="Arial"/>
                  <w:sz w:val="20"/>
                  <w:szCs w:val="20"/>
                  <w:lang w:val="en-GB"/>
                </w:rPr>
                <w:t xml:space="preserve">This column will contain the date that the </w:t>
              </w:r>
            </w:ins>
            <w:ins w:id="6898" w:author="Dylan Van Aswegen" w:date="2024-07-16T00:20:00Z" w16du:dateUtc="2024-07-15T22:20:00Z">
              <w:r>
                <w:rPr>
                  <w:rFonts w:ascii="Arial" w:hAnsi="Arial" w:cs="Arial"/>
                  <w:sz w:val="20"/>
                  <w:szCs w:val="20"/>
                  <w:lang w:val="en-GB"/>
                </w:rPr>
                <w:t xml:space="preserve">demo </w:t>
              </w:r>
            </w:ins>
            <w:ins w:id="6899" w:author="Dylan Van Aswegen" w:date="2024-07-16T00:19:00Z" w16du:dateUtc="2024-07-15T22:19:00Z">
              <w:r>
                <w:rPr>
                  <w:rFonts w:ascii="Arial" w:hAnsi="Arial" w:cs="Arial"/>
                  <w:sz w:val="20"/>
                  <w:szCs w:val="20"/>
                  <w:lang w:val="en-GB"/>
                </w:rPr>
                <w:t xml:space="preserve">was last updated.  </w:t>
              </w:r>
            </w:ins>
          </w:p>
        </w:tc>
      </w:tr>
      <w:tr w:rsidR="00C003CC" w14:paraId="407A5B95" w14:textId="77777777" w:rsidTr="005C5491">
        <w:trPr>
          <w:ins w:id="6900" w:author="Dylan Van Aswegen" w:date="2024-07-16T00:18:00Z"/>
        </w:trPr>
        <w:tc>
          <w:tcPr>
            <w:cnfStyle w:val="001000000000" w:firstRow="0" w:lastRow="0" w:firstColumn="1" w:lastColumn="0" w:oddVBand="0" w:evenVBand="0" w:oddHBand="0" w:evenHBand="0" w:firstRowFirstColumn="0" w:firstRowLastColumn="0" w:lastRowFirstColumn="0" w:lastRowLastColumn="0"/>
            <w:tcW w:w="1451" w:type="dxa"/>
          </w:tcPr>
          <w:p w14:paraId="1B4BEB69" w14:textId="15BC1E6E" w:rsidR="00C003CC" w:rsidRDefault="00C003CC" w:rsidP="00C003CC">
            <w:pPr>
              <w:spacing w:line="360" w:lineRule="auto"/>
              <w:jc w:val="both"/>
              <w:rPr>
                <w:ins w:id="6901" w:author="Dylan Van Aswegen" w:date="2024-07-16T00:18:00Z" w16du:dateUtc="2024-07-15T22:18:00Z"/>
                <w:rFonts w:ascii="Arial" w:hAnsi="Arial" w:cs="Arial"/>
                <w:sz w:val="20"/>
                <w:szCs w:val="20"/>
                <w:lang w:val="en-GB"/>
              </w:rPr>
            </w:pPr>
            <w:ins w:id="6902" w:author="Dylan Van Aswegen" w:date="2024-07-16T00:18:00Z" w16du:dateUtc="2024-07-15T22:18:00Z">
              <w:r>
                <w:rPr>
                  <w:rFonts w:ascii="Arial" w:hAnsi="Arial" w:cs="Arial"/>
                  <w:sz w:val="20"/>
                  <w:szCs w:val="20"/>
                  <w:lang w:val="en-GB"/>
                </w:rPr>
                <w:t xml:space="preserve">Updated By </w:t>
              </w:r>
            </w:ins>
          </w:p>
        </w:tc>
        <w:tc>
          <w:tcPr>
            <w:tcW w:w="1273" w:type="dxa"/>
          </w:tcPr>
          <w:p w14:paraId="4A92EBC4" w14:textId="0258DA38" w:rsidR="00C003CC" w:rsidRDefault="00C003CC" w:rsidP="00C003CC">
            <w:pPr>
              <w:spacing w:line="360" w:lineRule="auto"/>
              <w:jc w:val="both"/>
              <w:cnfStyle w:val="000000000000" w:firstRow="0" w:lastRow="0" w:firstColumn="0" w:lastColumn="0" w:oddVBand="0" w:evenVBand="0" w:oddHBand="0" w:evenHBand="0" w:firstRowFirstColumn="0" w:firstRowLastColumn="0" w:lastRowFirstColumn="0" w:lastRowLastColumn="0"/>
              <w:rPr>
                <w:ins w:id="6903" w:author="Dylan Van Aswegen" w:date="2024-07-16T00:18:00Z" w16du:dateUtc="2024-07-15T22:18:00Z"/>
                <w:rFonts w:ascii="Arial" w:hAnsi="Arial" w:cs="Arial"/>
                <w:sz w:val="20"/>
                <w:szCs w:val="20"/>
                <w:lang w:val="en-GB"/>
              </w:rPr>
            </w:pPr>
            <w:ins w:id="6904" w:author="Dylan Van Aswegen" w:date="2024-07-16T00:19:00Z" w16du:dateUtc="2024-07-15T22:19:00Z">
              <w:r>
                <w:rPr>
                  <w:rFonts w:ascii="Arial" w:hAnsi="Arial" w:cs="Arial"/>
                  <w:sz w:val="20"/>
                  <w:szCs w:val="20"/>
                  <w:lang w:val="en-GB"/>
                </w:rPr>
                <w:t xml:space="preserve">Text Field </w:t>
              </w:r>
            </w:ins>
          </w:p>
        </w:tc>
        <w:tc>
          <w:tcPr>
            <w:tcW w:w="1694" w:type="dxa"/>
          </w:tcPr>
          <w:p w14:paraId="016BA921" w14:textId="25B851FD" w:rsidR="00C003CC" w:rsidRDefault="00C003CC" w:rsidP="00C003CC">
            <w:pPr>
              <w:spacing w:line="360" w:lineRule="auto"/>
              <w:jc w:val="both"/>
              <w:cnfStyle w:val="000000000000" w:firstRow="0" w:lastRow="0" w:firstColumn="0" w:lastColumn="0" w:oddVBand="0" w:evenVBand="0" w:oddHBand="0" w:evenHBand="0" w:firstRowFirstColumn="0" w:firstRowLastColumn="0" w:lastRowFirstColumn="0" w:lastRowLastColumn="0"/>
              <w:rPr>
                <w:ins w:id="6905" w:author="Dylan Van Aswegen" w:date="2024-07-16T00:18:00Z" w16du:dateUtc="2024-07-15T22:18:00Z"/>
                <w:rFonts w:ascii="Arial" w:hAnsi="Arial" w:cs="Arial"/>
                <w:sz w:val="20"/>
                <w:szCs w:val="20"/>
                <w:lang w:val="en-GB"/>
              </w:rPr>
            </w:pPr>
            <w:ins w:id="6906" w:author="Dylan Van Aswegen" w:date="2024-07-16T00:19:00Z" w16du:dateUtc="2024-07-15T22:19:00Z">
              <w:r>
                <w:rPr>
                  <w:rFonts w:ascii="Arial" w:hAnsi="Arial" w:cs="Arial"/>
                  <w:sz w:val="20"/>
                  <w:szCs w:val="20"/>
                  <w:lang w:val="en-GB"/>
                </w:rPr>
                <w:t xml:space="preserve">String </w:t>
              </w:r>
            </w:ins>
          </w:p>
        </w:tc>
        <w:tc>
          <w:tcPr>
            <w:tcW w:w="3804" w:type="dxa"/>
          </w:tcPr>
          <w:p w14:paraId="1A44122F" w14:textId="2171C624" w:rsidR="00C003CC" w:rsidRDefault="00C003CC" w:rsidP="00C003CC">
            <w:pPr>
              <w:spacing w:line="360" w:lineRule="auto"/>
              <w:jc w:val="both"/>
              <w:cnfStyle w:val="000000000000" w:firstRow="0" w:lastRow="0" w:firstColumn="0" w:lastColumn="0" w:oddVBand="0" w:evenVBand="0" w:oddHBand="0" w:evenHBand="0" w:firstRowFirstColumn="0" w:firstRowLastColumn="0" w:lastRowFirstColumn="0" w:lastRowLastColumn="0"/>
              <w:rPr>
                <w:ins w:id="6907" w:author="Dylan Van Aswegen" w:date="2024-07-16T00:18:00Z" w16du:dateUtc="2024-07-15T22:18:00Z"/>
                <w:rFonts w:ascii="Arial" w:hAnsi="Arial" w:cs="Arial"/>
                <w:sz w:val="20"/>
                <w:szCs w:val="20"/>
              </w:rPr>
            </w:pPr>
            <w:ins w:id="6908" w:author="Dylan Van Aswegen" w:date="2024-07-16T00:19:00Z" w16du:dateUtc="2024-07-15T22:19:00Z">
              <w:r>
                <w:rPr>
                  <w:rFonts w:ascii="Arial" w:hAnsi="Arial" w:cs="Arial"/>
                  <w:sz w:val="20"/>
                  <w:szCs w:val="20"/>
                  <w:lang w:val="en-GB"/>
                </w:rPr>
                <w:t xml:space="preserve">This column will contain the name of the person who last updated the </w:t>
              </w:r>
            </w:ins>
            <w:ins w:id="6909" w:author="Dylan Van Aswegen" w:date="2024-07-16T00:20:00Z" w16du:dateUtc="2024-07-15T22:20:00Z">
              <w:r>
                <w:rPr>
                  <w:rFonts w:ascii="Arial" w:hAnsi="Arial" w:cs="Arial"/>
                  <w:sz w:val="20"/>
                  <w:szCs w:val="20"/>
                  <w:lang w:val="en-GB"/>
                </w:rPr>
                <w:t>d</w:t>
              </w:r>
            </w:ins>
            <w:ins w:id="6910" w:author="Dylan Van Aswegen" w:date="2024-07-16T00:19:00Z" w16du:dateUtc="2024-07-15T22:19:00Z">
              <w:r>
                <w:rPr>
                  <w:rFonts w:ascii="Arial" w:hAnsi="Arial" w:cs="Arial"/>
                  <w:sz w:val="20"/>
                  <w:szCs w:val="20"/>
                  <w:lang w:val="en-GB"/>
                </w:rPr>
                <w:t>e</w:t>
              </w:r>
            </w:ins>
            <w:ins w:id="6911" w:author="Dylan Van Aswegen" w:date="2024-07-16T00:20:00Z" w16du:dateUtc="2024-07-15T22:20:00Z">
              <w:r>
                <w:rPr>
                  <w:rFonts w:ascii="Arial" w:hAnsi="Arial" w:cs="Arial"/>
                  <w:sz w:val="20"/>
                  <w:szCs w:val="20"/>
                  <w:lang w:val="en-GB"/>
                </w:rPr>
                <w:t>mo</w:t>
              </w:r>
            </w:ins>
            <w:ins w:id="6912" w:author="Dylan Van Aswegen" w:date="2024-07-16T00:19:00Z" w16du:dateUtc="2024-07-15T22:19:00Z">
              <w:r>
                <w:rPr>
                  <w:rFonts w:ascii="Arial" w:hAnsi="Arial" w:cs="Arial"/>
                  <w:sz w:val="20"/>
                  <w:szCs w:val="20"/>
                  <w:lang w:val="en-GB"/>
                </w:rPr>
                <w:t xml:space="preserve">.  </w:t>
              </w:r>
            </w:ins>
          </w:p>
        </w:tc>
      </w:tr>
      <w:tr w:rsidR="006C55EE" w14:paraId="562CADAB" w14:textId="77777777" w:rsidTr="005C5491">
        <w:trPr>
          <w:cnfStyle w:val="000000100000" w:firstRow="0" w:lastRow="0" w:firstColumn="0" w:lastColumn="0" w:oddVBand="0" w:evenVBand="0" w:oddHBand="1" w:evenHBand="0" w:firstRowFirstColumn="0" w:firstRowLastColumn="0" w:lastRowFirstColumn="0" w:lastRowLastColumn="0"/>
          <w:ins w:id="6913" w:author="Dylan Van Aswegen" w:date="2024-07-16T00:23:00Z"/>
        </w:trPr>
        <w:tc>
          <w:tcPr>
            <w:cnfStyle w:val="001000000000" w:firstRow="0" w:lastRow="0" w:firstColumn="1" w:lastColumn="0" w:oddVBand="0" w:evenVBand="0" w:oddHBand="0" w:evenHBand="0" w:firstRowFirstColumn="0" w:firstRowLastColumn="0" w:lastRowFirstColumn="0" w:lastRowLastColumn="0"/>
            <w:tcW w:w="1451" w:type="dxa"/>
          </w:tcPr>
          <w:p w14:paraId="34356D7E" w14:textId="58891F6D" w:rsidR="006C55EE" w:rsidRDefault="006C55EE" w:rsidP="006C55EE">
            <w:pPr>
              <w:spacing w:line="360" w:lineRule="auto"/>
              <w:jc w:val="both"/>
              <w:rPr>
                <w:ins w:id="6914" w:author="Dylan Van Aswegen" w:date="2024-07-16T00:23:00Z" w16du:dateUtc="2024-07-15T22:23:00Z"/>
                <w:rFonts w:ascii="Arial" w:hAnsi="Arial" w:cs="Arial"/>
                <w:sz w:val="20"/>
                <w:szCs w:val="20"/>
                <w:lang w:val="en-GB"/>
              </w:rPr>
            </w:pPr>
            <w:ins w:id="6915" w:author="Dylan Van Aswegen" w:date="2024-07-16T00:23:00Z" w16du:dateUtc="2024-07-15T22:23:00Z">
              <w:r>
                <w:rPr>
                  <w:rFonts w:ascii="Arial" w:hAnsi="Arial" w:cs="Arial"/>
                  <w:sz w:val="20"/>
                  <w:szCs w:val="20"/>
                  <w:lang w:val="en-GB"/>
                </w:rPr>
                <w:t xml:space="preserve">Video URL </w:t>
              </w:r>
            </w:ins>
          </w:p>
        </w:tc>
        <w:tc>
          <w:tcPr>
            <w:tcW w:w="1273" w:type="dxa"/>
          </w:tcPr>
          <w:p w14:paraId="00B64B8D" w14:textId="7284A057" w:rsidR="006C55EE" w:rsidRDefault="006C55EE" w:rsidP="006C55EE">
            <w:pPr>
              <w:spacing w:line="360" w:lineRule="auto"/>
              <w:jc w:val="both"/>
              <w:cnfStyle w:val="000000100000" w:firstRow="0" w:lastRow="0" w:firstColumn="0" w:lastColumn="0" w:oddVBand="0" w:evenVBand="0" w:oddHBand="1" w:evenHBand="0" w:firstRowFirstColumn="0" w:firstRowLastColumn="0" w:lastRowFirstColumn="0" w:lastRowLastColumn="0"/>
              <w:rPr>
                <w:ins w:id="6916" w:author="Dylan Van Aswegen" w:date="2024-07-16T00:23:00Z" w16du:dateUtc="2024-07-15T22:23:00Z"/>
                <w:rFonts w:ascii="Arial" w:hAnsi="Arial" w:cs="Arial"/>
                <w:sz w:val="20"/>
                <w:szCs w:val="20"/>
                <w:lang w:val="en-GB"/>
              </w:rPr>
            </w:pPr>
            <w:ins w:id="6917" w:author="Dylan Van Aswegen" w:date="2024-07-16T00:23:00Z" w16du:dateUtc="2024-07-15T22:23:00Z">
              <w:r>
                <w:rPr>
                  <w:rFonts w:ascii="Arial" w:hAnsi="Arial" w:cs="Arial"/>
                  <w:sz w:val="20"/>
                  <w:szCs w:val="20"/>
                  <w:lang w:val="en-GB"/>
                </w:rPr>
                <w:t xml:space="preserve">Text Field </w:t>
              </w:r>
            </w:ins>
          </w:p>
        </w:tc>
        <w:tc>
          <w:tcPr>
            <w:tcW w:w="1694" w:type="dxa"/>
          </w:tcPr>
          <w:p w14:paraId="6C7D0C5A" w14:textId="6508102E" w:rsidR="006C55EE" w:rsidRDefault="006C55EE" w:rsidP="006C55EE">
            <w:pPr>
              <w:spacing w:line="360" w:lineRule="auto"/>
              <w:jc w:val="both"/>
              <w:cnfStyle w:val="000000100000" w:firstRow="0" w:lastRow="0" w:firstColumn="0" w:lastColumn="0" w:oddVBand="0" w:evenVBand="0" w:oddHBand="1" w:evenHBand="0" w:firstRowFirstColumn="0" w:firstRowLastColumn="0" w:lastRowFirstColumn="0" w:lastRowLastColumn="0"/>
              <w:rPr>
                <w:ins w:id="6918" w:author="Dylan Van Aswegen" w:date="2024-07-16T00:23:00Z" w16du:dateUtc="2024-07-15T22:23:00Z"/>
                <w:rFonts w:ascii="Arial" w:hAnsi="Arial" w:cs="Arial"/>
                <w:sz w:val="20"/>
                <w:szCs w:val="20"/>
                <w:lang w:val="en-GB"/>
              </w:rPr>
            </w:pPr>
            <w:ins w:id="6919" w:author="Dylan Van Aswegen" w:date="2024-07-16T00:23:00Z" w16du:dateUtc="2024-07-15T22:23:00Z">
              <w:r>
                <w:rPr>
                  <w:rFonts w:ascii="Arial" w:hAnsi="Arial" w:cs="Arial"/>
                  <w:sz w:val="20"/>
                  <w:szCs w:val="20"/>
                  <w:lang w:val="en-GB"/>
                </w:rPr>
                <w:t xml:space="preserve">String </w:t>
              </w:r>
            </w:ins>
          </w:p>
        </w:tc>
        <w:tc>
          <w:tcPr>
            <w:tcW w:w="3804" w:type="dxa"/>
          </w:tcPr>
          <w:p w14:paraId="144FD861" w14:textId="249D5963" w:rsidR="006C55EE" w:rsidRDefault="006C55EE" w:rsidP="006C55EE">
            <w:pPr>
              <w:spacing w:line="360" w:lineRule="auto"/>
              <w:jc w:val="both"/>
              <w:cnfStyle w:val="000000100000" w:firstRow="0" w:lastRow="0" w:firstColumn="0" w:lastColumn="0" w:oddVBand="0" w:evenVBand="0" w:oddHBand="1" w:evenHBand="0" w:firstRowFirstColumn="0" w:firstRowLastColumn="0" w:lastRowFirstColumn="0" w:lastRowLastColumn="0"/>
              <w:rPr>
                <w:ins w:id="6920" w:author="Dylan Van Aswegen" w:date="2024-07-16T00:23:00Z" w16du:dateUtc="2024-07-15T22:23:00Z"/>
                <w:rFonts w:ascii="Arial" w:hAnsi="Arial" w:cs="Arial"/>
                <w:sz w:val="20"/>
                <w:szCs w:val="20"/>
                <w:lang w:val="en-GB"/>
              </w:rPr>
            </w:pPr>
            <w:ins w:id="6921" w:author="Dylan Van Aswegen" w:date="2024-07-16T00:23:00Z" w16du:dateUtc="2024-07-15T22:23:00Z">
              <w:r>
                <w:rPr>
                  <w:rFonts w:ascii="Arial" w:hAnsi="Arial" w:cs="Arial"/>
                  <w:sz w:val="20"/>
                  <w:szCs w:val="20"/>
                  <w:lang w:val="en-GB"/>
                </w:rPr>
                <w:t xml:space="preserve">This column will contain the embed URL  of the demo video..  </w:t>
              </w:r>
            </w:ins>
          </w:p>
        </w:tc>
      </w:tr>
      <w:tr w:rsidR="006C55EE" w14:paraId="14B5BE6A" w14:textId="77777777" w:rsidTr="005C5491">
        <w:trPr>
          <w:ins w:id="6922" w:author="Dylan Van Aswegen" w:date="2024-07-16T00:18:00Z"/>
        </w:trPr>
        <w:tc>
          <w:tcPr>
            <w:cnfStyle w:val="001000000000" w:firstRow="0" w:lastRow="0" w:firstColumn="1" w:lastColumn="0" w:oddVBand="0" w:evenVBand="0" w:oddHBand="0" w:evenHBand="0" w:firstRowFirstColumn="0" w:firstRowLastColumn="0" w:lastRowFirstColumn="0" w:lastRowLastColumn="0"/>
            <w:tcW w:w="1451" w:type="dxa"/>
          </w:tcPr>
          <w:p w14:paraId="66242568" w14:textId="3912D054" w:rsidR="006C55EE" w:rsidRDefault="006C55EE" w:rsidP="006C55EE">
            <w:pPr>
              <w:spacing w:line="360" w:lineRule="auto"/>
              <w:jc w:val="both"/>
              <w:rPr>
                <w:ins w:id="6923" w:author="Dylan Van Aswegen" w:date="2024-07-16T00:18:00Z" w16du:dateUtc="2024-07-15T22:18:00Z"/>
                <w:rFonts w:ascii="Arial" w:hAnsi="Arial" w:cs="Arial"/>
                <w:sz w:val="20"/>
                <w:szCs w:val="20"/>
                <w:lang w:val="en-GB"/>
              </w:rPr>
            </w:pPr>
            <w:ins w:id="6924" w:author="Dylan Van Aswegen" w:date="2024-07-16T00:18:00Z" w16du:dateUtc="2024-07-15T22:18:00Z">
              <w:r>
                <w:rPr>
                  <w:rFonts w:ascii="Arial" w:hAnsi="Arial" w:cs="Arial"/>
                  <w:sz w:val="20"/>
                  <w:szCs w:val="20"/>
                  <w:lang w:val="en-GB"/>
                </w:rPr>
                <w:t>Ac</w:t>
              </w:r>
            </w:ins>
            <w:ins w:id="6925" w:author="Dylan Van Aswegen" w:date="2024-07-16T00:19:00Z" w16du:dateUtc="2024-07-15T22:19:00Z">
              <w:r>
                <w:rPr>
                  <w:rFonts w:ascii="Arial" w:hAnsi="Arial" w:cs="Arial"/>
                  <w:sz w:val="20"/>
                  <w:szCs w:val="20"/>
                  <w:lang w:val="en-GB"/>
                </w:rPr>
                <w:t>tions</w:t>
              </w:r>
            </w:ins>
          </w:p>
        </w:tc>
        <w:tc>
          <w:tcPr>
            <w:tcW w:w="1273" w:type="dxa"/>
          </w:tcPr>
          <w:p w14:paraId="13BBE378" w14:textId="23AFB9D8" w:rsidR="006C55EE" w:rsidRDefault="006C55EE" w:rsidP="006C55EE">
            <w:pPr>
              <w:spacing w:line="360" w:lineRule="auto"/>
              <w:jc w:val="both"/>
              <w:cnfStyle w:val="000000000000" w:firstRow="0" w:lastRow="0" w:firstColumn="0" w:lastColumn="0" w:oddVBand="0" w:evenVBand="0" w:oddHBand="0" w:evenHBand="0" w:firstRowFirstColumn="0" w:firstRowLastColumn="0" w:lastRowFirstColumn="0" w:lastRowLastColumn="0"/>
              <w:rPr>
                <w:ins w:id="6926" w:author="Dylan Van Aswegen" w:date="2024-07-16T00:18:00Z" w16du:dateUtc="2024-07-15T22:18:00Z"/>
                <w:rFonts w:ascii="Arial" w:hAnsi="Arial" w:cs="Arial"/>
                <w:sz w:val="20"/>
                <w:szCs w:val="20"/>
                <w:lang w:val="en-GB"/>
              </w:rPr>
            </w:pPr>
            <w:ins w:id="6927" w:author="Dylan Van Aswegen" w:date="2024-07-16T00:19:00Z" w16du:dateUtc="2024-07-15T22:19:00Z">
              <w:r>
                <w:rPr>
                  <w:rFonts w:ascii="Arial" w:hAnsi="Arial" w:cs="Arial"/>
                  <w:sz w:val="20"/>
                  <w:szCs w:val="20"/>
                  <w:lang w:val="en-GB"/>
                </w:rPr>
                <w:t>Buttons</w:t>
              </w:r>
            </w:ins>
          </w:p>
        </w:tc>
        <w:tc>
          <w:tcPr>
            <w:tcW w:w="1694" w:type="dxa"/>
          </w:tcPr>
          <w:p w14:paraId="2A124085" w14:textId="77777777" w:rsidR="006C55EE" w:rsidRDefault="006C55EE" w:rsidP="006C55EE">
            <w:pPr>
              <w:spacing w:line="360" w:lineRule="auto"/>
              <w:jc w:val="both"/>
              <w:cnfStyle w:val="000000000000" w:firstRow="0" w:lastRow="0" w:firstColumn="0" w:lastColumn="0" w:oddVBand="0" w:evenVBand="0" w:oddHBand="0" w:evenHBand="0" w:firstRowFirstColumn="0" w:firstRowLastColumn="0" w:lastRowFirstColumn="0" w:lastRowLastColumn="0"/>
              <w:rPr>
                <w:ins w:id="6928" w:author="Dylan Van Aswegen" w:date="2024-07-16T00:18:00Z" w16du:dateUtc="2024-07-15T22:18:00Z"/>
                <w:rFonts w:ascii="Arial" w:hAnsi="Arial" w:cs="Arial"/>
                <w:sz w:val="20"/>
                <w:szCs w:val="20"/>
                <w:lang w:val="en-GB"/>
              </w:rPr>
            </w:pPr>
          </w:p>
        </w:tc>
        <w:tc>
          <w:tcPr>
            <w:tcW w:w="3804" w:type="dxa"/>
          </w:tcPr>
          <w:p w14:paraId="27795B1A" w14:textId="06AD1156" w:rsidR="006C55EE" w:rsidRDefault="006C55EE" w:rsidP="006C55EE">
            <w:pPr>
              <w:spacing w:line="360" w:lineRule="auto"/>
              <w:jc w:val="both"/>
              <w:cnfStyle w:val="000000000000" w:firstRow="0" w:lastRow="0" w:firstColumn="0" w:lastColumn="0" w:oddVBand="0" w:evenVBand="0" w:oddHBand="0" w:evenHBand="0" w:firstRowFirstColumn="0" w:firstRowLastColumn="0" w:lastRowFirstColumn="0" w:lastRowLastColumn="0"/>
              <w:rPr>
                <w:ins w:id="6929" w:author="Dylan Van Aswegen" w:date="2024-07-16T00:19:00Z" w16du:dateUtc="2024-07-15T22:19:00Z"/>
                <w:rFonts w:ascii="Arial" w:hAnsi="Arial" w:cs="Arial"/>
                <w:sz w:val="20"/>
                <w:szCs w:val="20"/>
                <w:lang w:val="en-GB"/>
              </w:rPr>
            </w:pPr>
            <w:ins w:id="6930" w:author="Dylan Van Aswegen" w:date="2024-07-16T00:19:00Z" w16du:dateUtc="2024-07-15T22:19:00Z">
              <w:r>
                <w:rPr>
                  <w:rFonts w:ascii="Arial" w:hAnsi="Arial" w:cs="Arial"/>
                  <w:sz w:val="20"/>
                  <w:szCs w:val="20"/>
                  <w:lang w:val="en-GB"/>
                </w:rPr>
                <w:t xml:space="preserve">This column will contain buttons for the application admin users to view, edit, and delete the </w:t>
              </w:r>
            </w:ins>
            <w:ins w:id="6931" w:author="Dylan Van Aswegen" w:date="2024-07-16T00:20:00Z" w16du:dateUtc="2024-07-15T22:20:00Z">
              <w:r>
                <w:rPr>
                  <w:rFonts w:ascii="Arial" w:hAnsi="Arial" w:cs="Arial"/>
                  <w:sz w:val="20"/>
                  <w:szCs w:val="20"/>
                  <w:lang w:val="en-GB"/>
                </w:rPr>
                <w:t>demos</w:t>
              </w:r>
            </w:ins>
            <w:ins w:id="6932" w:author="Dylan Van Aswegen" w:date="2024-07-16T00:19:00Z" w16du:dateUtc="2024-07-15T22:19:00Z">
              <w:r>
                <w:rPr>
                  <w:rFonts w:ascii="Arial" w:hAnsi="Arial" w:cs="Arial"/>
                  <w:sz w:val="20"/>
                  <w:szCs w:val="20"/>
                  <w:lang w:val="en-GB"/>
                </w:rPr>
                <w:t xml:space="preserve">. </w:t>
              </w:r>
            </w:ins>
          </w:p>
          <w:p w14:paraId="75A8C0CB" w14:textId="5E01DF0D" w:rsidR="006C55EE" w:rsidRDefault="006C55EE" w:rsidP="006C55EE">
            <w:pPr>
              <w:spacing w:line="360" w:lineRule="auto"/>
              <w:jc w:val="both"/>
              <w:cnfStyle w:val="000000000000" w:firstRow="0" w:lastRow="0" w:firstColumn="0" w:lastColumn="0" w:oddVBand="0" w:evenVBand="0" w:oddHBand="0" w:evenHBand="0" w:firstRowFirstColumn="0" w:firstRowLastColumn="0" w:lastRowFirstColumn="0" w:lastRowLastColumn="0"/>
              <w:rPr>
                <w:ins w:id="6933" w:author="Dylan Van Aswegen" w:date="2024-07-16T00:19:00Z" w16du:dateUtc="2024-07-15T22:19:00Z"/>
                <w:rFonts w:ascii="Arial" w:hAnsi="Arial" w:cs="Arial"/>
                <w:sz w:val="20"/>
                <w:szCs w:val="20"/>
                <w:lang w:val="en-GB"/>
              </w:rPr>
            </w:pPr>
            <w:ins w:id="6934" w:author="Dylan Van Aswegen" w:date="2024-07-16T00:19:00Z" w16du:dateUtc="2024-07-15T22:19:00Z">
              <w:r>
                <w:rPr>
                  <w:rFonts w:ascii="Arial" w:hAnsi="Arial" w:cs="Arial"/>
                  <w:sz w:val="20"/>
                  <w:szCs w:val="20"/>
                  <w:lang w:val="en-GB"/>
                </w:rPr>
                <w:t xml:space="preserve">If the view button is clicked, a window should be presented to the application administrator, allowing them to view the </w:t>
              </w:r>
            </w:ins>
            <w:ins w:id="6935" w:author="Dylan Van Aswegen" w:date="2024-07-16T00:20:00Z" w16du:dateUtc="2024-07-15T22:20:00Z">
              <w:r>
                <w:rPr>
                  <w:rFonts w:ascii="Arial" w:hAnsi="Arial" w:cs="Arial"/>
                  <w:sz w:val="20"/>
                  <w:szCs w:val="20"/>
                  <w:lang w:val="en-GB"/>
                </w:rPr>
                <w:t>demo</w:t>
              </w:r>
            </w:ins>
            <w:ins w:id="6936" w:author="Dylan Van Aswegen" w:date="2024-07-16T00:19:00Z" w16du:dateUtc="2024-07-15T22:19:00Z">
              <w:r>
                <w:rPr>
                  <w:rFonts w:ascii="Arial" w:hAnsi="Arial" w:cs="Arial"/>
                  <w:sz w:val="20"/>
                  <w:szCs w:val="20"/>
                  <w:lang w:val="en-GB"/>
                </w:rPr>
                <w:t xml:space="preserve">. </w:t>
              </w:r>
            </w:ins>
          </w:p>
          <w:p w14:paraId="65F92F78" w14:textId="208105C6" w:rsidR="006C55EE" w:rsidRDefault="006C55EE" w:rsidP="006C55EE">
            <w:pPr>
              <w:spacing w:line="360" w:lineRule="auto"/>
              <w:jc w:val="both"/>
              <w:cnfStyle w:val="000000000000" w:firstRow="0" w:lastRow="0" w:firstColumn="0" w:lastColumn="0" w:oddVBand="0" w:evenVBand="0" w:oddHBand="0" w:evenHBand="0" w:firstRowFirstColumn="0" w:firstRowLastColumn="0" w:lastRowFirstColumn="0" w:lastRowLastColumn="0"/>
              <w:rPr>
                <w:ins w:id="6937" w:author="Dylan Van Aswegen" w:date="2024-07-16T00:19:00Z" w16du:dateUtc="2024-07-15T22:19:00Z"/>
                <w:rFonts w:ascii="Arial" w:hAnsi="Arial" w:cs="Arial"/>
                <w:sz w:val="20"/>
                <w:szCs w:val="20"/>
                <w:lang w:val="en-GB"/>
              </w:rPr>
            </w:pPr>
            <w:ins w:id="6938" w:author="Dylan Van Aswegen" w:date="2024-07-16T00:19:00Z" w16du:dateUtc="2024-07-15T22:19:00Z">
              <w:r>
                <w:rPr>
                  <w:rFonts w:ascii="Arial" w:hAnsi="Arial" w:cs="Arial"/>
                  <w:sz w:val="20"/>
                  <w:szCs w:val="20"/>
                  <w:lang w:val="en-GB"/>
                </w:rPr>
                <w:t xml:space="preserve">If the edit button is clicked, a window allowing the application administrator to edit the </w:t>
              </w:r>
            </w:ins>
            <w:ins w:id="6939" w:author="Dylan Van Aswegen" w:date="2024-07-16T00:20:00Z" w16du:dateUtc="2024-07-15T22:20:00Z">
              <w:r>
                <w:rPr>
                  <w:rFonts w:ascii="Arial" w:hAnsi="Arial" w:cs="Arial"/>
                  <w:sz w:val="20"/>
                  <w:szCs w:val="20"/>
                  <w:lang w:val="en-GB"/>
                </w:rPr>
                <w:t xml:space="preserve">demo </w:t>
              </w:r>
            </w:ins>
            <w:ins w:id="6940" w:author="Dylan Van Aswegen" w:date="2024-07-16T00:19:00Z" w16du:dateUtc="2024-07-15T22:19:00Z">
              <w:r>
                <w:rPr>
                  <w:rFonts w:ascii="Arial" w:hAnsi="Arial" w:cs="Arial"/>
                  <w:sz w:val="20"/>
                  <w:szCs w:val="20"/>
                  <w:lang w:val="en-GB"/>
                </w:rPr>
                <w:t>will be presented to them.</w:t>
              </w:r>
            </w:ins>
          </w:p>
          <w:p w14:paraId="19420490" w14:textId="0DCB9178" w:rsidR="006C55EE" w:rsidRDefault="006C55EE" w:rsidP="006C55EE">
            <w:pPr>
              <w:spacing w:line="360" w:lineRule="auto"/>
              <w:jc w:val="both"/>
              <w:cnfStyle w:val="000000000000" w:firstRow="0" w:lastRow="0" w:firstColumn="0" w:lastColumn="0" w:oddVBand="0" w:evenVBand="0" w:oddHBand="0" w:evenHBand="0" w:firstRowFirstColumn="0" w:firstRowLastColumn="0" w:lastRowFirstColumn="0" w:lastRowLastColumn="0"/>
              <w:rPr>
                <w:ins w:id="6941" w:author="Dylan Van Aswegen" w:date="2024-07-16T00:18:00Z" w16du:dateUtc="2024-07-15T22:18:00Z"/>
                <w:rFonts w:ascii="Arial" w:hAnsi="Arial" w:cs="Arial"/>
                <w:sz w:val="20"/>
                <w:szCs w:val="20"/>
                <w:lang w:val="en-GB"/>
              </w:rPr>
            </w:pPr>
            <w:ins w:id="6942" w:author="Dylan Van Aswegen" w:date="2024-07-16T00:19:00Z" w16du:dateUtc="2024-07-15T22:19:00Z">
              <w:r>
                <w:rPr>
                  <w:rFonts w:ascii="Arial" w:hAnsi="Arial" w:cs="Arial"/>
                  <w:sz w:val="20"/>
                  <w:szCs w:val="20"/>
                  <w:lang w:val="en-GB"/>
                </w:rPr>
                <w:t xml:space="preserve">If the delete button is clicked, the </w:t>
              </w:r>
            </w:ins>
            <w:ins w:id="6943" w:author="Dylan Van Aswegen" w:date="2024-07-16T00:20:00Z" w16du:dateUtc="2024-07-15T22:20:00Z">
              <w:r>
                <w:rPr>
                  <w:rFonts w:ascii="Arial" w:hAnsi="Arial" w:cs="Arial"/>
                  <w:sz w:val="20"/>
                  <w:szCs w:val="20"/>
                  <w:lang w:val="en-GB"/>
                </w:rPr>
                <w:t xml:space="preserve">demo </w:t>
              </w:r>
            </w:ins>
            <w:ins w:id="6944" w:author="Dylan Van Aswegen" w:date="2024-07-16T00:19:00Z" w16du:dateUtc="2024-07-15T22:19:00Z">
              <w:r>
                <w:rPr>
                  <w:rFonts w:ascii="Arial" w:hAnsi="Arial" w:cs="Arial"/>
                  <w:sz w:val="20"/>
                  <w:szCs w:val="20"/>
                  <w:lang w:val="en-GB"/>
                </w:rPr>
                <w:t xml:space="preserve">should be deleted and removed from the </w:t>
              </w:r>
            </w:ins>
            <w:ins w:id="6945" w:author="Dylan Van Aswegen" w:date="2024-07-16T00:20:00Z" w16du:dateUtc="2024-07-15T22:20:00Z">
              <w:r>
                <w:rPr>
                  <w:rFonts w:ascii="Arial" w:hAnsi="Arial" w:cs="Arial"/>
                  <w:sz w:val="20"/>
                  <w:szCs w:val="20"/>
                  <w:lang w:val="en-GB"/>
                </w:rPr>
                <w:t>demo</w:t>
              </w:r>
            </w:ins>
            <w:ins w:id="6946" w:author="Dylan Van Aswegen" w:date="2024-07-16T00:19:00Z" w16du:dateUtc="2024-07-15T22:19:00Z">
              <w:r>
                <w:rPr>
                  <w:rFonts w:ascii="Arial" w:hAnsi="Arial" w:cs="Arial"/>
                  <w:sz w:val="20"/>
                  <w:szCs w:val="20"/>
                  <w:lang w:val="en-GB"/>
                </w:rPr>
                <w:t xml:space="preserve"> section of the </w:t>
              </w:r>
              <w:proofErr w:type="spellStart"/>
              <w:r>
                <w:rPr>
                  <w:rFonts w:ascii="Arial" w:hAnsi="Arial" w:cs="Arial"/>
                  <w:sz w:val="20"/>
                  <w:szCs w:val="20"/>
                  <w:lang w:val="en-GB"/>
                </w:rPr>
                <w:t>Membi</w:t>
              </w:r>
              <w:proofErr w:type="spellEnd"/>
              <w:r>
                <w:rPr>
                  <w:rFonts w:ascii="Arial" w:hAnsi="Arial" w:cs="Arial"/>
                  <w:sz w:val="20"/>
                  <w:szCs w:val="20"/>
                  <w:lang w:val="en-GB"/>
                </w:rPr>
                <w:t xml:space="preserve"> public website.  </w:t>
              </w:r>
            </w:ins>
          </w:p>
        </w:tc>
      </w:tr>
    </w:tbl>
    <w:p w14:paraId="4EFC005A" w14:textId="77777777" w:rsidR="006953E8" w:rsidRPr="006953E8" w:rsidRDefault="006953E8" w:rsidP="00121EEB">
      <w:pPr>
        <w:rPr>
          <w:ins w:id="6947" w:author="Dylan Van Aswegen" w:date="2024-07-15T16:34:00Z" w16du:dateUtc="2024-07-15T14:34:00Z"/>
          <w:lang w:val="en-GB"/>
          <w:rPrChange w:id="6948" w:author="Dylan Van Aswegen" w:date="2024-07-16T00:17:00Z" w16du:dateUtc="2024-07-15T22:17:00Z">
            <w:rPr>
              <w:ins w:id="6949" w:author="Dylan Van Aswegen" w:date="2024-07-15T16:34:00Z" w16du:dateUtc="2024-07-15T14:34:00Z"/>
            </w:rPr>
          </w:rPrChange>
        </w:rPr>
      </w:pPr>
    </w:p>
    <w:p w14:paraId="36D324F4" w14:textId="44349477" w:rsidR="00121EEB" w:rsidRPr="00DF0086" w:rsidRDefault="00537BF1" w:rsidP="00121EEB">
      <w:pPr>
        <w:rPr>
          <w:ins w:id="6950" w:author="Dylan Van Aswegen" w:date="2024-07-15T16:34:00Z" w16du:dateUtc="2024-07-15T14:34:00Z"/>
        </w:rPr>
      </w:pPr>
      <w:ins w:id="6951" w:author="Dylan Van Aswegen" w:date="2024-07-16T00:21:00Z" w16du:dateUtc="2024-07-15T22:21:00Z">
        <w:r>
          <w:t>The application administrator will be navigated to the create demo window w</w:t>
        </w:r>
      </w:ins>
      <w:ins w:id="6952" w:author="Dylan Van Aswegen" w:date="2024-07-16T00:22:00Z" w16du:dateUtc="2024-07-15T22:22:00Z">
        <w:r>
          <w:t xml:space="preserve">hen they click on the “Create New” button on the demo tab. The window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537BF1" w14:paraId="45B165DC" w14:textId="77777777" w:rsidTr="005C5491">
        <w:trPr>
          <w:cnfStyle w:val="100000000000" w:firstRow="1" w:lastRow="0" w:firstColumn="0" w:lastColumn="0" w:oddVBand="0" w:evenVBand="0" w:oddHBand="0" w:evenHBand="0" w:firstRowFirstColumn="0" w:firstRowLastColumn="0" w:lastRowFirstColumn="0" w:lastRowLastColumn="0"/>
          <w:tblHeader/>
          <w:ins w:id="6953" w:author="Dylan Van Aswegen" w:date="2024-07-16T00:22: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3A73B4D1" w14:textId="77777777" w:rsidR="00537BF1" w:rsidRDefault="00537BF1">
            <w:pPr>
              <w:spacing w:line="360" w:lineRule="auto"/>
              <w:jc w:val="both"/>
              <w:rPr>
                <w:ins w:id="6954" w:author="Dylan Van Aswegen" w:date="2024-07-16T00:22:00Z" w16du:dateUtc="2024-07-15T22:22:00Z"/>
                <w:rFonts w:ascii="Arial" w:hAnsi="Arial" w:cs="Arial"/>
                <w:sz w:val="20"/>
                <w:szCs w:val="20"/>
                <w:lang w:val="en-GB"/>
              </w:rPr>
            </w:pPr>
            <w:ins w:id="6955" w:author="Dylan Van Aswegen" w:date="2024-07-16T00:22:00Z" w16du:dateUtc="2024-07-15T22:22:00Z">
              <w:r>
                <w:rPr>
                  <w:rFonts w:ascii="Arial" w:hAnsi="Arial" w:cs="Arial"/>
                  <w:sz w:val="20"/>
                  <w:szCs w:val="20"/>
                  <w:lang w:val="en-GB"/>
                </w:rPr>
                <w:t xml:space="preserve">Field Number </w:t>
              </w:r>
            </w:ins>
          </w:p>
        </w:tc>
        <w:tc>
          <w:tcPr>
            <w:tcW w:w="1417" w:type="dxa"/>
            <w:shd w:val="clear" w:color="auto" w:fill="002060"/>
          </w:tcPr>
          <w:p w14:paraId="03EC990F" w14:textId="77777777" w:rsidR="00537BF1" w:rsidRDefault="00537BF1">
            <w:pPr>
              <w:spacing w:line="360" w:lineRule="auto"/>
              <w:jc w:val="both"/>
              <w:cnfStyle w:val="100000000000" w:firstRow="1" w:lastRow="0" w:firstColumn="0" w:lastColumn="0" w:oddVBand="0" w:evenVBand="0" w:oddHBand="0" w:evenHBand="0" w:firstRowFirstColumn="0" w:firstRowLastColumn="0" w:lastRowFirstColumn="0" w:lastRowLastColumn="0"/>
              <w:rPr>
                <w:ins w:id="6956" w:author="Dylan Van Aswegen" w:date="2024-07-16T00:22:00Z" w16du:dateUtc="2024-07-15T22:22:00Z"/>
                <w:rFonts w:ascii="Arial" w:hAnsi="Arial" w:cs="Arial"/>
                <w:sz w:val="20"/>
                <w:szCs w:val="20"/>
                <w:lang w:val="en-GB"/>
              </w:rPr>
            </w:pPr>
            <w:ins w:id="6957" w:author="Dylan Van Aswegen" w:date="2024-07-16T00:22:00Z" w16du:dateUtc="2024-07-15T22:22:00Z">
              <w:r>
                <w:rPr>
                  <w:rFonts w:ascii="Arial" w:hAnsi="Arial" w:cs="Arial"/>
                  <w:sz w:val="20"/>
                  <w:szCs w:val="20"/>
                  <w:lang w:val="en-GB"/>
                </w:rPr>
                <w:t>Field Name</w:t>
              </w:r>
            </w:ins>
          </w:p>
        </w:tc>
        <w:tc>
          <w:tcPr>
            <w:tcW w:w="1276" w:type="dxa"/>
            <w:shd w:val="clear" w:color="auto" w:fill="002060"/>
          </w:tcPr>
          <w:p w14:paraId="26B893D7" w14:textId="77777777" w:rsidR="00537BF1" w:rsidRDefault="00537BF1">
            <w:pPr>
              <w:spacing w:line="360" w:lineRule="auto"/>
              <w:jc w:val="both"/>
              <w:cnfStyle w:val="100000000000" w:firstRow="1" w:lastRow="0" w:firstColumn="0" w:lastColumn="0" w:oddVBand="0" w:evenVBand="0" w:oddHBand="0" w:evenHBand="0" w:firstRowFirstColumn="0" w:firstRowLastColumn="0" w:lastRowFirstColumn="0" w:lastRowLastColumn="0"/>
              <w:rPr>
                <w:ins w:id="6958" w:author="Dylan Van Aswegen" w:date="2024-07-16T00:22:00Z" w16du:dateUtc="2024-07-15T22:22:00Z"/>
                <w:rFonts w:ascii="Arial" w:hAnsi="Arial" w:cs="Arial"/>
                <w:sz w:val="20"/>
                <w:szCs w:val="20"/>
                <w:lang w:val="en-GB"/>
              </w:rPr>
            </w:pPr>
            <w:ins w:id="6959" w:author="Dylan Van Aswegen" w:date="2024-07-16T00:22:00Z" w16du:dateUtc="2024-07-15T22:22:00Z">
              <w:r>
                <w:rPr>
                  <w:rFonts w:ascii="Arial" w:hAnsi="Arial" w:cs="Arial"/>
                  <w:sz w:val="20"/>
                  <w:szCs w:val="20"/>
                  <w:lang w:val="en-GB"/>
                </w:rPr>
                <w:t>Field Type</w:t>
              </w:r>
            </w:ins>
          </w:p>
        </w:tc>
        <w:tc>
          <w:tcPr>
            <w:tcW w:w="1701" w:type="dxa"/>
            <w:shd w:val="clear" w:color="auto" w:fill="002060"/>
          </w:tcPr>
          <w:p w14:paraId="120C6C36" w14:textId="77777777" w:rsidR="00537BF1" w:rsidRDefault="00537BF1">
            <w:pPr>
              <w:spacing w:line="360" w:lineRule="auto"/>
              <w:jc w:val="both"/>
              <w:cnfStyle w:val="100000000000" w:firstRow="1" w:lastRow="0" w:firstColumn="0" w:lastColumn="0" w:oddVBand="0" w:evenVBand="0" w:oddHBand="0" w:evenHBand="0" w:firstRowFirstColumn="0" w:firstRowLastColumn="0" w:lastRowFirstColumn="0" w:lastRowLastColumn="0"/>
              <w:rPr>
                <w:ins w:id="6960" w:author="Dylan Van Aswegen" w:date="2024-07-16T00:22:00Z" w16du:dateUtc="2024-07-15T22:22:00Z"/>
                <w:rFonts w:ascii="Arial" w:hAnsi="Arial" w:cs="Arial"/>
                <w:sz w:val="20"/>
                <w:szCs w:val="20"/>
                <w:lang w:val="en-GB"/>
              </w:rPr>
            </w:pPr>
            <w:ins w:id="6961" w:author="Dylan Van Aswegen" w:date="2024-07-16T00:22:00Z" w16du:dateUtc="2024-07-15T22:22:00Z">
              <w:r>
                <w:rPr>
                  <w:rFonts w:ascii="Arial" w:hAnsi="Arial" w:cs="Arial"/>
                  <w:sz w:val="20"/>
                  <w:szCs w:val="20"/>
                  <w:lang w:val="en-GB"/>
                </w:rPr>
                <w:t>Field Data Type</w:t>
              </w:r>
            </w:ins>
          </w:p>
        </w:tc>
        <w:tc>
          <w:tcPr>
            <w:tcW w:w="1417" w:type="dxa"/>
            <w:shd w:val="clear" w:color="auto" w:fill="002060"/>
          </w:tcPr>
          <w:p w14:paraId="01A00393" w14:textId="77777777" w:rsidR="00537BF1" w:rsidRDefault="00537BF1">
            <w:pPr>
              <w:spacing w:line="360" w:lineRule="auto"/>
              <w:jc w:val="both"/>
              <w:cnfStyle w:val="100000000000" w:firstRow="1" w:lastRow="0" w:firstColumn="0" w:lastColumn="0" w:oddVBand="0" w:evenVBand="0" w:oddHBand="0" w:evenHBand="0" w:firstRowFirstColumn="0" w:firstRowLastColumn="0" w:lastRowFirstColumn="0" w:lastRowLastColumn="0"/>
              <w:rPr>
                <w:ins w:id="6962" w:author="Dylan Van Aswegen" w:date="2024-07-16T00:22:00Z" w16du:dateUtc="2024-07-15T22:22:00Z"/>
                <w:rFonts w:ascii="Arial" w:hAnsi="Arial" w:cs="Arial"/>
                <w:sz w:val="20"/>
                <w:szCs w:val="20"/>
                <w:lang w:val="en-GB"/>
              </w:rPr>
            </w:pPr>
            <w:ins w:id="6963" w:author="Dylan Van Aswegen" w:date="2024-07-16T00:22:00Z" w16du:dateUtc="2024-07-15T22:22:00Z">
              <w:r>
                <w:rPr>
                  <w:rFonts w:ascii="Arial" w:hAnsi="Arial" w:cs="Arial"/>
                  <w:sz w:val="20"/>
                  <w:szCs w:val="20"/>
                  <w:lang w:val="en-GB"/>
                </w:rPr>
                <w:t>Required?</w:t>
              </w:r>
            </w:ins>
          </w:p>
        </w:tc>
        <w:tc>
          <w:tcPr>
            <w:tcW w:w="3828" w:type="dxa"/>
            <w:shd w:val="clear" w:color="auto" w:fill="002060"/>
          </w:tcPr>
          <w:p w14:paraId="72B5DB77" w14:textId="77777777" w:rsidR="00537BF1" w:rsidRDefault="00537BF1">
            <w:pPr>
              <w:spacing w:line="360" w:lineRule="auto"/>
              <w:jc w:val="both"/>
              <w:cnfStyle w:val="100000000000" w:firstRow="1" w:lastRow="0" w:firstColumn="0" w:lastColumn="0" w:oddVBand="0" w:evenVBand="0" w:oddHBand="0" w:evenHBand="0" w:firstRowFirstColumn="0" w:firstRowLastColumn="0" w:lastRowFirstColumn="0" w:lastRowLastColumn="0"/>
              <w:rPr>
                <w:ins w:id="6964" w:author="Dylan Van Aswegen" w:date="2024-07-16T00:22:00Z" w16du:dateUtc="2024-07-15T22:22:00Z"/>
                <w:rFonts w:ascii="Arial" w:hAnsi="Arial" w:cs="Arial"/>
                <w:sz w:val="20"/>
                <w:szCs w:val="20"/>
                <w:lang w:val="en-GB"/>
              </w:rPr>
            </w:pPr>
            <w:ins w:id="6965" w:author="Dylan Van Aswegen" w:date="2024-07-16T00:22:00Z" w16du:dateUtc="2024-07-15T22:22:00Z">
              <w:r>
                <w:rPr>
                  <w:rFonts w:ascii="Arial" w:hAnsi="Arial" w:cs="Arial"/>
                  <w:sz w:val="20"/>
                  <w:szCs w:val="20"/>
                  <w:lang w:val="en-GB"/>
                </w:rPr>
                <w:t>Field Rules</w:t>
              </w:r>
            </w:ins>
          </w:p>
        </w:tc>
      </w:tr>
      <w:tr w:rsidR="00537BF1" w14:paraId="6AA118FC" w14:textId="77777777" w:rsidTr="005C5491">
        <w:trPr>
          <w:cnfStyle w:val="000000100000" w:firstRow="0" w:lastRow="0" w:firstColumn="0" w:lastColumn="0" w:oddVBand="0" w:evenVBand="0" w:oddHBand="1" w:evenHBand="0" w:firstRowFirstColumn="0" w:firstRowLastColumn="0" w:lastRowFirstColumn="0" w:lastRowLastColumn="0"/>
          <w:trHeight w:val="192"/>
          <w:ins w:id="6966" w:author="Dylan Van Aswegen" w:date="2024-07-16T00:22:00Z"/>
        </w:trPr>
        <w:tc>
          <w:tcPr>
            <w:cnfStyle w:val="001000000000" w:firstRow="0" w:lastRow="0" w:firstColumn="1" w:lastColumn="0" w:oddVBand="0" w:evenVBand="0" w:oddHBand="0" w:evenHBand="0" w:firstRowFirstColumn="0" w:firstRowLastColumn="0" w:lastRowFirstColumn="0" w:lastRowLastColumn="0"/>
            <w:tcW w:w="1135" w:type="dxa"/>
          </w:tcPr>
          <w:p w14:paraId="419D7114" w14:textId="77777777" w:rsidR="00537BF1" w:rsidRDefault="00537BF1">
            <w:pPr>
              <w:spacing w:line="360" w:lineRule="auto"/>
              <w:jc w:val="both"/>
              <w:rPr>
                <w:ins w:id="6967" w:author="Dylan Van Aswegen" w:date="2024-07-16T00:22:00Z" w16du:dateUtc="2024-07-15T22:22:00Z"/>
                <w:rFonts w:ascii="Arial" w:hAnsi="Arial" w:cs="Arial"/>
                <w:sz w:val="20"/>
                <w:szCs w:val="20"/>
                <w:lang w:val="en-GB"/>
              </w:rPr>
            </w:pPr>
          </w:p>
        </w:tc>
        <w:tc>
          <w:tcPr>
            <w:tcW w:w="1417" w:type="dxa"/>
          </w:tcPr>
          <w:p w14:paraId="5007E308" w14:textId="4290F426" w:rsidR="00537BF1" w:rsidRDefault="00537BF1">
            <w:pPr>
              <w:spacing w:line="360" w:lineRule="auto"/>
              <w:jc w:val="both"/>
              <w:cnfStyle w:val="000000100000" w:firstRow="0" w:lastRow="0" w:firstColumn="0" w:lastColumn="0" w:oddVBand="0" w:evenVBand="0" w:oddHBand="1" w:evenHBand="0" w:firstRowFirstColumn="0" w:firstRowLastColumn="0" w:lastRowFirstColumn="0" w:lastRowLastColumn="0"/>
              <w:rPr>
                <w:ins w:id="6968" w:author="Dylan Van Aswegen" w:date="2024-07-16T00:22:00Z" w16du:dateUtc="2024-07-15T22:22:00Z"/>
                <w:rFonts w:ascii="Arial" w:hAnsi="Arial" w:cs="Arial"/>
                <w:sz w:val="20"/>
                <w:szCs w:val="20"/>
                <w:lang w:val="en-GB"/>
              </w:rPr>
            </w:pPr>
            <w:ins w:id="6969" w:author="Dylan Van Aswegen" w:date="2024-07-16T00:22:00Z" w16du:dateUtc="2024-07-15T22:22:00Z">
              <w:r>
                <w:rPr>
                  <w:rFonts w:ascii="Arial" w:hAnsi="Arial" w:cs="Arial"/>
                  <w:sz w:val="20"/>
                  <w:szCs w:val="20"/>
                  <w:lang w:val="en-GB"/>
                </w:rPr>
                <w:t>Demo Title</w:t>
              </w:r>
            </w:ins>
          </w:p>
        </w:tc>
        <w:tc>
          <w:tcPr>
            <w:tcW w:w="1276" w:type="dxa"/>
          </w:tcPr>
          <w:p w14:paraId="599D90C8" w14:textId="77777777" w:rsidR="00537BF1" w:rsidRDefault="00537BF1">
            <w:pPr>
              <w:spacing w:line="360" w:lineRule="auto"/>
              <w:jc w:val="both"/>
              <w:cnfStyle w:val="000000100000" w:firstRow="0" w:lastRow="0" w:firstColumn="0" w:lastColumn="0" w:oddVBand="0" w:evenVBand="0" w:oddHBand="1" w:evenHBand="0" w:firstRowFirstColumn="0" w:firstRowLastColumn="0" w:lastRowFirstColumn="0" w:lastRowLastColumn="0"/>
              <w:rPr>
                <w:ins w:id="6970" w:author="Dylan Van Aswegen" w:date="2024-07-16T00:22:00Z" w16du:dateUtc="2024-07-15T22:22:00Z"/>
                <w:rFonts w:ascii="Arial" w:hAnsi="Arial" w:cs="Arial"/>
                <w:sz w:val="20"/>
                <w:szCs w:val="20"/>
                <w:lang w:val="en-GB"/>
              </w:rPr>
            </w:pPr>
            <w:ins w:id="6971" w:author="Dylan Van Aswegen" w:date="2024-07-16T00:22:00Z" w16du:dateUtc="2024-07-15T22:22:00Z">
              <w:r>
                <w:rPr>
                  <w:rFonts w:ascii="Arial" w:hAnsi="Arial" w:cs="Arial"/>
                  <w:sz w:val="20"/>
                  <w:szCs w:val="20"/>
                  <w:lang w:val="en-GB"/>
                </w:rPr>
                <w:t>Text Field</w:t>
              </w:r>
            </w:ins>
          </w:p>
        </w:tc>
        <w:tc>
          <w:tcPr>
            <w:tcW w:w="1701" w:type="dxa"/>
          </w:tcPr>
          <w:p w14:paraId="0CC8318F" w14:textId="77777777" w:rsidR="00537BF1" w:rsidRDefault="00537BF1">
            <w:pPr>
              <w:spacing w:line="360" w:lineRule="auto"/>
              <w:jc w:val="both"/>
              <w:cnfStyle w:val="000000100000" w:firstRow="0" w:lastRow="0" w:firstColumn="0" w:lastColumn="0" w:oddVBand="0" w:evenVBand="0" w:oddHBand="1" w:evenHBand="0" w:firstRowFirstColumn="0" w:firstRowLastColumn="0" w:lastRowFirstColumn="0" w:lastRowLastColumn="0"/>
              <w:rPr>
                <w:ins w:id="6972" w:author="Dylan Van Aswegen" w:date="2024-07-16T00:22:00Z" w16du:dateUtc="2024-07-15T22:22:00Z"/>
                <w:rFonts w:ascii="Arial" w:hAnsi="Arial" w:cs="Arial"/>
                <w:sz w:val="20"/>
                <w:szCs w:val="20"/>
                <w:lang w:val="en-GB"/>
              </w:rPr>
            </w:pPr>
            <w:ins w:id="6973" w:author="Dylan Van Aswegen" w:date="2024-07-16T00:22:00Z" w16du:dateUtc="2024-07-15T22:22:00Z">
              <w:r>
                <w:rPr>
                  <w:rFonts w:ascii="Arial" w:hAnsi="Arial" w:cs="Arial"/>
                  <w:sz w:val="20"/>
                  <w:szCs w:val="20"/>
                  <w:lang w:val="en-GB"/>
                </w:rPr>
                <w:t>String</w:t>
              </w:r>
            </w:ins>
          </w:p>
        </w:tc>
        <w:tc>
          <w:tcPr>
            <w:tcW w:w="1417" w:type="dxa"/>
          </w:tcPr>
          <w:p w14:paraId="7721F9D0" w14:textId="62AB9124" w:rsidR="00537BF1" w:rsidRDefault="00064A59">
            <w:pPr>
              <w:spacing w:line="360" w:lineRule="auto"/>
              <w:jc w:val="both"/>
              <w:cnfStyle w:val="000000100000" w:firstRow="0" w:lastRow="0" w:firstColumn="0" w:lastColumn="0" w:oddVBand="0" w:evenVBand="0" w:oddHBand="1" w:evenHBand="0" w:firstRowFirstColumn="0" w:firstRowLastColumn="0" w:lastRowFirstColumn="0" w:lastRowLastColumn="0"/>
              <w:rPr>
                <w:ins w:id="6974" w:author="Dylan Van Aswegen" w:date="2024-07-16T00:22:00Z" w16du:dateUtc="2024-07-15T22:22:00Z"/>
                <w:rFonts w:ascii="Arial" w:hAnsi="Arial" w:cs="Arial"/>
                <w:sz w:val="20"/>
                <w:szCs w:val="20"/>
                <w:lang w:val="en-GB"/>
              </w:rPr>
            </w:pPr>
            <w:ins w:id="6975" w:author="Dylan Van Aswegen" w:date="2024-07-16T00:23:00Z" w16du:dateUtc="2024-07-15T22:23:00Z">
              <w:r>
                <w:rPr>
                  <w:rFonts w:ascii="Arial" w:hAnsi="Arial" w:cs="Arial"/>
                  <w:sz w:val="20"/>
                  <w:szCs w:val="20"/>
                  <w:lang w:val="en-GB"/>
                </w:rPr>
                <w:t>Yes</w:t>
              </w:r>
            </w:ins>
          </w:p>
        </w:tc>
        <w:tc>
          <w:tcPr>
            <w:tcW w:w="3828" w:type="dxa"/>
          </w:tcPr>
          <w:p w14:paraId="6D79899C" w14:textId="79BDE6B9" w:rsidR="00537BF1" w:rsidRDefault="00064A59">
            <w:pPr>
              <w:spacing w:line="360" w:lineRule="auto"/>
              <w:jc w:val="both"/>
              <w:cnfStyle w:val="000000100000" w:firstRow="0" w:lastRow="0" w:firstColumn="0" w:lastColumn="0" w:oddVBand="0" w:evenVBand="0" w:oddHBand="1" w:evenHBand="0" w:firstRowFirstColumn="0" w:firstRowLastColumn="0" w:lastRowFirstColumn="0" w:lastRowLastColumn="0"/>
              <w:rPr>
                <w:ins w:id="6976" w:author="Dylan Van Aswegen" w:date="2024-07-16T00:22:00Z" w16du:dateUtc="2024-07-15T22:22:00Z"/>
                <w:rFonts w:ascii="Arial" w:hAnsi="Arial" w:cs="Arial"/>
                <w:sz w:val="20"/>
                <w:szCs w:val="20"/>
                <w:lang w:val="en-GB"/>
              </w:rPr>
            </w:pPr>
            <w:ins w:id="6977" w:author="Dylan Van Aswegen" w:date="2024-07-16T00:24:00Z" w16du:dateUtc="2024-07-15T22:24:00Z">
              <w:r>
                <w:rPr>
                  <w:rFonts w:ascii="Arial" w:hAnsi="Arial" w:cs="Arial"/>
                  <w:sz w:val="20"/>
                  <w:szCs w:val="20"/>
                  <w:lang w:val="en-GB"/>
                </w:rPr>
                <w:t>The application administrator will use this field to capture the title of the demo.</w:t>
              </w:r>
            </w:ins>
          </w:p>
        </w:tc>
      </w:tr>
      <w:tr w:rsidR="00064A59" w14:paraId="166A18AF" w14:textId="77777777" w:rsidTr="005C5491">
        <w:trPr>
          <w:trHeight w:val="192"/>
          <w:ins w:id="6978" w:author="Dylan Van Aswegen" w:date="2024-07-16T00:22:00Z"/>
        </w:trPr>
        <w:tc>
          <w:tcPr>
            <w:cnfStyle w:val="001000000000" w:firstRow="0" w:lastRow="0" w:firstColumn="1" w:lastColumn="0" w:oddVBand="0" w:evenVBand="0" w:oddHBand="0" w:evenHBand="0" w:firstRowFirstColumn="0" w:firstRowLastColumn="0" w:lastRowFirstColumn="0" w:lastRowLastColumn="0"/>
            <w:tcW w:w="1135" w:type="dxa"/>
          </w:tcPr>
          <w:p w14:paraId="7F8B92C6" w14:textId="77777777" w:rsidR="00064A59" w:rsidRDefault="00064A59" w:rsidP="00064A59">
            <w:pPr>
              <w:spacing w:line="360" w:lineRule="auto"/>
              <w:jc w:val="both"/>
              <w:rPr>
                <w:ins w:id="6979" w:author="Dylan Van Aswegen" w:date="2024-07-16T00:22:00Z" w16du:dateUtc="2024-07-15T22:22:00Z"/>
                <w:rFonts w:ascii="Arial" w:hAnsi="Arial" w:cs="Arial"/>
                <w:sz w:val="20"/>
                <w:szCs w:val="20"/>
                <w:lang w:val="en-GB"/>
              </w:rPr>
            </w:pPr>
          </w:p>
        </w:tc>
        <w:tc>
          <w:tcPr>
            <w:tcW w:w="1417" w:type="dxa"/>
          </w:tcPr>
          <w:p w14:paraId="288ABEFA" w14:textId="06026CD6" w:rsidR="00064A59" w:rsidRDefault="00064A59" w:rsidP="00064A59">
            <w:pPr>
              <w:spacing w:line="360" w:lineRule="auto"/>
              <w:jc w:val="both"/>
              <w:cnfStyle w:val="000000000000" w:firstRow="0" w:lastRow="0" w:firstColumn="0" w:lastColumn="0" w:oddVBand="0" w:evenVBand="0" w:oddHBand="0" w:evenHBand="0" w:firstRowFirstColumn="0" w:firstRowLastColumn="0" w:lastRowFirstColumn="0" w:lastRowLastColumn="0"/>
              <w:rPr>
                <w:ins w:id="6980" w:author="Dylan Van Aswegen" w:date="2024-07-16T00:22:00Z" w16du:dateUtc="2024-07-15T22:22:00Z"/>
                <w:rFonts w:ascii="Arial" w:hAnsi="Arial" w:cs="Arial"/>
                <w:sz w:val="20"/>
                <w:szCs w:val="20"/>
                <w:lang w:val="en-GB"/>
              </w:rPr>
            </w:pPr>
            <w:ins w:id="6981" w:author="Dylan Van Aswegen" w:date="2024-07-16T00:22:00Z" w16du:dateUtc="2024-07-15T22:22:00Z">
              <w:r>
                <w:rPr>
                  <w:rFonts w:ascii="Arial" w:hAnsi="Arial" w:cs="Arial"/>
                  <w:sz w:val="20"/>
                  <w:szCs w:val="20"/>
                  <w:lang w:val="en-GB"/>
                </w:rPr>
                <w:t xml:space="preserve">Demo Description </w:t>
              </w:r>
            </w:ins>
          </w:p>
        </w:tc>
        <w:tc>
          <w:tcPr>
            <w:tcW w:w="1276" w:type="dxa"/>
          </w:tcPr>
          <w:p w14:paraId="6DCD38D6" w14:textId="4247AD0D" w:rsidR="00064A59" w:rsidRDefault="00064A59" w:rsidP="00064A59">
            <w:pPr>
              <w:spacing w:line="360" w:lineRule="auto"/>
              <w:jc w:val="both"/>
              <w:cnfStyle w:val="000000000000" w:firstRow="0" w:lastRow="0" w:firstColumn="0" w:lastColumn="0" w:oddVBand="0" w:evenVBand="0" w:oddHBand="0" w:evenHBand="0" w:firstRowFirstColumn="0" w:firstRowLastColumn="0" w:lastRowFirstColumn="0" w:lastRowLastColumn="0"/>
              <w:rPr>
                <w:ins w:id="6982" w:author="Dylan Van Aswegen" w:date="2024-07-16T00:22:00Z" w16du:dateUtc="2024-07-15T22:22:00Z"/>
                <w:rFonts w:ascii="Arial" w:hAnsi="Arial" w:cs="Arial"/>
                <w:sz w:val="20"/>
                <w:szCs w:val="20"/>
                <w:lang w:val="en-GB"/>
              </w:rPr>
            </w:pPr>
            <w:ins w:id="6983" w:author="Dylan Van Aswegen" w:date="2024-07-16T00:24:00Z" w16du:dateUtc="2024-07-15T22:24:00Z">
              <w:r>
                <w:rPr>
                  <w:rFonts w:ascii="Arial" w:hAnsi="Arial" w:cs="Arial"/>
                  <w:sz w:val="20"/>
                  <w:szCs w:val="20"/>
                  <w:lang w:val="en-GB"/>
                </w:rPr>
                <w:t>Text Field</w:t>
              </w:r>
            </w:ins>
          </w:p>
        </w:tc>
        <w:tc>
          <w:tcPr>
            <w:tcW w:w="1701" w:type="dxa"/>
          </w:tcPr>
          <w:p w14:paraId="750A5689" w14:textId="52C6AE67" w:rsidR="00064A59" w:rsidRDefault="00064A59" w:rsidP="00064A59">
            <w:pPr>
              <w:spacing w:line="360" w:lineRule="auto"/>
              <w:jc w:val="both"/>
              <w:cnfStyle w:val="000000000000" w:firstRow="0" w:lastRow="0" w:firstColumn="0" w:lastColumn="0" w:oddVBand="0" w:evenVBand="0" w:oddHBand="0" w:evenHBand="0" w:firstRowFirstColumn="0" w:firstRowLastColumn="0" w:lastRowFirstColumn="0" w:lastRowLastColumn="0"/>
              <w:rPr>
                <w:ins w:id="6984" w:author="Dylan Van Aswegen" w:date="2024-07-16T00:22:00Z" w16du:dateUtc="2024-07-15T22:22:00Z"/>
                <w:rFonts w:ascii="Arial" w:hAnsi="Arial" w:cs="Arial"/>
                <w:sz w:val="20"/>
                <w:szCs w:val="20"/>
                <w:lang w:val="en-GB"/>
              </w:rPr>
            </w:pPr>
            <w:ins w:id="6985" w:author="Dylan Van Aswegen" w:date="2024-07-16T00:24:00Z" w16du:dateUtc="2024-07-15T22:24:00Z">
              <w:r>
                <w:rPr>
                  <w:rFonts w:ascii="Arial" w:hAnsi="Arial" w:cs="Arial"/>
                  <w:sz w:val="20"/>
                  <w:szCs w:val="20"/>
                  <w:lang w:val="en-GB"/>
                </w:rPr>
                <w:t>String</w:t>
              </w:r>
            </w:ins>
          </w:p>
        </w:tc>
        <w:tc>
          <w:tcPr>
            <w:tcW w:w="1417" w:type="dxa"/>
          </w:tcPr>
          <w:p w14:paraId="28A6BC15" w14:textId="2B1D87BA" w:rsidR="00064A59" w:rsidRDefault="00064A59" w:rsidP="00064A59">
            <w:pPr>
              <w:spacing w:line="360" w:lineRule="auto"/>
              <w:jc w:val="both"/>
              <w:cnfStyle w:val="000000000000" w:firstRow="0" w:lastRow="0" w:firstColumn="0" w:lastColumn="0" w:oddVBand="0" w:evenVBand="0" w:oddHBand="0" w:evenHBand="0" w:firstRowFirstColumn="0" w:firstRowLastColumn="0" w:lastRowFirstColumn="0" w:lastRowLastColumn="0"/>
              <w:rPr>
                <w:ins w:id="6986" w:author="Dylan Van Aswegen" w:date="2024-07-16T00:22:00Z" w16du:dateUtc="2024-07-15T22:22:00Z"/>
                <w:rFonts w:ascii="Arial" w:hAnsi="Arial" w:cs="Arial"/>
                <w:sz w:val="20"/>
                <w:szCs w:val="20"/>
                <w:lang w:val="en-GB"/>
              </w:rPr>
            </w:pPr>
            <w:ins w:id="6987" w:author="Dylan Van Aswegen" w:date="2024-07-16T00:24:00Z" w16du:dateUtc="2024-07-15T22:24:00Z">
              <w:r>
                <w:rPr>
                  <w:rFonts w:ascii="Arial" w:hAnsi="Arial" w:cs="Arial"/>
                  <w:sz w:val="20"/>
                  <w:szCs w:val="20"/>
                  <w:lang w:val="en-GB"/>
                </w:rPr>
                <w:t>Yes</w:t>
              </w:r>
            </w:ins>
          </w:p>
        </w:tc>
        <w:tc>
          <w:tcPr>
            <w:tcW w:w="3828" w:type="dxa"/>
          </w:tcPr>
          <w:p w14:paraId="1F8A4447" w14:textId="10527B33" w:rsidR="00064A59" w:rsidRDefault="00064A59" w:rsidP="00064A59">
            <w:pPr>
              <w:spacing w:line="360" w:lineRule="auto"/>
              <w:jc w:val="both"/>
              <w:cnfStyle w:val="000000000000" w:firstRow="0" w:lastRow="0" w:firstColumn="0" w:lastColumn="0" w:oddVBand="0" w:evenVBand="0" w:oddHBand="0" w:evenHBand="0" w:firstRowFirstColumn="0" w:firstRowLastColumn="0" w:lastRowFirstColumn="0" w:lastRowLastColumn="0"/>
              <w:rPr>
                <w:ins w:id="6988" w:author="Dylan Van Aswegen" w:date="2024-07-16T00:22:00Z" w16du:dateUtc="2024-07-15T22:22:00Z"/>
                <w:rFonts w:ascii="Arial" w:hAnsi="Arial" w:cs="Arial"/>
                <w:sz w:val="20"/>
                <w:szCs w:val="20"/>
                <w:lang w:val="en-GB"/>
              </w:rPr>
            </w:pPr>
            <w:ins w:id="6989" w:author="Dylan Van Aswegen" w:date="2024-07-16T00:24:00Z" w16du:dateUtc="2024-07-15T22:24:00Z">
              <w:r>
                <w:rPr>
                  <w:rFonts w:ascii="Arial" w:hAnsi="Arial" w:cs="Arial"/>
                  <w:sz w:val="20"/>
                  <w:szCs w:val="20"/>
                  <w:lang w:val="en-GB"/>
                </w:rPr>
                <w:t>The ap</w:t>
              </w:r>
            </w:ins>
            <w:ins w:id="6990" w:author="Dylan Van Aswegen" w:date="2024-07-16T00:25:00Z" w16du:dateUtc="2024-07-15T22:25:00Z">
              <w:r>
                <w:rPr>
                  <w:rFonts w:ascii="Arial" w:hAnsi="Arial" w:cs="Arial"/>
                  <w:sz w:val="20"/>
                  <w:szCs w:val="20"/>
                  <w:lang w:val="en-GB"/>
                </w:rPr>
                <w:t xml:space="preserve">plication administrator will use this field to capture the description of the demo. </w:t>
              </w:r>
            </w:ins>
          </w:p>
        </w:tc>
      </w:tr>
      <w:tr w:rsidR="00064A59" w14:paraId="26F65728" w14:textId="77777777" w:rsidTr="005C5491">
        <w:trPr>
          <w:cnfStyle w:val="000000100000" w:firstRow="0" w:lastRow="0" w:firstColumn="0" w:lastColumn="0" w:oddVBand="0" w:evenVBand="0" w:oddHBand="1" w:evenHBand="0" w:firstRowFirstColumn="0" w:firstRowLastColumn="0" w:lastRowFirstColumn="0" w:lastRowLastColumn="0"/>
          <w:trHeight w:val="192"/>
          <w:ins w:id="6991" w:author="Dylan Van Aswegen" w:date="2024-07-16T00:22:00Z"/>
        </w:trPr>
        <w:tc>
          <w:tcPr>
            <w:cnfStyle w:val="001000000000" w:firstRow="0" w:lastRow="0" w:firstColumn="1" w:lastColumn="0" w:oddVBand="0" w:evenVBand="0" w:oddHBand="0" w:evenHBand="0" w:firstRowFirstColumn="0" w:firstRowLastColumn="0" w:lastRowFirstColumn="0" w:lastRowLastColumn="0"/>
            <w:tcW w:w="1135" w:type="dxa"/>
          </w:tcPr>
          <w:p w14:paraId="42557D20" w14:textId="77777777" w:rsidR="00064A59" w:rsidRDefault="00064A59" w:rsidP="00064A59">
            <w:pPr>
              <w:spacing w:line="360" w:lineRule="auto"/>
              <w:jc w:val="both"/>
              <w:rPr>
                <w:ins w:id="6992" w:author="Dylan Van Aswegen" w:date="2024-07-16T00:22:00Z" w16du:dateUtc="2024-07-15T22:22:00Z"/>
                <w:rFonts w:ascii="Arial" w:hAnsi="Arial" w:cs="Arial"/>
                <w:sz w:val="20"/>
                <w:szCs w:val="20"/>
                <w:lang w:val="en-GB"/>
              </w:rPr>
            </w:pPr>
          </w:p>
        </w:tc>
        <w:tc>
          <w:tcPr>
            <w:tcW w:w="1417" w:type="dxa"/>
          </w:tcPr>
          <w:p w14:paraId="64AE1415" w14:textId="30D2CF26" w:rsidR="00064A59" w:rsidRDefault="00064A59" w:rsidP="00064A59">
            <w:pPr>
              <w:spacing w:line="360" w:lineRule="auto"/>
              <w:jc w:val="both"/>
              <w:cnfStyle w:val="000000100000" w:firstRow="0" w:lastRow="0" w:firstColumn="0" w:lastColumn="0" w:oddVBand="0" w:evenVBand="0" w:oddHBand="1" w:evenHBand="0" w:firstRowFirstColumn="0" w:firstRowLastColumn="0" w:lastRowFirstColumn="0" w:lastRowLastColumn="0"/>
              <w:rPr>
                <w:ins w:id="6993" w:author="Dylan Van Aswegen" w:date="2024-07-16T00:22:00Z" w16du:dateUtc="2024-07-15T22:22:00Z"/>
                <w:rFonts w:ascii="Arial" w:hAnsi="Arial" w:cs="Arial"/>
                <w:sz w:val="20"/>
                <w:szCs w:val="20"/>
                <w:lang w:val="en-GB"/>
              </w:rPr>
            </w:pPr>
            <w:ins w:id="6994" w:author="Dylan Van Aswegen" w:date="2024-07-16T00:24:00Z" w16du:dateUtc="2024-07-15T22:24:00Z">
              <w:r>
                <w:rPr>
                  <w:rFonts w:ascii="Arial" w:hAnsi="Arial" w:cs="Arial"/>
                  <w:sz w:val="20"/>
                  <w:szCs w:val="20"/>
                  <w:lang w:val="en-GB"/>
                </w:rPr>
                <w:t xml:space="preserve">Embed URL </w:t>
              </w:r>
            </w:ins>
          </w:p>
        </w:tc>
        <w:tc>
          <w:tcPr>
            <w:tcW w:w="1276" w:type="dxa"/>
          </w:tcPr>
          <w:p w14:paraId="05455335" w14:textId="2068E2FB" w:rsidR="00064A59" w:rsidRDefault="00064A59" w:rsidP="00064A59">
            <w:pPr>
              <w:spacing w:line="360" w:lineRule="auto"/>
              <w:jc w:val="both"/>
              <w:cnfStyle w:val="000000100000" w:firstRow="0" w:lastRow="0" w:firstColumn="0" w:lastColumn="0" w:oddVBand="0" w:evenVBand="0" w:oddHBand="1" w:evenHBand="0" w:firstRowFirstColumn="0" w:firstRowLastColumn="0" w:lastRowFirstColumn="0" w:lastRowLastColumn="0"/>
              <w:rPr>
                <w:ins w:id="6995" w:author="Dylan Van Aswegen" w:date="2024-07-16T00:22:00Z" w16du:dateUtc="2024-07-15T22:22:00Z"/>
                <w:rFonts w:ascii="Arial" w:hAnsi="Arial" w:cs="Arial"/>
                <w:sz w:val="20"/>
                <w:szCs w:val="20"/>
                <w:lang w:val="en-GB"/>
              </w:rPr>
            </w:pPr>
            <w:ins w:id="6996" w:author="Dylan Van Aswegen" w:date="2024-07-16T00:24:00Z" w16du:dateUtc="2024-07-15T22:24:00Z">
              <w:r>
                <w:rPr>
                  <w:rFonts w:ascii="Arial" w:hAnsi="Arial" w:cs="Arial"/>
                  <w:sz w:val="20"/>
                  <w:szCs w:val="20"/>
                  <w:lang w:val="en-GB"/>
                </w:rPr>
                <w:t>Text Field</w:t>
              </w:r>
            </w:ins>
          </w:p>
        </w:tc>
        <w:tc>
          <w:tcPr>
            <w:tcW w:w="1701" w:type="dxa"/>
          </w:tcPr>
          <w:p w14:paraId="4F95C91B" w14:textId="72D875BF" w:rsidR="00064A59" w:rsidRDefault="00064A59" w:rsidP="00064A59">
            <w:pPr>
              <w:spacing w:line="360" w:lineRule="auto"/>
              <w:jc w:val="both"/>
              <w:cnfStyle w:val="000000100000" w:firstRow="0" w:lastRow="0" w:firstColumn="0" w:lastColumn="0" w:oddVBand="0" w:evenVBand="0" w:oddHBand="1" w:evenHBand="0" w:firstRowFirstColumn="0" w:firstRowLastColumn="0" w:lastRowFirstColumn="0" w:lastRowLastColumn="0"/>
              <w:rPr>
                <w:ins w:id="6997" w:author="Dylan Van Aswegen" w:date="2024-07-16T00:22:00Z" w16du:dateUtc="2024-07-15T22:22:00Z"/>
                <w:rFonts w:ascii="Arial" w:hAnsi="Arial" w:cs="Arial"/>
                <w:sz w:val="20"/>
                <w:szCs w:val="20"/>
                <w:lang w:val="en-GB"/>
              </w:rPr>
            </w:pPr>
            <w:ins w:id="6998" w:author="Dylan Van Aswegen" w:date="2024-07-16T00:24:00Z" w16du:dateUtc="2024-07-15T22:24:00Z">
              <w:r>
                <w:rPr>
                  <w:rFonts w:ascii="Arial" w:hAnsi="Arial" w:cs="Arial"/>
                  <w:sz w:val="20"/>
                  <w:szCs w:val="20"/>
                  <w:lang w:val="en-GB"/>
                </w:rPr>
                <w:t>String</w:t>
              </w:r>
            </w:ins>
          </w:p>
        </w:tc>
        <w:tc>
          <w:tcPr>
            <w:tcW w:w="1417" w:type="dxa"/>
          </w:tcPr>
          <w:p w14:paraId="4050FB22" w14:textId="752A13EC" w:rsidR="00064A59" w:rsidRDefault="00064A59" w:rsidP="00064A59">
            <w:pPr>
              <w:spacing w:line="360" w:lineRule="auto"/>
              <w:jc w:val="both"/>
              <w:cnfStyle w:val="000000100000" w:firstRow="0" w:lastRow="0" w:firstColumn="0" w:lastColumn="0" w:oddVBand="0" w:evenVBand="0" w:oddHBand="1" w:evenHBand="0" w:firstRowFirstColumn="0" w:firstRowLastColumn="0" w:lastRowFirstColumn="0" w:lastRowLastColumn="0"/>
              <w:rPr>
                <w:ins w:id="6999" w:author="Dylan Van Aswegen" w:date="2024-07-16T00:22:00Z" w16du:dateUtc="2024-07-15T22:22:00Z"/>
                <w:rFonts w:ascii="Arial" w:hAnsi="Arial" w:cs="Arial"/>
                <w:sz w:val="20"/>
                <w:szCs w:val="20"/>
                <w:lang w:val="en-GB"/>
              </w:rPr>
            </w:pPr>
            <w:ins w:id="7000" w:author="Dylan Van Aswegen" w:date="2024-07-16T00:24:00Z" w16du:dateUtc="2024-07-15T22:24:00Z">
              <w:r>
                <w:rPr>
                  <w:rFonts w:ascii="Arial" w:hAnsi="Arial" w:cs="Arial"/>
                  <w:sz w:val="20"/>
                  <w:szCs w:val="20"/>
                  <w:lang w:val="en-GB"/>
                </w:rPr>
                <w:t>Yes</w:t>
              </w:r>
            </w:ins>
          </w:p>
        </w:tc>
        <w:tc>
          <w:tcPr>
            <w:tcW w:w="3828" w:type="dxa"/>
          </w:tcPr>
          <w:p w14:paraId="7DBF1785" w14:textId="6C4B94B3" w:rsidR="00064A59" w:rsidRDefault="00064A59" w:rsidP="00064A59">
            <w:pPr>
              <w:spacing w:line="360" w:lineRule="auto"/>
              <w:jc w:val="both"/>
              <w:cnfStyle w:val="000000100000" w:firstRow="0" w:lastRow="0" w:firstColumn="0" w:lastColumn="0" w:oddVBand="0" w:evenVBand="0" w:oddHBand="1" w:evenHBand="0" w:firstRowFirstColumn="0" w:firstRowLastColumn="0" w:lastRowFirstColumn="0" w:lastRowLastColumn="0"/>
              <w:rPr>
                <w:ins w:id="7001" w:author="Dylan Van Aswegen" w:date="2024-07-16T00:22:00Z" w16du:dateUtc="2024-07-15T22:22:00Z"/>
                <w:rFonts w:ascii="Arial" w:hAnsi="Arial" w:cs="Arial"/>
                <w:sz w:val="20"/>
                <w:szCs w:val="20"/>
                <w:lang w:val="en-GB"/>
              </w:rPr>
            </w:pPr>
            <w:ins w:id="7002" w:author="Dylan Van Aswegen" w:date="2024-07-16T00:25:00Z" w16du:dateUtc="2024-07-15T22:25:00Z">
              <w:r>
                <w:rPr>
                  <w:rFonts w:ascii="Arial" w:hAnsi="Arial" w:cs="Arial"/>
                  <w:sz w:val="20"/>
                  <w:szCs w:val="20"/>
                  <w:lang w:val="en-GB"/>
                </w:rPr>
                <w:t xml:space="preserve">The application administrator will use this field to capture the embed URL from </w:t>
              </w:r>
              <w:proofErr w:type="spellStart"/>
              <w:r>
                <w:rPr>
                  <w:rFonts w:ascii="Arial" w:hAnsi="Arial" w:cs="Arial"/>
                  <w:sz w:val="20"/>
                  <w:szCs w:val="20"/>
                  <w:lang w:val="en-GB"/>
                </w:rPr>
                <w:t>Youtube</w:t>
              </w:r>
              <w:proofErr w:type="spellEnd"/>
              <w:r>
                <w:rPr>
                  <w:rFonts w:ascii="Arial" w:hAnsi="Arial" w:cs="Arial"/>
                  <w:sz w:val="20"/>
                  <w:szCs w:val="20"/>
                  <w:lang w:val="en-GB"/>
                </w:rPr>
                <w:t xml:space="preserve"> to embed the video in the </w:t>
              </w:r>
              <w:proofErr w:type="spellStart"/>
              <w:r>
                <w:rPr>
                  <w:rFonts w:ascii="Arial" w:hAnsi="Arial" w:cs="Arial"/>
                  <w:sz w:val="20"/>
                  <w:szCs w:val="20"/>
                  <w:lang w:val="en-GB"/>
                </w:rPr>
                <w:t>Membi</w:t>
              </w:r>
              <w:proofErr w:type="spellEnd"/>
              <w:r>
                <w:rPr>
                  <w:rFonts w:ascii="Arial" w:hAnsi="Arial" w:cs="Arial"/>
                  <w:sz w:val="20"/>
                  <w:szCs w:val="20"/>
                  <w:lang w:val="en-GB"/>
                </w:rPr>
                <w:t xml:space="preserve"> Demo page for that video. </w:t>
              </w:r>
            </w:ins>
          </w:p>
        </w:tc>
      </w:tr>
      <w:tr w:rsidR="00064A59" w14:paraId="163EE378" w14:textId="77777777" w:rsidTr="005C5491">
        <w:trPr>
          <w:trHeight w:val="192"/>
          <w:ins w:id="7003" w:author="Dylan Van Aswegen" w:date="2024-07-16T00:22:00Z"/>
        </w:trPr>
        <w:tc>
          <w:tcPr>
            <w:cnfStyle w:val="001000000000" w:firstRow="0" w:lastRow="0" w:firstColumn="1" w:lastColumn="0" w:oddVBand="0" w:evenVBand="0" w:oddHBand="0" w:evenHBand="0" w:firstRowFirstColumn="0" w:firstRowLastColumn="0" w:lastRowFirstColumn="0" w:lastRowLastColumn="0"/>
            <w:tcW w:w="1135" w:type="dxa"/>
          </w:tcPr>
          <w:p w14:paraId="23958AFA" w14:textId="77777777" w:rsidR="00064A59" w:rsidRDefault="00064A59" w:rsidP="00064A59">
            <w:pPr>
              <w:spacing w:line="360" w:lineRule="auto"/>
              <w:jc w:val="both"/>
              <w:rPr>
                <w:ins w:id="7004" w:author="Dylan Van Aswegen" w:date="2024-07-16T00:22:00Z" w16du:dateUtc="2024-07-15T22:22:00Z"/>
                <w:rFonts w:ascii="Arial" w:hAnsi="Arial" w:cs="Arial"/>
                <w:sz w:val="20"/>
                <w:szCs w:val="20"/>
                <w:lang w:val="en-GB"/>
              </w:rPr>
            </w:pPr>
          </w:p>
        </w:tc>
        <w:tc>
          <w:tcPr>
            <w:tcW w:w="1417" w:type="dxa"/>
          </w:tcPr>
          <w:p w14:paraId="3B01683F" w14:textId="28B11CA1" w:rsidR="00064A59" w:rsidRDefault="00064A59" w:rsidP="00064A59">
            <w:pPr>
              <w:spacing w:line="360" w:lineRule="auto"/>
              <w:jc w:val="both"/>
              <w:cnfStyle w:val="000000000000" w:firstRow="0" w:lastRow="0" w:firstColumn="0" w:lastColumn="0" w:oddVBand="0" w:evenVBand="0" w:oddHBand="0" w:evenHBand="0" w:firstRowFirstColumn="0" w:firstRowLastColumn="0" w:lastRowFirstColumn="0" w:lastRowLastColumn="0"/>
              <w:rPr>
                <w:ins w:id="7005" w:author="Dylan Van Aswegen" w:date="2024-07-16T00:22:00Z" w16du:dateUtc="2024-07-15T22:22:00Z"/>
                <w:rFonts w:ascii="Arial" w:hAnsi="Arial" w:cs="Arial"/>
                <w:sz w:val="20"/>
                <w:szCs w:val="20"/>
                <w:lang w:val="en-GB"/>
              </w:rPr>
            </w:pPr>
            <w:ins w:id="7006" w:author="Dylan Van Aswegen" w:date="2024-07-16T00:24:00Z" w16du:dateUtc="2024-07-15T22:24:00Z">
              <w:r>
                <w:rPr>
                  <w:rFonts w:ascii="Arial" w:hAnsi="Arial" w:cs="Arial"/>
                  <w:sz w:val="20"/>
                  <w:szCs w:val="20"/>
                  <w:lang w:val="en-GB"/>
                </w:rPr>
                <w:t xml:space="preserve">Cancel </w:t>
              </w:r>
            </w:ins>
          </w:p>
        </w:tc>
        <w:tc>
          <w:tcPr>
            <w:tcW w:w="1276" w:type="dxa"/>
          </w:tcPr>
          <w:p w14:paraId="4009010B" w14:textId="6BC38926" w:rsidR="00064A59" w:rsidRDefault="00064A59" w:rsidP="00064A59">
            <w:pPr>
              <w:spacing w:line="360" w:lineRule="auto"/>
              <w:jc w:val="both"/>
              <w:cnfStyle w:val="000000000000" w:firstRow="0" w:lastRow="0" w:firstColumn="0" w:lastColumn="0" w:oddVBand="0" w:evenVBand="0" w:oddHBand="0" w:evenHBand="0" w:firstRowFirstColumn="0" w:firstRowLastColumn="0" w:lastRowFirstColumn="0" w:lastRowLastColumn="0"/>
              <w:rPr>
                <w:ins w:id="7007" w:author="Dylan Van Aswegen" w:date="2024-07-16T00:22:00Z" w16du:dateUtc="2024-07-15T22:22:00Z"/>
                <w:rFonts w:ascii="Arial" w:hAnsi="Arial" w:cs="Arial"/>
                <w:sz w:val="20"/>
                <w:szCs w:val="20"/>
                <w:lang w:val="en-GB"/>
              </w:rPr>
            </w:pPr>
            <w:ins w:id="7008" w:author="Dylan Van Aswegen" w:date="2024-07-16T00:24:00Z" w16du:dateUtc="2024-07-15T22:24:00Z">
              <w:r>
                <w:rPr>
                  <w:rFonts w:ascii="Arial" w:hAnsi="Arial" w:cs="Arial"/>
                  <w:sz w:val="20"/>
                  <w:szCs w:val="20"/>
                  <w:lang w:val="en-GB"/>
                </w:rPr>
                <w:t>Button</w:t>
              </w:r>
            </w:ins>
          </w:p>
        </w:tc>
        <w:tc>
          <w:tcPr>
            <w:tcW w:w="1701" w:type="dxa"/>
          </w:tcPr>
          <w:p w14:paraId="3479D9C4" w14:textId="77777777" w:rsidR="00064A59" w:rsidRDefault="00064A59" w:rsidP="00064A59">
            <w:pPr>
              <w:spacing w:line="360" w:lineRule="auto"/>
              <w:jc w:val="both"/>
              <w:cnfStyle w:val="000000000000" w:firstRow="0" w:lastRow="0" w:firstColumn="0" w:lastColumn="0" w:oddVBand="0" w:evenVBand="0" w:oddHBand="0" w:evenHBand="0" w:firstRowFirstColumn="0" w:firstRowLastColumn="0" w:lastRowFirstColumn="0" w:lastRowLastColumn="0"/>
              <w:rPr>
                <w:ins w:id="7009" w:author="Dylan Van Aswegen" w:date="2024-07-16T00:22:00Z" w16du:dateUtc="2024-07-15T22:22:00Z"/>
                <w:rFonts w:ascii="Arial" w:hAnsi="Arial" w:cs="Arial"/>
                <w:sz w:val="20"/>
                <w:szCs w:val="20"/>
                <w:lang w:val="en-GB"/>
              </w:rPr>
            </w:pPr>
          </w:p>
        </w:tc>
        <w:tc>
          <w:tcPr>
            <w:tcW w:w="1417" w:type="dxa"/>
          </w:tcPr>
          <w:p w14:paraId="41A3F4B7" w14:textId="77777777" w:rsidR="00064A59" w:rsidRDefault="00064A59" w:rsidP="00064A59">
            <w:pPr>
              <w:spacing w:line="360" w:lineRule="auto"/>
              <w:jc w:val="both"/>
              <w:cnfStyle w:val="000000000000" w:firstRow="0" w:lastRow="0" w:firstColumn="0" w:lastColumn="0" w:oddVBand="0" w:evenVBand="0" w:oddHBand="0" w:evenHBand="0" w:firstRowFirstColumn="0" w:firstRowLastColumn="0" w:lastRowFirstColumn="0" w:lastRowLastColumn="0"/>
              <w:rPr>
                <w:ins w:id="7010" w:author="Dylan Van Aswegen" w:date="2024-07-16T00:22:00Z" w16du:dateUtc="2024-07-15T22:22:00Z"/>
                <w:rFonts w:ascii="Arial" w:hAnsi="Arial" w:cs="Arial"/>
                <w:sz w:val="20"/>
                <w:szCs w:val="20"/>
                <w:lang w:val="en-GB"/>
              </w:rPr>
            </w:pPr>
          </w:p>
        </w:tc>
        <w:tc>
          <w:tcPr>
            <w:tcW w:w="3828" w:type="dxa"/>
          </w:tcPr>
          <w:p w14:paraId="49EFF961" w14:textId="7DDDE9E9" w:rsidR="00064A59" w:rsidRDefault="00064A59" w:rsidP="00064A59">
            <w:pPr>
              <w:spacing w:line="360" w:lineRule="auto"/>
              <w:jc w:val="both"/>
              <w:cnfStyle w:val="000000000000" w:firstRow="0" w:lastRow="0" w:firstColumn="0" w:lastColumn="0" w:oddVBand="0" w:evenVBand="0" w:oddHBand="0" w:evenHBand="0" w:firstRowFirstColumn="0" w:firstRowLastColumn="0" w:lastRowFirstColumn="0" w:lastRowLastColumn="0"/>
              <w:rPr>
                <w:ins w:id="7011" w:author="Dylan Van Aswegen" w:date="2024-07-16T00:22:00Z" w16du:dateUtc="2024-07-15T22:22:00Z"/>
                <w:rFonts w:ascii="Arial" w:hAnsi="Arial" w:cs="Arial"/>
                <w:sz w:val="20"/>
                <w:szCs w:val="20"/>
                <w:lang w:val="en-GB"/>
              </w:rPr>
            </w:pPr>
            <w:ins w:id="7012" w:author="Dylan Van Aswegen" w:date="2024-07-16T00:25:00Z" w16du:dateUtc="2024-07-15T22:25:00Z">
              <w:r>
                <w:rPr>
                  <w:rFonts w:ascii="Arial" w:hAnsi="Arial" w:cs="Arial"/>
                  <w:sz w:val="20"/>
                  <w:szCs w:val="20"/>
                  <w:lang w:val="en-GB"/>
                </w:rPr>
                <w:t xml:space="preserve">The </w:t>
              </w:r>
            </w:ins>
            <w:ins w:id="7013" w:author="Dylan Van Aswegen" w:date="2024-07-16T00:26:00Z" w16du:dateUtc="2024-07-15T22:26:00Z">
              <w:r>
                <w:rPr>
                  <w:rFonts w:ascii="Arial" w:hAnsi="Arial" w:cs="Arial"/>
                  <w:sz w:val="20"/>
                  <w:szCs w:val="20"/>
                  <w:lang w:val="en-GB"/>
                </w:rPr>
                <w:t>application administrator will use this</w:t>
              </w:r>
            </w:ins>
            <w:ins w:id="7014" w:author="Dylan Van Aswegen" w:date="2024-07-16T00:27:00Z" w16du:dateUtc="2024-07-15T22:27:00Z">
              <w:r w:rsidR="00A357CA">
                <w:rPr>
                  <w:rFonts w:ascii="Arial" w:hAnsi="Arial" w:cs="Arial"/>
                  <w:sz w:val="20"/>
                  <w:szCs w:val="20"/>
                  <w:lang w:val="en-GB"/>
                </w:rPr>
                <w:t xml:space="preserve"> button</w:t>
              </w:r>
            </w:ins>
            <w:ins w:id="7015" w:author="Dylan Van Aswegen" w:date="2024-07-16T00:26:00Z" w16du:dateUtc="2024-07-15T22:26:00Z">
              <w:r>
                <w:rPr>
                  <w:rFonts w:ascii="Arial" w:hAnsi="Arial" w:cs="Arial"/>
                  <w:sz w:val="20"/>
                  <w:szCs w:val="20"/>
                  <w:lang w:val="en-GB"/>
                </w:rPr>
                <w:t xml:space="preserve"> to cancel the capturing of the demo. Once clicked, the application administrator will be </w:t>
              </w:r>
              <w:r w:rsidR="00A357CA">
                <w:rPr>
                  <w:rFonts w:ascii="Arial" w:hAnsi="Arial" w:cs="Arial"/>
                  <w:sz w:val="20"/>
                  <w:szCs w:val="20"/>
                  <w:lang w:val="en-GB"/>
                </w:rPr>
                <w:t>navigated back to the public pages screen.</w:t>
              </w:r>
            </w:ins>
          </w:p>
        </w:tc>
      </w:tr>
      <w:tr w:rsidR="00064A59" w14:paraId="5211FC15" w14:textId="77777777" w:rsidTr="005C5491">
        <w:trPr>
          <w:cnfStyle w:val="000000100000" w:firstRow="0" w:lastRow="0" w:firstColumn="0" w:lastColumn="0" w:oddVBand="0" w:evenVBand="0" w:oddHBand="1" w:evenHBand="0" w:firstRowFirstColumn="0" w:firstRowLastColumn="0" w:lastRowFirstColumn="0" w:lastRowLastColumn="0"/>
          <w:trHeight w:val="192"/>
          <w:ins w:id="7016" w:author="Dylan Van Aswegen" w:date="2024-07-16T00:22:00Z"/>
        </w:trPr>
        <w:tc>
          <w:tcPr>
            <w:cnfStyle w:val="001000000000" w:firstRow="0" w:lastRow="0" w:firstColumn="1" w:lastColumn="0" w:oddVBand="0" w:evenVBand="0" w:oddHBand="0" w:evenHBand="0" w:firstRowFirstColumn="0" w:firstRowLastColumn="0" w:lastRowFirstColumn="0" w:lastRowLastColumn="0"/>
            <w:tcW w:w="1135" w:type="dxa"/>
          </w:tcPr>
          <w:p w14:paraId="1185B750" w14:textId="77777777" w:rsidR="00064A59" w:rsidRDefault="00064A59" w:rsidP="00064A59">
            <w:pPr>
              <w:spacing w:line="360" w:lineRule="auto"/>
              <w:jc w:val="both"/>
              <w:rPr>
                <w:ins w:id="7017" w:author="Dylan Van Aswegen" w:date="2024-07-16T00:22:00Z" w16du:dateUtc="2024-07-15T22:22:00Z"/>
                <w:rFonts w:ascii="Arial" w:hAnsi="Arial" w:cs="Arial"/>
                <w:sz w:val="20"/>
                <w:szCs w:val="20"/>
                <w:lang w:val="en-GB"/>
              </w:rPr>
            </w:pPr>
          </w:p>
        </w:tc>
        <w:tc>
          <w:tcPr>
            <w:tcW w:w="1417" w:type="dxa"/>
          </w:tcPr>
          <w:p w14:paraId="51D62279" w14:textId="46BACC68" w:rsidR="00064A59" w:rsidRDefault="00064A59" w:rsidP="00064A59">
            <w:pPr>
              <w:spacing w:line="360" w:lineRule="auto"/>
              <w:jc w:val="both"/>
              <w:cnfStyle w:val="000000100000" w:firstRow="0" w:lastRow="0" w:firstColumn="0" w:lastColumn="0" w:oddVBand="0" w:evenVBand="0" w:oddHBand="1" w:evenHBand="0" w:firstRowFirstColumn="0" w:firstRowLastColumn="0" w:lastRowFirstColumn="0" w:lastRowLastColumn="0"/>
              <w:rPr>
                <w:ins w:id="7018" w:author="Dylan Van Aswegen" w:date="2024-07-16T00:22:00Z" w16du:dateUtc="2024-07-15T22:22:00Z"/>
                <w:rFonts w:ascii="Arial" w:hAnsi="Arial" w:cs="Arial"/>
                <w:sz w:val="20"/>
                <w:szCs w:val="20"/>
                <w:lang w:val="en-GB"/>
              </w:rPr>
            </w:pPr>
            <w:ins w:id="7019" w:author="Dylan Van Aswegen" w:date="2024-07-16T00:24:00Z" w16du:dateUtc="2024-07-15T22:24:00Z">
              <w:r>
                <w:rPr>
                  <w:rFonts w:ascii="Arial" w:hAnsi="Arial" w:cs="Arial"/>
                  <w:sz w:val="20"/>
                  <w:szCs w:val="20"/>
                  <w:lang w:val="en-GB"/>
                </w:rPr>
                <w:t>Publish</w:t>
              </w:r>
            </w:ins>
          </w:p>
        </w:tc>
        <w:tc>
          <w:tcPr>
            <w:tcW w:w="1276" w:type="dxa"/>
          </w:tcPr>
          <w:p w14:paraId="1EF54E75" w14:textId="5EB95470" w:rsidR="00064A59" w:rsidRDefault="00064A59" w:rsidP="00064A59">
            <w:pPr>
              <w:spacing w:line="360" w:lineRule="auto"/>
              <w:jc w:val="both"/>
              <w:cnfStyle w:val="000000100000" w:firstRow="0" w:lastRow="0" w:firstColumn="0" w:lastColumn="0" w:oddVBand="0" w:evenVBand="0" w:oddHBand="1" w:evenHBand="0" w:firstRowFirstColumn="0" w:firstRowLastColumn="0" w:lastRowFirstColumn="0" w:lastRowLastColumn="0"/>
              <w:rPr>
                <w:ins w:id="7020" w:author="Dylan Van Aswegen" w:date="2024-07-16T00:22:00Z" w16du:dateUtc="2024-07-15T22:22:00Z"/>
                <w:rFonts w:ascii="Arial" w:hAnsi="Arial" w:cs="Arial"/>
                <w:sz w:val="20"/>
                <w:szCs w:val="20"/>
                <w:lang w:val="en-GB"/>
              </w:rPr>
            </w:pPr>
            <w:ins w:id="7021" w:author="Dylan Van Aswegen" w:date="2024-07-16T00:24:00Z" w16du:dateUtc="2024-07-15T22:24:00Z">
              <w:r>
                <w:rPr>
                  <w:rFonts w:ascii="Arial" w:hAnsi="Arial" w:cs="Arial"/>
                  <w:sz w:val="20"/>
                  <w:szCs w:val="20"/>
                  <w:lang w:val="en-GB"/>
                </w:rPr>
                <w:t>Button</w:t>
              </w:r>
            </w:ins>
          </w:p>
        </w:tc>
        <w:tc>
          <w:tcPr>
            <w:tcW w:w="1701" w:type="dxa"/>
          </w:tcPr>
          <w:p w14:paraId="43CF9175" w14:textId="77777777" w:rsidR="00064A59" w:rsidRDefault="00064A59" w:rsidP="00064A59">
            <w:pPr>
              <w:spacing w:line="360" w:lineRule="auto"/>
              <w:jc w:val="both"/>
              <w:cnfStyle w:val="000000100000" w:firstRow="0" w:lastRow="0" w:firstColumn="0" w:lastColumn="0" w:oddVBand="0" w:evenVBand="0" w:oddHBand="1" w:evenHBand="0" w:firstRowFirstColumn="0" w:firstRowLastColumn="0" w:lastRowFirstColumn="0" w:lastRowLastColumn="0"/>
              <w:rPr>
                <w:ins w:id="7022" w:author="Dylan Van Aswegen" w:date="2024-07-16T00:22:00Z" w16du:dateUtc="2024-07-15T22:22:00Z"/>
                <w:rFonts w:ascii="Arial" w:hAnsi="Arial" w:cs="Arial"/>
                <w:sz w:val="20"/>
                <w:szCs w:val="20"/>
                <w:lang w:val="en-GB"/>
              </w:rPr>
            </w:pPr>
          </w:p>
        </w:tc>
        <w:tc>
          <w:tcPr>
            <w:tcW w:w="1417" w:type="dxa"/>
          </w:tcPr>
          <w:p w14:paraId="0D0BFCC4" w14:textId="77777777" w:rsidR="00064A59" w:rsidRDefault="00064A59" w:rsidP="00064A59">
            <w:pPr>
              <w:spacing w:line="360" w:lineRule="auto"/>
              <w:jc w:val="both"/>
              <w:cnfStyle w:val="000000100000" w:firstRow="0" w:lastRow="0" w:firstColumn="0" w:lastColumn="0" w:oddVBand="0" w:evenVBand="0" w:oddHBand="1" w:evenHBand="0" w:firstRowFirstColumn="0" w:firstRowLastColumn="0" w:lastRowFirstColumn="0" w:lastRowLastColumn="0"/>
              <w:rPr>
                <w:ins w:id="7023" w:author="Dylan Van Aswegen" w:date="2024-07-16T00:22:00Z" w16du:dateUtc="2024-07-15T22:22:00Z"/>
                <w:rFonts w:ascii="Arial" w:hAnsi="Arial" w:cs="Arial"/>
                <w:sz w:val="20"/>
                <w:szCs w:val="20"/>
                <w:lang w:val="en-GB"/>
              </w:rPr>
            </w:pPr>
          </w:p>
        </w:tc>
        <w:tc>
          <w:tcPr>
            <w:tcW w:w="3828" w:type="dxa"/>
          </w:tcPr>
          <w:p w14:paraId="1FEC94B7" w14:textId="101F6B55" w:rsidR="00064A59" w:rsidRDefault="00A357CA" w:rsidP="00064A59">
            <w:pPr>
              <w:spacing w:line="360" w:lineRule="auto"/>
              <w:jc w:val="both"/>
              <w:cnfStyle w:val="000000100000" w:firstRow="0" w:lastRow="0" w:firstColumn="0" w:lastColumn="0" w:oddVBand="0" w:evenVBand="0" w:oddHBand="1" w:evenHBand="0" w:firstRowFirstColumn="0" w:firstRowLastColumn="0" w:lastRowFirstColumn="0" w:lastRowLastColumn="0"/>
              <w:rPr>
                <w:ins w:id="7024" w:author="Dylan Van Aswegen" w:date="2024-07-16T00:22:00Z" w16du:dateUtc="2024-07-15T22:22:00Z"/>
                <w:rFonts w:ascii="Arial" w:hAnsi="Arial" w:cs="Arial"/>
                <w:sz w:val="20"/>
                <w:szCs w:val="20"/>
                <w:lang w:val="en-GB"/>
              </w:rPr>
            </w:pPr>
            <w:ins w:id="7025" w:author="Dylan Van Aswegen" w:date="2024-07-16T00:26:00Z" w16du:dateUtc="2024-07-15T22:26:00Z">
              <w:r>
                <w:rPr>
                  <w:rFonts w:ascii="Arial" w:hAnsi="Arial" w:cs="Arial"/>
                  <w:sz w:val="20"/>
                  <w:szCs w:val="20"/>
                  <w:lang w:val="en-GB"/>
                </w:rPr>
                <w:t xml:space="preserve">The </w:t>
              </w:r>
              <w:proofErr w:type="spellStart"/>
              <w:r>
                <w:rPr>
                  <w:rFonts w:ascii="Arial" w:hAnsi="Arial" w:cs="Arial"/>
                  <w:sz w:val="20"/>
                  <w:szCs w:val="20"/>
                  <w:lang w:val="en-GB"/>
                </w:rPr>
                <w:t>applicateion</w:t>
              </w:r>
              <w:proofErr w:type="spellEnd"/>
              <w:r>
                <w:rPr>
                  <w:rFonts w:ascii="Arial" w:hAnsi="Arial" w:cs="Arial"/>
                  <w:sz w:val="20"/>
                  <w:szCs w:val="20"/>
                  <w:lang w:val="en-GB"/>
                </w:rPr>
                <w:t xml:space="preserve"> </w:t>
              </w:r>
              <w:proofErr w:type="spellStart"/>
              <w:r>
                <w:rPr>
                  <w:rFonts w:ascii="Arial" w:hAnsi="Arial" w:cs="Arial"/>
                  <w:sz w:val="20"/>
                  <w:szCs w:val="20"/>
                  <w:lang w:val="en-GB"/>
                </w:rPr>
                <w:t>admins</w:t>
              </w:r>
            </w:ins>
            <w:ins w:id="7026" w:author="Dylan Van Aswegen" w:date="2024-07-16T00:27:00Z" w16du:dateUtc="2024-07-15T22:27:00Z">
              <w:r>
                <w:rPr>
                  <w:rFonts w:ascii="Arial" w:hAnsi="Arial" w:cs="Arial"/>
                  <w:sz w:val="20"/>
                  <w:szCs w:val="20"/>
                  <w:lang w:val="en-GB"/>
                </w:rPr>
                <w:t>istrator</w:t>
              </w:r>
              <w:proofErr w:type="spellEnd"/>
              <w:r>
                <w:rPr>
                  <w:rFonts w:ascii="Arial" w:hAnsi="Arial" w:cs="Arial"/>
                  <w:sz w:val="20"/>
                  <w:szCs w:val="20"/>
                  <w:lang w:val="en-GB"/>
                </w:rPr>
                <w:t xml:space="preserve"> will use this button to publish the demo to the </w:t>
              </w:r>
              <w:proofErr w:type="spellStart"/>
              <w:r>
                <w:rPr>
                  <w:rFonts w:ascii="Arial" w:hAnsi="Arial" w:cs="Arial"/>
                  <w:sz w:val="20"/>
                  <w:szCs w:val="20"/>
                  <w:lang w:val="en-GB"/>
                </w:rPr>
                <w:t>membi</w:t>
              </w:r>
              <w:proofErr w:type="spellEnd"/>
              <w:r>
                <w:rPr>
                  <w:rFonts w:ascii="Arial" w:hAnsi="Arial" w:cs="Arial"/>
                  <w:sz w:val="20"/>
                  <w:szCs w:val="20"/>
                  <w:lang w:val="en-GB"/>
                </w:rPr>
                <w:t xml:space="preserve"> public page. Once clicked, the application will publish the video to the </w:t>
              </w:r>
              <w:proofErr w:type="spellStart"/>
              <w:r>
                <w:rPr>
                  <w:rFonts w:ascii="Arial" w:hAnsi="Arial" w:cs="Arial"/>
                  <w:sz w:val="20"/>
                  <w:szCs w:val="20"/>
                  <w:lang w:val="en-GB"/>
                </w:rPr>
                <w:t>membi</w:t>
              </w:r>
              <w:proofErr w:type="spellEnd"/>
              <w:r>
                <w:rPr>
                  <w:rFonts w:ascii="Arial" w:hAnsi="Arial" w:cs="Arial"/>
                  <w:sz w:val="20"/>
                  <w:szCs w:val="20"/>
                  <w:lang w:val="en-GB"/>
                </w:rPr>
                <w:t xml:space="preserve"> </w:t>
              </w:r>
              <w:r w:rsidR="001831EB">
                <w:rPr>
                  <w:rFonts w:ascii="Arial" w:hAnsi="Arial" w:cs="Arial"/>
                  <w:sz w:val="20"/>
                  <w:szCs w:val="20"/>
                  <w:lang w:val="en-GB"/>
                </w:rPr>
                <w:t xml:space="preserve">demo page. </w:t>
              </w:r>
              <w:r>
                <w:rPr>
                  <w:rFonts w:ascii="Arial" w:hAnsi="Arial" w:cs="Arial"/>
                  <w:sz w:val="20"/>
                  <w:szCs w:val="20"/>
                  <w:lang w:val="en-GB"/>
                </w:rPr>
                <w:t xml:space="preserve"> </w:t>
              </w:r>
            </w:ins>
          </w:p>
        </w:tc>
      </w:tr>
    </w:tbl>
    <w:p w14:paraId="19BCF6C8" w14:textId="77777777" w:rsidR="00121EEB" w:rsidRPr="00537BF1" w:rsidRDefault="00121EEB" w:rsidP="00121EEB">
      <w:pPr>
        <w:rPr>
          <w:ins w:id="7027" w:author="Dylan Van Aswegen" w:date="2024-07-15T16:34:00Z" w16du:dateUtc="2024-07-15T14:34:00Z"/>
          <w:lang w:val="en-GB"/>
          <w:rPrChange w:id="7028" w:author="Dylan Van Aswegen" w:date="2024-07-16T00:22:00Z" w16du:dateUtc="2024-07-15T22:22:00Z">
            <w:rPr>
              <w:ins w:id="7029" w:author="Dylan Van Aswegen" w:date="2024-07-15T16:34:00Z" w16du:dateUtc="2024-07-15T14:34:00Z"/>
            </w:rPr>
          </w:rPrChange>
        </w:rPr>
      </w:pPr>
    </w:p>
    <w:p w14:paraId="122093B0" w14:textId="67189486" w:rsidR="00121EEB" w:rsidRDefault="00EF7AB0" w:rsidP="00121EEB">
      <w:pPr>
        <w:rPr>
          <w:ins w:id="7030" w:author="Dylan Van Aswegen" w:date="2024-07-16T00:28:00Z" w16du:dateUtc="2024-07-15T22:28:00Z"/>
        </w:rPr>
      </w:pPr>
      <w:ins w:id="7031" w:author="Dylan Van Aswegen" w:date="2024-07-16T00:28:00Z" w16du:dateUtc="2024-07-15T22:28:00Z">
        <w:r>
          <w:t>Tool Tips</w:t>
        </w:r>
      </w:ins>
    </w:p>
    <w:p w14:paraId="687D6263" w14:textId="64D4A568" w:rsidR="00121EEB" w:rsidRDefault="00B462C5" w:rsidP="00121EEB">
      <w:pPr>
        <w:rPr>
          <w:ins w:id="7032" w:author="Dylan Van Aswegen" w:date="2024-07-16T09:31:00Z" w16du:dateUtc="2024-07-16T07:31:00Z"/>
        </w:rPr>
      </w:pPr>
      <w:ins w:id="7033" w:author="Dylan Van Aswegen" w:date="2024-07-16T00:37:00Z" w16du:dateUtc="2024-07-15T22:37:00Z">
        <w:r>
          <w:t xml:space="preserve">The tool tips tab In the </w:t>
        </w:r>
      </w:ins>
      <w:ins w:id="7034" w:author="Dylan Van Aswegen" w:date="2024-07-16T09:17:00Z" w16du:dateUtc="2024-07-16T07:17:00Z">
        <w:r w:rsidR="00721A37">
          <w:t xml:space="preserve">content management section </w:t>
        </w:r>
      </w:ins>
      <w:ins w:id="7035" w:author="Dylan Van Aswegen" w:date="2024-07-16T09:30:00Z" w16du:dateUtc="2024-07-16T07:30:00Z">
        <w:r w:rsidR="00502AD4">
          <w:t xml:space="preserve">will consist of a button to capture a </w:t>
        </w:r>
      </w:ins>
      <w:ins w:id="7036" w:author="Dylan Van Aswegen" w:date="2024-07-16T09:31:00Z" w16du:dateUtc="2024-07-16T07:31:00Z">
        <w:r w:rsidR="00A154D3">
          <w:t xml:space="preserve">new tooltip. It will further consist of a table detailing the tooltips that have been created. The table will consist of the following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A154D3" w14:paraId="1D1A77DE" w14:textId="77777777" w:rsidTr="005C5491">
        <w:trPr>
          <w:cnfStyle w:val="100000000000" w:firstRow="1" w:lastRow="0" w:firstColumn="0" w:lastColumn="0" w:oddVBand="0" w:evenVBand="0" w:oddHBand="0" w:evenHBand="0" w:firstRowFirstColumn="0" w:firstRowLastColumn="0" w:lastRowFirstColumn="0" w:lastRowLastColumn="0"/>
          <w:tblHeader/>
          <w:ins w:id="7037" w:author="Dylan Van Aswegen" w:date="2024-07-16T09:31:00Z" w16du:dateUtc="2024-07-16T07:31: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69BA168E" w14:textId="77777777" w:rsidR="00A154D3" w:rsidRDefault="00A154D3">
            <w:pPr>
              <w:spacing w:line="360" w:lineRule="auto"/>
              <w:jc w:val="both"/>
              <w:rPr>
                <w:ins w:id="7038" w:author="Dylan Van Aswegen" w:date="2024-07-16T09:31:00Z" w16du:dateUtc="2024-07-16T07:31:00Z"/>
                <w:rFonts w:ascii="Arial" w:hAnsi="Arial" w:cs="Arial"/>
                <w:sz w:val="20"/>
                <w:szCs w:val="20"/>
                <w:lang w:val="en-GB"/>
              </w:rPr>
            </w:pPr>
            <w:ins w:id="7039" w:author="Dylan Van Aswegen" w:date="2024-07-16T09:31:00Z" w16du:dateUtc="2024-07-16T07:31:00Z">
              <w:r>
                <w:rPr>
                  <w:rFonts w:ascii="Arial" w:hAnsi="Arial" w:cs="Arial"/>
                  <w:sz w:val="20"/>
                  <w:szCs w:val="20"/>
                  <w:lang w:val="en-GB"/>
                </w:rPr>
                <w:t>Column Name</w:t>
              </w:r>
            </w:ins>
          </w:p>
        </w:tc>
        <w:tc>
          <w:tcPr>
            <w:tcW w:w="1273" w:type="dxa"/>
            <w:shd w:val="clear" w:color="auto" w:fill="002060"/>
          </w:tcPr>
          <w:p w14:paraId="23002DE3" w14:textId="77777777" w:rsidR="00A154D3" w:rsidRDefault="00A154D3">
            <w:pPr>
              <w:spacing w:line="360" w:lineRule="auto"/>
              <w:jc w:val="both"/>
              <w:cnfStyle w:val="100000000000" w:firstRow="1" w:lastRow="0" w:firstColumn="0" w:lastColumn="0" w:oddVBand="0" w:evenVBand="0" w:oddHBand="0" w:evenHBand="0" w:firstRowFirstColumn="0" w:firstRowLastColumn="0" w:lastRowFirstColumn="0" w:lastRowLastColumn="0"/>
              <w:rPr>
                <w:ins w:id="7040" w:author="Dylan Van Aswegen" w:date="2024-07-16T09:31:00Z" w16du:dateUtc="2024-07-16T07:31:00Z"/>
                <w:rFonts w:ascii="Arial" w:hAnsi="Arial" w:cs="Arial"/>
                <w:sz w:val="20"/>
                <w:szCs w:val="20"/>
                <w:lang w:val="en-GB"/>
              </w:rPr>
            </w:pPr>
            <w:ins w:id="7041" w:author="Dylan Van Aswegen" w:date="2024-07-16T09:31:00Z" w16du:dateUtc="2024-07-16T07:31:00Z">
              <w:r>
                <w:rPr>
                  <w:rFonts w:ascii="Arial" w:hAnsi="Arial" w:cs="Arial"/>
                  <w:sz w:val="20"/>
                  <w:szCs w:val="20"/>
                  <w:lang w:val="en-GB"/>
                </w:rPr>
                <w:t>Column Type</w:t>
              </w:r>
            </w:ins>
          </w:p>
        </w:tc>
        <w:tc>
          <w:tcPr>
            <w:tcW w:w="1694" w:type="dxa"/>
            <w:shd w:val="clear" w:color="auto" w:fill="002060"/>
          </w:tcPr>
          <w:p w14:paraId="58ED314F" w14:textId="77777777" w:rsidR="00A154D3" w:rsidRDefault="00A154D3">
            <w:pPr>
              <w:spacing w:line="360" w:lineRule="auto"/>
              <w:jc w:val="both"/>
              <w:cnfStyle w:val="100000000000" w:firstRow="1" w:lastRow="0" w:firstColumn="0" w:lastColumn="0" w:oddVBand="0" w:evenVBand="0" w:oddHBand="0" w:evenHBand="0" w:firstRowFirstColumn="0" w:firstRowLastColumn="0" w:lastRowFirstColumn="0" w:lastRowLastColumn="0"/>
              <w:rPr>
                <w:ins w:id="7042" w:author="Dylan Van Aswegen" w:date="2024-07-16T09:31:00Z" w16du:dateUtc="2024-07-16T07:31:00Z"/>
                <w:rFonts w:ascii="Arial" w:hAnsi="Arial" w:cs="Arial"/>
                <w:sz w:val="20"/>
                <w:szCs w:val="20"/>
                <w:lang w:val="en-GB"/>
              </w:rPr>
            </w:pPr>
            <w:ins w:id="7043" w:author="Dylan Van Aswegen" w:date="2024-07-16T09:31:00Z" w16du:dateUtc="2024-07-16T07:31:00Z">
              <w:r>
                <w:rPr>
                  <w:rFonts w:ascii="Arial" w:hAnsi="Arial" w:cs="Arial"/>
                  <w:sz w:val="20"/>
                  <w:szCs w:val="20"/>
                  <w:lang w:val="en-GB"/>
                </w:rPr>
                <w:t>Column Data Type</w:t>
              </w:r>
            </w:ins>
          </w:p>
        </w:tc>
        <w:tc>
          <w:tcPr>
            <w:tcW w:w="3804" w:type="dxa"/>
            <w:shd w:val="clear" w:color="auto" w:fill="002060"/>
          </w:tcPr>
          <w:p w14:paraId="1E89875B" w14:textId="77777777" w:rsidR="00A154D3" w:rsidRDefault="00A154D3">
            <w:pPr>
              <w:spacing w:line="360" w:lineRule="auto"/>
              <w:jc w:val="both"/>
              <w:cnfStyle w:val="100000000000" w:firstRow="1" w:lastRow="0" w:firstColumn="0" w:lastColumn="0" w:oddVBand="0" w:evenVBand="0" w:oddHBand="0" w:evenHBand="0" w:firstRowFirstColumn="0" w:firstRowLastColumn="0" w:lastRowFirstColumn="0" w:lastRowLastColumn="0"/>
              <w:rPr>
                <w:ins w:id="7044" w:author="Dylan Van Aswegen" w:date="2024-07-16T09:31:00Z" w16du:dateUtc="2024-07-16T07:31:00Z"/>
                <w:rFonts w:ascii="Arial" w:hAnsi="Arial" w:cs="Arial"/>
                <w:sz w:val="20"/>
                <w:szCs w:val="20"/>
                <w:lang w:val="en-GB"/>
              </w:rPr>
            </w:pPr>
            <w:ins w:id="7045" w:author="Dylan Van Aswegen" w:date="2024-07-16T09:31:00Z" w16du:dateUtc="2024-07-16T07:31:00Z">
              <w:r>
                <w:rPr>
                  <w:rFonts w:ascii="Arial" w:hAnsi="Arial" w:cs="Arial"/>
                  <w:sz w:val="20"/>
                  <w:szCs w:val="20"/>
                  <w:lang w:val="en-GB"/>
                </w:rPr>
                <w:t>Column Rules</w:t>
              </w:r>
            </w:ins>
          </w:p>
        </w:tc>
      </w:tr>
      <w:tr w:rsidR="00A154D3" w14:paraId="09967EB3" w14:textId="77777777" w:rsidTr="005C5491">
        <w:trPr>
          <w:cnfStyle w:val="000000100000" w:firstRow="0" w:lastRow="0" w:firstColumn="0" w:lastColumn="0" w:oddVBand="0" w:evenVBand="0" w:oddHBand="1" w:evenHBand="0" w:firstRowFirstColumn="0" w:firstRowLastColumn="0" w:lastRowFirstColumn="0" w:lastRowLastColumn="0"/>
          <w:ins w:id="7046" w:author="Dylan Van Aswegen" w:date="2024-07-16T09:31:00Z" w16du:dateUtc="2024-07-16T07:31:00Z"/>
        </w:trPr>
        <w:tc>
          <w:tcPr>
            <w:cnfStyle w:val="001000000000" w:firstRow="0" w:lastRow="0" w:firstColumn="1" w:lastColumn="0" w:oddVBand="0" w:evenVBand="0" w:oddHBand="0" w:evenHBand="0" w:firstRowFirstColumn="0" w:firstRowLastColumn="0" w:lastRowFirstColumn="0" w:lastRowLastColumn="0"/>
            <w:tcW w:w="1451" w:type="dxa"/>
          </w:tcPr>
          <w:p w14:paraId="1B752FE8" w14:textId="6163ED3E" w:rsidR="00A154D3" w:rsidRDefault="00AA6FEC">
            <w:pPr>
              <w:spacing w:line="360" w:lineRule="auto"/>
              <w:jc w:val="both"/>
              <w:rPr>
                <w:ins w:id="7047" w:author="Dylan Van Aswegen" w:date="2024-07-16T09:31:00Z" w16du:dateUtc="2024-07-16T07:31:00Z"/>
                <w:rFonts w:ascii="Arial" w:hAnsi="Arial" w:cs="Arial"/>
                <w:sz w:val="20"/>
                <w:szCs w:val="20"/>
                <w:lang w:val="en-GB"/>
              </w:rPr>
            </w:pPr>
            <w:ins w:id="7048" w:author="Dylan Van Aswegen" w:date="2024-07-16T09:32:00Z" w16du:dateUtc="2024-07-16T07:32:00Z">
              <w:r>
                <w:rPr>
                  <w:rFonts w:ascii="Arial" w:hAnsi="Arial" w:cs="Arial"/>
                  <w:sz w:val="20"/>
                  <w:szCs w:val="20"/>
                  <w:lang w:val="en-GB"/>
                </w:rPr>
                <w:t>Tooltip ID</w:t>
              </w:r>
            </w:ins>
            <w:ins w:id="7049" w:author="Dylan Van Aswegen" w:date="2024-07-16T09:31:00Z" w16du:dateUtc="2024-07-16T07:31:00Z">
              <w:r w:rsidR="00A154D3">
                <w:rPr>
                  <w:rFonts w:ascii="Arial" w:hAnsi="Arial" w:cs="Arial"/>
                  <w:sz w:val="20"/>
                  <w:szCs w:val="20"/>
                  <w:lang w:val="en-GB"/>
                </w:rPr>
                <w:t xml:space="preserve"> </w:t>
              </w:r>
            </w:ins>
          </w:p>
        </w:tc>
        <w:tc>
          <w:tcPr>
            <w:tcW w:w="1273" w:type="dxa"/>
          </w:tcPr>
          <w:p w14:paraId="79BB89DB" w14:textId="77777777" w:rsidR="00A154D3" w:rsidRDefault="00A154D3">
            <w:pPr>
              <w:spacing w:line="360" w:lineRule="auto"/>
              <w:jc w:val="both"/>
              <w:cnfStyle w:val="000000100000" w:firstRow="0" w:lastRow="0" w:firstColumn="0" w:lastColumn="0" w:oddVBand="0" w:evenVBand="0" w:oddHBand="1" w:evenHBand="0" w:firstRowFirstColumn="0" w:firstRowLastColumn="0" w:lastRowFirstColumn="0" w:lastRowLastColumn="0"/>
              <w:rPr>
                <w:ins w:id="7050" w:author="Dylan Van Aswegen" w:date="2024-07-16T09:31:00Z" w16du:dateUtc="2024-07-16T07:31:00Z"/>
                <w:rFonts w:ascii="Arial" w:hAnsi="Arial" w:cs="Arial"/>
                <w:sz w:val="20"/>
                <w:szCs w:val="20"/>
                <w:lang w:val="en-GB"/>
              </w:rPr>
            </w:pPr>
            <w:ins w:id="7051" w:author="Dylan Van Aswegen" w:date="2024-07-16T09:31:00Z" w16du:dateUtc="2024-07-16T07:31:00Z">
              <w:r>
                <w:rPr>
                  <w:rFonts w:ascii="Arial" w:hAnsi="Arial" w:cs="Arial"/>
                  <w:sz w:val="20"/>
                  <w:szCs w:val="20"/>
                  <w:lang w:val="en-GB"/>
                </w:rPr>
                <w:t xml:space="preserve">Text Field </w:t>
              </w:r>
            </w:ins>
          </w:p>
        </w:tc>
        <w:tc>
          <w:tcPr>
            <w:tcW w:w="1694" w:type="dxa"/>
          </w:tcPr>
          <w:p w14:paraId="2AA487B4" w14:textId="77777777" w:rsidR="00A154D3" w:rsidRDefault="00A154D3">
            <w:pPr>
              <w:spacing w:line="360" w:lineRule="auto"/>
              <w:jc w:val="both"/>
              <w:cnfStyle w:val="000000100000" w:firstRow="0" w:lastRow="0" w:firstColumn="0" w:lastColumn="0" w:oddVBand="0" w:evenVBand="0" w:oddHBand="1" w:evenHBand="0" w:firstRowFirstColumn="0" w:firstRowLastColumn="0" w:lastRowFirstColumn="0" w:lastRowLastColumn="0"/>
              <w:rPr>
                <w:ins w:id="7052" w:author="Dylan Van Aswegen" w:date="2024-07-16T09:31:00Z" w16du:dateUtc="2024-07-16T07:31:00Z"/>
                <w:rFonts w:ascii="Arial" w:hAnsi="Arial" w:cs="Arial"/>
                <w:sz w:val="20"/>
                <w:szCs w:val="20"/>
                <w:lang w:val="en-GB"/>
              </w:rPr>
            </w:pPr>
            <w:ins w:id="7053" w:author="Dylan Van Aswegen" w:date="2024-07-16T09:31:00Z" w16du:dateUtc="2024-07-16T07:31:00Z">
              <w:r>
                <w:rPr>
                  <w:rFonts w:ascii="Arial" w:hAnsi="Arial" w:cs="Arial"/>
                  <w:sz w:val="20"/>
                  <w:szCs w:val="20"/>
                  <w:lang w:val="en-GB"/>
                </w:rPr>
                <w:t xml:space="preserve">String </w:t>
              </w:r>
            </w:ins>
          </w:p>
        </w:tc>
        <w:tc>
          <w:tcPr>
            <w:tcW w:w="3804" w:type="dxa"/>
          </w:tcPr>
          <w:p w14:paraId="04F6C2A9" w14:textId="2E48DCBF" w:rsidR="00A154D3" w:rsidRDefault="00A154D3">
            <w:pPr>
              <w:spacing w:line="360" w:lineRule="auto"/>
              <w:jc w:val="both"/>
              <w:cnfStyle w:val="000000100000" w:firstRow="0" w:lastRow="0" w:firstColumn="0" w:lastColumn="0" w:oddVBand="0" w:evenVBand="0" w:oddHBand="1" w:evenHBand="0" w:firstRowFirstColumn="0" w:firstRowLastColumn="0" w:lastRowFirstColumn="0" w:lastRowLastColumn="0"/>
              <w:rPr>
                <w:ins w:id="7054" w:author="Dylan Van Aswegen" w:date="2024-07-16T09:31:00Z" w16du:dateUtc="2024-07-16T07:31:00Z"/>
                <w:rFonts w:ascii="Arial" w:hAnsi="Arial" w:cs="Arial"/>
                <w:sz w:val="20"/>
                <w:szCs w:val="20"/>
                <w:lang w:val="en-GB"/>
              </w:rPr>
            </w:pPr>
            <w:ins w:id="7055" w:author="Dylan Van Aswegen" w:date="2024-07-16T09:31:00Z" w16du:dateUtc="2024-07-16T07:31:00Z">
              <w:r>
                <w:rPr>
                  <w:rFonts w:ascii="Arial" w:hAnsi="Arial" w:cs="Arial"/>
                  <w:sz w:val="20"/>
                  <w:szCs w:val="20"/>
                  <w:lang w:val="en-GB"/>
                </w:rPr>
                <w:t xml:space="preserve">This column will contain the </w:t>
              </w:r>
            </w:ins>
            <w:ins w:id="7056" w:author="Dylan Van Aswegen" w:date="2024-07-16T09:33:00Z" w16du:dateUtc="2024-07-16T07:33:00Z">
              <w:r w:rsidR="00B7408B">
                <w:rPr>
                  <w:rFonts w:ascii="Arial" w:hAnsi="Arial" w:cs="Arial"/>
                  <w:sz w:val="20"/>
                  <w:szCs w:val="20"/>
                  <w:lang w:val="en-GB"/>
                </w:rPr>
                <w:t>id of the tooltip</w:t>
              </w:r>
            </w:ins>
            <w:ins w:id="7057" w:author="Dylan Van Aswegen" w:date="2024-07-16T09:34:00Z" w16du:dateUtc="2024-07-16T07:34:00Z">
              <w:r w:rsidR="00B7408B">
                <w:rPr>
                  <w:rFonts w:ascii="Arial" w:hAnsi="Arial" w:cs="Arial"/>
                  <w:sz w:val="20"/>
                  <w:szCs w:val="20"/>
                  <w:lang w:val="en-GB"/>
                </w:rPr>
                <w:t xml:space="preserve">. </w:t>
              </w:r>
            </w:ins>
          </w:p>
        </w:tc>
      </w:tr>
      <w:tr w:rsidR="00EC1C10" w14:paraId="18DA7D61" w14:textId="77777777" w:rsidTr="005C5491">
        <w:trPr>
          <w:ins w:id="7058" w:author="Dylan Van Aswegen" w:date="2024-07-16T09:32:00Z" w16du:dateUtc="2024-07-16T07:32:00Z"/>
        </w:trPr>
        <w:tc>
          <w:tcPr>
            <w:cnfStyle w:val="001000000000" w:firstRow="0" w:lastRow="0" w:firstColumn="1" w:lastColumn="0" w:oddVBand="0" w:evenVBand="0" w:oddHBand="0" w:evenHBand="0" w:firstRowFirstColumn="0" w:firstRowLastColumn="0" w:lastRowFirstColumn="0" w:lastRowLastColumn="0"/>
            <w:tcW w:w="1451" w:type="dxa"/>
          </w:tcPr>
          <w:p w14:paraId="0E7BF6AC" w14:textId="30151E24" w:rsidR="00EC1C10" w:rsidRDefault="00EC1C10">
            <w:pPr>
              <w:spacing w:line="360" w:lineRule="auto"/>
              <w:jc w:val="both"/>
              <w:rPr>
                <w:ins w:id="7059" w:author="Dylan Van Aswegen" w:date="2024-07-16T09:32:00Z" w16du:dateUtc="2024-07-16T07:32:00Z"/>
                <w:rFonts w:ascii="Arial" w:hAnsi="Arial" w:cs="Arial"/>
                <w:sz w:val="20"/>
                <w:szCs w:val="20"/>
                <w:lang w:val="en-GB"/>
              </w:rPr>
            </w:pPr>
            <w:ins w:id="7060" w:author="Dylan Van Aswegen" w:date="2024-07-16T09:32:00Z" w16du:dateUtc="2024-07-16T07:32:00Z">
              <w:r>
                <w:rPr>
                  <w:rFonts w:ascii="Arial" w:hAnsi="Arial" w:cs="Arial"/>
                  <w:sz w:val="20"/>
                  <w:szCs w:val="20"/>
                  <w:lang w:val="en-GB"/>
                </w:rPr>
                <w:t xml:space="preserve">Page </w:t>
              </w:r>
            </w:ins>
          </w:p>
        </w:tc>
        <w:tc>
          <w:tcPr>
            <w:tcW w:w="1273" w:type="dxa"/>
          </w:tcPr>
          <w:p w14:paraId="44B2E778" w14:textId="1B121118" w:rsidR="00EC1C10" w:rsidRDefault="00901B72">
            <w:pPr>
              <w:spacing w:line="360" w:lineRule="auto"/>
              <w:jc w:val="both"/>
              <w:cnfStyle w:val="000000000000" w:firstRow="0" w:lastRow="0" w:firstColumn="0" w:lastColumn="0" w:oddVBand="0" w:evenVBand="0" w:oddHBand="0" w:evenHBand="0" w:firstRowFirstColumn="0" w:firstRowLastColumn="0" w:lastRowFirstColumn="0" w:lastRowLastColumn="0"/>
              <w:rPr>
                <w:ins w:id="7061" w:author="Dylan Van Aswegen" w:date="2024-07-16T09:32:00Z" w16du:dateUtc="2024-07-16T07:32:00Z"/>
                <w:rFonts w:ascii="Arial" w:hAnsi="Arial" w:cs="Arial"/>
                <w:sz w:val="20"/>
                <w:szCs w:val="20"/>
                <w:lang w:val="en-GB"/>
              </w:rPr>
            </w:pPr>
            <w:ins w:id="7062" w:author="Dylan Van Aswegen" w:date="2024-07-16T09:35:00Z" w16du:dateUtc="2024-07-16T07:35:00Z">
              <w:r>
                <w:rPr>
                  <w:rFonts w:ascii="Arial" w:hAnsi="Arial" w:cs="Arial"/>
                  <w:sz w:val="20"/>
                  <w:szCs w:val="20"/>
                  <w:lang w:val="en-GB"/>
                </w:rPr>
                <w:t>Text Field</w:t>
              </w:r>
            </w:ins>
          </w:p>
        </w:tc>
        <w:tc>
          <w:tcPr>
            <w:tcW w:w="1694" w:type="dxa"/>
          </w:tcPr>
          <w:p w14:paraId="1E66CF45" w14:textId="38A0A136" w:rsidR="00EC1C10" w:rsidRDefault="00240413">
            <w:pPr>
              <w:spacing w:line="360" w:lineRule="auto"/>
              <w:jc w:val="both"/>
              <w:cnfStyle w:val="000000000000" w:firstRow="0" w:lastRow="0" w:firstColumn="0" w:lastColumn="0" w:oddVBand="0" w:evenVBand="0" w:oddHBand="0" w:evenHBand="0" w:firstRowFirstColumn="0" w:firstRowLastColumn="0" w:lastRowFirstColumn="0" w:lastRowLastColumn="0"/>
              <w:rPr>
                <w:ins w:id="7063" w:author="Dylan Van Aswegen" w:date="2024-07-16T09:32:00Z" w16du:dateUtc="2024-07-16T07:32:00Z"/>
                <w:rFonts w:ascii="Arial" w:hAnsi="Arial" w:cs="Arial"/>
                <w:sz w:val="20"/>
                <w:szCs w:val="20"/>
                <w:lang w:val="en-GB"/>
              </w:rPr>
            </w:pPr>
            <w:ins w:id="7064" w:author="Dylan Van Aswegen" w:date="2024-07-16T09:35:00Z" w16du:dateUtc="2024-07-16T07:35:00Z">
              <w:r>
                <w:rPr>
                  <w:rFonts w:ascii="Arial" w:hAnsi="Arial" w:cs="Arial"/>
                  <w:sz w:val="20"/>
                  <w:szCs w:val="20"/>
                  <w:lang w:val="en-GB"/>
                </w:rPr>
                <w:t>String</w:t>
              </w:r>
            </w:ins>
          </w:p>
        </w:tc>
        <w:tc>
          <w:tcPr>
            <w:tcW w:w="3804" w:type="dxa"/>
          </w:tcPr>
          <w:p w14:paraId="692A5A63" w14:textId="46A33575" w:rsidR="00EC1C10" w:rsidRDefault="00240413">
            <w:pPr>
              <w:spacing w:line="360" w:lineRule="auto"/>
              <w:jc w:val="both"/>
              <w:cnfStyle w:val="000000000000" w:firstRow="0" w:lastRow="0" w:firstColumn="0" w:lastColumn="0" w:oddVBand="0" w:evenVBand="0" w:oddHBand="0" w:evenHBand="0" w:firstRowFirstColumn="0" w:firstRowLastColumn="0" w:lastRowFirstColumn="0" w:lastRowLastColumn="0"/>
              <w:rPr>
                <w:ins w:id="7065" w:author="Dylan Van Aswegen" w:date="2024-07-16T09:32:00Z" w16du:dateUtc="2024-07-16T07:32:00Z"/>
                <w:rFonts w:ascii="Arial" w:hAnsi="Arial" w:cs="Arial"/>
                <w:sz w:val="20"/>
                <w:szCs w:val="20"/>
                <w:lang w:val="en-GB"/>
              </w:rPr>
            </w:pPr>
            <w:ins w:id="7066" w:author="Dylan Van Aswegen" w:date="2024-07-16T09:35:00Z" w16du:dateUtc="2024-07-16T07:35:00Z">
              <w:r>
                <w:rPr>
                  <w:rFonts w:ascii="Arial" w:hAnsi="Arial" w:cs="Arial"/>
                  <w:sz w:val="20"/>
                  <w:szCs w:val="20"/>
                  <w:lang w:val="en-GB"/>
                </w:rPr>
                <w:t>This column will contain the name of the page where the tooltip appear</w:t>
              </w:r>
            </w:ins>
            <w:ins w:id="7067" w:author="Dylan Van Aswegen" w:date="2024-07-16T09:36:00Z" w16du:dateUtc="2024-07-16T07:36:00Z">
              <w:r>
                <w:rPr>
                  <w:rFonts w:ascii="Arial" w:hAnsi="Arial" w:cs="Arial"/>
                  <w:sz w:val="20"/>
                  <w:szCs w:val="20"/>
                  <w:lang w:val="en-GB"/>
                </w:rPr>
                <w:t>s</w:t>
              </w:r>
            </w:ins>
            <w:ins w:id="7068" w:author="Dylan Van Aswegen" w:date="2024-07-16T09:35:00Z" w16du:dateUtc="2024-07-16T07:35:00Z">
              <w:r>
                <w:rPr>
                  <w:rFonts w:ascii="Arial" w:hAnsi="Arial" w:cs="Arial"/>
                  <w:sz w:val="20"/>
                  <w:szCs w:val="20"/>
                  <w:lang w:val="en-GB"/>
                </w:rPr>
                <w:t xml:space="preserve">. </w:t>
              </w:r>
            </w:ins>
          </w:p>
        </w:tc>
      </w:tr>
      <w:tr w:rsidR="00EC1C10" w14:paraId="2C78139A" w14:textId="77777777" w:rsidTr="005C5491">
        <w:trPr>
          <w:cnfStyle w:val="000000100000" w:firstRow="0" w:lastRow="0" w:firstColumn="0" w:lastColumn="0" w:oddVBand="0" w:evenVBand="0" w:oddHBand="1" w:evenHBand="0" w:firstRowFirstColumn="0" w:firstRowLastColumn="0" w:lastRowFirstColumn="0" w:lastRowLastColumn="0"/>
          <w:ins w:id="7069" w:author="Dylan Van Aswegen" w:date="2024-07-16T09:32:00Z" w16du:dateUtc="2024-07-16T07:32:00Z"/>
        </w:trPr>
        <w:tc>
          <w:tcPr>
            <w:cnfStyle w:val="001000000000" w:firstRow="0" w:lastRow="0" w:firstColumn="1" w:lastColumn="0" w:oddVBand="0" w:evenVBand="0" w:oddHBand="0" w:evenHBand="0" w:firstRowFirstColumn="0" w:firstRowLastColumn="0" w:lastRowFirstColumn="0" w:lastRowLastColumn="0"/>
            <w:tcW w:w="1451" w:type="dxa"/>
          </w:tcPr>
          <w:p w14:paraId="55DF6BCC" w14:textId="5DC99EFA" w:rsidR="00EC1C10" w:rsidRDefault="00EC1C10">
            <w:pPr>
              <w:spacing w:line="360" w:lineRule="auto"/>
              <w:jc w:val="both"/>
              <w:rPr>
                <w:ins w:id="7070" w:author="Dylan Van Aswegen" w:date="2024-07-16T09:32:00Z" w16du:dateUtc="2024-07-16T07:32:00Z"/>
                <w:rFonts w:ascii="Arial" w:hAnsi="Arial" w:cs="Arial"/>
                <w:sz w:val="20"/>
                <w:szCs w:val="20"/>
                <w:lang w:val="en-GB"/>
              </w:rPr>
            </w:pPr>
            <w:ins w:id="7071" w:author="Dylan Van Aswegen" w:date="2024-07-16T09:32:00Z" w16du:dateUtc="2024-07-16T07:32:00Z">
              <w:r>
                <w:rPr>
                  <w:rFonts w:ascii="Arial" w:hAnsi="Arial" w:cs="Arial"/>
                  <w:sz w:val="20"/>
                  <w:szCs w:val="20"/>
                  <w:lang w:val="en-GB"/>
                </w:rPr>
                <w:t>Field</w:t>
              </w:r>
            </w:ins>
          </w:p>
        </w:tc>
        <w:tc>
          <w:tcPr>
            <w:tcW w:w="1273" w:type="dxa"/>
          </w:tcPr>
          <w:p w14:paraId="77376026" w14:textId="4DFF033E" w:rsidR="00EC1C10" w:rsidRDefault="00240413">
            <w:pPr>
              <w:spacing w:line="360" w:lineRule="auto"/>
              <w:jc w:val="both"/>
              <w:cnfStyle w:val="000000100000" w:firstRow="0" w:lastRow="0" w:firstColumn="0" w:lastColumn="0" w:oddVBand="0" w:evenVBand="0" w:oddHBand="1" w:evenHBand="0" w:firstRowFirstColumn="0" w:firstRowLastColumn="0" w:lastRowFirstColumn="0" w:lastRowLastColumn="0"/>
              <w:rPr>
                <w:ins w:id="7072" w:author="Dylan Van Aswegen" w:date="2024-07-16T09:32:00Z" w16du:dateUtc="2024-07-16T07:32:00Z"/>
                <w:rFonts w:ascii="Arial" w:hAnsi="Arial" w:cs="Arial"/>
                <w:sz w:val="20"/>
                <w:szCs w:val="20"/>
                <w:lang w:val="en-GB"/>
              </w:rPr>
            </w:pPr>
            <w:ins w:id="7073" w:author="Dylan Van Aswegen" w:date="2024-07-16T09:35:00Z" w16du:dateUtc="2024-07-16T07:35:00Z">
              <w:r>
                <w:rPr>
                  <w:rFonts w:ascii="Arial" w:hAnsi="Arial" w:cs="Arial"/>
                  <w:sz w:val="20"/>
                  <w:szCs w:val="20"/>
                  <w:lang w:val="en-GB"/>
                </w:rPr>
                <w:t>Text Field</w:t>
              </w:r>
            </w:ins>
          </w:p>
        </w:tc>
        <w:tc>
          <w:tcPr>
            <w:tcW w:w="1694" w:type="dxa"/>
          </w:tcPr>
          <w:p w14:paraId="2270995A" w14:textId="68EA587F" w:rsidR="00EC1C10" w:rsidRDefault="00240413">
            <w:pPr>
              <w:spacing w:line="360" w:lineRule="auto"/>
              <w:jc w:val="both"/>
              <w:cnfStyle w:val="000000100000" w:firstRow="0" w:lastRow="0" w:firstColumn="0" w:lastColumn="0" w:oddVBand="0" w:evenVBand="0" w:oddHBand="1" w:evenHBand="0" w:firstRowFirstColumn="0" w:firstRowLastColumn="0" w:lastRowFirstColumn="0" w:lastRowLastColumn="0"/>
              <w:rPr>
                <w:ins w:id="7074" w:author="Dylan Van Aswegen" w:date="2024-07-16T09:32:00Z" w16du:dateUtc="2024-07-16T07:32:00Z"/>
                <w:rFonts w:ascii="Arial" w:hAnsi="Arial" w:cs="Arial"/>
                <w:sz w:val="20"/>
                <w:szCs w:val="20"/>
                <w:lang w:val="en-GB"/>
              </w:rPr>
            </w:pPr>
            <w:ins w:id="7075" w:author="Dylan Van Aswegen" w:date="2024-07-16T09:35:00Z" w16du:dateUtc="2024-07-16T07:35:00Z">
              <w:r>
                <w:rPr>
                  <w:rFonts w:ascii="Arial" w:hAnsi="Arial" w:cs="Arial"/>
                  <w:sz w:val="20"/>
                  <w:szCs w:val="20"/>
                  <w:lang w:val="en-GB"/>
                </w:rPr>
                <w:t>String</w:t>
              </w:r>
            </w:ins>
          </w:p>
        </w:tc>
        <w:tc>
          <w:tcPr>
            <w:tcW w:w="3804" w:type="dxa"/>
          </w:tcPr>
          <w:p w14:paraId="54B7DBCC" w14:textId="3E517CF0" w:rsidR="00EC1C10" w:rsidRDefault="00240413">
            <w:pPr>
              <w:spacing w:line="360" w:lineRule="auto"/>
              <w:jc w:val="both"/>
              <w:cnfStyle w:val="000000100000" w:firstRow="0" w:lastRow="0" w:firstColumn="0" w:lastColumn="0" w:oddVBand="0" w:evenVBand="0" w:oddHBand="1" w:evenHBand="0" w:firstRowFirstColumn="0" w:firstRowLastColumn="0" w:lastRowFirstColumn="0" w:lastRowLastColumn="0"/>
              <w:rPr>
                <w:ins w:id="7076" w:author="Dylan Van Aswegen" w:date="2024-07-16T09:32:00Z" w16du:dateUtc="2024-07-16T07:32:00Z"/>
                <w:rFonts w:ascii="Arial" w:hAnsi="Arial" w:cs="Arial"/>
                <w:sz w:val="20"/>
                <w:szCs w:val="20"/>
                <w:lang w:val="en-GB"/>
              </w:rPr>
            </w:pPr>
            <w:ins w:id="7077" w:author="Dylan Van Aswegen" w:date="2024-07-16T09:35:00Z" w16du:dateUtc="2024-07-16T07:35:00Z">
              <w:r>
                <w:rPr>
                  <w:rFonts w:ascii="Arial" w:hAnsi="Arial" w:cs="Arial"/>
                  <w:sz w:val="20"/>
                  <w:szCs w:val="20"/>
                  <w:lang w:val="en-GB"/>
                </w:rPr>
                <w:t xml:space="preserve">This column will contain the name of the field on the </w:t>
              </w:r>
            </w:ins>
            <w:ins w:id="7078" w:author="Dylan Van Aswegen" w:date="2024-07-16T09:36:00Z" w16du:dateUtc="2024-07-16T07:36:00Z">
              <w:r>
                <w:rPr>
                  <w:rFonts w:ascii="Arial" w:hAnsi="Arial" w:cs="Arial"/>
                  <w:sz w:val="20"/>
                  <w:szCs w:val="20"/>
                  <w:lang w:val="en-GB"/>
                </w:rPr>
                <w:t>page where the tool tip appears.</w:t>
              </w:r>
            </w:ins>
          </w:p>
        </w:tc>
      </w:tr>
      <w:tr w:rsidR="00EC1C10" w14:paraId="2B9648AB" w14:textId="77777777" w:rsidTr="005C5491">
        <w:trPr>
          <w:ins w:id="7079" w:author="Dylan Van Aswegen" w:date="2024-07-16T09:32:00Z" w16du:dateUtc="2024-07-16T07:32:00Z"/>
        </w:trPr>
        <w:tc>
          <w:tcPr>
            <w:cnfStyle w:val="001000000000" w:firstRow="0" w:lastRow="0" w:firstColumn="1" w:lastColumn="0" w:oddVBand="0" w:evenVBand="0" w:oddHBand="0" w:evenHBand="0" w:firstRowFirstColumn="0" w:firstRowLastColumn="0" w:lastRowFirstColumn="0" w:lastRowLastColumn="0"/>
            <w:tcW w:w="1451" w:type="dxa"/>
          </w:tcPr>
          <w:p w14:paraId="0D8D3511" w14:textId="303E6A1F" w:rsidR="00EC1C10" w:rsidRDefault="00EC1C10">
            <w:pPr>
              <w:spacing w:line="360" w:lineRule="auto"/>
              <w:jc w:val="both"/>
              <w:rPr>
                <w:ins w:id="7080" w:author="Dylan Van Aswegen" w:date="2024-07-16T09:32:00Z" w16du:dateUtc="2024-07-16T07:32:00Z"/>
                <w:rFonts w:ascii="Arial" w:hAnsi="Arial" w:cs="Arial"/>
                <w:sz w:val="20"/>
                <w:szCs w:val="20"/>
                <w:lang w:val="en-GB"/>
              </w:rPr>
            </w:pPr>
            <w:ins w:id="7081" w:author="Dylan Van Aswegen" w:date="2024-07-16T09:32:00Z" w16du:dateUtc="2024-07-16T07:32:00Z">
              <w:r>
                <w:rPr>
                  <w:rFonts w:ascii="Arial" w:hAnsi="Arial" w:cs="Arial"/>
                  <w:sz w:val="20"/>
                  <w:szCs w:val="20"/>
                  <w:lang w:val="en-GB"/>
                </w:rPr>
                <w:t xml:space="preserve">Text </w:t>
              </w:r>
            </w:ins>
          </w:p>
        </w:tc>
        <w:tc>
          <w:tcPr>
            <w:tcW w:w="1273" w:type="dxa"/>
          </w:tcPr>
          <w:p w14:paraId="7D397B67" w14:textId="0FB35C95" w:rsidR="00EC1C10" w:rsidRDefault="00240413">
            <w:pPr>
              <w:spacing w:line="360" w:lineRule="auto"/>
              <w:jc w:val="both"/>
              <w:cnfStyle w:val="000000000000" w:firstRow="0" w:lastRow="0" w:firstColumn="0" w:lastColumn="0" w:oddVBand="0" w:evenVBand="0" w:oddHBand="0" w:evenHBand="0" w:firstRowFirstColumn="0" w:firstRowLastColumn="0" w:lastRowFirstColumn="0" w:lastRowLastColumn="0"/>
              <w:rPr>
                <w:ins w:id="7082" w:author="Dylan Van Aswegen" w:date="2024-07-16T09:32:00Z" w16du:dateUtc="2024-07-16T07:32:00Z"/>
                <w:rFonts w:ascii="Arial" w:hAnsi="Arial" w:cs="Arial"/>
                <w:sz w:val="20"/>
                <w:szCs w:val="20"/>
                <w:lang w:val="en-GB"/>
              </w:rPr>
            </w:pPr>
            <w:ins w:id="7083" w:author="Dylan Van Aswegen" w:date="2024-07-16T09:36:00Z" w16du:dateUtc="2024-07-16T07:36:00Z">
              <w:r>
                <w:rPr>
                  <w:rFonts w:ascii="Arial" w:hAnsi="Arial" w:cs="Arial"/>
                  <w:sz w:val="20"/>
                  <w:szCs w:val="20"/>
                  <w:lang w:val="en-GB"/>
                </w:rPr>
                <w:t xml:space="preserve">Text Field </w:t>
              </w:r>
            </w:ins>
          </w:p>
        </w:tc>
        <w:tc>
          <w:tcPr>
            <w:tcW w:w="1694" w:type="dxa"/>
          </w:tcPr>
          <w:p w14:paraId="21402165" w14:textId="767C0473" w:rsidR="00EC1C10" w:rsidRDefault="00240413">
            <w:pPr>
              <w:spacing w:line="360" w:lineRule="auto"/>
              <w:jc w:val="both"/>
              <w:cnfStyle w:val="000000000000" w:firstRow="0" w:lastRow="0" w:firstColumn="0" w:lastColumn="0" w:oddVBand="0" w:evenVBand="0" w:oddHBand="0" w:evenHBand="0" w:firstRowFirstColumn="0" w:firstRowLastColumn="0" w:lastRowFirstColumn="0" w:lastRowLastColumn="0"/>
              <w:rPr>
                <w:ins w:id="7084" w:author="Dylan Van Aswegen" w:date="2024-07-16T09:32:00Z" w16du:dateUtc="2024-07-16T07:32:00Z"/>
                <w:rFonts w:ascii="Arial" w:hAnsi="Arial" w:cs="Arial"/>
                <w:sz w:val="20"/>
                <w:szCs w:val="20"/>
                <w:lang w:val="en-GB"/>
              </w:rPr>
            </w:pPr>
            <w:ins w:id="7085" w:author="Dylan Van Aswegen" w:date="2024-07-16T09:36:00Z" w16du:dateUtc="2024-07-16T07:36:00Z">
              <w:r>
                <w:rPr>
                  <w:rFonts w:ascii="Arial" w:hAnsi="Arial" w:cs="Arial"/>
                  <w:sz w:val="20"/>
                  <w:szCs w:val="20"/>
                  <w:lang w:val="en-GB"/>
                </w:rPr>
                <w:t>String</w:t>
              </w:r>
            </w:ins>
          </w:p>
        </w:tc>
        <w:tc>
          <w:tcPr>
            <w:tcW w:w="3804" w:type="dxa"/>
          </w:tcPr>
          <w:p w14:paraId="344DE6A6" w14:textId="5726BEFF" w:rsidR="00EC1C10" w:rsidRDefault="00240413">
            <w:pPr>
              <w:spacing w:line="360" w:lineRule="auto"/>
              <w:jc w:val="both"/>
              <w:cnfStyle w:val="000000000000" w:firstRow="0" w:lastRow="0" w:firstColumn="0" w:lastColumn="0" w:oddVBand="0" w:evenVBand="0" w:oddHBand="0" w:evenHBand="0" w:firstRowFirstColumn="0" w:firstRowLastColumn="0" w:lastRowFirstColumn="0" w:lastRowLastColumn="0"/>
              <w:rPr>
                <w:ins w:id="7086" w:author="Dylan Van Aswegen" w:date="2024-07-16T09:32:00Z" w16du:dateUtc="2024-07-16T07:32:00Z"/>
                <w:rFonts w:ascii="Arial" w:hAnsi="Arial" w:cs="Arial"/>
                <w:sz w:val="20"/>
                <w:szCs w:val="20"/>
                <w:lang w:val="en-GB"/>
              </w:rPr>
            </w:pPr>
            <w:ins w:id="7087" w:author="Dylan Van Aswegen" w:date="2024-07-16T09:36:00Z" w16du:dateUtc="2024-07-16T07:36:00Z">
              <w:r>
                <w:rPr>
                  <w:rFonts w:ascii="Arial" w:hAnsi="Arial" w:cs="Arial"/>
                  <w:sz w:val="20"/>
                  <w:szCs w:val="20"/>
                  <w:lang w:val="en-GB"/>
                </w:rPr>
                <w:t xml:space="preserve">This column will contain the text that appears in the tooltip. </w:t>
              </w:r>
            </w:ins>
          </w:p>
        </w:tc>
      </w:tr>
      <w:tr w:rsidR="00EC1C10" w14:paraId="434F81DA" w14:textId="77777777" w:rsidTr="005C5491">
        <w:trPr>
          <w:cnfStyle w:val="000000100000" w:firstRow="0" w:lastRow="0" w:firstColumn="0" w:lastColumn="0" w:oddVBand="0" w:evenVBand="0" w:oddHBand="1" w:evenHBand="0" w:firstRowFirstColumn="0" w:firstRowLastColumn="0" w:lastRowFirstColumn="0" w:lastRowLastColumn="0"/>
          <w:ins w:id="7088" w:author="Dylan Van Aswegen" w:date="2024-07-16T09:32:00Z" w16du:dateUtc="2024-07-16T07:32:00Z"/>
        </w:trPr>
        <w:tc>
          <w:tcPr>
            <w:cnfStyle w:val="001000000000" w:firstRow="0" w:lastRow="0" w:firstColumn="1" w:lastColumn="0" w:oddVBand="0" w:evenVBand="0" w:oddHBand="0" w:evenHBand="0" w:firstRowFirstColumn="0" w:firstRowLastColumn="0" w:lastRowFirstColumn="0" w:lastRowLastColumn="0"/>
            <w:tcW w:w="1451" w:type="dxa"/>
          </w:tcPr>
          <w:p w14:paraId="3C053DDF" w14:textId="18841E8A" w:rsidR="00EC1C10" w:rsidRDefault="00AA6FEC">
            <w:pPr>
              <w:spacing w:line="360" w:lineRule="auto"/>
              <w:jc w:val="both"/>
              <w:rPr>
                <w:ins w:id="7089" w:author="Dylan Van Aswegen" w:date="2024-07-16T09:32:00Z" w16du:dateUtc="2024-07-16T07:32:00Z"/>
                <w:rFonts w:ascii="Arial" w:hAnsi="Arial" w:cs="Arial"/>
                <w:sz w:val="20"/>
                <w:szCs w:val="20"/>
                <w:lang w:val="en-GB"/>
              </w:rPr>
            </w:pPr>
            <w:ins w:id="7090" w:author="Dylan Van Aswegen" w:date="2024-07-16T09:32:00Z" w16du:dateUtc="2024-07-16T07:32:00Z">
              <w:r>
                <w:rPr>
                  <w:rFonts w:ascii="Arial" w:hAnsi="Arial" w:cs="Arial"/>
                  <w:sz w:val="20"/>
                  <w:szCs w:val="20"/>
                  <w:lang w:val="en-GB"/>
                </w:rPr>
                <w:t>Actions</w:t>
              </w:r>
            </w:ins>
          </w:p>
        </w:tc>
        <w:tc>
          <w:tcPr>
            <w:tcW w:w="1273" w:type="dxa"/>
          </w:tcPr>
          <w:p w14:paraId="3023684F" w14:textId="743FB7CC" w:rsidR="00EC1C10" w:rsidRDefault="00240413">
            <w:pPr>
              <w:spacing w:line="360" w:lineRule="auto"/>
              <w:jc w:val="both"/>
              <w:cnfStyle w:val="000000100000" w:firstRow="0" w:lastRow="0" w:firstColumn="0" w:lastColumn="0" w:oddVBand="0" w:evenVBand="0" w:oddHBand="1" w:evenHBand="0" w:firstRowFirstColumn="0" w:firstRowLastColumn="0" w:lastRowFirstColumn="0" w:lastRowLastColumn="0"/>
              <w:rPr>
                <w:ins w:id="7091" w:author="Dylan Van Aswegen" w:date="2024-07-16T09:32:00Z" w16du:dateUtc="2024-07-16T07:32:00Z"/>
                <w:rFonts w:ascii="Arial" w:hAnsi="Arial" w:cs="Arial"/>
                <w:sz w:val="20"/>
                <w:szCs w:val="20"/>
                <w:lang w:val="en-GB"/>
              </w:rPr>
            </w:pPr>
            <w:ins w:id="7092" w:author="Dylan Van Aswegen" w:date="2024-07-16T09:36:00Z" w16du:dateUtc="2024-07-16T07:36:00Z">
              <w:r>
                <w:rPr>
                  <w:rFonts w:ascii="Arial" w:hAnsi="Arial" w:cs="Arial"/>
                  <w:sz w:val="20"/>
                  <w:szCs w:val="20"/>
                  <w:lang w:val="en-GB"/>
                </w:rPr>
                <w:t>Buttons</w:t>
              </w:r>
            </w:ins>
          </w:p>
        </w:tc>
        <w:tc>
          <w:tcPr>
            <w:tcW w:w="1694" w:type="dxa"/>
          </w:tcPr>
          <w:p w14:paraId="59655F70" w14:textId="77777777" w:rsidR="00EC1C10" w:rsidRDefault="00EC1C10">
            <w:pPr>
              <w:spacing w:line="360" w:lineRule="auto"/>
              <w:jc w:val="both"/>
              <w:cnfStyle w:val="000000100000" w:firstRow="0" w:lastRow="0" w:firstColumn="0" w:lastColumn="0" w:oddVBand="0" w:evenVBand="0" w:oddHBand="1" w:evenHBand="0" w:firstRowFirstColumn="0" w:firstRowLastColumn="0" w:lastRowFirstColumn="0" w:lastRowLastColumn="0"/>
              <w:rPr>
                <w:ins w:id="7093" w:author="Dylan Van Aswegen" w:date="2024-07-16T09:32:00Z" w16du:dateUtc="2024-07-16T07:32:00Z"/>
                <w:rFonts w:ascii="Arial" w:hAnsi="Arial" w:cs="Arial"/>
                <w:sz w:val="20"/>
                <w:szCs w:val="20"/>
                <w:lang w:val="en-GB"/>
              </w:rPr>
            </w:pPr>
          </w:p>
        </w:tc>
        <w:tc>
          <w:tcPr>
            <w:tcW w:w="3804" w:type="dxa"/>
          </w:tcPr>
          <w:p w14:paraId="0FFB371C" w14:textId="77777777" w:rsidR="00EC1C10" w:rsidRDefault="00240413">
            <w:pPr>
              <w:spacing w:line="360" w:lineRule="auto"/>
              <w:jc w:val="both"/>
              <w:cnfStyle w:val="000000100000" w:firstRow="0" w:lastRow="0" w:firstColumn="0" w:lastColumn="0" w:oddVBand="0" w:evenVBand="0" w:oddHBand="1" w:evenHBand="0" w:firstRowFirstColumn="0" w:firstRowLastColumn="0" w:lastRowFirstColumn="0" w:lastRowLastColumn="0"/>
              <w:rPr>
                <w:ins w:id="7094" w:author="Dylan Van Aswegen" w:date="2024-07-16T09:37:00Z" w16du:dateUtc="2024-07-16T07:37:00Z"/>
                <w:rFonts w:ascii="Arial" w:hAnsi="Arial" w:cs="Arial"/>
                <w:sz w:val="20"/>
                <w:szCs w:val="20"/>
                <w:lang w:val="en-GB"/>
              </w:rPr>
            </w:pPr>
            <w:ins w:id="7095" w:author="Dylan Van Aswegen" w:date="2024-07-16T09:36:00Z" w16du:dateUtc="2024-07-16T07:36:00Z">
              <w:r>
                <w:rPr>
                  <w:rFonts w:ascii="Arial" w:hAnsi="Arial" w:cs="Arial"/>
                  <w:sz w:val="20"/>
                  <w:szCs w:val="20"/>
                  <w:lang w:val="en-GB"/>
                </w:rPr>
                <w:t>This field will contain buttons allowing the user to edit a tool</w:t>
              </w:r>
            </w:ins>
            <w:ins w:id="7096" w:author="Dylan Van Aswegen" w:date="2024-07-16T09:37:00Z" w16du:dateUtc="2024-07-16T07:37:00Z">
              <w:r>
                <w:rPr>
                  <w:rFonts w:ascii="Arial" w:hAnsi="Arial" w:cs="Arial"/>
                  <w:sz w:val="20"/>
                  <w:szCs w:val="20"/>
                  <w:lang w:val="en-GB"/>
                </w:rPr>
                <w:t xml:space="preserve">tip and </w:t>
              </w:r>
              <w:r w:rsidR="00EF7DB9">
                <w:rPr>
                  <w:rFonts w:ascii="Arial" w:hAnsi="Arial" w:cs="Arial"/>
                  <w:sz w:val="20"/>
                  <w:szCs w:val="20"/>
                  <w:lang w:val="en-GB"/>
                </w:rPr>
                <w:t xml:space="preserve">remove a tooltip. </w:t>
              </w:r>
            </w:ins>
          </w:p>
          <w:p w14:paraId="4E30F68B" w14:textId="6E5D38CC" w:rsidR="00EF7DB9" w:rsidRDefault="00EF7DB9">
            <w:pPr>
              <w:spacing w:line="360" w:lineRule="auto"/>
              <w:jc w:val="both"/>
              <w:cnfStyle w:val="000000100000" w:firstRow="0" w:lastRow="0" w:firstColumn="0" w:lastColumn="0" w:oddVBand="0" w:evenVBand="0" w:oddHBand="1" w:evenHBand="0" w:firstRowFirstColumn="0" w:firstRowLastColumn="0" w:lastRowFirstColumn="0" w:lastRowLastColumn="0"/>
              <w:rPr>
                <w:ins w:id="7097" w:author="Dylan Van Aswegen" w:date="2024-07-16T09:37:00Z" w16du:dateUtc="2024-07-16T07:37:00Z"/>
                <w:rFonts w:ascii="Arial" w:hAnsi="Arial" w:cs="Arial"/>
                <w:sz w:val="20"/>
                <w:szCs w:val="20"/>
                <w:lang w:val="en-GB"/>
              </w:rPr>
            </w:pPr>
            <w:ins w:id="7098" w:author="Dylan Van Aswegen" w:date="2024-07-16T09:37:00Z" w16du:dateUtc="2024-07-16T07:37:00Z">
              <w:r>
                <w:rPr>
                  <w:rFonts w:ascii="Arial" w:hAnsi="Arial" w:cs="Arial"/>
                  <w:sz w:val="20"/>
                  <w:szCs w:val="20"/>
                  <w:lang w:val="en-GB"/>
                </w:rPr>
                <w:t xml:space="preserve">If the button to edit is clicked, the application will present a window to the </w:t>
              </w:r>
            </w:ins>
            <w:ins w:id="7099" w:author="Dylan Van Aswegen" w:date="2024-07-16T09:38:00Z" w16du:dateUtc="2024-07-16T07:38:00Z">
              <w:r w:rsidR="00A04E9A">
                <w:rPr>
                  <w:rFonts w:ascii="Arial" w:hAnsi="Arial" w:cs="Arial"/>
                  <w:sz w:val="20"/>
                  <w:szCs w:val="20"/>
                  <w:lang w:val="en-GB"/>
                </w:rPr>
                <w:t xml:space="preserve">application admin </w:t>
              </w:r>
            </w:ins>
            <w:ins w:id="7100" w:author="Dylan Van Aswegen" w:date="2024-07-16T09:37:00Z" w16du:dateUtc="2024-07-16T07:37:00Z">
              <w:r>
                <w:rPr>
                  <w:rFonts w:ascii="Arial" w:hAnsi="Arial" w:cs="Arial"/>
                  <w:sz w:val="20"/>
                  <w:szCs w:val="20"/>
                  <w:lang w:val="en-GB"/>
                </w:rPr>
                <w:t xml:space="preserve">that will allow them to edit the tooltip. </w:t>
              </w:r>
            </w:ins>
          </w:p>
          <w:p w14:paraId="210B2322" w14:textId="6F7AF668" w:rsidR="00EF7DB9" w:rsidRDefault="00EF7DB9">
            <w:pPr>
              <w:spacing w:line="360" w:lineRule="auto"/>
              <w:jc w:val="both"/>
              <w:cnfStyle w:val="000000100000" w:firstRow="0" w:lastRow="0" w:firstColumn="0" w:lastColumn="0" w:oddVBand="0" w:evenVBand="0" w:oddHBand="1" w:evenHBand="0" w:firstRowFirstColumn="0" w:firstRowLastColumn="0" w:lastRowFirstColumn="0" w:lastRowLastColumn="0"/>
              <w:rPr>
                <w:ins w:id="7101" w:author="Dylan Van Aswegen" w:date="2024-07-16T09:32:00Z" w16du:dateUtc="2024-07-16T07:32:00Z"/>
                <w:rFonts w:ascii="Arial" w:hAnsi="Arial" w:cs="Arial"/>
                <w:sz w:val="20"/>
                <w:szCs w:val="20"/>
                <w:lang w:val="en-GB"/>
              </w:rPr>
            </w:pPr>
            <w:ins w:id="7102" w:author="Dylan Van Aswegen" w:date="2024-07-16T09:37:00Z" w16du:dateUtc="2024-07-16T07:37:00Z">
              <w:r>
                <w:rPr>
                  <w:rFonts w:ascii="Arial" w:hAnsi="Arial" w:cs="Arial"/>
                  <w:sz w:val="20"/>
                  <w:szCs w:val="20"/>
                  <w:lang w:val="en-GB"/>
                </w:rPr>
                <w:t xml:space="preserve">If the button to remove the tooltip is clicked, the application will </w:t>
              </w:r>
            </w:ins>
            <w:ins w:id="7103" w:author="Dylan Van Aswegen" w:date="2024-07-16T09:38:00Z" w16du:dateUtc="2024-07-16T07:38:00Z">
              <w:r>
                <w:rPr>
                  <w:rFonts w:ascii="Arial" w:hAnsi="Arial" w:cs="Arial"/>
                  <w:sz w:val="20"/>
                  <w:szCs w:val="20"/>
                  <w:lang w:val="en-GB"/>
                </w:rPr>
                <w:t xml:space="preserve">remove the tooltip from the </w:t>
              </w:r>
              <w:r w:rsidR="00A04E9A">
                <w:rPr>
                  <w:rFonts w:ascii="Arial" w:hAnsi="Arial" w:cs="Arial"/>
                  <w:sz w:val="20"/>
                  <w:szCs w:val="20"/>
                  <w:lang w:val="en-GB"/>
                </w:rPr>
                <w:t xml:space="preserve">application. </w:t>
              </w:r>
            </w:ins>
          </w:p>
        </w:tc>
      </w:tr>
    </w:tbl>
    <w:p w14:paraId="23523918" w14:textId="77777777" w:rsidR="00A154D3" w:rsidRPr="00A154D3" w:rsidRDefault="00A154D3" w:rsidP="00121EEB">
      <w:pPr>
        <w:rPr>
          <w:ins w:id="7104" w:author="Dylan Van Aswegen" w:date="2024-07-15T16:34:00Z" w16du:dateUtc="2024-07-15T14:34:00Z"/>
          <w:lang w:val="en-GB"/>
          <w:rPrChange w:id="7105" w:author="Dylan Van Aswegen" w:date="2024-07-16T09:31:00Z" w16du:dateUtc="2024-07-16T07:31:00Z">
            <w:rPr>
              <w:ins w:id="7106" w:author="Dylan Van Aswegen" w:date="2024-07-15T16:34:00Z" w16du:dateUtc="2024-07-15T14:34:00Z"/>
            </w:rPr>
          </w:rPrChange>
        </w:rPr>
      </w:pPr>
    </w:p>
    <w:p w14:paraId="4F5E37B0" w14:textId="20D52095" w:rsidR="00121EEB" w:rsidRDefault="00A04E9A" w:rsidP="00121EEB">
      <w:pPr>
        <w:rPr>
          <w:ins w:id="7107" w:author="Dylan Van Aswegen" w:date="2024-07-16T09:39:00Z" w16du:dateUtc="2024-07-16T07:39:00Z"/>
        </w:rPr>
      </w:pPr>
      <w:ins w:id="7108" w:author="Dylan Van Aswegen" w:date="2024-07-16T09:38:00Z" w16du:dateUtc="2024-07-16T07:38:00Z">
        <w:r>
          <w:t xml:space="preserve">The application administrator will be </w:t>
        </w:r>
      </w:ins>
      <w:ins w:id="7109" w:author="Dylan Van Aswegen" w:date="2024-07-16T09:39:00Z" w16du:dateUtc="2024-07-16T07:39:00Z">
        <w:r>
          <w:t>navigated</w:t>
        </w:r>
      </w:ins>
      <w:ins w:id="7110" w:author="Dylan Van Aswegen" w:date="2024-07-16T09:38:00Z" w16du:dateUtc="2024-07-16T07:38:00Z">
        <w:r>
          <w:t xml:space="preserve"> to the tooltip creation window </w:t>
        </w:r>
      </w:ins>
      <w:ins w:id="7111" w:author="Dylan Van Aswegen" w:date="2024-07-16T09:39:00Z" w16du:dateUtc="2024-07-16T07:39:00Z">
        <w:r>
          <w:t xml:space="preserve">when they click on the new tooltip button. The window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A04E9A" w14:paraId="4B3B0FB2" w14:textId="77777777" w:rsidTr="005C5491">
        <w:trPr>
          <w:cnfStyle w:val="100000000000" w:firstRow="1" w:lastRow="0" w:firstColumn="0" w:lastColumn="0" w:oddVBand="0" w:evenVBand="0" w:oddHBand="0" w:evenHBand="0" w:firstRowFirstColumn="0" w:firstRowLastColumn="0" w:lastRowFirstColumn="0" w:lastRowLastColumn="0"/>
          <w:tblHeader/>
          <w:ins w:id="7112" w:author="Dylan Van Aswegen" w:date="2024-07-16T09:39:00Z" w16du:dateUtc="2024-07-16T07:39: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1D609D02" w14:textId="77777777" w:rsidR="00A04E9A" w:rsidRDefault="00A04E9A">
            <w:pPr>
              <w:spacing w:line="360" w:lineRule="auto"/>
              <w:jc w:val="both"/>
              <w:rPr>
                <w:ins w:id="7113" w:author="Dylan Van Aswegen" w:date="2024-07-16T09:39:00Z" w16du:dateUtc="2024-07-16T07:39:00Z"/>
                <w:rFonts w:ascii="Arial" w:hAnsi="Arial" w:cs="Arial"/>
                <w:sz w:val="20"/>
                <w:szCs w:val="20"/>
                <w:lang w:val="en-GB"/>
              </w:rPr>
            </w:pPr>
            <w:ins w:id="7114" w:author="Dylan Van Aswegen" w:date="2024-07-16T09:39:00Z" w16du:dateUtc="2024-07-16T07:39:00Z">
              <w:r>
                <w:rPr>
                  <w:rFonts w:ascii="Arial" w:hAnsi="Arial" w:cs="Arial"/>
                  <w:sz w:val="20"/>
                  <w:szCs w:val="20"/>
                  <w:lang w:val="en-GB"/>
                </w:rPr>
                <w:t xml:space="preserve">Field Number </w:t>
              </w:r>
            </w:ins>
          </w:p>
        </w:tc>
        <w:tc>
          <w:tcPr>
            <w:tcW w:w="1417" w:type="dxa"/>
            <w:shd w:val="clear" w:color="auto" w:fill="002060"/>
          </w:tcPr>
          <w:p w14:paraId="1E7410C6" w14:textId="77777777" w:rsidR="00A04E9A" w:rsidRDefault="00A04E9A">
            <w:pPr>
              <w:spacing w:line="360" w:lineRule="auto"/>
              <w:jc w:val="both"/>
              <w:cnfStyle w:val="100000000000" w:firstRow="1" w:lastRow="0" w:firstColumn="0" w:lastColumn="0" w:oddVBand="0" w:evenVBand="0" w:oddHBand="0" w:evenHBand="0" w:firstRowFirstColumn="0" w:firstRowLastColumn="0" w:lastRowFirstColumn="0" w:lastRowLastColumn="0"/>
              <w:rPr>
                <w:ins w:id="7115" w:author="Dylan Van Aswegen" w:date="2024-07-16T09:39:00Z" w16du:dateUtc="2024-07-16T07:39:00Z"/>
                <w:rFonts w:ascii="Arial" w:hAnsi="Arial" w:cs="Arial"/>
                <w:sz w:val="20"/>
                <w:szCs w:val="20"/>
                <w:lang w:val="en-GB"/>
              </w:rPr>
            </w:pPr>
            <w:ins w:id="7116" w:author="Dylan Van Aswegen" w:date="2024-07-16T09:39:00Z" w16du:dateUtc="2024-07-16T07:39:00Z">
              <w:r>
                <w:rPr>
                  <w:rFonts w:ascii="Arial" w:hAnsi="Arial" w:cs="Arial"/>
                  <w:sz w:val="20"/>
                  <w:szCs w:val="20"/>
                  <w:lang w:val="en-GB"/>
                </w:rPr>
                <w:t>Field Name</w:t>
              </w:r>
            </w:ins>
          </w:p>
        </w:tc>
        <w:tc>
          <w:tcPr>
            <w:tcW w:w="1276" w:type="dxa"/>
            <w:shd w:val="clear" w:color="auto" w:fill="002060"/>
          </w:tcPr>
          <w:p w14:paraId="65B43480" w14:textId="77777777" w:rsidR="00A04E9A" w:rsidRDefault="00A04E9A">
            <w:pPr>
              <w:spacing w:line="360" w:lineRule="auto"/>
              <w:jc w:val="both"/>
              <w:cnfStyle w:val="100000000000" w:firstRow="1" w:lastRow="0" w:firstColumn="0" w:lastColumn="0" w:oddVBand="0" w:evenVBand="0" w:oddHBand="0" w:evenHBand="0" w:firstRowFirstColumn="0" w:firstRowLastColumn="0" w:lastRowFirstColumn="0" w:lastRowLastColumn="0"/>
              <w:rPr>
                <w:ins w:id="7117" w:author="Dylan Van Aswegen" w:date="2024-07-16T09:39:00Z" w16du:dateUtc="2024-07-16T07:39:00Z"/>
                <w:rFonts w:ascii="Arial" w:hAnsi="Arial" w:cs="Arial"/>
                <w:sz w:val="20"/>
                <w:szCs w:val="20"/>
                <w:lang w:val="en-GB"/>
              </w:rPr>
            </w:pPr>
            <w:ins w:id="7118" w:author="Dylan Van Aswegen" w:date="2024-07-16T09:39:00Z" w16du:dateUtc="2024-07-16T07:39:00Z">
              <w:r>
                <w:rPr>
                  <w:rFonts w:ascii="Arial" w:hAnsi="Arial" w:cs="Arial"/>
                  <w:sz w:val="20"/>
                  <w:szCs w:val="20"/>
                  <w:lang w:val="en-GB"/>
                </w:rPr>
                <w:t>Field Type</w:t>
              </w:r>
            </w:ins>
          </w:p>
        </w:tc>
        <w:tc>
          <w:tcPr>
            <w:tcW w:w="1701" w:type="dxa"/>
            <w:shd w:val="clear" w:color="auto" w:fill="002060"/>
          </w:tcPr>
          <w:p w14:paraId="4D4EF1A9" w14:textId="77777777" w:rsidR="00A04E9A" w:rsidRDefault="00A04E9A">
            <w:pPr>
              <w:spacing w:line="360" w:lineRule="auto"/>
              <w:jc w:val="both"/>
              <w:cnfStyle w:val="100000000000" w:firstRow="1" w:lastRow="0" w:firstColumn="0" w:lastColumn="0" w:oddVBand="0" w:evenVBand="0" w:oddHBand="0" w:evenHBand="0" w:firstRowFirstColumn="0" w:firstRowLastColumn="0" w:lastRowFirstColumn="0" w:lastRowLastColumn="0"/>
              <w:rPr>
                <w:ins w:id="7119" w:author="Dylan Van Aswegen" w:date="2024-07-16T09:39:00Z" w16du:dateUtc="2024-07-16T07:39:00Z"/>
                <w:rFonts w:ascii="Arial" w:hAnsi="Arial" w:cs="Arial"/>
                <w:sz w:val="20"/>
                <w:szCs w:val="20"/>
                <w:lang w:val="en-GB"/>
              </w:rPr>
            </w:pPr>
            <w:ins w:id="7120" w:author="Dylan Van Aswegen" w:date="2024-07-16T09:39:00Z" w16du:dateUtc="2024-07-16T07:39:00Z">
              <w:r>
                <w:rPr>
                  <w:rFonts w:ascii="Arial" w:hAnsi="Arial" w:cs="Arial"/>
                  <w:sz w:val="20"/>
                  <w:szCs w:val="20"/>
                  <w:lang w:val="en-GB"/>
                </w:rPr>
                <w:t>Field Data Type</w:t>
              </w:r>
            </w:ins>
          </w:p>
        </w:tc>
        <w:tc>
          <w:tcPr>
            <w:tcW w:w="1417" w:type="dxa"/>
            <w:shd w:val="clear" w:color="auto" w:fill="002060"/>
          </w:tcPr>
          <w:p w14:paraId="6899AE18" w14:textId="77777777" w:rsidR="00A04E9A" w:rsidRDefault="00A04E9A">
            <w:pPr>
              <w:spacing w:line="360" w:lineRule="auto"/>
              <w:jc w:val="both"/>
              <w:cnfStyle w:val="100000000000" w:firstRow="1" w:lastRow="0" w:firstColumn="0" w:lastColumn="0" w:oddVBand="0" w:evenVBand="0" w:oddHBand="0" w:evenHBand="0" w:firstRowFirstColumn="0" w:firstRowLastColumn="0" w:lastRowFirstColumn="0" w:lastRowLastColumn="0"/>
              <w:rPr>
                <w:ins w:id="7121" w:author="Dylan Van Aswegen" w:date="2024-07-16T09:39:00Z" w16du:dateUtc="2024-07-16T07:39:00Z"/>
                <w:rFonts w:ascii="Arial" w:hAnsi="Arial" w:cs="Arial"/>
                <w:sz w:val="20"/>
                <w:szCs w:val="20"/>
                <w:lang w:val="en-GB"/>
              </w:rPr>
            </w:pPr>
            <w:ins w:id="7122" w:author="Dylan Van Aswegen" w:date="2024-07-16T09:39:00Z" w16du:dateUtc="2024-07-16T07:39:00Z">
              <w:r>
                <w:rPr>
                  <w:rFonts w:ascii="Arial" w:hAnsi="Arial" w:cs="Arial"/>
                  <w:sz w:val="20"/>
                  <w:szCs w:val="20"/>
                  <w:lang w:val="en-GB"/>
                </w:rPr>
                <w:t>Required?</w:t>
              </w:r>
            </w:ins>
          </w:p>
        </w:tc>
        <w:tc>
          <w:tcPr>
            <w:tcW w:w="3828" w:type="dxa"/>
            <w:shd w:val="clear" w:color="auto" w:fill="002060"/>
          </w:tcPr>
          <w:p w14:paraId="6AB8B66B" w14:textId="77777777" w:rsidR="00A04E9A" w:rsidRDefault="00A04E9A">
            <w:pPr>
              <w:spacing w:line="360" w:lineRule="auto"/>
              <w:jc w:val="both"/>
              <w:cnfStyle w:val="100000000000" w:firstRow="1" w:lastRow="0" w:firstColumn="0" w:lastColumn="0" w:oddVBand="0" w:evenVBand="0" w:oddHBand="0" w:evenHBand="0" w:firstRowFirstColumn="0" w:firstRowLastColumn="0" w:lastRowFirstColumn="0" w:lastRowLastColumn="0"/>
              <w:rPr>
                <w:ins w:id="7123" w:author="Dylan Van Aswegen" w:date="2024-07-16T09:39:00Z" w16du:dateUtc="2024-07-16T07:39:00Z"/>
                <w:rFonts w:ascii="Arial" w:hAnsi="Arial" w:cs="Arial"/>
                <w:sz w:val="20"/>
                <w:szCs w:val="20"/>
                <w:lang w:val="en-GB"/>
              </w:rPr>
            </w:pPr>
            <w:ins w:id="7124" w:author="Dylan Van Aswegen" w:date="2024-07-16T09:39:00Z" w16du:dateUtc="2024-07-16T07:39:00Z">
              <w:r>
                <w:rPr>
                  <w:rFonts w:ascii="Arial" w:hAnsi="Arial" w:cs="Arial"/>
                  <w:sz w:val="20"/>
                  <w:szCs w:val="20"/>
                  <w:lang w:val="en-GB"/>
                </w:rPr>
                <w:t>Field Rules</w:t>
              </w:r>
            </w:ins>
          </w:p>
        </w:tc>
      </w:tr>
      <w:tr w:rsidR="00A04E9A" w14:paraId="60443EB2" w14:textId="77777777" w:rsidTr="005C5491">
        <w:trPr>
          <w:cnfStyle w:val="000000100000" w:firstRow="0" w:lastRow="0" w:firstColumn="0" w:lastColumn="0" w:oddVBand="0" w:evenVBand="0" w:oddHBand="1" w:evenHBand="0" w:firstRowFirstColumn="0" w:firstRowLastColumn="0" w:lastRowFirstColumn="0" w:lastRowLastColumn="0"/>
          <w:trHeight w:val="192"/>
          <w:ins w:id="7125" w:author="Dylan Van Aswegen" w:date="2024-07-16T09:39:00Z" w16du:dateUtc="2024-07-16T07:39:00Z"/>
        </w:trPr>
        <w:tc>
          <w:tcPr>
            <w:cnfStyle w:val="001000000000" w:firstRow="0" w:lastRow="0" w:firstColumn="1" w:lastColumn="0" w:oddVBand="0" w:evenVBand="0" w:oddHBand="0" w:evenHBand="0" w:firstRowFirstColumn="0" w:firstRowLastColumn="0" w:lastRowFirstColumn="0" w:lastRowLastColumn="0"/>
            <w:tcW w:w="1135" w:type="dxa"/>
          </w:tcPr>
          <w:p w14:paraId="33D5FDED" w14:textId="77777777" w:rsidR="00A04E9A" w:rsidRDefault="00A04E9A">
            <w:pPr>
              <w:spacing w:line="360" w:lineRule="auto"/>
              <w:jc w:val="both"/>
              <w:rPr>
                <w:ins w:id="7126" w:author="Dylan Van Aswegen" w:date="2024-07-16T09:39:00Z" w16du:dateUtc="2024-07-16T07:39:00Z"/>
                <w:rFonts w:ascii="Arial" w:hAnsi="Arial" w:cs="Arial"/>
                <w:sz w:val="20"/>
                <w:szCs w:val="20"/>
                <w:lang w:val="en-GB"/>
              </w:rPr>
            </w:pPr>
          </w:p>
        </w:tc>
        <w:tc>
          <w:tcPr>
            <w:tcW w:w="1417" w:type="dxa"/>
          </w:tcPr>
          <w:p w14:paraId="337B33E8" w14:textId="2C4FE8C3" w:rsidR="00A04E9A" w:rsidRDefault="00B43514">
            <w:pPr>
              <w:spacing w:line="360" w:lineRule="auto"/>
              <w:jc w:val="both"/>
              <w:cnfStyle w:val="000000100000" w:firstRow="0" w:lastRow="0" w:firstColumn="0" w:lastColumn="0" w:oddVBand="0" w:evenVBand="0" w:oddHBand="1" w:evenHBand="0" w:firstRowFirstColumn="0" w:firstRowLastColumn="0" w:lastRowFirstColumn="0" w:lastRowLastColumn="0"/>
              <w:rPr>
                <w:ins w:id="7127" w:author="Dylan Van Aswegen" w:date="2024-07-16T09:39:00Z" w16du:dateUtc="2024-07-16T07:39:00Z"/>
                <w:rFonts w:ascii="Arial" w:hAnsi="Arial" w:cs="Arial"/>
                <w:sz w:val="20"/>
                <w:szCs w:val="20"/>
                <w:lang w:val="en-GB"/>
              </w:rPr>
            </w:pPr>
            <w:ins w:id="7128" w:author="Dylan Van Aswegen" w:date="2024-07-16T09:39:00Z" w16du:dateUtc="2024-07-16T07:39:00Z">
              <w:r>
                <w:rPr>
                  <w:rFonts w:ascii="Arial" w:hAnsi="Arial" w:cs="Arial"/>
                  <w:sz w:val="20"/>
                  <w:szCs w:val="20"/>
                  <w:lang w:val="en-GB"/>
                </w:rPr>
                <w:t>Page</w:t>
              </w:r>
            </w:ins>
          </w:p>
        </w:tc>
        <w:tc>
          <w:tcPr>
            <w:tcW w:w="1276" w:type="dxa"/>
          </w:tcPr>
          <w:p w14:paraId="188317B6" w14:textId="045E44BC" w:rsidR="00A04E9A" w:rsidRDefault="00B43514">
            <w:pPr>
              <w:spacing w:line="360" w:lineRule="auto"/>
              <w:jc w:val="both"/>
              <w:cnfStyle w:val="000000100000" w:firstRow="0" w:lastRow="0" w:firstColumn="0" w:lastColumn="0" w:oddVBand="0" w:evenVBand="0" w:oddHBand="1" w:evenHBand="0" w:firstRowFirstColumn="0" w:firstRowLastColumn="0" w:lastRowFirstColumn="0" w:lastRowLastColumn="0"/>
              <w:rPr>
                <w:ins w:id="7129" w:author="Dylan Van Aswegen" w:date="2024-07-16T09:39:00Z" w16du:dateUtc="2024-07-16T07:39:00Z"/>
                <w:rFonts w:ascii="Arial" w:hAnsi="Arial" w:cs="Arial"/>
                <w:sz w:val="20"/>
                <w:szCs w:val="20"/>
                <w:lang w:val="en-GB"/>
              </w:rPr>
            </w:pPr>
            <w:ins w:id="7130" w:author="Dylan Van Aswegen" w:date="2024-07-16T09:40:00Z" w16du:dateUtc="2024-07-16T07:40:00Z">
              <w:r>
                <w:rPr>
                  <w:rFonts w:ascii="Arial" w:hAnsi="Arial" w:cs="Arial"/>
                  <w:sz w:val="20"/>
                  <w:szCs w:val="20"/>
                  <w:lang w:val="en-GB"/>
                </w:rPr>
                <w:t>Dropdown Menu</w:t>
              </w:r>
            </w:ins>
          </w:p>
        </w:tc>
        <w:tc>
          <w:tcPr>
            <w:tcW w:w="1701" w:type="dxa"/>
          </w:tcPr>
          <w:p w14:paraId="78315F14" w14:textId="58B8C86A" w:rsidR="00A04E9A" w:rsidRPr="00B43514" w:rsidRDefault="00B43514" w:rsidP="00B43514">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7131" w:author="Dylan Van Aswegen" w:date="2024-07-16T09:39:00Z" w16du:dateUtc="2024-07-16T07:39:00Z"/>
                <w:rFonts w:ascii="Arial" w:hAnsi="Arial" w:cs="Arial"/>
                <w:sz w:val="20"/>
                <w:szCs w:val="20"/>
                <w:lang w:val="en-GB"/>
                <w:rPrChange w:id="7132" w:author="Dylan Van Aswegen" w:date="2024-07-16T09:40:00Z" w16du:dateUtc="2024-07-16T07:40:00Z">
                  <w:rPr>
                    <w:ins w:id="7133" w:author="Dylan Van Aswegen" w:date="2024-07-16T09:39:00Z" w16du:dateUtc="2024-07-16T07:39:00Z"/>
                    <w:lang w:val="en-GB"/>
                  </w:rPr>
                </w:rPrChange>
              </w:rPr>
              <w:pPrChange w:id="7134" w:author="Dylan Van Aswegen" w:date="2024-07-16T09:40:00Z" w16du:dateUtc="2024-07-16T07:40: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7135" w:author="Dylan Van Aswegen" w:date="2024-07-16T09:40:00Z" w16du:dateUtc="2024-07-16T07:40:00Z">
              <w:r>
                <w:rPr>
                  <w:rFonts w:ascii="Arial" w:hAnsi="Arial" w:cs="Arial"/>
                  <w:sz w:val="20"/>
                  <w:szCs w:val="20"/>
                  <w:lang w:val="en-GB"/>
                </w:rPr>
                <w:t>Pages</w:t>
              </w:r>
            </w:ins>
          </w:p>
        </w:tc>
        <w:tc>
          <w:tcPr>
            <w:tcW w:w="1417" w:type="dxa"/>
          </w:tcPr>
          <w:p w14:paraId="19198ACA" w14:textId="77777777" w:rsidR="00A04E9A" w:rsidRDefault="00A04E9A">
            <w:pPr>
              <w:spacing w:line="360" w:lineRule="auto"/>
              <w:jc w:val="both"/>
              <w:cnfStyle w:val="000000100000" w:firstRow="0" w:lastRow="0" w:firstColumn="0" w:lastColumn="0" w:oddVBand="0" w:evenVBand="0" w:oddHBand="1" w:evenHBand="0" w:firstRowFirstColumn="0" w:firstRowLastColumn="0" w:lastRowFirstColumn="0" w:lastRowLastColumn="0"/>
              <w:rPr>
                <w:ins w:id="7136" w:author="Dylan Van Aswegen" w:date="2024-07-16T09:39:00Z" w16du:dateUtc="2024-07-16T07:39:00Z"/>
                <w:rFonts w:ascii="Arial" w:hAnsi="Arial" w:cs="Arial"/>
                <w:sz w:val="20"/>
                <w:szCs w:val="20"/>
                <w:lang w:val="en-GB"/>
              </w:rPr>
            </w:pPr>
            <w:ins w:id="7137" w:author="Dylan Van Aswegen" w:date="2024-07-16T09:39:00Z" w16du:dateUtc="2024-07-16T07:39:00Z">
              <w:r>
                <w:rPr>
                  <w:rFonts w:ascii="Arial" w:hAnsi="Arial" w:cs="Arial"/>
                  <w:sz w:val="20"/>
                  <w:szCs w:val="20"/>
                  <w:lang w:val="en-GB"/>
                </w:rPr>
                <w:t>Yes</w:t>
              </w:r>
            </w:ins>
          </w:p>
        </w:tc>
        <w:tc>
          <w:tcPr>
            <w:tcW w:w="3828" w:type="dxa"/>
          </w:tcPr>
          <w:p w14:paraId="03EE1910" w14:textId="7A595EF5" w:rsidR="00A04E9A" w:rsidRDefault="00A04E9A">
            <w:pPr>
              <w:spacing w:line="360" w:lineRule="auto"/>
              <w:jc w:val="both"/>
              <w:cnfStyle w:val="000000100000" w:firstRow="0" w:lastRow="0" w:firstColumn="0" w:lastColumn="0" w:oddVBand="0" w:evenVBand="0" w:oddHBand="1" w:evenHBand="0" w:firstRowFirstColumn="0" w:firstRowLastColumn="0" w:lastRowFirstColumn="0" w:lastRowLastColumn="0"/>
              <w:rPr>
                <w:ins w:id="7138" w:author="Dylan Van Aswegen" w:date="2024-07-16T09:39:00Z" w16du:dateUtc="2024-07-16T07:39:00Z"/>
                <w:rFonts w:ascii="Arial" w:hAnsi="Arial" w:cs="Arial"/>
                <w:sz w:val="20"/>
                <w:szCs w:val="20"/>
                <w:lang w:val="en-GB"/>
              </w:rPr>
            </w:pPr>
            <w:ins w:id="7139" w:author="Dylan Van Aswegen" w:date="2024-07-16T09:39:00Z" w16du:dateUtc="2024-07-16T07:39:00Z">
              <w:r>
                <w:rPr>
                  <w:rFonts w:ascii="Arial" w:hAnsi="Arial" w:cs="Arial"/>
                  <w:sz w:val="20"/>
                  <w:szCs w:val="20"/>
                  <w:lang w:val="en-GB"/>
                </w:rPr>
                <w:t xml:space="preserve">The application administrator will use this field to capture the </w:t>
              </w:r>
            </w:ins>
            <w:ins w:id="7140" w:author="Dylan Van Aswegen" w:date="2024-07-16T09:40:00Z" w16du:dateUtc="2024-07-16T07:40:00Z">
              <w:r w:rsidR="000B3F4D">
                <w:rPr>
                  <w:rFonts w:ascii="Arial" w:hAnsi="Arial" w:cs="Arial"/>
                  <w:sz w:val="20"/>
                  <w:szCs w:val="20"/>
                  <w:lang w:val="en-GB"/>
                </w:rPr>
                <w:t xml:space="preserve">page where the tooltip will appear. </w:t>
              </w:r>
            </w:ins>
          </w:p>
        </w:tc>
      </w:tr>
      <w:tr w:rsidR="00B43514" w14:paraId="08329DC4" w14:textId="77777777" w:rsidTr="005C5491">
        <w:trPr>
          <w:trHeight w:val="192"/>
          <w:ins w:id="7141" w:author="Dylan Van Aswegen" w:date="2024-07-16T09:39:00Z" w16du:dateUtc="2024-07-16T07:39:00Z"/>
        </w:trPr>
        <w:tc>
          <w:tcPr>
            <w:cnfStyle w:val="001000000000" w:firstRow="0" w:lastRow="0" w:firstColumn="1" w:lastColumn="0" w:oddVBand="0" w:evenVBand="0" w:oddHBand="0" w:evenHBand="0" w:firstRowFirstColumn="0" w:firstRowLastColumn="0" w:lastRowFirstColumn="0" w:lastRowLastColumn="0"/>
            <w:tcW w:w="1135" w:type="dxa"/>
          </w:tcPr>
          <w:p w14:paraId="5194E442" w14:textId="77777777" w:rsidR="00B43514" w:rsidRDefault="00B43514" w:rsidP="00B43514">
            <w:pPr>
              <w:spacing w:line="360" w:lineRule="auto"/>
              <w:jc w:val="both"/>
              <w:rPr>
                <w:ins w:id="7142" w:author="Dylan Van Aswegen" w:date="2024-07-16T09:39:00Z" w16du:dateUtc="2024-07-16T07:39:00Z"/>
                <w:rFonts w:ascii="Arial" w:hAnsi="Arial" w:cs="Arial"/>
                <w:sz w:val="20"/>
                <w:szCs w:val="20"/>
                <w:lang w:val="en-GB"/>
              </w:rPr>
            </w:pPr>
          </w:p>
        </w:tc>
        <w:tc>
          <w:tcPr>
            <w:tcW w:w="1417" w:type="dxa"/>
          </w:tcPr>
          <w:p w14:paraId="5805999B" w14:textId="2279778C" w:rsidR="00B43514" w:rsidRDefault="00B43514" w:rsidP="00B43514">
            <w:pPr>
              <w:spacing w:line="360" w:lineRule="auto"/>
              <w:jc w:val="both"/>
              <w:cnfStyle w:val="000000000000" w:firstRow="0" w:lastRow="0" w:firstColumn="0" w:lastColumn="0" w:oddVBand="0" w:evenVBand="0" w:oddHBand="0" w:evenHBand="0" w:firstRowFirstColumn="0" w:firstRowLastColumn="0" w:lastRowFirstColumn="0" w:lastRowLastColumn="0"/>
              <w:rPr>
                <w:ins w:id="7143" w:author="Dylan Van Aswegen" w:date="2024-07-16T09:39:00Z" w16du:dateUtc="2024-07-16T07:39:00Z"/>
                <w:rFonts w:ascii="Arial" w:hAnsi="Arial" w:cs="Arial"/>
                <w:sz w:val="20"/>
                <w:szCs w:val="20"/>
                <w:lang w:val="en-GB"/>
              </w:rPr>
            </w:pPr>
            <w:ins w:id="7144" w:author="Dylan Van Aswegen" w:date="2024-07-16T09:39:00Z" w16du:dateUtc="2024-07-16T07:39:00Z">
              <w:r>
                <w:rPr>
                  <w:rFonts w:ascii="Arial" w:hAnsi="Arial" w:cs="Arial"/>
                  <w:sz w:val="20"/>
                  <w:szCs w:val="20"/>
                  <w:lang w:val="en-GB"/>
                </w:rPr>
                <w:t xml:space="preserve">Field </w:t>
              </w:r>
            </w:ins>
          </w:p>
        </w:tc>
        <w:tc>
          <w:tcPr>
            <w:tcW w:w="1276" w:type="dxa"/>
          </w:tcPr>
          <w:p w14:paraId="69E2C325" w14:textId="6B3CFE24" w:rsidR="00B43514" w:rsidRDefault="00B43514" w:rsidP="00B43514">
            <w:pPr>
              <w:spacing w:line="360" w:lineRule="auto"/>
              <w:jc w:val="both"/>
              <w:cnfStyle w:val="000000000000" w:firstRow="0" w:lastRow="0" w:firstColumn="0" w:lastColumn="0" w:oddVBand="0" w:evenVBand="0" w:oddHBand="0" w:evenHBand="0" w:firstRowFirstColumn="0" w:firstRowLastColumn="0" w:lastRowFirstColumn="0" w:lastRowLastColumn="0"/>
              <w:rPr>
                <w:ins w:id="7145" w:author="Dylan Van Aswegen" w:date="2024-07-16T09:39:00Z" w16du:dateUtc="2024-07-16T07:39:00Z"/>
                <w:rFonts w:ascii="Arial" w:hAnsi="Arial" w:cs="Arial"/>
                <w:sz w:val="20"/>
                <w:szCs w:val="20"/>
                <w:lang w:val="en-GB"/>
              </w:rPr>
            </w:pPr>
            <w:ins w:id="7146" w:author="Dylan Van Aswegen" w:date="2024-07-16T09:40:00Z" w16du:dateUtc="2024-07-16T07:40:00Z">
              <w:r>
                <w:rPr>
                  <w:rFonts w:ascii="Arial" w:hAnsi="Arial" w:cs="Arial"/>
                  <w:sz w:val="20"/>
                  <w:szCs w:val="20"/>
                  <w:lang w:val="en-GB"/>
                </w:rPr>
                <w:t>Dropdown Menu</w:t>
              </w:r>
            </w:ins>
          </w:p>
        </w:tc>
        <w:tc>
          <w:tcPr>
            <w:tcW w:w="1701" w:type="dxa"/>
          </w:tcPr>
          <w:p w14:paraId="3B655B9A" w14:textId="3585F721" w:rsidR="00B43514" w:rsidRPr="00B43514" w:rsidRDefault="000B3F4D" w:rsidP="00B43514">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7147" w:author="Dylan Van Aswegen" w:date="2024-07-16T09:39:00Z" w16du:dateUtc="2024-07-16T07:39:00Z"/>
                <w:rFonts w:ascii="Arial" w:hAnsi="Arial" w:cs="Arial"/>
                <w:sz w:val="20"/>
                <w:szCs w:val="20"/>
                <w:lang w:val="en-GB"/>
                <w:rPrChange w:id="7148" w:author="Dylan Van Aswegen" w:date="2024-07-16T09:40:00Z" w16du:dateUtc="2024-07-16T07:40:00Z">
                  <w:rPr>
                    <w:ins w:id="7149" w:author="Dylan Van Aswegen" w:date="2024-07-16T09:39:00Z" w16du:dateUtc="2024-07-16T07:39:00Z"/>
                    <w:lang w:val="en-GB"/>
                  </w:rPr>
                </w:rPrChange>
              </w:rPr>
              <w:pPrChange w:id="7150" w:author="Dylan Van Aswegen" w:date="2024-07-16T09:40:00Z" w16du:dateUtc="2024-07-16T07:40: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7151" w:author="Dylan Van Aswegen" w:date="2024-07-16T09:40:00Z" w16du:dateUtc="2024-07-16T07:40:00Z">
              <w:r>
                <w:rPr>
                  <w:rFonts w:ascii="Arial" w:hAnsi="Arial" w:cs="Arial"/>
                  <w:sz w:val="20"/>
                  <w:szCs w:val="20"/>
                  <w:lang w:val="en-GB"/>
                </w:rPr>
                <w:t>Fields</w:t>
              </w:r>
            </w:ins>
          </w:p>
        </w:tc>
        <w:tc>
          <w:tcPr>
            <w:tcW w:w="1417" w:type="dxa"/>
          </w:tcPr>
          <w:p w14:paraId="3A77F1C5" w14:textId="729BDB93" w:rsidR="00B43514" w:rsidRDefault="00B43514" w:rsidP="00B43514">
            <w:pPr>
              <w:spacing w:line="360" w:lineRule="auto"/>
              <w:jc w:val="both"/>
              <w:cnfStyle w:val="000000000000" w:firstRow="0" w:lastRow="0" w:firstColumn="0" w:lastColumn="0" w:oddVBand="0" w:evenVBand="0" w:oddHBand="0" w:evenHBand="0" w:firstRowFirstColumn="0" w:firstRowLastColumn="0" w:lastRowFirstColumn="0" w:lastRowLastColumn="0"/>
              <w:rPr>
                <w:ins w:id="7152" w:author="Dylan Van Aswegen" w:date="2024-07-16T09:39:00Z" w16du:dateUtc="2024-07-16T07:39:00Z"/>
                <w:rFonts w:ascii="Arial" w:hAnsi="Arial" w:cs="Arial"/>
                <w:sz w:val="20"/>
                <w:szCs w:val="20"/>
                <w:lang w:val="en-GB"/>
              </w:rPr>
            </w:pPr>
            <w:ins w:id="7153" w:author="Dylan Van Aswegen" w:date="2024-07-16T09:40:00Z">
              <w:r>
                <w:rPr>
                  <w:rFonts w:ascii="Arial" w:hAnsi="Arial" w:cs="Arial"/>
                  <w:sz w:val="20"/>
                  <w:szCs w:val="20"/>
                  <w:lang w:val="en-GB"/>
                </w:rPr>
                <w:t>Yes</w:t>
              </w:r>
            </w:ins>
          </w:p>
        </w:tc>
        <w:tc>
          <w:tcPr>
            <w:tcW w:w="3828" w:type="dxa"/>
          </w:tcPr>
          <w:p w14:paraId="2682EFB4" w14:textId="00462CD9" w:rsidR="00B43514" w:rsidRDefault="000B3F4D" w:rsidP="00B43514">
            <w:pPr>
              <w:spacing w:line="360" w:lineRule="auto"/>
              <w:jc w:val="both"/>
              <w:cnfStyle w:val="000000000000" w:firstRow="0" w:lastRow="0" w:firstColumn="0" w:lastColumn="0" w:oddVBand="0" w:evenVBand="0" w:oddHBand="0" w:evenHBand="0" w:firstRowFirstColumn="0" w:firstRowLastColumn="0" w:lastRowFirstColumn="0" w:lastRowLastColumn="0"/>
              <w:rPr>
                <w:ins w:id="7154" w:author="Dylan Van Aswegen" w:date="2024-07-16T09:39:00Z" w16du:dateUtc="2024-07-16T07:39:00Z"/>
                <w:rFonts w:ascii="Arial" w:hAnsi="Arial" w:cs="Arial"/>
                <w:sz w:val="20"/>
                <w:szCs w:val="20"/>
                <w:lang w:val="en-GB"/>
              </w:rPr>
            </w:pPr>
            <w:ins w:id="7155" w:author="Dylan Van Aswegen" w:date="2024-07-16T09:40:00Z" w16du:dateUtc="2024-07-16T07:40:00Z">
              <w:r>
                <w:rPr>
                  <w:rFonts w:ascii="Arial" w:hAnsi="Arial" w:cs="Arial"/>
                  <w:sz w:val="20"/>
                  <w:szCs w:val="20"/>
                  <w:lang w:val="en-GB"/>
                </w:rPr>
                <w:t>The ap</w:t>
              </w:r>
            </w:ins>
            <w:ins w:id="7156" w:author="Dylan Van Aswegen" w:date="2024-07-16T09:41:00Z" w16du:dateUtc="2024-07-16T07:41:00Z">
              <w:r>
                <w:rPr>
                  <w:rFonts w:ascii="Arial" w:hAnsi="Arial" w:cs="Arial"/>
                  <w:sz w:val="20"/>
                  <w:szCs w:val="20"/>
                  <w:lang w:val="en-GB"/>
                </w:rPr>
                <w:t xml:space="preserve">plication administrator will use this field to capture the field where the tooltip will appear. The dropdown menu should be filtered to </w:t>
              </w:r>
            </w:ins>
            <w:ins w:id="7157" w:author="Dylan Van Aswegen" w:date="2024-07-16T09:42:00Z" w16du:dateUtc="2024-07-16T07:42:00Z">
              <w:r w:rsidR="00724EA4">
                <w:rPr>
                  <w:rFonts w:ascii="Arial" w:hAnsi="Arial" w:cs="Arial"/>
                  <w:sz w:val="20"/>
                  <w:szCs w:val="20"/>
                  <w:lang w:val="en-GB"/>
                </w:rPr>
                <w:t xml:space="preserve">show the fields that appear on the selected page. </w:t>
              </w:r>
            </w:ins>
          </w:p>
        </w:tc>
      </w:tr>
      <w:tr w:rsidR="00B43514" w14:paraId="2B85C1FB" w14:textId="77777777" w:rsidTr="005C5491">
        <w:trPr>
          <w:cnfStyle w:val="000000100000" w:firstRow="0" w:lastRow="0" w:firstColumn="0" w:lastColumn="0" w:oddVBand="0" w:evenVBand="0" w:oddHBand="1" w:evenHBand="0" w:firstRowFirstColumn="0" w:firstRowLastColumn="0" w:lastRowFirstColumn="0" w:lastRowLastColumn="0"/>
          <w:trHeight w:val="192"/>
          <w:ins w:id="7158" w:author="Dylan Van Aswegen" w:date="2024-07-16T09:39:00Z" w16du:dateUtc="2024-07-16T07:39:00Z"/>
        </w:trPr>
        <w:tc>
          <w:tcPr>
            <w:cnfStyle w:val="001000000000" w:firstRow="0" w:lastRow="0" w:firstColumn="1" w:lastColumn="0" w:oddVBand="0" w:evenVBand="0" w:oddHBand="0" w:evenHBand="0" w:firstRowFirstColumn="0" w:firstRowLastColumn="0" w:lastRowFirstColumn="0" w:lastRowLastColumn="0"/>
            <w:tcW w:w="1135" w:type="dxa"/>
          </w:tcPr>
          <w:p w14:paraId="569BA3A4" w14:textId="77777777" w:rsidR="00B43514" w:rsidRDefault="00B43514" w:rsidP="00B43514">
            <w:pPr>
              <w:spacing w:line="360" w:lineRule="auto"/>
              <w:jc w:val="both"/>
              <w:rPr>
                <w:ins w:id="7159" w:author="Dylan Van Aswegen" w:date="2024-07-16T09:39:00Z" w16du:dateUtc="2024-07-16T07:39:00Z"/>
                <w:rFonts w:ascii="Arial" w:hAnsi="Arial" w:cs="Arial"/>
                <w:sz w:val="20"/>
                <w:szCs w:val="20"/>
                <w:lang w:val="en-GB"/>
              </w:rPr>
            </w:pPr>
          </w:p>
        </w:tc>
        <w:tc>
          <w:tcPr>
            <w:tcW w:w="1417" w:type="dxa"/>
          </w:tcPr>
          <w:p w14:paraId="2BE1C084" w14:textId="40A6C236" w:rsidR="00B43514" w:rsidRDefault="00B43514" w:rsidP="00B43514">
            <w:pPr>
              <w:spacing w:line="360" w:lineRule="auto"/>
              <w:jc w:val="both"/>
              <w:cnfStyle w:val="000000100000" w:firstRow="0" w:lastRow="0" w:firstColumn="0" w:lastColumn="0" w:oddVBand="0" w:evenVBand="0" w:oddHBand="1" w:evenHBand="0" w:firstRowFirstColumn="0" w:firstRowLastColumn="0" w:lastRowFirstColumn="0" w:lastRowLastColumn="0"/>
              <w:rPr>
                <w:ins w:id="7160" w:author="Dylan Van Aswegen" w:date="2024-07-16T09:39:00Z" w16du:dateUtc="2024-07-16T07:39:00Z"/>
                <w:rFonts w:ascii="Arial" w:hAnsi="Arial" w:cs="Arial"/>
                <w:sz w:val="20"/>
                <w:szCs w:val="20"/>
                <w:lang w:val="en-GB"/>
              </w:rPr>
            </w:pPr>
            <w:ins w:id="7161" w:author="Dylan Van Aswegen" w:date="2024-07-16T09:39:00Z" w16du:dateUtc="2024-07-16T07:39:00Z">
              <w:r>
                <w:rPr>
                  <w:rFonts w:ascii="Arial" w:hAnsi="Arial" w:cs="Arial"/>
                  <w:sz w:val="20"/>
                  <w:szCs w:val="20"/>
                  <w:lang w:val="en-GB"/>
                </w:rPr>
                <w:t>Text</w:t>
              </w:r>
            </w:ins>
          </w:p>
        </w:tc>
        <w:tc>
          <w:tcPr>
            <w:tcW w:w="1276" w:type="dxa"/>
          </w:tcPr>
          <w:p w14:paraId="0EA35E0D" w14:textId="2A213AFE" w:rsidR="00B43514" w:rsidRDefault="007A3794" w:rsidP="00B43514">
            <w:pPr>
              <w:spacing w:line="360" w:lineRule="auto"/>
              <w:jc w:val="both"/>
              <w:cnfStyle w:val="000000100000" w:firstRow="0" w:lastRow="0" w:firstColumn="0" w:lastColumn="0" w:oddVBand="0" w:evenVBand="0" w:oddHBand="1" w:evenHBand="0" w:firstRowFirstColumn="0" w:firstRowLastColumn="0" w:lastRowFirstColumn="0" w:lastRowLastColumn="0"/>
              <w:rPr>
                <w:ins w:id="7162" w:author="Dylan Van Aswegen" w:date="2024-07-16T09:39:00Z" w16du:dateUtc="2024-07-16T07:39:00Z"/>
                <w:rFonts w:ascii="Arial" w:hAnsi="Arial" w:cs="Arial"/>
                <w:sz w:val="20"/>
                <w:szCs w:val="20"/>
                <w:lang w:val="en-GB"/>
              </w:rPr>
            </w:pPr>
            <w:proofErr w:type="spellStart"/>
            <w:ins w:id="7163" w:author="Dylan Van Aswegen" w:date="2024-07-16T09:43:00Z" w16du:dateUtc="2024-07-16T07:43:00Z">
              <w:r>
                <w:rPr>
                  <w:rFonts w:ascii="Arial" w:hAnsi="Arial" w:cs="Arial"/>
                  <w:sz w:val="20"/>
                  <w:szCs w:val="20"/>
                  <w:lang w:val="en-GB"/>
                </w:rPr>
                <w:t>Textfield</w:t>
              </w:r>
            </w:ins>
            <w:proofErr w:type="spellEnd"/>
          </w:p>
        </w:tc>
        <w:tc>
          <w:tcPr>
            <w:tcW w:w="1701" w:type="dxa"/>
          </w:tcPr>
          <w:p w14:paraId="2C5BC0E3" w14:textId="64691B73" w:rsidR="00B43514" w:rsidRDefault="007A3794" w:rsidP="00B43514">
            <w:pPr>
              <w:spacing w:line="360" w:lineRule="auto"/>
              <w:jc w:val="both"/>
              <w:cnfStyle w:val="000000100000" w:firstRow="0" w:lastRow="0" w:firstColumn="0" w:lastColumn="0" w:oddVBand="0" w:evenVBand="0" w:oddHBand="1" w:evenHBand="0" w:firstRowFirstColumn="0" w:firstRowLastColumn="0" w:lastRowFirstColumn="0" w:lastRowLastColumn="0"/>
              <w:rPr>
                <w:ins w:id="7164" w:author="Dylan Van Aswegen" w:date="2024-07-16T09:39:00Z" w16du:dateUtc="2024-07-16T07:39:00Z"/>
                <w:rFonts w:ascii="Arial" w:hAnsi="Arial" w:cs="Arial"/>
                <w:sz w:val="20"/>
                <w:szCs w:val="20"/>
                <w:lang w:val="en-GB"/>
              </w:rPr>
            </w:pPr>
            <w:ins w:id="7165" w:author="Dylan Van Aswegen" w:date="2024-07-16T09:42:00Z" w16du:dateUtc="2024-07-16T07:42:00Z">
              <w:r>
                <w:rPr>
                  <w:rFonts w:ascii="Arial" w:hAnsi="Arial" w:cs="Arial"/>
                  <w:sz w:val="20"/>
                  <w:szCs w:val="20"/>
                  <w:lang w:val="en-GB"/>
                </w:rPr>
                <w:t>String</w:t>
              </w:r>
            </w:ins>
          </w:p>
        </w:tc>
        <w:tc>
          <w:tcPr>
            <w:tcW w:w="1417" w:type="dxa"/>
          </w:tcPr>
          <w:p w14:paraId="570385BA" w14:textId="32F63373" w:rsidR="00B43514" w:rsidRDefault="007A3794" w:rsidP="00B43514">
            <w:pPr>
              <w:spacing w:line="360" w:lineRule="auto"/>
              <w:jc w:val="both"/>
              <w:cnfStyle w:val="000000100000" w:firstRow="0" w:lastRow="0" w:firstColumn="0" w:lastColumn="0" w:oddVBand="0" w:evenVBand="0" w:oddHBand="1" w:evenHBand="0" w:firstRowFirstColumn="0" w:firstRowLastColumn="0" w:lastRowFirstColumn="0" w:lastRowLastColumn="0"/>
              <w:rPr>
                <w:ins w:id="7166" w:author="Dylan Van Aswegen" w:date="2024-07-16T09:39:00Z" w16du:dateUtc="2024-07-16T07:39:00Z"/>
                <w:rFonts w:ascii="Arial" w:hAnsi="Arial" w:cs="Arial"/>
                <w:sz w:val="20"/>
                <w:szCs w:val="20"/>
                <w:lang w:val="en-GB"/>
              </w:rPr>
            </w:pPr>
            <w:ins w:id="7167" w:author="Dylan Van Aswegen" w:date="2024-07-16T09:42:00Z" w16du:dateUtc="2024-07-16T07:42:00Z">
              <w:r>
                <w:rPr>
                  <w:rFonts w:ascii="Arial" w:hAnsi="Arial" w:cs="Arial"/>
                  <w:sz w:val="20"/>
                  <w:szCs w:val="20"/>
                  <w:lang w:val="en-GB"/>
                </w:rPr>
                <w:t>Yes</w:t>
              </w:r>
            </w:ins>
          </w:p>
        </w:tc>
        <w:tc>
          <w:tcPr>
            <w:tcW w:w="3828" w:type="dxa"/>
          </w:tcPr>
          <w:p w14:paraId="3D2E126D" w14:textId="646901F8" w:rsidR="00B43514" w:rsidRDefault="007A3794" w:rsidP="00B43514">
            <w:pPr>
              <w:spacing w:line="360" w:lineRule="auto"/>
              <w:jc w:val="both"/>
              <w:cnfStyle w:val="000000100000" w:firstRow="0" w:lastRow="0" w:firstColumn="0" w:lastColumn="0" w:oddVBand="0" w:evenVBand="0" w:oddHBand="1" w:evenHBand="0" w:firstRowFirstColumn="0" w:firstRowLastColumn="0" w:lastRowFirstColumn="0" w:lastRowLastColumn="0"/>
              <w:rPr>
                <w:ins w:id="7168" w:author="Dylan Van Aswegen" w:date="2024-07-16T09:39:00Z" w16du:dateUtc="2024-07-16T07:39:00Z"/>
                <w:rFonts w:ascii="Arial" w:hAnsi="Arial" w:cs="Arial"/>
                <w:sz w:val="20"/>
                <w:szCs w:val="20"/>
                <w:lang w:val="en-GB"/>
              </w:rPr>
            </w:pPr>
            <w:ins w:id="7169" w:author="Dylan Van Aswegen" w:date="2024-07-16T09:42:00Z" w16du:dateUtc="2024-07-16T07:42:00Z">
              <w:r>
                <w:rPr>
                  <w:rFonts w:ascii="Arial" w:hAnsi="Arial" w:cs="Arial"/>
                  <w:sz w:val="20"/>
                  <w:szCs w:val="20"/>
                  <w:lang w:val="en-GB"/>
                </w:rPr>
                <w:t xml:space="preserve">The application administrator will use this field to capture the text that will appear in the tooltip. </w:t>
              </w:r>
            </w:ins>
          </w:p>
        </w:tc>
      </w:tr>
      <w:tr w:rsidR="00B43514" w14:paraId="143639FF" w14:textId="77777777" w:rsidTr="005C5491">
        <w:trPr>
          <w:trHeight w:val="192"/>
          <w:ins w:id="7170" w:author="Dylan Van Aswegen" w:date="2024-07-16T09:39:00Z" w16du:dateUtc="2024-07-16T07:39:00Z"/>
        </w:trPr>
        <w:tc>
          <w:tcPr>
            <w:cnfStyle w:val="001000000000" w:firstRow="0" w:lastRow="0" w:firstColumn="1" w:lastColumn="0" w:oddVBand="0" w:evenVBand="0" w:oddHBand="0" w:evenHBand="0" w:firstRowFirstColumn="0" w:firstRowLastColumn="0" w:lastRowFirstColumn="0" w:lastRowLastColumn="0"/>
            <w:tcW w:w="1135" w:type="dxa"/>
          </w:tcPr>
          <w:p w14:paraId="19DCAD60" w14:textId="77777777" w:rsidR="00B43514" w:rsidRDefault="00B43514" w:rsidP="00B43514">
            <w:pPr>
              <w:spacing w:line="360" w:lineRule="auto"/>
              <w:jc w:val="both"/>
              <w:rPr>
                <w:ins w:id="7171" w:author="Dylan Van Aswegen" w:date="2024-07-16T09:39:00Z" w16du:dateUtc="2024-07-16T07:39:00Z"/>
                <w:rFonts w:ascii="Arial" w:hAnsi="Arial" w:cs="Arial"/>
                <w:sz w:val="20"/>
                <w:szCs w:val="20"/>
                <w:lang w:val="en-GB"/>
              </w:rPr>
            </w:pPr>
          </w:p>
        </w:tc>
        <w:tc>
          <w:tcPr>
            <w:tcW w:w="1417" w:type="dxa"/>
          </w:tcPr>
          <w:p w14:paraId="41F4006F" w14:textId="6C5B15D5" w:rsidR="00B43514" w:rsidRDefault="00B43514" w:rsidP="00B43514">
            <w:pPr>
              <w:spacing w:line="360" w:lineRule="auto"/>
              <w:jc w:val="both"/>
              <w:cnfStyle w:val="000000000000" w:firstRow="0" w:lastRow="0" w:firstColumn="0" w:lastColumn="0" w:oddVBand="0" w:evenVBand="0" w:oddHBand="0" w:evenHBand="0" w:firstRowFirstColumn="0" w:firstRowLastColumn="0" w:lastRowFirstColumn="0" w:lastRowLastColumn="0"/>
              <w:rPr>
                <w:ins w:id="7172" w:author="Dylan Van Aswegen" w:date="2024-07-16T09:39:00Z" w16du:dateUtc="2024-07-16T07:39:00Z"/>
                <w:rFonts w:ascii="Arial" w:hAnsi="Arial" w:cs="Arial"/>
                <w:sz w:val="20"/>
                <w:szCs w:val="20"/>
                <w:lang w:val="en-GB"/>
              </w:rPr>
            </w:pPr>
            <w:ins w:id="7173" w:author="Dylan Van Aswegen" w:date="2024-07-16T09:40:00Z" w16du:dateUtc="2024-07-16T07:40:00Z">
              <w:r>
                <w:rPr>
                  <w:rFonts w:ascii="Arial" w:hAnsi="Arial" w:cs="Arial"/>
                  <w:sz w:val="20"/>
                  <w:szCs w:val="20"/>
                  <w:lang w:val="en-GB"/>
                </w:rPr>
                <w:t xml:space="preserve">Cancel </w:t>
              </w:r>
            </w:ins>
          </w:p>
        </w:tc>
        <w:tc>
          <w:tcPr>
            <w:tcW w:w="1276" w:type="dxa"/>
          </w:tcPr>
          <w:p w14:paraId="48C183E1" w14:textId="456283B7" w:rsidR="00B43514" w:rsidRDefault="007A3794" w:rsidP="00B43514">
            <w:pPr>
              <w:spacing w:line="360" w:lineRule="auto"/>
              <w:jc w:val="both"/>
              <w:cnfStyle w:val="000000000000" w:firstRow="0" w:lastRow="0" w:firstColumn="0" w:lastColumn="0" w:oddVBand="0" w:evenVBand="0" w:oddHBand="0" w:evenHBand="0" w:firstRowFirstColumn="0" w:firstRowLastColumn="0" w:lastRowFirstColumn="0" w:lastRowLastColumn="0"/>
              <w:rPr>
                <w:ins w:id="7174" w:author="Dylan Van Aswegen" w:date="2024-07-16T09:39:00Z" w16du:dateUtc="2024-07-16T07:39:00Z"/>
                <w:rFonts w:ascii="Arial" w:hAnsi="Arial" w:cs="Arial"/>
                <w:sz w:val="20"/>
                <w:szCs w:val="20"/>
                <w:lang w:val="en-GB"/>
              </w:rPr>
            </w:pPr>
            <w:ins w:id="7175" w:author="Dylan Van Aswegen" w:date="2024-07-16T09:43:00Z" w16du:dateUtc="2024-07-16T07:43:00Z">
              <w:r>
                <w:rPr>
                  <w:rFonts w:ascii="Arial" w:hAnsi="Arial" w:cs="Arial"/>
                  <w:sz w:val="20"/>
                  <w:szCs w:val="20"/>
                  <w:lang w:val="en-GB"/>
                </w:rPr>
                <w:t>Button</w:t>
              </w:r>
            </w:ins>
          </w:p>
        </w:tc>
        <w:tc>
          <w:tcPr>
            <w:tcW w:w="1701" w:type="dxa"/>
          </w:tcPr>
          <w:p w14:paraId="42ED3B9C" w14:textId="77777777" w:rsidR="00B43514" w:rsidRDefault="00B43514" w:rsidP="00B43514">
            <w:pPr>
              <w:spacing w:line="360" w:lineRule="auto"/>
              <w:jc w:val="both"/>
              <w:cnfStyle w:val="000000000000" w:firstRow="0" w:lastRow="0" w:firstColumn="0" w:lastColumn="0" w:oddVBand="0" w:evenVBand="0" w:oddHBand="0" w:evenHBand="0" w:firstRowFirstColumn="0" w:firstRowLastColumn="0" w:lastRowFirstColumn="0" w:lastRowLastColumn="0"/>
              <w:rPr>
                <w:ins w:id="7176" w:author="Dylan Van Aswegen" w:date="2024-07-16T09:39:00Z" w16du:dateUtc="2024-07-16T07:39:00Z"/>
                <w:rFonts w:ascii="Arial" w:hAnsi="Arial" w:cs="Arial"/>
                <w:sz w:val="20"/>
                <w:szCs w:val="20"/>
                <w:lang w:val="en-GB"/>
              </w:rPr>
            </w:pPr>
          </w:p>
        </w:tc>
        <w:tc>
          <w:tcPr>
            <w:tcW w:w="1417" w:type="dxa"/>
          </w:tcPr>
          <w:p w14:paraId="2214A697" w14:textId="77777777" w:rsidR="00B43514" w:rsidRDefault="00B43514" w:rsidP="00B43514">
            <w:pPr>
              <w:spacing w:line="360" w:lineRule="auto"/>
              <w:jc w:val="both"/>
              <w:cnfStyle w:val="000000000000" w:firstRow="0" w:lastRow="0" w:firstColumn="0" w:lastColumn="0" w:oddVBand="0" w:evenVBand="0" w:oddHBand="0" w:evenHBand="0" w:firstRowFirstColumn="0" w:firstRowLastColumn="0" w:lastRowFirstColumn="0" w:lastRowLastColumn="0"/>
              <w:rPr>
                <w:ins w:id="7177" w:author="Dylan Van Aswegen" w:date="2024-07-16T09:39:00Z" w16du:dateUtc="2024-07-16T07:39:00Z"/>
                <w:rFonts w:ascii="Arial" w:hAnsi="Arial" w:cs="Arial"/>
                <w:sz w:val="20"/>
                <w:szCs w:val="20"/>
                <w:lang w:val="en-GB"/>
              </w:rPr>
            </w:pPr>
          </w:p>
        </w:tc>
        <w:tc>
          <w:tcPr>
            <w:tcW w:w="3828" w:type="dxa"/>
          </w:tcPr>
          <w:p w14:paraId="0D47BD4F" w14:textId="5C709B68" w:rsidR="00B43514" w:rsidRDefault="007A3794" w:rsidP="00B43514">
            <w:pPr>
              <w:spacing w:line="360" w:lineRule="auto"/>
              <w:jc w:val="both"/>
              <w:cnfStyle w:val="000000000000" w:firstRow="0" w:lastRow="0" w:firstColumn="0" w:lastColumn="0" w:oddVBand="0" w:evenVBand="0" w:oddHBand="0" w:evenHBand="0" w:firstRowFirstColumn="0" w:firstRowLastColumn="0" w:lastRowFirstColumn="0" w:lastRowLastColumn="0"/>
              <w:rPr>
                <w:ins w:id="7178" w:author="Dylan Van Aswegen" w:date="2024-07-16T09:39:00Z" w16du:dateUtc="2024-07-16T07:39:00Z"/>
                <w:rFonts w:ascii="Arial" w:hAnsi="Arial" w:cs="Arial"/>
                <w:sz w:val="20"/>
                <w:szCs w:val="20"/>
                <w:lang w:val="en-GB"/>
              </w:rPr>
            </w:pPr>
            <w:ins w:id="7179" w:author="Dylan Van Aswegen" w:date="2024-07-16T09:43:00Z" w16du:dateUtc="2024-07-16T07:43:00Z">
              <w:r>
                <w:rPr>
                  <w:rFonts w:ascii="Arial" w:hAnsi="Arial" w:cs="Arial"/>
                  <w:sz w:val="20"/>
                  <w:szCs w:val="20"/>
                  <w:lang w:val="en-GB"/>
                </w:rPr>
                <w:t xml:space="preserve">This button will be used to cancel the capturing of the tooltip. Once clicked, the user will be navigated back to the </w:t>
              </w:r>
            </w:ins>
            <w:ins w:id="7180" w:author="Dylan Van Aswegen" w:date="2024-07-16T09:44:00Z" w16du:dateUtc="2024-07-16T07:44:00Z">
              <w:r w:rsidR="00F75B13">
                <w:rPr>
                  <w:rFonts w:ascii="Arial" w:hAnsi="Arial" w:cs="Arial"/>
                  <w:sz w:val="20"/>
                  <w:szCs w:val="20"/>
                  <w:lang w:val="en-GB"/>
                </w:rPr>
                <w:t xml:space="preserve">content management page. </w:t>
              </w:r>
            </w:ins>
          </w:p>
        </w:tc>
      </w:tr>
      <w:tr w:rsidR="00B43514" w14:paraId="336D72D7" w14:textId="77777777" w:rsidTr="005C5491">
        <w:trPr>
          <w:cnfStyle w:val="000000100000" w:firstRow="0" w:lastRow="0" w:firstColumn="0" w:lastColumn="0" w:oddVBand="0" w:evenVBand="0" w:oddHBand="1" w:evenHBand="0" w:firstRowFirstColumn="0" w:firstRowLastColumn="0" w:lastRowFirstColumn="0" w:lastRowLastColumn="0"/>
          <w:trHeight w:val="192"/>
          <w:ins w:id="7181" w:author="Dylan Van Aswegen" w:date="2024-07-16T09:39:00Z" w16du:dateUtc="2024-07-16T07:39:00Z"/>
        </w:trPr>
        <w:tc>
          <w:tcPr>
            <w:cnfStyle w:val="001000000000" w:firstRow="0" w:lastRow="0" w:firstColumn="1" w:lastColumn="0" w:oddVBand="0" w:evenVBand="0" w:oddHBand="0" w:evenHBand="0" w:firstRowFirstColumn="0" w:firstRowLastColumn="0" w:lastRowFirstColumn="0" w:lastRowLastColumn="0"/>
            <w:tcW w:w="1135" w:type="dxa"/>
          </w:tcPr>
          <w:p w14:paraId="1A7ED16D" w14:textId="77777777" w:rsidR="00B43514" w:rsidRDefault="00B43514" w:rsidP="00B43514">
            <w:pPr>
              <w:spacing w:line="360" w:lineRule="auto"/>
              <w:jc w:val="both"/>
              <w:rPr>
                <w:ins w:id="7182" w:author="Dylan Van Aswegen" w:date="2024-07-16T09:39:00Z" w16du:dateUtc="2024-07-16T07:39:00Z"/>
                <w:rFonts w:ascii="Arial" w:hAnsi="Arial" w:cs="Arial"/>
                <w:sz w:val="20"/>
                <w:szCs w:val="20"/>
                <w:lang w:val="en-GB"/>
              </w:rPr>
            </w:pPr>
          </w:p>
        </w:tc>
        <w:tc>
          <w:tcPr>
            <w:tcW w:w="1417" w:type="dxa"/>
          </w:tcPr>
          <w:p w14:paraId="0E34F447" w14:textId="3819E4A6" w:rsidR="00B43514" w:rsidRDefault="00B43514" w:rsidP="00B43514">
            <w:pPr>
              <w:spacing w:line="360" w:lineRule="auto"/>
              <w:jc w:val="both"/>
              <w:cnfStyle w:val="000000100000" w:firstRow="0" w:lastRow="0" w:firstColumn="0" w:lastColumn="0" w:oddVBand="0" w:evenVBand="0" w:oddHBand="1" w:evenHBand="0" w:firstRowFirstColumn="0" w:firstRowLastColumn="0" w:lastRowFirstColumn="0" w:lastRowLastColumn="0"/>
              <w:rPr>
                <w:ins w:id="7183" w:author="Dylan Van Aswegen" w:date="2024-07-16T09:39:00Z" w16du:dateUtc="2024-07-16T07:39:00Z"/>
                <w:rFonts w:ascii="Arial" w:hAnsi="Arial" w:cs="Arial"/>
                <w:sz w:val="20"/>
                <w:szCs w:val="20"/>
                <w:lang w:val="en-GB"/>
              </w:rPr>
            </w:pPr>
            <w:ins w:id="7184" w:author="Dylan Van Aswegen" w:date="2024-07-16T09:40:00Z" w16du:dateUtc="2024-07-16T07:40:00Z">
              <w:r>
                <w:rPr>
                  <w:rFonts w:ascii="Arial" w:hAnsi="Arial" w:cs="Arial"/>
                  <w:sz w:val="20"/>
                  <w:szCs w:val="20"/>
                  <w:lang w:val="en-GB"/>
                </w:rPr>
                <w:t>Confirm</w:t>
              </w:r>
            </w:ins>
          </w:p>
        </w:tc>
        <w:tc>
          <w:tcPr>
            <w:tcW w:w="1276" w:type="dxa"/>
          </w:tcPr>
          <w:p w14:paraId="208C0BAE" w14:textId="5C76A965" w:rsidR="00B43514" w:rsidRDefault="007A3794" w:rsidP="00B43514">
            <w:pPr>
              <w:spacing w:line="360" w:lineRule="auto"/>
              <w:jc w:val="both"/>
              <w:cnfStyle w:val="000000100000" w:firstRow="0" w:lastRow="0" w:firstColumn="0" w:lastColumn="0" w:oddVBand="0" w:evenVBand="0" w:oddHBand="1" w:evenHBand="0" w:firstRowFirstColumn="0" w:firstRowLastColumn="0" w:lastRowFirstColumn="0" w:lastRowLastColumn="0"/>
              <w:rPr>
                <w:ins w:id="7185" w:author="Dylan Van Aswegen" w:date="2024-07-16T09:39:00Z" w16du:dateUtc="2024-07-16T07:39:00Z"/>
                <w:rFonts w:ascii="Arial" w:hAnsi="Arial" w:cs="Arial"/>
                <w:sz w:val="20"/>
                <w:szCs w:val="20"/>
                <w:lang w:val="en-GB"/>
              </w:rPr>
            </w:pPr>
            <w:ins w:id="7186" w:author="Dylan Van Aswegen" w:date="2024-07-16T09:43:00Z" w16du:dateUtc="2024-07-16T07:43:00Z">
              <w:r>
                <w:rPr>
                  <w:rFonts w:ascii="Arial" w:hAnsi="Arial" w:cs="Arial"/>
                  <w:sz w:val="20"/>
                  <w:szCs w:val="20"/>
                  <w:lang w:val="en-GB"/>
                </w:rPr>
                <w:t>Button</w:t>
              </w:r>
            </w:ins>
          </w:p>
        </w:tc>
        <w:tc>
          <w:tcPr>
            <w:tcW w:w="1701" w:type="dxa"/>
          </w:tcPr>
          <w:p w14:paraId="37A8DB6B" w14:textId="77777777" w:rsidR="00B43514" w:rsidRDefault="00B43514" w:rsidP="00B43514">
            <w:pPr>
              <w:spacing w:line="360" w:lineRule="auto"/>
              <w:jc w:val="both"/>
              <w:cnfStyle w:val="000000100000" w:firstRow="0" w:lastRow="0" w:firstColumn="0" w:lastColumn="0" w:oddVBand="0" w:evenVBand="0" w:oddHBand="1" w:evenHBand="0" w:firstRowFirstColumn="0" w:firstRowLastColumn="0" w:lastRowFirstColumn="0" w:lastRowLastColumn="0"/>
              <w:rPr>
                <w:ins w:id="7187" w:author="Dylan Van Aswegen" w:date="2024-07-16T09:39:00Z" w16du:dateUtc="2024-07-16T07:39:00Z"/>
                <w:rFonts w:ascii="Arial" w:hAnsi="Arial" w:cs="Arial"/>
                <w:sz w:val="20"/>
                <w:szCs w:val="20"/>
                <w:lang w:val="en-GB"/>
              </w:rPr>
            </w:pPr>
          </w:p>
        </w:tc>
        <w:tc>
          <w:tcPr>
            <w:tcW w:w="1417" w:type="dxa"/>
          </w:tcPr>
          <w:p w14:paraId="63F65D1A" w14:textId="77777777" w:rsidR="00B43514" w:rsidRDefault="00B43514" w:rsidP="00B43514">
            <w:pPr>
              <w:spacing w:line="360" w:lineRule="auto"/>
              <w:jc w:val="both"/>
              <w:cnfStyle w:val="000000100000" w:firstRow="0" w:lastRow="0" w:firstColumn="0" w:lastColumn="0" w:oddVBand="0" w:evenVBand="0" w:oddHBand="1" w:evenHBand="0" w:firstRowFirstColumn="0" w:firstRowLastColumn="0" w:lastRowFirstColumn="0" w:lastRowLastColumn="0"/>
              <w:rPr>
                <w:ins w:id="7188" w:author="Dylan Van Aswegen" w:date="2024-07-16T09:39:00Z" w16du:dateUtc="2024-07-16T07:39:00Z"/>
                <w:rFonts w:ascii="Arial" w:hAnsi="Arial" w:cs="Arial"/>
                <w:sz w:val="20"/>
                <w:szCs w:val="20"/>
                <w:lang w:val="en-GB"/>
              </w:rPr>
            </w:pPr>
          </w:p>
        </w:tc>
        <w:tc>
          <w:tcPr>
            <w:tcW w:w="3828" w:type="dxa"/>
          </w:tcPr>
          <w:p w14:paraId="7D5EA85A" w14:textId="54EB4DB4" w:rsidR="00B43514" w:rsidRDefault="00F75B13" w:rsidP="00B43514">
            <w:pPr>
              <w:spacing w:line="360" w:lineRule="auto"/>
              <w:jc w:val="both"/>
              <w:cnfStyle w:val="000000100000" w:firstRow="0" w:lastRow="0" w:firstColumn="0" w:lastColumn="0" w:oddVBand="0" w:evenVBand="0" w:oddHBand="1" w:evenHBand="0" w:firstRowFirstColumn="0" w:firstRowLastColumn="0" w:lastRowFirstColumn="0" w:lastRowLastColumn="0"/>
              <w:rPr>
                <w:ins w:id="7189" w:author="Dylan Van Aswegen" w:date="2024-07-16T09:39:00Z" w16du:dateUtc="2024-07-16T07:39:00Z"/>
                <w:rFonts w:ascii="Arial" w:hAnsi="Arial" w:cs="Arial"/>
                <w:sz w:val="20"/>
                <w:szCs w:val="20"/>
                <w:lang w:val="en-GB"/>
              </w:rPr>
            </w:pPr>
            <w:ins w:id="7190" w:author="Dylan Van Aswegen" w:date="2024-07-16T09:44:00Z" w16du:dateUtc="2024-07-16T07:44:00Z">
              <w:r>
                <w:rPr>
                  <w:rFonts w:ascii="Arial" w:hAnsi="Arial" w:cs="Arial"/>
                  <w:sz w:val="20"/>
                  <w:szCs w:val="20"/>
                  <w:lang w:val="en-GB"/>
                </w:rPr>
                <w:t xml:space="preserve">This button will be used to confirm the capturing of the tooltip. Once clicked, the tooltip will be </w:t>
              </w:r>
              <w:r w:rsidR="00D4567A">
                <w:rPr>
                  <w:rFonts w:ascii="Arial" w:hAnsi="Arial" w:cs="Arial"/>
                  <w:sz w:val="20"/>
                  <w:szCs w:val="20"/>
                  <w:lang w:val="en-GB"/>
                </w:rPr>
                <w:t xml:space="preserve">saved and will be pulled through to the front end. </w:t>
              </w:r>
            </w:ins>
          </w:p>
        </w:tc>
      </w:tr>
    </w:tbl>
    <w:p w14:paraId="177AA8C3" w14:textId="77777777" w:rsidR="00A04E9A" w:rsidRPr="00A04E9A" w:rsidRDefault="00A04E9A" w:rsidP="00121EEB">
      <w:pPr>
        <w:rPr>
          <w:ins w:id="7191" w:author="Dylan Van Aswegen" w:date="2024-07-16T09:39:00Z" w16du:dateUtc="2024-07-16T07:39:00Z"/>
          <w:lang w:val="en-GB"/>
          <w:rPrChange w:id="7192" w:author="Dylan Van Aswegen" w:date="2024-07-16T09:39:00Z" w16du:dateUtc="2024-07-16T07:39:00Z">
            <w:rPr>
              <w:ins w:id="7193" w:author="Dylan Van Aswegen" w:date="2024-07-16T09:39:00Z" w16du:dateUtc="2024-07-16T07:39:00Z"/>
            </w:rPr>
          </w:rPrChange>
        </w:rPr>
      </w:pPr>
    </w:p>
    <w:p w14:paraId="5117BC89" w14:textId="77777777" w:rsidR="00121EEB" w:rsidRPr="00DF0086" w:rsidRDefault="00121EEB">
      <w:pPr>
        <w:rPr>
          <w:ins w:id="7194" w:author="Dylan Van Aswegen" w:date="2024-07-15T16:33:00Z" w16du:dateUtc="2024-07-15T14:33:00Z"/>
        </w:rPr>
        <w:pPrChange w:id="7195" w:author="Dylan Van Aswegen" w:date="2024-07-15T16:34:00Z" w16du:dateUtc="2024-07-15T14:34:00Z">
          <w:pPr>
            <w:pStyle w:val="Heading3"/>
          </w:pPr>
        </w:pPrChange>
      </w:pPr>
    </w:p>
    <w:p w14:paraId="74FDE171" w14:textId="0A879C4B" w:rsidR="002B5494" w:rsidRPr="00721A37" w:rsidRDefault="002B5494">
      <w:pPr>
        <w:pStyle w:val="Heading3"/>
        <w:rPr>
          <w:ins w:id="7196" w:author="Dylan Van Aswegen" w:date="2024-07-15T11:25:00Z" w16du:dateUtc="2024-07-15T09:25:00Z"/>
        </w:rPr>
      </w:pPr>
      <w:ins w:id="7197" w:author="Dylan Van Aswegen" w:date="2024-07-15T11:23:00Z" w16du:dateUtc="2024-07-15T09:23:00Z">
        <w:r w:rsidRPr="00721A37">
          <w:t xml:space="preserve">Organisations </w:t>
        </w:r>
      </w:ins>
    </w:p>
    <w:p w14:paraId="00C7B85C" w14:textId="1FE59945" w:rsidR="002B5494" w:rsidRDefault="002B5494" w:rsidP="002B5494">
      <w:pPr>
        <w:rPr>
          <w:ins w:id="7198" w:author="Dylan Van Aswegen" w:date="2024-07-15T11:26:00Z" w16du:dateUtc="2024-07-15T09:26:00Z"/>
        </w:rPr>
      </w:pPr>
      <w:ins w:id="7199" w:author="Dylan Van Aswegen" w:date="2024-07-15T11:25:00Z" w16du:dateUtc="2024-07-15T09:25:00Z">
        <w:r>
          <w:t>The system administrator will be navig</w:t>
        </w:r>
      </w:ins>
      <w:ins w:id="7200" w:author="Dylan Van Aswegen" w:date="2024-07-15T11:26:00Z" w16du:dateUtc="2024-07-15T09:26:00Z">
        <w:r>
          <w:t xml:space="preserve">ated to the organisations page once they click on the organisations link in the side menu. </w:t>
        </w:r>
      </w:ins>
    </w:p>
    <w:p w14:paraId="5A75108F" w14:textId="105B13C0" w:rsidR="002B5494" w:rsidRDefault="002B5494" w:rsidP="002B5494">
      <w:pPr>
        <w:rPr>
          <w:ins w:id="7201" w:author="Dylan Van Aswegen" w:date="2024-07-15T11:27:00Z" w16du:dateUtc="2024-07-15T09:27:00Z"/>
        </w:rPr>
      </w:pPr>
      <w:ins w:id="7202" w:author="Dylan Van Aswegen" w:date="2024-07-15T11:27:00Z" w16du:dateUtc="2024-07-15T09:27:00Z">
        <w:r>
          <w:t xml:space="preserve">The organisation list will consist of the following fields: </w:t>
        </w:r>
      </w:ins>
    </w:p>
    <w:tbl>
      <w:tblPr>
        <w:tblStyle w:val="GridTable4-Accent1"/>
        <w:tblW w:w="10774" w:type="dxa"/>
        <w:tblInd w:w="-714" w:type="dxa"/>
        <w:tblLook w:val="04A0" w:firstRow="1" w:lastRow="0" w:firstColumn="1" w:lastColumn="0" w:noHBand="0" w:noVBand="1"/>
      </w:tblPr>
      <w:tblGrid>
        <w:gridCol w:w="1134"/>
        <w:gridCol w:w="1450"/>
        <w:gridCol w:w="1272"/>
        <w:gridCol w:w="1694"/>
        <w:gridCol w:w="1415"/>
        <w:gridCol w:w="3809"/>
      </w:tblGrid>
      <w:tr w:rsidR="002B5494" w14:paraId="7F7B3479" w14:textId="77777777" w:rsidTr="004F4BB2">
        <w:trPr>
          <w:cnfStyle w:val="100000000000" w:firstRow="1" w:lastRow="0" w:firstColumn="0" w:lastColumn="0" w:oddVBand="0" w:evenVBand="0" w:oddHBand="0" w:evenHBand="0" w:firstRowFirstColumn="0" w:firstRowLastColumn="0" w:lastRowFirstColumn="0" w:lastRowLastColumn="0"/>
          <w:tblHeader/>
          <w:ins w:id="7203" w:author="Dylan Van Aswegen" w:date="2024-07-15T11:27:00Z"/>
        </w:trPr>
        <w:tc>
          <w:tcPr>
            <w:cnfStyle w:val="001000000000" w:firstRow="0" w:lastRow="0" w:firstColumn="1" w:lastColumn="0" w:oddVBand="0" w:evenVBand="0" w:oddHBand="0" w:evenHBand="0" w:firstRowFirstColumn="0" w:firstRowLastColumn="0" w:lastRowFirstColumn="0" w:lastRowLastColumn="0"/>
            <w:tcW w:w="1134" w:type="dxa"/>
            <w:shd w:val="clear" w:color="auto" w:fill="002060"/>
          </w:tcPr>
          <w:p w14:paraId="6FF9C11E" w14:textId="77777777" w:rsidR="002B5494" w:rsidRDefault="002B5494">
            <w:pPr>
              <w:spacing w:line="360" w:lineRule="auto"/>
              <w:jc w:val="both"/>
              <w:rPr>
                <w:ins w:id="7204" w:author="Dylan Van Aswegen" w:date="2024-07-15T11:27:00Z" w16du:dateUtc="2024-07-15T09:27:00Z"/>
                <w:rFonts w:ascii="Arial" w:hAnsi="Arial" w:cs="Arial"/>
                <w:sz w:val="20"/>
                <w:szCs w:val="20"/>
                <w:lang w:val="en-GB"/>
              </w:rPr>
            </w:pPr>
            <w:ins w:id="7205" w:author="Dylan Van Aswegen" w:date="2024-07-15T11:27:00Z" w16du:dateUtc="2024-07-15T09:27:00Z">
              <w:r>
                <w:rPr>
                  <w:rFonts w:ascii="Arial" w:hAnsi="Arial" w:cs="Arial"/>
                  <w:sz w:val="20"/>
                  <w:szCs w:val="20"/>
                  <w:lang w:val="en-GB"/>
                </w:rPr>
                <w:t xml:space="preserve">Field Number </w:t>
              </w:r>
            </w:ins>
          </w:p>
        </w:tc>
        <w:tc>
          <w:tcPr>
            <w:tcW w:w="1450" w:type="dxa"/>
            <w:shd w:val="clear" w:color="auto" w:fill="002060"/>
          </w:tcPr>
          <w:p w14:paraId="5B7290DC" w14:textId="77777777" w:rsidR="002B5494" w:rsidRDefault="002B5494">
            <w:pPr>
              <w:spacing w:line="360" w:lineRule="auto"/>
              <w:jc w:val="both"/>
              <w:cnfStyle w:val="100000000000" w:firstRow="1" w:lastRow="0" w:firstColumn="0" w:lastColumn="0" w:oddVBand="0" w:evenVBand="0" w:oddHBand="0" w:evenHBand="0" w:firstRowFirstColumn="0" w:firstRowLastColumn="0" w:lastRowFirstColumn="0" w:lastRowLastColumn="0"/>
              <w:rPr>
                <w:ins w:id="7206" w:author="Dylan Van Aswegen" w:date="2024-07-15T11:27:00Z" w16du:dateUtc="2024-07-15T09:27:00Z"/>
                <w:rFonts w:ascii="Arial" w:hAnsi="Arial" w:cs="Arial"/>
                <w:sz w:val="20"/>
                <w:szCs w:val="20"/>
                <w:lang w:val="en-GB"/>
              </w:rPr>
            </w:pPr>
            <w:ins w:id="7207" w:author="Dylan Van Aswegen" w:date="2024-07-15T11:27:00Z" w16du:dateUtc="2024-07-15T09:27:00Z">
              <w:r>
                <w:rPr>
                  <w:rFonts w:ascii="Arial" w:hAnsi="Arial" w:cs="Arial"/>
                  <w:sz w:val="20"/>
                  <w:szCs w:val="20"/>
                  <w:lang w:val="en-GB"/>
                </w:rPr>
                <w:t>Field Name</w:t>
              </w:r>
            </w:ins>
          </w:p>
        </w:tc>
        <w:tc>
          <w:tcPr>
            <w:tcW w:w="1272" w:type="dxa"/>
            <w:shd w:val="clear" w:color="auto" w:fill="002060"/>
          </w:tcPr>
          <w:p w14:paraId="552C3697" w14:textId="77777777" w:rsidR="002B5494" w:rsidRDefault="002B5494">
            <w:pPr>
              <w:spacing w:line="360" w:lineRule="auto"/>
              <w:jc w:val="both"/>
              <w:cnfStyle w:val="100000000000" w:firstRow="1" w:lastRow="0" w:firstColumn="0" w:lastColumn="0" w:oddVBand="0" w:evenVBand="0" w:oddHBand="0" w:evenHBand="0" w:firstRowFirstColumn="0" w:firstRowLastColumn="0" w:lastRowFirstColumn="0" w:lastRowLastColumn="0"/>
              <w:rPr>
                <w:ins w:id="7208" w:author="Dylan Van Aswegen" w:date="2024-07-15T11:27:00Z" w16du:dateUtc="2024-07-15T09:27:00Z"/>
                <w:rFonts w:ascii="Arial" w:hAnsi="Arial" w:cs="Arial"/>
                <w:sz w:val="20"/>
                <w:szCs w:val="20"/>
                <w:lang w:val="en-GB"/>
              </w:rPr>
            </w:pPr>
            <w:ins w:id="7209" w:author="Dylan Van Aswegen" w:date="2024-07-15T11:27:00Z" w16du:dateUtc="2024-07-15T09:27:00Z">
              <w:r>
                <w:rPr>
                  <w:rFonts w:ascii="Arial" w:hAnsi="Arial" w:cs="Arial"/>
                  <w:sz w:val="20"/>
                  <w:szCs w:val="20"/>
                  <w:lang w:val="en-GB"/>
                </w:rPr>
                <w:t>Field Type</w:t>
              </w:r>
            </w:ins>
          </w:p>
        </w:tc>
        <w:tc>
          <w:tcPr>
            <w:tcW w:w="1694" w:type="dxa"/>
            <w:shd w:val="clear" w:color="auto" w:fill="002060"/>
          </w:tcPr>
          <w:p w14:paraId="1C372390" w14:textId="77777777" w:rsidR="002B5494" w:rsidRDefault="002B5494">
            <w:pPr>
              <w:spacing w:line="360" w:lineRule="auto"/>
              <w:jc w:val="both"/>
              <w:cnfStyle w:val="100000000000" w:firstRow="1" w:lastRow="0" w:firstColumn="0" w:lastColumn="0" w:oddVBand="0" w:evenVBand="0" w:oddHBand="0" w:evenHBand="0" w:firstRowFirstColumn="0" w:firstRowLastColumn="0" w:lastRowFirstColumn="0" w:lastRowLastColumn="0"/>
              <w:rPr>
                <w:ins w:id="7210" w:author="Dylan Van Aswegen" w:date="2024-07-15T11:27:00Z" w16du:dateUtc="2024-07-15T09:27:00Z"/>
                <w:rFonts w:ascii="Arial" w:hAnsi="Arial" w:cs="Arial"/>
                <w:sz w:val="20"/>
                <w:szCs w:val="20"/>
                <w:lang w:val="en-GB"/>
              </w:rPr>
            </w:pPr>
            <w:ins w:id="7211" w:author="Dylan Van Aswegen" w:date="2024-07-15T11:27:00Z" w16du:dateUtc="2024-07-15T09:27:00Z">
              <w:r>
                <w:rPr>
                  <w:rFonts w:ascii="Arial" w:hAnsi="Arial" w:cs="Arial"/>
                  <w:sz w:val="20"/>
                  <w:szCs w:val="20"/>
                  <w:lang w:val="en-GB"/>
                </w:rPr>
                <w:t>Field Data Type</w:t>
              </w:r>
            </w:ins>
          </w:p>
        </w:tc>
        <w:tc>
          <w:tcPr>
            <w:tcW w:w="1415" w:type="dxa"/>
            <w:shd w:val="clear" w:color="auto" w:fill="002060"/>
          </w:tcPr>
          <w:p w14:paraId="0A5C0396" w14:textId="77777777" w:rsidR="002B5494" w:rsidRDefault="002B5494">
            <w:pPr>
              <w:spacing w:line="360" w:lineRule="auto"/>
              <w:jc w:val="both"/>
              <w:cnfStyle w:val="100000000000" w:firstRow="1" w:lastRow="0" w:firstColumn="0" w:lastColumn="0" w:oddVBand="0" w:evenVBand="0" w:oddHBand="0" w:evenHBand="0" w:firstRowFirstColumn="0" w:firstRowLastColumn="0" w:lastRowFirstColumn="0" w:lastRowLastColumn="0"/>
              <w:rPr>
                <w:ins w:id="7212" w:author="Dylan Van Aswegen" w:date="2024-07-15T11:27:00Z" w16du:dateUtc="2024-07-15T09:27:00Z"/>
                <w:rFonts w:ascii="Arial" w:hAnsi="Arial" w:cs="Arial"/>
                <w:sz w:val="20"/>
                <w:szCs w:val="20"/>
                <w:lang w:val="en-GB"/>
              </w:rPr>
            </w:pPr>
            <w:ins w:id="7213" w:author="Dylan Van Aswegen" w:date="2024-07-15T11:27:00Z" w16du:dateUtc="2024-07-15T09:27:00Z">
              <w:r>
                <w:rPr>
                  <w:rFonts w:ascii="Arial" w:hAnsi="Arial" w:cs="Arial"/>
                  <w:sz w:val="20"/>
                  <w:szCs w:val="20"/>
                  <w:lang w:val="en-GB"/>
                </w:rPr>
                <w:t>Required?</w:t>
              </w:r>
            </w:ins>
          </w:p>
        </w:tc>
        <w:tc>
          <w:tcPr>
            <w:tcW w:w="3809" w:type="dxa"/>
            <w:shd w:val="clear" w:color="auto" w:fill="002060"/>
          </w:tcPr>
          <w:p w14:paraId="070254C8" w14:textId="77777777" w:rsidR="002B5494" w:rsidRDefault="002B5494">
            <w:pPr>
              <w:spacing w:line="360" w:lineRule="auto"/>
              <w:jc w:val="both"/>
              <w:cnfStyle w:val="100000000000" w:firstRow="1" w:lastRow="0" w:firstColumn="0" w:lastColumn="0" w:oddVBand="0" w:evenVBand="0" w:oddHBand="0" w:evenHBand="0" w:firstRowFirstColumn="0" w:firstRowLastColumn="0" w:lastRowFirstColumn="0" w:lastRowLastColumn="0"/>
              <w:rPr>
                <w:ins w:id="7214" w:author="Dylan Van Aswegen" w:date="2024-07-15T11:27:00Z" w16du:dateUtc="2024-07-15T09:27:00Z"/>
                <w:rFonts w:ascii="Arial" w:hAnsi="Arial" w:cs="Arial"/>
                <w:sz w:val="20"/>
                <w:szCs w:val="20"/>
                <w:lang w:val="en-GB"/>
              </w:rPr>
            </w:pPr>
            <w:ins w:id="7215" w:author="Dylan Van Aswegen" w:date="2024-07-15T11:27:00Z" w16du:dateUtc="2024-07-15T09:27:00Z">
              <w:r>
                <w:rPr>
                  <w:rFonts w:ascii="Arial" w:hAnsi="Arial" w:cs="Arial"/>
                  <w:sz w:val="20"/>
                  <w:szCs w:val="20"/>
                  <w:lang w:val="en-GB"/>
                </w:rPr>
                <w:t>Field Rules</w:t>
              </w:r>
            </w:ins>
          </w:p>
        </w:tc>
      </w:tr>
      <w:tr w:rsidR="002B5494" w14:paraId="5E0B6C24" w14:textId="77777777" w:rsidTr="004F4BB2">
        <w:trPr>
          <w:cnfStyle w:val="000000100000" w:firstRow="0" w:lastRow="0" w:firstColumn="0" w:lastColumn="0" w:oddVBand="0" w:evenVBand="0" w:oddHBand="1" w:evenHBand="0" w:firstRowFirstColumn="0" w:firstRowLastColumn="0" w:lastRowFirstColumn="0" w:lastRowLastColumn="0"/>
          <w:trHeight w:val="192"/>
          <w:ins w:id="7216" w:author="Dylan Van Aswegen" w:date="2024-07-15T11:27:00Z"/>
        </w:trPr>
        <w:tc>
          <w:tcPr>
            <w:cnfStyle w:val="001000000000" w:firstRow="0" w:lastRow="0" w:firstColumn="1" w:lastColumn="0" w:oddVBand="0" w:evenVBand="0" w:oddHBand="0" w:evenHBand="0" w:firstRowFirstColumn="0" w:firstRowLastColumn="0" w:lastRowFirstColumn="0" w:lastRowLastColumn="0"/>
            <w:tcW w:w="1134" w:type="dxa"/>
          </w:tcPr>
          <w:p w14:paraId="34991286" w14:textId="77777777" w:rsidR="002B5494" w:rsidRDefault="002B5494">
            <w:pPr>
              <w:spacing w:line="360" w:lineRule="auto"/>
              <w:jc w:val="both"/>
              <w:rPr>
                <w:ins w:id="7217" w:author="Dylan Van Aswegen" w:date="2024-07-15T11:27:00Z" w16du:dateUtc="2024-07-15T09:27:00Z"/>
                <w:rFonts w:ascii="Arial" w:hAnsi="Arial" w:cs="Arial"/>
                <w:sz w:val="20"/>
                <w:szCs w:val="20"/>
                <w:lang w:val="en-GB"/>
              </w:rPr>
            </w:pPr>
          </w:p>
        </w:tc>
        <w:tc>
          <w:tcPr>
            <w:tcW w:w="1450" w:type="dxa"/>
          </w:tcPr>
          <w:p w14:paraId="6F686F3A" w14:textId="010F8446" w:rsidR="002B5494" w:rsidRDefault="002B5494">
            <w:pPr>
              <w:spacing w:line="360" w:lineRule="auto"/>
              <w:jc w:val="both"/>
              <w:cnfStyle w:val="000000100000" w:firstRow="0" w:lastRow="0" w:firstColumn="0" w:lastColumn="0" w:oddVBand="0" w:evenVBand="0" w:oddHBand="1" w:evenHBand="0" w:firstRowFirstColumn="0" w:firstRowLastColumn="0" w:lastRowFirstColumn="0" w:lastRowLastColumn="0"/>
              <w:rPr>
                <w:ins w:id="7218" w:author="Dylan Van Aswegen" w:date="2024-07-15T11:27:00Z" w16du:dateUtc="2024-07-15T09:27:00Z"/>
                <w:rFonts w:ascii="Arial" w:hAnsi="Arial" w:cs="Arial"/>
                <w:sz w:val="20"/>
                <w:szCs w:val="20"/>
                <w:lang w:val="en-GB"/>
              </w:rPr>
            </w:pPr>
            <w:ins w:id="7219" w:author="Dylan Van Aswegen" w:date="2024-07-15T11:27:00Z" w16du:dateUtc="2024-07-15T09:27:00Z">
              <w:r>
                <w:rPr>
                  <w:rFonts w:ascii="Arial" w:hAnsi="Arial" w:cs="Arial"/>
                  <w:sz w:val="20"/>
                  <w:szCs w:val="20"/>
                  <w:lang w:val="en-GB"/>
                </w:rPr>
                <w:t>Orga</w:t>
              </w:r>
            </w:ins>
            <w:ins w:id="7220" w:author="Dylan Van Aswegen" w:date="2024-07-15T11:28:00Z" w16du:dateUtc="2024-07-15T09:28:00Z">
              <w:r>
                <w:rPr>
                  <w:rFonts w:ascii="Arial" w:hAnsi="Arial" w:cs="Arial"/>
                  <w:sz w:val="20"/>
                  <w:szCs w:val="20"/>
                  <w:lang w:val="en-GB"/>
                </w:rPr>
                <w:t>nisation</w:t>
              </w:r>
            </w:ins>
            <w:ins w:id="7221" w:author="Dylan Van Aswegen" w:date="2024-07-15T11:56:00Z" w16du:dateUtc="2024-07-15T09:56:00Z">
              <w:r w:rsidR="007D024F">
                <w:rPr>
                  <w:rFonts w:ascii="Arial" w:hAnsi="Arial" w:cs="Arial"/>
                  <w:sz w:val="20"/>
                  <w:szCs w:val="20"/>
                  <w:lang w:val="en-GB"/>
                </w:rPr>
                <w:t>s</w:t>
              </w:r>
            </w:ins>
            <w:ins w:id="7222" w:author="Dylan Van Aswegen" w:date="2024-07-15T11:28:00Z" w16du:dateUtc="2024-07-15T09:28:00Z">
              <w:r>
                <w:rPr>
                  <w:rFonts w:ascii="Arial" w:hAnsi="Arial" w:cs="Arial"/>
                  <w:sz w:val="20"/>
                  <w:szCs w:val="20"/>
                  <w:lang w:val="en-GB"/>
                </w:rPr>
                <w:t xml:space="preserve"> </w:t>
              </w:r>
            </w:ins>
            <w:ins w:id="7223" w:author="Dylan Van Aswegen" w:date="2024-07-15T11:56:00Z" w16du:dateUtc="2024-07-15T09:56:00Z">
              <w:r w:rsidR="007D024F">
                <w:rPr>
                  <w:rFonts w:ascii="Arial" w:hAnsi="Arial" w:cs="Arial"/>
                  <w:sz w:val="20"/>
                  <w:szCs w:val="20"/>
                  <w:lang w:val="en-GB"/>
                </w:rPr>
                <w:t xml:space="preserve">Page </w:t>
              </w:r>
            </w:ins>
            <w:ins w:id="7224" w:author="Dylan Van Aswegen" w:date="2024-07-15T11:28:00Z" w16du:dateUtc="2024-07-15T09:28:00Z">
              <w:r>
                <w:rPr>
                  <w:rFonts w:ascii="Arial" w:hAnsi="Arial" w:cs="Arial"/>
                  <w:sz w:val="20"/>
                  <w:szCs w:val="20"/>
                  <w:lang w:val="en-GB"/>
                </w:rPr>
                <w:t>heading</w:t>
              </w:r>
            </w:ins>
          </w:p>
        </w:tc>
        <w:tc>
          <w:tcPr>
            <w:tcW w:w="1272" w:type="dxa"/>
          </w:tcPr>
          <w:p w14:paraId="147FE807" w14:textId="161A8D34" w:rsidR="002B5494" w:rsidRDefault="002B5494">
            <w:pPr>
              <w:spacing w:line="360" w:lineRule="auto"/>
              <w:jc w:val="both"/>
              <w:cnfStyle w:val="000000100000" w:firstRow="0" w:lastRow="0" w:firstColumn="0" w:lastColumn="0" w:oddVBand="0" w:evenVBand="0" w:oddHBand="1" w:evenHBand="0" w:firstRowFirstColumn="0" w:firstRowLastColumn="0" w:lastRowFirstColumn="0" w:lastRowLastColumn="0"/>
              <w:rPr>
                <w:ins w:id="7225" w:author="Dylan Van Aswegen" w:date="2024-07-15T11:27:00Z" w16du:dateUtc="2024-07-15T09:27:00Z"/>
                <w:rFonts w:ascii="Arial" w:hAnsi="Arial" w:cs="Arial"/>
                <w:sz w:val="20"/>
                <w:szCs w:val="20"/>
                <w:lang w:val="en-GB"/>
              </w:rPr>
            </w:pPr>
            <w:ins w:id="7226" w:author="Dylan Van Aswegen" w:date="2024-07-15T11:28:00Z" w16du:dateUtc="2024-07-15T09:28:00Z">
              <w:r>
                <w:rPr>
                  <w:rFonts w:ascii="Arial" w:hAnsi="Arial" w:cs="Arial"/>
                  <w:sz w:val="20"/>
                  <w:szCs w:val="20"/>
                  <w:lang w:val="en-GB"/>
                </w:rPr>
                <w:t>Text Field</w:t>
              </w:r>
            </w:ins>
          </w:p>
        </w:tc>
        <w:tc>
          <w:tcPr>
            <w:tcW w:w="1694" w:type="dxa"/>
          </w:tcPr>
          <w:p w14:paraId="09F51403" w14:textId="5455C936" w:rsidR="002B5494" w:rsidRDefault="002B5494">
            <w:pPr>
              <w:spacing w:line="360" w:lineRule="auto"/>
              <w:jc w:val="both"/>
              <w:cnfStyle w:val="000000100000" w:firstRow="0" w:lastRow="0" w:firstColumn="0" w:lastColumn="0" w:oddVBand="0" w:evenVBand="0" w:oddHBand="1" w:evenHBand="0" w:firstRowFirstColumn="0" w:firstRowLastColumn="0" w:lastRowFirstColumn="0" w:lastRowLastColumn="0"/>
              <w:rPr>
                <w:ins w:id="7227" w:author="Dylan Van Aswegen" w:date="2024-07-15T11:27:00Z" w16du:dateUtc="2024-07-15T09:27:00Z"/>
                <w:rFonts w:ascii="Arial" w:hAnsi="Arial" w:cs="Arial"/>
                <w:sz w:val="20"/>
                <w:szCs w:val="20"/>
                <w:lang w:val="en-GB"/>
              </w:rPr>
            </w:pPr>
            <w:ins w:id="7228" w:author="Dylan Van Aswegen" w:date="2024-07-15T11:28:00Z" w16du:dateUtc="2024-07-15T09:28:00Z">
              <w:r>
                <w:rPr>
                  <w:rFonts w:ascii="Arial" w:hAnsi="Arial" w:cs="Arial"/>
                  <w:sz w:val="20"/>
                  <w:szCs w:val="20"/>
                  <w:lang w:val="en-GB"/>
                </w:rPr>
                <w:t>String</w:t>
              </w:r>
            </w:ins>
          </w:p>
        </w:tc>
        <w:tc>
          <w:tcPr>
            <w:tcW w:w="1415" w:type="dxa"/>
          </w:tcPr>
          <w:p w14:paraId="1A0D64CC" w14:textId="0C7395A8" w:rsidR="002B5494" w:rsidRDefault="002B5494">
            <w:pPr>
              <w:spacing w:line="360" w:lineRule="auto"/>
              <w:jc w:val="both"/>
              <w:cnfStyle w:val="000000100000" w:firstRow="0" w:lastRow="0" w:firstColumn="0" w:lastColumn="0" w:oddVBand="0" w:evenVBand="0" w:oddHBand="1" w:evenHBand="0" w:firstRowFirstColumn="0" w:firstRowLastColumn="0" w:lastRowFirstColumn="0" w:lastRowLastColumn="0"/>
              <w:rPr>
                <w:ins w:id="7229" w:author="Dylan Van Aswegen" w:date="2024-07-15T11:27:00Z" w16du:dateUtc="2024-07-15T09:27:00Z"/>
                <w:rFonts w:ascii="Arial" w:hAnsi="Arial" w:cs="Arial"/>
                <w:sz w:val="20"/>
                <w:szCs w:val="20"/>
                <w:lang w:val="en-GB"/>
              </w:rPr>
            </w:pPr>
            <w:ins w:id="7230" w:author="Dylan Van Aswegen" w:date="2024-07-15T11:28:00Z" w16du:dateUtc="2024-07-15T09:28:00Z">
              <w:r>
                <w:rPr>
                  <w:rFonts w:ascii="Arial" w:hAnsi="Arial" w:cs="Arial"/>
                  <w:sz w:val="20"/>
                  <w:szCs w:val="20"/>
                  <w:lang w:val="en-GB"/>
                </w:rPr>
                <w:t>N/A</w:t>
              </w:r>
            </w:ins>
          </w:p>
        </w:tc>
        <w:tc>
          <w:tcPr>
            <w:tcW w:w="3809" w:type="dxa"/>
          </w:tcPr>
          <w:p w14:paraId="0EE0B84F" w14:textId="01F78034" w:rsidR="002B5494" w:rsidRDefault="002B5494">
            <w:pPr>
              <w:spacing w:line="360" w:lineRule="auto"/>
              <w:jc w:val="both"/>
              <w:cnfStyle w:val="000000100000" w:firstRow="0" w:lastRow="0" w:firstColumn="0" w:lastColumn="0" w:oddVBand="0" w:evenVBand="0" w:oddHBand="1" w:evenHBand="0" w:firstRowFirstColumn="0" w:firstRowLastColumn="0" w:lastRowFirstColumn="0" w:lastRowLastColumn="0"/>
              <w:rPr>
                <w:ins w:id="7231" w:author="Dylan Van Aswegen" w:date="2024-07-15T11:27:00Z" w16du:dateUtc="2024-07-15T09:27:00Z"/>
                <w:rFonts w:ascii="Arial" w:hAnsi="Arial" w:cs="Arial"/>
                <w:sz w:val="20"/>
                <w:szCs w:val="20"/>
                <w:lang w:val="en-GB"/>
              </w:rPr>
            </w:pPr>
            <w:ins w:id="7232" w:author="Dylan Van Aswegen" w:date="2024-07-15T11:28:00Z" w16du:dateUtc="2024-07-15T09:28:00Z">
              <w:r>
                <w:rPr>
                  <w:rFonts w:ascii="Arial" w:hAnsi="Arial" w:cs="Arial"/>
                  <w:sz w:val="20"/>
                  <w:szCs w:val="20"/>
                  <w:lang w:val="en-GB"/>
                </w:rPr>
                <w:t xml:space="preserve">This field will be populated by the application with the text “Organisations”. </w:t>
              </w:r>
            </w:ins>
          </w:p>
        </w:tc>
      </w:tr>
      <w:tr w:rsidR="002B5494" w14:paraId="1B46F665" w14:textId="77777777" w:rsidTr="004F4BB2">
        <w:trPr>
          <w:trHeight w:val="192"/>
          <w:ins w:id="7233" w:author="Dylan Van Aswegen" w:date="2024-07-15T11:28:00Z"/>
        </w:trPr>
        <w:tc>
          <w:tcPr>
            <w:cnfStyle w:val="001000000000" w:firstRow="0" w:lastRow="0" w:firstColumn="1" w:lastColumn="0" w:oddVBand="0" w:evenVBand="0" w:oddHBand="0" w:evenHBand="0" w:firstRowFirstColumn="0" w:firstRowLastColumn="0" w:lastRowFirstColumn="0" w:lastRowLastColumn="0"/>
            <w:tcW w:w="1134" w:type="dxa"/>
          </w:tcPr>
          <w:p w14:paraId="343F14A2" w14:textId="77777777" w:rsidR="002B5494" w:rsidRDefault="002B5494">
            <w:pPr>
              <w:spacing w:line="360" w:lineRule="auto"/>
              <w:jc w:val="both"/>
              <w:rPr>
                <w:ins w:id="7234" w:author="Dylan Van Aswegen" w:date="2024-07-15T11:28:00Z" w16du:dateUtc="2024-07-15T09:28:00Z"/>
                <w:rFonts w:ascii="Arial" w:hAnsi="Arial" w:cs="Arial"/>
                <w:sz w:val="20"/>
                <w:szCs w:val="20"/>
                <w:lang w:val="en-GB"/>
              </w:rPr>
            </w:pPr>
          </w:p>
        </w:tc>
        <w:tc>
          <w:tcPr>
            <w:tcW w:w="1450" w:type="dxa"/>
          </w:tcPr>
          <w:p w14:paraId="73075028" w14:textId="0A9129F6" w:rsidR="002B5494" w:rsidRDefault="00384C31">
            <w:pPr>
              <w:spacing w:line="360" w:lineRule="auto"/>
              <w:jc w:val="both"/>
              <w:cnfStyle w:val="000000000000" w:firstRow="0" w:lastRow="0" w:firstColumn="0" w:lastColumn="0" w:oddVBand="0" w:evenVBand="0" w:oddHBand="0" w:evenHBand="0" w:firstRowFirstColumn="0" w:firstRowLastColumn="0" w:lastRowFirstColumn="0" w:lastRowLastColumn="0"/>
              <w:rPr>
                <w:ins w:id="7235" w:author="Dylan Van Aswegen" w:date="2024-07-15T11:28:00Z" w16du:dateUtc="2024-07-15T09:28:00Z"/>
                <w:rFonts w:ascii="Arial" w:hAnsi="Arial" w:cs="Arial"/>
                <w:sz w:val="20"/>
                <w:szCs w:val="20"/>
                <w:lang w:val="en-GB"/>
              </w:rPr>
            </w:pPr>
            <w:ins w:id="7236" w:author="Dylan Van Aswegen" w:date="2024-07-15T11:29:00Z" w16du:dateUtc="2024-07-15T09:29:00Z">
              <w:r>
                <w:rPr>
                  <w:rFonts w:ascii="Arial" w:hAnsi="Arial" w:cs="Arial"/>
                  <w:sz w:val="20"/>
                  <w:szCs w:val="20"/>
                  <w:lang w:val="en-GB"/>
                </w:rPr>
                <w:t>Search</w:t>
              </w:r>
            </w:ins>
          </w:p>
        </w:tc>
        <w:tc>
          <w:tcPr>
            <w:tcW w:w="1272" w:type="dxa"/>
          </w:tcPr>
          <w:p w14:paraId="7A9B0F68" w14:textId="76B7817B" w:rsidR="002B5494" w:rsidRDefault="00384C31">
            <w:pPr>
              <w:spacing w:line="360" w:lineRule="auto"/>
              <w:jc w:val="both"/>
              <w:cnfStyle w:val="000000000000" w:firstRow="0" w:lastRow="0" w:firstColumn="0" w:lastColumn="0" w:oddVBand="0" w:evenVBand="0" w:oddHBand="0" w:evenHBand="0" w:firstRowFirstColumn="0" w:firstRowLastColumn="0" w:lastRowFirstColumn="0" w:lastRowLastColumn="0"/>
              <w:rPr>
                <w:ins w:id="7237" w:author="Dylan Van Aswegen" w:date="2024-07-15T11:28:00Z" w16du:dateUtc="2024-07-15T09:28:00Z"/>
                <w:rFonts w:ascii="Arial" w:hAnsi="Arial" w:cs="Arial"/>
                <w:sz w:val="20"/>
                <w:szCs w:val="20"/>
                <w:lang w:val="en-GB"/>
              </w:rPr>
            </w:pPr>
            <w:ins w:id="7238" w:author="Dylan Van Aswegen" w:date="2024-07-15T11:30:00Z" w16du:dateUtc="2024-07-15T09:30:00Z">
              <w:r>
                <w:rPr>
                  <w:rFonts w:ascii="Arial" w:hAnsi="Arial" w:cs="Arial"/>
                  <w:sz w:val="20"/>
                  <w:szCs w:val="20"/>
                  <w:lang w:val="en-GB"/>
                </w:rPr>
                <w:t>Search</w:t>
              </w:r>
            </w:ins>
          </w:p>
        </w:tc>
        <w:tc>
          <w:tcPr>
            <w:tcW w:w="1694" w:type="dxa"/>
          </w:tcPr>
          <w:p w14:paraId="29AAF2CE" w14:textId="77777777" w:rsidR="002B5494" w:rsidRDefault="002B5494">
            <w:pPr>
              <w:spacing w:line="360" w:lineRule="auto"/>
              <w:jc w:val="both"/>
              <w:cnfStyle w:val="000000000000" w:firstRow="0" w:lastRow="0" w:firstColumn="0" w:lastColumn="0" w:oddVBand="0" w:evenVBand="0" w:oddHBand="0" w:evenHBand="0" w:firstRowFirstColumn="0" w:firstRowLastColumn="0" w:lastRowFirstColumn="0" w:lastRowLastColumn="0"/>
              <w:rPr>
                <w:ins w:id="7239" w:author="Dylan Van Aswegen" w:date="2024-07-15T11:28:00Z" w16du:dateUtc="2024-07-15T09:28:00Z"/>
                <w:rFonts w:ascii="Arial" w:hAnsi="Arial" w:cs="Arial"/>
                <w:sz w:val="20"/>
                <w:szCs w:val="20"/>
                <w:lang w:val="en-GB"/>
              </w:rPr>
            </w:pPr>
          </w:p>
        </w:tc>
        <w:tc>
          <w:tcPr>
            <w:tcW w:w="1415" w:type="dxa"/>
          </w:tcPr>
          <w:p w14:paraId="1E31A394" w14:textId="77777777" w:rsidR="002B5494" w:rsidRDefault="002B5494">
            <w:pPr>
              <w:spacing w:line="360" w:lineRule="auto"/>
              <w:jc w:val="both"/>
              <w:cnfStyle w:val="000000000000" w:firstRow="0" w:lastRow="0" w:firstColumn="0" w:lastColumn="0" w:oddVBand="0" w:evenVBand="0" w:oddHBand="0" w:evenHBand="0" w:firstRowFirstColumn="0" w:firstRowLastColumn="0" w:lastRowFirstColumn="0" w:lastRowLastColumn="0"/>
              <w:rPr>
                <w:ins w:id="7240" w:author="Dylan Van Aswegen" w:date="2024-07-15T11:28:00Z" w16du:dateUtc="2024-07-15T09:28:00Z"/>
                <w:rFonts w:ascii="Arial" w:hAnsi="Arial" w:cs="Arial"/>
                <w:sz w:val="20"/>
                <w:szCs w:val="20"/>
                <w:lang w:val="en-GB"/>
              </w:rPr>
            </w:pPr>
          </w:p>
        </w:tc>
        <w:tc>
          <w:tcPr>
            <w:tcW w:w="3809" w:type="dxa"/>
          </w:tcPr>
          <w:p w14:paraId="715D16F7" w14:textId="4E492F0B" w:rsidR="002B5494" w:rsidRDefault="00384C31">
            <w:pPr>
              <w:spacing w:line="360" w:lineRule="auto"/>
              <w:jc w:val="both"/>
              <w:cnfStyle w:val="000000000000" w:firstRow="0" w:lastRow="0" w:firstColumn="0" w:lastColumn="0" w:oddVBand="0" w:evenVBand="0" w:oddHBand="0" w:evenHBand="0" w:firstRowFirstColumn="0" w:firstRowLastColumn="0" w:lastRowFirstColumn="0" w:lastRowLastColumn="0"/>
              <w:rPr>
                <w:ins w:id="7241" w:author="Dylan Van Aswegen" w:date="2024-07-15T11:28:00Z" w16du:dateUtc="2024-07-15T09:28:00Z"/>
                <w:rFonts w:ascii="Arial" w:hAnsi="Arial" w:cs="Arial"/>
                <w:sz w:val="20"/>
                <w:szCs w:val="20"/>
                <w:lang w:val="en-GB"/>
              </w:rPr>
            </w:pPr>
            <w:ins w:id="7242" w:author="Dylan Van Aswegen" w:date="2024-07-15T11:30:00Z" w16du:dateUtc="2024-07-15T09:30:00Z">
              <w:r>
                <w:rPr>
                  <w:rFonts w:ascii="Arial" w:hAnsi="Arial" w:cs="Arial"/>
                  <w:sz w:val="20"/>
                  <w:szCs w:val="20"/>
                  <w:lang w:val="en-GB"/>
                </w:rPr>
                <w:t>This field will be used by the appl</w:t>
              </w:r>
            </w:ins>
            <w:ins w:id="7243" w:author="Dylan Van Aswegen" w:date="2024-07-15T11:31:00Z" w16du:dateUtc="2024-07-15T09:31:00Z">
              <w:r>
                <w:rPr>
                  <w:rFonts w:ascii="Arial" w:hAnsi="Arial" w:cs="Arial"/>
                  <w:sz w:val="20"/>
                  <w:szCs w:val="20"/>
                  <w:lang w:val="en-GB"/>
                </w:rPr>
                <w:t>ication admin. The application should allow the application admin to enter organisations names and filter the table to sh</w:t>
              </w:r>
            </w:ins>
            <w:ins w:id="7244" w:author="Dylan Van Aswegen" w:date="2024-07-15T11:32:00Z" w16du:dateUtc="2024-07-15T09:32:00Z">
              <w:r>
                <w:rPr>
                  <w:rFonts w:ascii="Arial" w:hAnsi="Arial" w:cs="Arial"/>
                  <w:sz w:val="20"/>
                  <w:szCs w:val="20"/>
                  <w:lang w:val="en-GB"/>
                </w:rPr>
                <w:t xml:space="preserve">ow organisations who meet the search criteria. </w:t>
              </w:r>
            </w:ins>
          </w:p>
        </w:tc>
      </w:tr>
      <w:tr w:rsidR="002B5494" w14:paraId="650E44A3" w14:textId="77777777" w:rsidTr="004F4BB2">
        <w:trPr>
          <w:cnfStyle w:val="000000100000" w:firstRow="0" w:lastRow="0" w:firstColumn="0" w:lastColumn="0" w:oddVBand="0" w:evenVBand="0" w:oddHBand="1" w:evenHBand="0" w:firstRowFirstColumn="0" w:firstRowLastColumn="0" w:lastRowFirstColumn="0" w:lastRowLastColumn="0"/>
          <w:trHeight w:val="192"/>
          <w:ins w:id="7245" w:author="Dylan Van Aswegen" w:date="2024-07-15T11:28:00Z"/>
        </w:trPr>
        <w:tc>
          <w:tcPr>
            <w:cnfStyle w:val="001000000000" w:firstRow="0" w:lastRow="0" w:firstColumn="1" w:lastColumn="0" w:oddVBand="0" w:evenVBand="0" w:oddHBand="0" w:evenHBand="0" w:firstRowFirstColumn="0" w:firstRowLastColumn="0" w:lastRowFirstColumn="0" w:lastRowLastColumn="0"/>
            <w:tcW w:w="1134" w:type="dxa"/>
          </w:tcPr>
          <w:p w14:paraId="4B2B1EAC" w14:textId="77777777" w:rsidR="002B5494" w:rsidRDefault="002B5494">
            <w:pPr>
              <w:spacing w:line="360" w:lineRule="auto"/>
              <w:jc w:val="both"/>
              <w:rPr>
                <w:ins w:id="7246" w:author="Dylan Van Aswegen" w:date="2024-07-15T11:28:00Z" w16du:dateUtc="2024-07-15T09:28:00Z"/>
                <w:rFonts w:ascii="Arial" w:hAnsi="Arial" w:cs="Arial"/>
                <w:sz w:val="20"/>
                <w:szCs w:val="20"/>
                <w:lang w:val="en-GB"/>
              </w:rPr>
            </w:pPr>
          </w:p>
        </w:tc>
        <w:tc>
          <w:tcPr>
            <w:tcW w:w="1450" w:type="dxa"/>
          </w:tcPr>
          <w:p w14:paraId="504490D0" w14:textId="4F175668" w:rsidR="002B5494" w:rsidRDefault="00384C31">
            <w:pPr>
              <w:spacing w:line="360" w:lineRule="auto"/>
              <w:jc w:val="both"/>
              <w:cnfStyle w:val="000000100000" w:firstRow="0" w:lastRow="0" w:firstColumn="0" w:lastColumn="0" w:oddVBand="0" w:evenVBand="0" w:oddHBand="1" w:evenHBand="0" w:firstRowFirstColumn="0" w:firstRowLastColumn="0" w:lastRowFirstColumn="0" w:lastRowLastColumn="0"/>
              <w:rPr>
                <w:ins w:id="7247" w:author="Dylan Van Aswegen" w:date="2024-07-15T11:28:00Z" w16du:dateUtc="2024-07-15T09:28:00Z"/>
                <w:rFonts w:ascii="Arial" w:hAnsi="Arial" w:cs="Arial"/>
                <w:sz w:val="20"/>
                <w:szCs w:val="20"/>
                <w:lang w:val="en-GB"/>
              </w:rPr>
            </w:pPr>
            <w:ins w:id="7248" w:author="Dylan Van Aswegen" w:date="2024-07-15T11:29:00Z" w16du:dateUtc="2024-07-15T09:29:00Z">
              <w:r>
                <w:rPr>
                  <w:rFonts w:ascii="Arial" w:hAnsi="Arial" w:cs="Arial"/>
                  <w:sz w:val="20"/>
                  <w:szCs w:val="20"/>
                  <w:lang w:val="en-GB"/>
                </w:rPr>
                <w:t>Filter</w:t>
              </w:r>
            </w:ins>
          </w:p>
        </w:tc>
        <w:tc>
          <w:tcPr>
            <w:tcW w:w="1272" w:type="dxa"/>
          </w:tcPr>
          <w:p w14:paraId="71745DB7" w14:textId="5CF2456A" w:rsidR="002B5494" w:rsidRDefault="00384C31">
            <w:pPr>
              <w:spacing w:line="360" w:lineRule="auto"/>
              <w:jc w:val="both"/>
              <w:cnfStyle w:val="000000100000" w:firstRow="0" w:lastRow="0" w:firstColumn="0" w:lastColumn="0" w:oddVBand="0" w:evenVBand="0" w:oddHBand="1" w:evenHBand="0" w:firstRowFirstColumn="0" w:firstRowLastColumn="0" w:lastRowFirstColumn="0" w:lastRowLastColumn="0"/>
              <w:rPr>
                <w:ins w:id="7249" w:author="Dylan Van Aswegen" w:date="2024-07-15T11:28:00Z" w16du:dateUtc="2024-07-15T09:28:00Z"/>
                <w:rFonts w:ascii="Arial" w:hAnsi="Arial" w:cs="Arial"/>
                <w:sz w:val="20"/>
                <w:szCs w:val="20"/>
                <w:lang w:val="en-GB"/>
              </w:rPr>
            </w:pPr>
            <w:ins w:id="7250" w:author="Dylan Van Aswegen" w:date="2024-07-15T11:32:00Z" w16du:dateUtc="2024-07-15T09:32:00Z">
              <w:r>
                <w:rPr>
                  <w:rFonts w:ascii="Arial" w:hAnsi="Arial" w:cs="Arial"/>
                  <w:sz w:val="20"/>
                  <w:szCs w:val="20"/>
                  <w:lang w:val="en-GB"/>
                </w:rPr>
                <w:t>Radio</w:t>
              </w:r>
            </w:ins>
          </w:p>
        </w:tc>
        <w:tc>
          <w:tcPr>
            <w:tcW w:w="1694" w:type="dxa"/>
          </w:tcPr>
          <w:p w14:paraId="0B3B4E5F" w14:textId="77777777" w:rsidR="002B5494" w:rsidRDefault="00384C31">
            <w:pPr>
              <w:pStyle w:val="ListParagraph"/>
              <w:numPr>
                <w:ilvl w:val="0"/>
                <w:numId w:val="2"/>
              </w:numPr>
              <w:spacing w:line="360" w:lineRule="auto"/>
              <w:ind w:left="174" w:hanging="218"/>
              <w:jc w:val="both"/>
              <w:cnfStyle w:val="000000100000" w:firstRow="0" w:lastRow="0" w:firstColumn="0" w:lastColumn="0" w:oddVBand="0" w:evenVBand="0" w:oddHBand="1" w:evenHBand="0" w:firstRowFirstColumn="0" w:firstRowLastColumn="0" w:lastRowFirstColumn="0" w:lastRowLastColumn="0"/>
              <w:rPr>
                <w:ins w:id="7251" w:author="Dylan Van Aswegen" w:date="2024-07-15T11:32:00Z" w16du:dateUtc="2024-07-15T09:32:00Z"/>
                <w:rFonts w:ascii="Arial" w:hAnsi="Arial" w:cs="Arial"/>
                <w:sz w:val="20"/>
                <w:szCs w:val="20"/>
                <w:lang w:val="en-GB"/>
              </w:rPr>
              <w:pPrChange w:id="7252" w:author="Dylan Van Aswegen" w:date="2024-07-15T11:32:00Z" w16du:dateUtc="2024-07-15T09:32: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7253" w:author="Dylan Van Aswegen" w:date="2024-07-15T11:32:00Z" w16du:dateUtc="2024-07-15T09:32:00Z">
              <w:r>
                <w:rPr>
                  <w:rFonts w:ascii="Arial" w:hAnsi="Arial" w:cs="Arial"/>
                  <w:sz w:val="20"/>
                  <w:szCs w:val="20"/>
                  <w:lang w:val="en-GB"/>
                </w:rPr>
                <w:t xml:space="preserve">Free Trail </w:t>
              </w:r>
            </w:ins>
          </w:p>
          <w:p w14:paraId="701177C0" w14:textId="77777777" w:rsidR="00384C31" w:rsidRDefault="00384C31">
            <w:pPr>
              <w:pStyle w:val="ListParagraph"/>
              <w:numPr>
                <w:ilvl w:val="0"/>
                <w:numId w:val="2"/>
              </w:numPr>
              <w:spacing w:line="360" w:lineRule="auto"/>
              <w:ind w:left="174" w:hanging="218"/>
              <w:jc w:val="both"/>
              <w:cnfStyle w:val="000000100000" w:firstRow="0" w:lastRow="0" w:firstColumn="0" w:lastColumn="0" w:oddVBand="0" w:evenVBand="0" w:oddHBand="1" w:evenHBand="0" w:firstRowFirstColumn="0" w:firstRowLastColumn="0" w:lastRowFirstColumn="0" w:lastRowLastColumn="0"/>
              <w:rPr>
                <w:ins w:id="7254" w:author="Dylan Van Aswegen" w:date="2024-07-16T12:36:00Z" w16du:dateUtc="2024-07-16T10:36:00Z"/>
                <w:rFonts w:ascii="Arial" w:hAnsi="Arial" w:cs="Arial"/>
                <w:sz w:val="20"/>
                <w:szCs w:val="20"/>
                <w:lang w:val="en-GB"/>
              </w:rPr>
            </w:pPr>
            <w:ins w:id="7255" w:author="Dylan Van Aswegen" w:date="2024-07-15T11:32:00Z" w16du:dateUtc="2024-07-15T09:32:00Z">
              <w:r>
                <w:rPr>
                  <w:rFonts w:ascii="Arial" w:hAnsi="Arial" w:cs="Arial"/>
                  <w:sz w:val="20"/>
                  <w:szCs w:val="20"/>
                  <w:lang w:val="en-GB"/>
                </w:rPr>
                <w:t>Live</w:t>
              </w:r>
            </w:ins>
          </w:p>
          <w:p w14:paraId="183C33BD" w14:textId="3B54F2CA" w:rsidR="00D16FA4" w:rsidRPr="00384C31" w:rsidRDefault="00D16FA4">
            <w:pPr>
              <w:pStyle w:val="ListParagraph"/>
              <w:numPr>
                <w:ilvl w:val="0"/>
                <w:numId w:val="2"/>
              </w:numPr>
              <w:spacing w:line="360" w:lineRule="auto"/>
              <w:ind w:left="174" w:hanging="218"/>
              <w:jc w:val="both"/>
              <w:cnfStyle w:val="000000100000" w:firstRow="0" w:lastRow="0" w:firstColumn="0" w:lastColumn="0" w:oddVBand="0" w:evenVBand="0" w:oddHBand="1" w:evenHBand="0" w:firstRowFirstColumn="0" w:firstRowLastColumn="0" w:lastRowFirstColumn="0" w:lastRowLastColumn="0"/>
              <w:rPr>
                <w:ins w:id="7256" w:author="Dylan Van Aswegen" w:date="2024-07-15T11:28:00Z" w16du:dateUtc="2024-07-15T09:28:00Z"/>
                <w:rFonts w:ascii="Arial" w:hAnsi="Arial" w:cs="Arial"/>
                <w:sz w:val="20"/>
                <w:szCs w:val="20"/>
                <w:lang w:val="en-GB"/>
                <w:rPrChange w:id="7257" w:author="Dylan Van Aswegen" w:date="2024-07-15T11:32:00Z" w16du:dateUtc="2024-07-15T09:32:00Z">
                  <w:rPr>
                    <w:ins w:id="7258" w:author="Dylan Van Aswegen" w:date="2024-07-15T11:28:00Z" w16du:dateUtc="2024-07-15T09:28:00Z"/>
                    <w:lang w:val="en-GB"/>
                  </w:rPr>
                </w:rPrChange>
              </w:rPr>
              <w:pPrChange w:id="7259" w:author="Dylan Van Aswegen" w:date="2024-07-15T11:32:00Z" w16du:dateUtc="2024-07-15T09:32: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7260" w:author="Dylan Van Aswegen" w:date="2024-07-16T12:36:00Z" w16du:dateUtc="2024-07-16T10:36:00Z">
              <w:r>
                <w:rPr>
                  <w:rFonts w:ascii="Arial" w:hAnsi="Arial" w:cs="Arial"/>
                  <w:sz w:val="20"/>
                  <w:szCs w:val="20"/>
                  <w:lang w:val="en-GB"/>
                </w:rPr>
                <w:t>All</w:t>
              </w:r>
            </w:ins>
          </w:p>
        </w:tc>
        <w:tc>
          <w:tcPr>
            <w:tcW w:w="1415" w:type="dxa"/>
          </w:tcPr>
          <w:p w14:paraId="58998FAF" w14:textId="77777777" w:rsidR="002B5494" w:rsidRDefault="002B5494">
            <w:pPr>
              <w:spacing w:line="360" w:lineRule="auto"/>
              <w:jc w:val="both"/>
              <w:cnfStyle w:val="000000100000" w:firstRow="0" w:lastRow="0" w:firstColumn="0" w:lastColumn="0" w:oddVBand="0" w:evenVBand="0" w:oddHBand="1" w:evenHBand="0" w:firstRowFirstColumn="0" w:firstRowLastColumn="0" w:lastRowFirstColumn="0" w:lastRowLastColumn="0"/>
              <w:rPr>
                <w:ins w:id="7261" w:author="Dylan Van Aswegen" w:date="2024-07-15T11:28:00Z" w16du:dateUtc="2024-07-15T09:28:00Z"/>
                <w:rFonts w:ascii="Arial" w:hAnsi="Arial" w:cs="Arial"/>
                <w:sz w:val="20"/>
                <w:szCs w:val="20"/>
                <w:lang w:val="en-GB"/>
              </w:rPr>
            </w:pPr>
          </w:p>
        </w:tc>
        <w:tc>
          <w:tcPr>
            <w:tcW w:w="3809" w:type="dxa"/>
          </w:tcPr>
          <w:p w14:paraId="162A04FE" w14:textId="0B263105" w:rsidR="002B5494" w:rsidRDefault="00384C31">
            <w:pPr>
              <w:spacing w:line="360" w:lineRule="auto"/>
              <w:jc w:val="both"/>
              <w:cnfStyle w:val="000000100000" w:firstRow="0" w:lastRow="0" w:firstColumn="0" w:lastColumn="0" w:oddVBand="0" w:evenVBand="0" w:oddHBand="1" w:evenHBand="0" w:firstRowFirstColumn="0" w:firstRowLastColumn="0" w:lastRowFirstColumn="0" w:lastRowLastColumn="0"/>
              <w:rPr>
                <w:ins w:id="7262" w:author="Dylan Van Aswegen" w:date="2024-07-15T11:28:00Z" w16du:dateUtc="2024-07-15T09:28:00Z"/>
                <w:rFonts w:ascii="Arial" w:hAnsi="Arial" w:cs="Arial"/>
                <w:sz w:val="20"/>
                <w:szCs w:val="20"/>
                <w:lang w:val="en-GB"/>
              </w:rPr>
            </w:pPr>
            <w:ins w:id="7263" w:author="Dylan Van Aswegen" w:date="2024-07-15T11:32:00Z" w16du:dateUtc="2024-07-15T09:32:00Z">
              <w:r>
                <w:rPr>
                  <w:rFonts w:ascii="Arial" w:hAnsi="Arial" w:cs="Arial"/>
                  <w:sz w:val="20"/>
                  <w:szCs w:val="20"/>
                  <w:lang w:val="en-GB"/>
                </w:rPr>
                <w:t xml:space="preserve">This field will be used by the application admin to filter the </w:t>
              </w:r>
            </w:ins>
            <w:ins w:id="7264" w:author="Dylan Van Aswegen" w:date="2024-07-15T11:33:00Z" w16du:dateUtc="2024-07-15T09:33:00Z">
              <w:r>
                <w:rPr>
                  <w:rFonts w:ascii="Arial" w:hAnsi="Arial" w:cs="Arial"/>
                  <w:sz w:val="20"/>
                  <w:szCs w:val="20"/>
                  <w:lang w:val="en-GB"/>
                </w:rPr>
                <w:t xml:space="preserve">organisations displayed in the table. If the application admin selects Free Trail, only organisations who are on a free trail should be displayed. Of the application admin selects Live, only the organisations who are live </w:t>
              </w:r>
            </w:ins>
            <w:ins w:id="7265" w:author="Dylan Van Aswegen" w:date="2024-07-15T11:34:00Z" w16du:dateUtc="2024-07-15T09:34:00Z">
              <w:r>
                <w:rPr>
                  <w:rFonts w:ascii="Arial" w:hAnsi="Arial" w:cs="Arial"/>
                  <w:sz w:val="20"/>
                  <w:szCs w:val="20"/>
                  <w:lang w:val="en-GB"/>
                </w:rPr>
                <w:t xml:space="preserve">should be displayed. </w:t>
              </w:r>
            </w:ins>
            <w:ins w:id="7266" w:author="Dylan Van Aswegen" w:date="2024-07-16T12:36:00Z" w16du:dateUtc="2024-07-16T10:36:00Z">
              <w:r w:rsidR="00C52A3A">
                <w:rPr>
                  <w:rFonts w:ascii="Arial" w:hAnsi="Arial" w:cs="Arial"/>
                  <w:sz w:val="20"/>
                  <w:szCs w:val="20"/>
                  <w:lang w:val="en-GB"/>
                </w:rPr>
                <w:t xml:space="preserve">By default, it </w:t>
              </w:r>
            </w:ins>
            <w:ins w:id="7267" w:author="Dylan Van Aswegen" w:date="2024-07-16T12:37:00Z" w16du:dateUtc="2024-07-16T10:37:00Z">
              <w:r w:rsidR="00C52A3A">
                <w:rPr>
                  <w:rFonts w:ascii="Arial" w:hAnsi="Arial" w:cs="Arial"/>
                  <w:sz w:val="20"/>
                  <w:szCs w:val="20"/>
                  <w:lang w:val="en-GB"/>
                </w:rPr>
                <w:t xml:space="preserve">will show all. </w:t>
              </w:r>
            </w:ins>
          </w:p>
        </w:tc>
      </w:tr>
      <w:tr w:rsidR="0041512B" w14:paraId="6C836C17" w14:textId="77777777" w:rsidTr="004F4BB2">
        <w:trPr>
          <w:trHeight w:val="192"/>
          <w:ins w:id="7268" w:author="Dylan Van Aswegen" w:date="2024-07-16T12:35:00Z" w16du:dateUtc="2024-07-16T10:35:00Z"/>
        </w:trPr>
        <w:tc>
          <w:tcPr>
            <w:cnfStyle w:val="001000000000" w:firstRow="0" w:lastRow="0" w:firstColumn="1" w:lastColumn="0" w:oddVBand="0" w:evenVBand="0" w:oddHBand="0" w:evenHBand="0" w:firstRowFirstColumn="0" w:firstRowLastColumn="0" w:lastRowFirstColumn="0" w:lastRowLastColumn="0"/>
            <w:tcW w:w="1134" w:type="dxa"/>
          </w:tcPr>
          <w:p w14:paraId="5A9EA9C0" w14:textId="77777777" w:rsidR="0041512B" w:rsidRDefault="0041512B">
            <w:pPr>
              <w:spacing w:line="360" w:lineRule="auto"/>
              <w:jc w:val="both"/>
              <w:rPr>
                <w:ins w:id="7269" w:author="Dylan Van Aswegen" w:date="2024-07-16T12:35:00Z" w16du:dateUtc="2024-07-16T10:35:00Z"/>
                <w:rFonts w:ascii="Arial" w:hAnsi="Arial" w:cs="Arial"/>
                <w:sz w:val="20"/>
                <w:szCs w:val="20"/>
                <w:lang w:val="en-GB"/>
              </w:rPr>
            </w:pPr>
          </w:p>
        </w:tc>
        <w:tc>
          <w:tcPr>
            <w:tcW w:w="1450" w:type="dxa"/>
          </w:tcPr>
          <w:p w14:paraId="13E322CA" w14:textId="179AC87E" w:rsidR="0041512B" w:rsidRDefault="00570DFB">
            <w:pPr>
              <w:spacing w:line="360" w:lineRule="auto"/>
              <w:jc w:val="both"/>
              <w:cnfStyle w:val="000000000000" w:firstRow="0" w:lastRow="0" w:firstColumn="0" w:lastColumn="0" w:oddVBand="0" w:evenVBand="0" w:oddHBand="0" w:evenHBand="0" w:firstRowFirstColumn="0" w:firstRowLastColumn="0" w:lastRowFirstColumn="0" w:lastRowLastColumn="0"/>
              <w:rPr>
                <w:ins w:id="7270" w:author="Dylan Van Aswegen" w:date="2024-07-16T12:35:00Z" w16du:dateUtc="2024-07-16T10:35:00Z"/>
                <w:rFonts w:ascii="Arial" w:hAnsi="Arial" w:cs="Arial"/>
                <w:sz w:val="20"/>
                <w:szCs w:val="20"/>
                <w:lang w:val="en-GB"/>
              </w:rPr>
            </w:pPr>
            <w:ins w:id="7271" w:author="Dylan Van Aswegen" w:date="2024-07-16T12:35:00Z" w16du:dateUtc="2024-07-16T10:35:00Z">
              <w:r>
                <w:rPr>
                  <w:rFonts w:ascii="Arial" w:hAnsi="Arial" w:cs="Arial"/>
                  <w:sz w:val="20"/>
                  <w:szCs w:val="20"/>
                  <w:lang w:val="en-GB"/>
                </w:rPr>
                <w:t>Featured Club</w:t>
              </w:r>
            </w:ins>
          </w:p>
        </w:tc>
        <w:tc>
          <w:tcPr>
            <w:tcW w:w="1272" w:type="dxa"/>
          </w:tcPr>
          <w:p w14:paraId="0BBA526A" w14:textId="017219AF" w:rsidR="0041512B" w:rsidRDefault="00570DFB">
            <w:pPr>
              <w:spacing w:line="360" w:lineRule="auto"/>
              <w:jc w:val="both"/>
              <w:cnfStyle w:val="000000000000" w:firstRow="0" w:lastRow="0" w:firstColumn="0" w:lastColumn="0" w:oddVBand="0" w:evenVBand="0" w:oddHBand="0" w:evenHBand="0" w:firstRowFirstColumn="0" w:firstRowLastColumn="0" w:lastRowFirstColumn="0" w:lastRowLastColumn="0"/>
              <w:rPr>
                <w:ins w:id="7272" w:author="Dylan Van Aswegen" w:date="2024-07-16T12:35:00Z" w16du:dateUtc="2024-07-16T10:35:00Z"/>
                <w:rFonts w:ascii="Arial" w:hAnsi="Arial" w:cs="Arial"/>
                <w:sz w:val="20"/>
                <w:szCs w:val="20"/>
                <w:lang w:val="en-GB"/>
              </w:rPr>
            </w:pPr>
            <w:ins w:id="7273" w:author="Dylan Van Aswegen" w:date="2024-07-16T12:35:00Z" w16du:dateUtc="2024-07-16T10:35:00Z">
              <w:r>
                <w:rPr>
                  <w:rFonts w:ascii="Arial" w:hAnsi="Arial" w:cs="Arial"/>
                  <w:sz w:val="20"/>
                  <w:szCs w:val="20"/>
                  <w:lang w:val="en-GB"/>
                </w:rPr>
                <w:t>Radio</w:t>
              </w:r>
            </w:ins>
          </w:p>
        </w:tc>
        <w:tc>
          <w:tcPr>
            <w:tcW w:w="1694" w:type="dxa"/>
          </w:tcPr>
          <w:p w14:paraId="34F739CC" w14:textId="77777777" w:rsidR="0041512B" w:rsidRDefault="00570DFB">
            <w:pPr>
              <w:pStyle w:val="ListParagraph"/>
              <w:numPr>
                <w:ilvl w:val="0"/>
                <w:numId w:val="2"/>
              </w:numPr>
              <w:spacing w:line="360" w:lineRule="auto"/>
              <w:ind w:left="174" w:hanging="218"/>
              <w:jc w:val="both"/>
              <w:cnfStyle w:val="000000000000" w:firstRow="0" w:lastRow="0" w:firstColumn="0" w:lastColumn="0" w:oddVBand="0" w:evenVBand="0" w:oddHBand="0" w:evenHBand="0" w:firstRowFirstColumn="0" w:firstRowLastColumn="0" w:lastRowFirstColumn="0" w:lastRowLastColumn="0"/>
              <w:rPr>
                <w:ins w:id="7274" w:author="Dylan Van Aswegen" w:date="2024-07-16T12:35:00Z" w16du:dateUtc="2024-07-16T10:35:00Z"/>
                <w:rFonts w:ascii="Arial" w:hAnsi="Arial" w:cs="Arial"/>
                <w:sz w:val="20"/>
                <w:szCs w:val="20"/>
                <w:lang w:val="en-GB"/>
              </w:rPr>
            </w:pPr>
            <w:ins w:id="7275" w:author="Dylan Van Aswegen" w:date="2024-07-16T12:35:00Z" w16du:dateUtc="2024-07-16T10:35:00Z">
              <w:r>
                <w:rPr>
                  <w:rFonts w:ascii="Arial" w:hAnsi="Arial" w:cs="Arial"/>
                  <w:sz w:val="20"/>
                  <w:szCs w:val="20"/>
                  <w:lang w:val="en-GB"/>
                </w:rPr>
                <w:t xml:space="preserve">Yes </w:t>
              </w:r>
            </w:ins>
          </w:p>
          <w:p w14:paraId="3FD0C0F8" w14:textId="77777777" w:rsidR="00570DFB" w:rsidRDefault="00570DFB">
            <w:pPr>
              <w:pStyle w:val="ListParagraph"/>
              <w:numPr>
                <w:ilvl w:val="0"/>
                <w:numId w:val="2"/>
              </w:numPr>
              <w:spacing w:line="360" w:lineRule="auto"/>
              <w:ind w:left="174" w:hanging="218"/>
              <w:jc w:val="both"/>
              <w:cnfStyle w:val="000000000000" w:firstRow="0" w:lastRow="0" w:firstColumn="0" w:lastColumn="0" w:oddVBand="0" w:evenVBand="0" w:oddHBand="0" w:evenHBand="0" w:firstRowFirstColumn="0" w:firstRowLastColumn="0" w:lastRowFirstColumn="0" w:lastRowLastColumn="0"/>
              <w:rPr>
                <w:ins w:id="7276" w:author="Dylan Van Aswegen" w:date="2024-07-16T12:35:00Z" w16du:dateUtc="2024-07-16T10:35:00Z"/>
                <w:rFonts w:ascii="Arial" w:hAnsi="Arial" w:cs="Arial"/>
                <w:sz w:val="20"/>
                <w:szCs w:val="20"/>
                <w:lang w:val="en-GB"/>
              </w:rPr>
            </w:pPr>
            <w:ins w:id="7277" w:author="Dylan Van Aswegen" w:date="2024-07-16T12:35:00Z" w16du:dateUtc="2024-07-16T10:35:00Z">
              <w:r>
                <w:rPr>
                  <w:rFonts w:ascii="Arial" w:hAnsi="Arial" w:cs="Arial"/>
                  <w:sz w:val="20"/>
                  <w:szCs w:val="20"/>
                  <w:lang w:val="en-GB"/>
                </w:rPr>
                <w:t xml:space="preserve">No </w:t>
              </w:r>
            </w:ins>
          </w:p>
          <w:p w14:paraId="05F85460" w14:textId="1344406B" w:rsidR="00570DFB" w:rsidRDefault="00570DFB">
            <w:pPr>
              <w:pStyle w:val="ListParagraph"/>
              <w:numPr>
                <w:ilvl w:val="0"/>
                <w:numId w:val="2"/>
              </w:numPr>
              <w:spacing w:line="360" w:lineRule="auto"/>
              <w:ind w:left="174" w:hanging="218"/>
              <w:jc w:val="both"/>
              <w:cnfStyle w:val="000000000000" w:firstRow="0" w:lastRow="0" w:firstColumn="0" w:lastColumn="0" w:oddVBand="0" w:evenVBand="0" w:oddHBand="0" w:evenHBand="0" w:firstRowFirstColumn="0" w:firstRowLastColumn="0" w:lastRowFirstColumn="0" w:lastRowLastColumn="0"/>
              <w:rPr>
                <w:ins w:id="7278" w:author="Dylan Van Aswegen" w:date="2024-07-16T12:35:00Z" w16du:dateUtc="2024-07-16T10:35:00Z"/>
                <w:rFonts w:ascii="Arial" w:hAnsi="Arial" w:cs="Arial"/>
                <w:sz w:val="20"/>
                <w:szCs w:val="20"/>
                <w:lang w:val="en-GB"/>
              </w:rPr>
            </w:pPr>
            <w:ins w:id="7279" w:author="Dylan Van Aswegen" w:date="2024-07-16T12:35:00Z" w16du:dateUtc="2024-07-16T10:35:00Z">
              <w:r>
                <w:rPr>
                  <w:rFonts w:ascii="Arial" w:hAnsi="Arial" w:cs="Arial"/>
                  <w:sz w:val="20"/>
                  <w:szCs w:val="20"/>
                  <w:lang w:val="en-GB"/>
                </w:rPr>
                <w:t>Show All</w:t>
              </w:r>
            </w:ins>
          </w:p>
        </w:tc>
        <w:tc>
          <w:tcPr>
            <w:tcW w:w="1415" w:type="dxa"/>
          </w:tcPr>
          <w:p w14:paraId="22C98C44" w14:textId="77777777" w:rsidR="0041512B" w:rsidRDefault="0041512B">
            <w:pPr>
              <w:spacing w:line="360" w:lineRule="auto"/>
              <w:jc w:val="both"/>
              <w:cnfStyle w:val="000000000000" w:firstRow="0" w:lastRow="0" w:firstColumn="0" w:lastColumn="0" w:oddVBand="0" w:evenVBand="0" w:oddHBand="0" w:evenHBand="0" w:firstRowFirstColumn="0" w:firstRowLastColumn="0" w:lastRowFirstColumn="0" w:lastRowLastColumn="0"/>
              <w:rPr>
                <w:ins w:id="7280" w:author="Dylan Van Aswegen" w:date="2024-07-16T12:35:00Z" w16du:dateUtc="2024-07-16T10:35:00Z"/>
                <w:rFonts w:ascii="Arial" w:hAnsi="Arial" w:cs="Arial"/>
                <w:sz w:val="20"/>
                <w:szCs w:val="20"/>
                <w:lang w:val="en-GB"/>
              </w:rPr>
            </w:pPr>
          </w:p>
        </w:tc>
        <w:tc>
          <w:tcPr>
            <w:tcW w:w="3809" w:type="dxa"/>
          </w:tcPr>
          <w:p w14:paraId="2916D8AF" w14:textId="62D8A47E" w:rsidR="0041512B" w:rsidRDefault="00570DFB">
            <w:pPr>
              <w:spacing w:line="360" w:lineRule="auto"/>
              <w:jc w:val="both"/>
              <w:cnfStyle w:val="000000000000" w:firstRow="0" w:lastRow="0" w:firstColumn="0" w:lastColumn="0" w:oddVBand="0" w:evenVBand="0" w:oddHBand="0" w:evenHBand="0" w:firstRowFirstColumn="0" w:firstRowLastColumn="0" w:lastRowFirstColumn="0" w:lastRowLastColumn="0"/>
              <w:rPr>
                <w:ins w:id="7281" w:author="Dylan Van Aswegen" w:date="2024-07-16T12:35:00Z" w16du:dateUtc="2024-07-16T10:35:00Z"/>
                <w:rFonts w:ascii="Arial" w:hAnsi="Arial" w:cs="Arial"/>
                <w:sz w:val="20"/>
                <w:szCs w:val="20"/>
                <w:lang w:val="en-GB"/>
              </w:rPr>
            </w:pPr>
            <w:ins w:id="7282" w:author="Dylan Van Aswegen" w:date="2024-07-16T12:35:00Z" w16du:dateUtc="2024-07-16T10:35:00Z">
              <w:r>
                <w:rPr>
                  <w:rFonts w:ascii="Arial" w:hAnsi="Arial" w:cs="Arial"/>
                  <w:sz w:val="20"/>
                  <w:szCs w:val="20"/>
                  <w:lang w:val="en-GB"/>
                </w:rPr>
                <w:t>This field wil</w:t>
              </w:r>
            </w:ins>
            <w:ins w:id="7283" w:author="Dylan Van Aswegen" w:date="2024-07-16T12:36:00Z" w16du:dateUtc="2024-07-16T10:36:00Z">
              <w:r>
                <w:rPr>
                  <w:rFonts w:ascii="Arial" w:hAnsi="Arial" w:cs="Arial"/>
                  <w:sz w:val="20"/>
                  <w:szCs w:val="20"/>
                  <w:lang w:val="en-GB"/>
                </w:rPr>
                <w:t xml:space="preserve">l be used by the application to filter the </w:t>
              </w:r>
              <w:r w:rsidR="00D16FA4">
                <w:rPr>
                  <w:rFonts w:ascii="Arial" w:hAnsi="Arial" w:cs="Arial"/>
                  <w:sz w:val="20"/>
                  <w:szCs w:val="20"/>
                  <w:lang w:val="en-GB"/>
                </w:rPr>
                <w:t>organisations shown in the table to those that are a featured club, not a featured club</w:t>
              </w:r>
            </w:ins>
            <w:ins w:id="7284" w:author="Dylan Van Aswegen" w:date="2024-07-16T12:37:00Z" w16du:dateUtc="2024-07-16T10:37:00Z">
              <w:r w:rsidR="00C52A3A">
                <w:rPr>
                  <w:rFonts w:ascii="Arial" w:hAnsi="Arial" w:cs="Arial"/>
                  <w:sz w:val="20"/>
                  <w:szCs w:val="20"/>
                  <w:lang w:val="en-GB"/>
                </w:rPr>
                <w:t>. By default, it will show all</w:t>
              </w:r>
            </w:ins>
            <w:ins w:id="7285" w:author="Dylan Van Aswegen" w:date="2024-07-16T12:36:00Z" w16du:dateUtc="2024-07-16T10:36:00Z">
              <w:r w:rsidR="00D16FA4">
                <w:rPr>
                  <w:rFonts w:ascii="Arial" w:hAnsi="Arial" w:cs="Arial"/>
                  <w:sz w:val="20"/>
                  <w:szCs w:val="20"/>
                  <w:lang w:val="en-GB"/>
                </w:rPr>
                <w:t xml:space="preserve"> </w:t>
              </w:r>
              <w:proofErr w:type="spellStart"/>
              <w:r w:rsidR="00D16FA4">
                <w:rPr>
                  <w:rFonts w:ascii="Arial" w:hAnsi="Arial" w:cs="Arial"/>
                  <w:sz w:val="20"/>
                  <w:szCs w:val="20"/>
                  <w:lang w:val="en-GB"/>
                </w:rPr>
                <w:t>all</w:t>
              </w:r>
              <w:proofErr w:type="spellEnd"/>
              <w:r w:rsidR="00D16FA4">
                <w:rPr>
                  <w:rFonts w:ascii="Arial" w:hAnsi="Arial" w:cs="Arial"/>
                  <w:sz w:val="20"/>
                  <w:szCs w:val="20"/>
                  <w:lang w:val="en-GB"/>
                </w:rPr>
                <w:t>.</w:t>
              </w:r>
            </w:ins>
          </w:p>
        </w:tc>
      </w:tr>
      <w:tr w:rsidR="004F4BB2" w14:paraId="6837F5E1" w14:textId="77777777" w:rsidTr="004F4BB2">
        <w:trPr>
          <w:cnfStyle w:val="000000100000" w:firstRow="0" w:lastRow="0" w:firstColumn="0" w:lastColumn="0" w:oddVBand="0" w:evenVBand="0" w:oddHBand="1" w:evenHBand="0" w:firstRowFirstColumn="0" w:firstRowLastColumn="0" w:lastRowFirstColumn="0" w:lastRowLastColumn="0"/>
          <w:trHeight w:val="192"/>
          <w:ins w:id="7286" w:author="Dylan Van Aswegen" w:date="2024-07-16T12:35:00Z" w16du:dateUtc="2024-07-16T10:35:00Z"/>
        </w:trPr>
        <w:tc>
          <w:tcPr>
            <w:cnfStyle w:val="001000000000" w:firstRow="0" w:lastRow="0" w:firstColumn="1" w:lastColumn="0" w:oddVBand="0" w:evenVBand="0" w:oddHBand="0" w:evenHBand="0" w:firstRowFirstColumn="0" w:firstRowLastColumn="0" w:lastRowFirstColumn="0" w:lastRowLastColumn="0"/>
            <w:tcW w:w="1134" w:type="dxa"/>
          </w:tcPr>
          <w:p w14:paraId="322AAEB1" w14:textId="77777777" w:rsidR="004F4BB2" w:rsidRDefault="004F4BB2" w:rsidP="004F4BB2">
            <w:pPr>
              <w:spacing w:line="360" w:lineRule="auto"/>
              <w:jc w:val="both"/>
              <w:rPr>
                <w:ins w:id="7287" w:author="Dylan Van Aswegen" w:date="2024-07-16T12:35:00Z" w16du:dateUtc="2024-07-16T10:35:00Z"/>
                <w:rFonts w:ascii="Arial" w:hAnsi="Arial" w:cs="Arial"/>
                <w:sz w:val="20"/>
                <w:szCs w:val="20"/>
                <w:lang w:val="en-GB"/>
              </w:rPr>
            </w:pPr>
          </w:p>
        </w:tc>
        <w:tc>
          <w:tcPr>
            <w:tcW w:w="1450" w:type="dxa"/>
          </w:tcPr>
          <w:p w14:paraId="2A7C91B9" w14:textId="29926D64" w:rsidR="004F4BB2" w:rsidRDefault="004F4BB2" w:rsidP="004F4BB2">
            <w:pPr>
              <w:spacing w:line="360" w:lineRule="auto"/>
              <w:jc w:val="both"/>
              <w:cnfStyle w:val="000000100000" w:firstRow="0" w:lastRow="0" w:firstColumn="0" w:lastColumn="0" w:oddVBand="0" w:evenVBand="0" w:oddHBand="1" w:evenHBand="0" w:firstRowFirstColumn="0" w:firstRowLastColumn="0" w:lastRowFirstColumn="0" w:lastRowLastColumn="0"/>
              <w:rPr>
                <w:ins w:id="7288" w:author="Dylan Van Aswegen" w:date="2024-07-16T12:35:00Z" w16du:dateUtc="2024-07-16T10:35:00Z"/>
                <w:rFonts w:ascii="Arial" w:hAnsi="Arial" w:cs="Arial"/>
                <w:sz w:val="20"/>
                <w:szCs w:val="20"/>
                <w:lang w:val="en-GB"/>
              </w:rPr>
            </w:pPr>
            <w:ins w:id="7289" w:author="Dylan Van Aswegen" w:date="2024-07-16T12:37:00Z" w16du:dateUtc="2024-07-16T10:37:00Z">
              <w:r>
                <w:rPr>
                  <w:rFonts w:ascii="Arial" w:hAnsi="Arial" w:cs="Arial"/>
                  <w:sz w:val="20"/>
                  <w:szCs w:val="20"/>
                  <w:lang w:val="en-GB"/>
                </w:rPr>
                <w:t xml:space="preserve">Hidden </w:t>
              </w:r>
            </w:ins>
          </w:p>
        </w:tc>
        <w:tc>
          <w:tcPr>
            <w:tcW w:w="1272" w:type="dxa"/>
          </w:tcPr>
          <w:p w14:paraId="07EF2A05" w14:textId="32F9D5E8" w:rsidR="004F4BB2" w:rsidRDefault="004F4BB2" w:rsidP="004F4BB2">
            <w:pPr>
              <w:spacing w:line="360" w:lineRule="auto"/>
              <w:jc w:val="both"/>
              <w:cnfStyle w:val="000000100000" w:firstRow="0" w:lastRow="0" w:firstColumn="0" w:lastColumn="0" w:oddVBand="0" w:evenVBand="0" w:oddHBand="1" w:evenHBand="0" w:firstRowFirstColumn="0" w:firstRowLastColumn="0" w:lastRowFirstColumn="0" w:lastRowLastColumn="0"/>
              <w:rPr>
                <w:ins w:id="7290" w:author="Dylan Van Aswegen" w:date="2024-07-16T12:35:00Z" w16du:dateUtc="2024-07-16T10:35:00Z"/>
                <w:rFonts w:ascii="Arial" w:hAnsi="Arial" w:cs="Arial"/>
                <w:sz w:val="20"/>
                <w:szCs w:val="20"/>
                <w:lang w:val="en-GB"/>
              </w:rPr>
            </w:pPr>
            <w:ins w:id="7291" w:author="Dylan Van Aswegen" w:date="2024-07-16T12:37:00Z">
              <w:r>
                <w:rPr>
                  <w:rFonts w:ascii="Arial" w:hAnsi="Arial" w:cs="Arial"/>
                  <w:sz w:val="20"/>
                  <w:szCs w:val="20"/>
                  <w:lang w:val="en-GB"/>
                </w:rPr>
                <w:t>Radio</w:t>
              </w:r>
            </w:ins>
          </w:p>
        </w:tc>
        <w:tc>
          <w:tcPr>
            <w:tcW w:w="1694" w:type="dxa"/>
          </w:tcPr>
          <w:p w14:paraId="358FE319" w14:textId="77777777" w:rsidR="004F4BB2" w:rsidRDefault="004F4BB2" w:rsidP="004F4BB2">
            <w:pPr>
              <w:pStyle w:val="ListParagraph"/>
              <w:numPr>
                <w:ilvl w:val="0"/>
                <w:numId w:val="2"/>
              </w:numPr>
              <w:spacing w:line="360" w:lineRule="auto"/>
              <w:ind w:left="174" w:hanging="218"/>
              <w:jc w:val="both"/>
              <w:cnfStyle w:val="000000100000" w:firstRow="0" w:lastRow="0" w:firstColumn="0" w:lastColumn="0" w:oddVBand="0" w:evenVBand="0" w:oddHBand="1" w:evenHBand="0" w:firstRowFirstColumn="0" w:firstRowLastColumn="0" w:lastRowFirstColumn="0" w:lastRowLastColumn="0"/>
              <w:rPr>
                <w:ins w:id="7292" w:author="Dylan Van Aswegen" w:date="2024-07-16T12:37:00Z"/>
                <w:rFonts w:ascii="Arial" w:hAnsi="Arial" w:cs="Arial"/>
                <w:sz w:val="20"/>
                <w:szCs w:val="20"/>
                <w:lang w:val="en-GB"/>
              </w:rPr>
            </w:pPr>
            <w:ins w:id="7293" w:author="Dylan Van Aswegen" w:date="2024-07-16T12:37:00Z">
              <w:r>
                <w:rPr>
                  <w:rFonts w:ascii="Arial" w:hAnsi="Arial" w:cs="Arial"/>
                  <w:sz w:val="20"/>
                  <w:szCs w:val="20"/>
                  <w:lang w:val="en-GB"/>
                </w:rPr>
                <w:t xml:space="preserve">Yes </w:t>
              </w:r>
            </w:ins>
          </w:p>
          <w:p w14:paraId="6C080A4D" w14:textId="77777777" w:rsidR="004F4BB2" w:rsidRDefault="004F4BB2" w:rsidP="004F4BB2">
            <w:pPr>
              <w:pStyle w:val="ListParagraph"/>
              <w:numPr>
                <w:ilvl w:val="0"/>
                <w:numId w:val="2"/>
              </w:numPr>
              <w:spacing w:line="360" w:lineRule="auto"/>
              <w:ind w:left="174" w:hanging="218"/>
              <w:jc w:val="both"/>
              <w:cnfStyle w:val="000000100000" w:firstRow="0" w:lastRow="0" w:firstColumn="0" w:lastColumn="0" w:oddVBand="0" w:evenVBand="0" w:oddHBand="1" w:evenHBand="0" w:firstRowFirstColumn="0" w:firstRowLastColumn="0" w:lastRowFirstColumn="0" w:lastRowLastColumn="0"/>
              <w:rPr>
                <w:ins w:id="7294" w:author="Dylan Van Aswegen" w:date="2024-07-16T12:37:00Z"/>
                <w:rFonts w:ascii="Arial" w:hAnsi="Arial" w:cs="Arial"/>
                <w:sz w:val="20"/>
                <w:szCs w:val="20"/>
                <w:lang w:val="en-GB"/>
              </w:rPr>
            </w:pPr>
            <w:ins w:id="7295" w:author="Dylan Van Aswegen" w:date="2024-07-16T12:37:00Z">
              <w:r>
                <w:rPr>
                  <w:rFonts w:ascii="Arial" w:hAnsi="Arial" w:cs="Arial"/>
                  <w:sz w:val="20"/>
                  <w:szCs w:val="20"/>
                  <w:lang w:val="en-GB"/>
                </w:rPr>
                <w:t xml:space="preserve">No </w:t>
              </w:r>
            </w:ins>
          </w:p>
          <w:p w14:paraId="7D2BC40D" w14:textId="0B800C1C" w:rsidR="004F4BB2" w:rsidRDefault="004F4BB2" w:rsidP="004F4BB2">
            <w:pPr>
              <w:pStyle w:val="ListParagraph"/>
              <w:numPr>
                <w:ilvl w:val="0"/>
                <w:numId w:val="2"/>
              </w:numPr>
              <w:spacing w:line="360" w:lineRule="auto"/>
              <w:ind w:left="174" w:hanging="218"/>
              <w:jc w:val="both"/>
              <w:cnfStyle w:val="000000100000" w:firstRow="0" w:lastRow="0" w:firstColumn="0" w:lastColumn="0" w:oddVBand="0" w:evenVBand="0" w:oddHBand="1" w:evenHBand="0" w:firstRowFirstColumn="0" w:firstRowLastColumn="0" w:lastRowFirstColumn="0" w:lastRowLastColumn="0"/>
              <w:rPr>
                <w:ins w:id="7296" w:author="Dylan Van Aswegen" w:date="2024-07-16T12:35:00Z" w16du:dateUtc="2024-07-16T10:35:00Z"/>
                <w:rFonts w:ascii="Arial" w:hAnsi="Arial" w:cs="Arial"/>
                <w:sz w:val="20"/>
                <w:szCs w:val="20"/>
                <w:lang w:val="en-GB"/>
              </w:rPr>
            </w:pPr>
            <w:ins w:id="7297" w:author="Dylan Van Aswegen" w:date="2024-07-16T12:37:00Z">
              <w:r>
                <w:rPr>
                  <w:rFonts w:ascii="Arial" w:hAnsi="Arial" w:cs="Arial"/>
                  <w:sz w:val="20"/>
                  <w:szCs w:val="20"/>
                  <w:lang w:val="en-GB"/>
                </w:rPr>
                <w:t>Show All</w:t>
              </w:r>
            </w:ins>
          </w:p>
        </w:tc>
        <w:tc>
          <w:tcPr>
            <w:tcW w:w="1415" w:type="dxa"/>
          </w:tcPr>
          <w:p w14:paraId="130D1672" w14:textId="77777777" w:rsidR="004F4BB2" w:rsidRDefault="004F4BB2" w:rsidP="004F4BB2">
            <w:pPr>
              <w:spacing w:line="360" w:lineRule="auto"/>
              <w:jc w:val="both"/>
              <w:cnfStyle w:val="000000100000" w:firstRow="0" w:lastRow="0" w:firstColumn="0" w:lastColumn="0" w:oddVBand="0" w:evenVBand="0" w:oddHBand="1" w:evenHBand="0" w:firstRowFirstColumn="0" w:firstRowLastColumn="0" w:lastRowFirstColumn="0" w:lastRowLastColumn="0"/>
              <w:rPr>
                <w:ins w:id="7298" w:author="Dylan Van Aswegen" w:date="2024-07-16T12:35:00Z" w16du:dateUtc="2024-07-16T10:35:00Z"/>
                <w:rFonts w:ascii="Arial" w:hAnsi="Arial" w:cs="Arial"/>
                <w:sz w:val="20"/>
                <w:szCs w:val="20"/>
                <w:lang w:val="en-GB"/>
              </w:rPr>
            </w:pPr>
          </w:p>
        </w:tc>
        <w:tc>
          <w:tcPr>
            <w:tcW w:w="3809" w:type="dxa"/>
          </w:tcPr>
          <w:p w14:paraId="7822C04B" w14:textId="75CD42B7" w:rsidR="004F4BB2" w:rsidRDefault="004F4BB2" w:rsidP="004F4BB2">
            <w:pPr>
              <w:spacing w:line="360" w:lineRule="auto"/>
              <w:jc w:val="both"/>
              <w:cnfStyle w:val="000000100000" w:firstRow="0" w:lastRow="0" w:firstColumn="0" w:lastColumn="0" w:oddVBand="0" w:evenVBand="0" w:oddHBand="1" w:evenHBand="0" w:firstRowFirstColumn="0" w:firstRowLastColumn="0" w:lastRowFirstColumn="0" w:lastRowLastColumn="0"/>
              <w:rPr>
                <w:ins w:id="7299" w:author="Dylan Van Aswegen" w:date="2024-07-16T12:35:00Z" w16du:dateUtc="2024-07-16T10:35:00Z"/>
                <w:rFonts w:ascii="Arial" w:hAnsi="Arial" w:cs="Arial"/>
                <w:sz w:val="20"/>
                <w:szCs w:val="20"/>
                <w:lang w:val="en-GB"/>
              </w:rPr>
            </w:pPr>
            <w:ins w:id="7300" w:author="Dylan Van Aswegen" w:date="2024-07-16T12:37:00Z" w16du:dateUtc="2024-07-16T10:37:00Z">
              <w:r>
                <w:rPr>
                  <w:rFonts w:ascii="Arial" w:hAnsi="Arial" w:cs="Arial"/>
                  <w:sz w:val="20"/>
                  <w:szCs w:val="20"/>
                  <w:lang w:val="en-GB"/>
                </w:rPr>
                <w:t xml:space="preserve">This field will be used by the application </w:t>
              </w:r>
            </w:ins>
            <w:ins w:id="7301" w:author="Dylan Van Aswegen" w:date="2024-07-16T12:38:00Z" w16du:dateUtc="2024-07-16T10:38:00Z">
              <w:r>
                <w:rPr>
                  <w:rFonts w:ascii="Arial" w:hAnsi="Arial" w:cs="Arial"/>
                  <w:sz w:val="20"/>
                  <w:szCs w:val="20"/>
                  <w:lang w:val="en-GB"/>
                </w:rPr>
                <w:t xml:space="preserve">admin </w:t>
              </w:r>
            </w:ins>
            <w:ins w:id="7302" w:author="Dylan Van Aswegen" w:date="2024-07-16T12:37:00Z" w16du:dateUtc="2024-07-16T10:37:00Z">
              <w:r>
                <w:rPr>
                  <w:rFonts w:ascii="Arial" w:hAnsi="Arial" w:cs="Arial"/>
                  <w:sz w:val="20"/>
                  <w:szCs w:val="20"/>
                  <w:lang w:val="en-GB"/>
                </w:rPr>
                <w:t xml:space="preserve">to filter the organisations shown in the table to those that are </w:t>
              </w:r>
            </w:ins>
            <w:ins w:id="7303" w:author="Dylan Van Aswegen" w:date="2024-07-16T12:38:00Z" w16du:dateUtc="2024-07-16T10:38:00Z">
              <w:r>
                <w:rPr>
                  <w:rFonts w:ascii="Arial" w:hAnsi="Arial" w:cs="Arial"/>
                  <w:sz w:val="20"/>
                  <w:szCs w:val="20"/>
                  <w:lang w:val="en-GB"/>
                </w:rPr>
                <w:t xml:space="preserve">hidden, not hidden, and all. By default, all will be shown. </w:t>
              </w:r>
            </w:ins>
          </w:p>
        </w:tc>
      </w:tr>
      <w:tr w:rsidR="004F4BB2" w14:paraId="62370A40" w14:textId="77777777" w:rsidTr="004F4BB2">
        <w:trPr>
          <w:trHeight w:val="192"/>
          <w:ins w:id="7304" w:author="Dylan Van Aswegen" w:date="2024-07-16T12:37:00Z" w16du:dateUtc="2024-07-16T10:37:00Z"/>
        </w:trPr>
        <w:tc>
          <w:tcPr>
            <w:cnfStyle w:val="001000000000" w:firstRow="0" w:lastRow="0" w:firstColumn="1" w:lastColumn="0" w:oddVBand="0" w:evenVBand="0" w:oddHBand="0" w:evenHBand="0" w:firstRowFirstColumn="0" w:firstRowLastColumn="0" w:lastRowFirstColumn="0" w:lastRowLastColumn="0"/>
            <w:tcW w:w="1134" w:type="dxa"/>
          </w:tcPr>
          <w:p w14:paraId="29AA3760" w14:textId="77777777" w:rsidR="004F4BB2" w:rsidRDefault="004F4BB2" w:rsidP="004F4BB2">
            <w:pPr>
              <w:spacing w:line="360" w:lineRule="auto"/>
              <w:jc w:val="both"/>
              <w:rPr>
                <w:ins w:id="7305" w:author="Dylan Van Aswegen" w:date="2024-07-16T12:37:00Z" w16du:dateUtc="2024-07-16T10:37:00Z"/>
                <w:rFonts w:ascii="Arial" w:hAnsi="Arial" w:cs="Arial"/>
                <w:sz w:val="20"/>
                <w:szCs w:val="20"/>
                <w:lang w:val="en-GB"/>
              </w:rPr>
            </w:pPr>
          </w:p>
        </w:tc>
        <w:tc>
          <w:tcPr>
            <w:tcW w:w="1450" w:type="dxa"/>
          </w:tcPr>
          <w:p w14:paraId="021B28E2" w14:textId="007B5BB5" w:rsidR="004F4BB2" w:rsidRDefault="004F4BB2" w:rsidP="004F4BB2">
            <w:pPr>
              <w:spacing w:line="360" w:lineRule="auto"/>
              <w:jc w:val="both"/>
              <w:cnfStyle w:val="000000000000" w:firstRow="0" w:lastRow="0" w:firstColumn="0" w:lastColumn="0" w:oddVBand="0" w:evenVBand="0" w:oddHBand="0" w:evenHBand="0" w:firstRowFirstColumn="0" w:firstRowLastColumn="0" w:lastRowFirstColumn="0" w:lastRowLastColumn="0"/>
              <w:rPr>
                <w:ins w:id="7306" w:author="Dylan Van Aswegen" w:date="2024-07-16T12:37:00Z" w16du:dateUtc="2024-07-16T10:37:00Z"/>
                <w:rFonts w:ascii="Arial" w:hAnsi="Arial" w:cs="Arial"/>
                <w:sz w:val="20"/>
                <w:szCs w:val="20"/>
                <w:lang w:val="en-GB"/>
              </w:rPr>
            </w:pPr>
            <w:ins w:id="7307" w:author="Dylan Van Aswegen" w:date="2024-07-16T12:37:00Z" w16du:dateUtc="2024-07-16T10:37:00Z">
              <w:r>
                <w:rPr>
                  <w:rFonts w:ascii="Arial" w:hAnsi="Arial" w:cs="Arial"/>
                  <w:sz w:val="20"/>
                  <w:szCs w:val="20"/>
                  <w:lang w:val="en-GB"/>
                </w:rPr>
                <w:t>Admin B</w:t>
              </w:r>
            </w:ins>
            <w:ins w:id="7308" w:author="Dylan Van Aswegen" w:date="2024-07-16T12:38:00Z" w16du:dateUtc="2024-07-16T10:38:00Z">
              <w:r>
                <w:rPr>
                  <w:rFonts w:ascii="Arial" w:hAnsi="Arial" w:cs="Arial"/>
                  <w:sz w:val="20"/>
                  <w:szCs w:val="20"/>
                  <w:lang w:val="en-GB"/>
                </w:rPr>
                <w:t>locked</w:t>
              </w:r>
            </w:ins>
          </w:p>
        </w:tc>
        <w:tc>
          <w:tcPr>
            <w:tcW w:w="1272" w:type="dxa"/>
          </w:tcPr>
          <w:p w14:paraId="66FC12C2" w14:textId="13D40452" w:rsidR="004F4BB2" w:rsidRDefault="004F4BB2" w:rsidP="004F4BB2">
            <w:pPr>
              <w:spacing w:line="360" w:lineRule="auto"/>
              <w:jc w:val="both"/>
              <w:cnfStyle w:val="000000000000" w:firstRow="0" w:lastRow="0" w:firstColumn="0" w:lastColumn="0" w:oddVBand="0" w:evenVBand="0" w:oddHBand="0" w:evenHBand="0" w:firstRowFirstColumn="0" w:firstRowLastColumn="0" w:lastRowFirstColumn="0" w:lastRowLastColumn="0"/>
              <w:rPr>
                <w:ins w:id="7309" w:author="Dylan Van Aswegen" w:date="2024-07-16T12:37:00Z" w16du:dateUtc="2024-07-16T10:37:00Z"/>
                <w:rFonts w:ascii="Arial" w:hAnsi="Arial" w:cs="Arial"/>
                <w:sz w:val="20"/>
                <w:szCs w:val="20"/>
                <w:lang w:val="en-GB"/>
              </w:rPr>
            </w:pPr>
            <w:ins w:id="7310" w:author="Dylan Van Aswegen" w:date="2024-07-16T12:37:00Z">
              <w:r>
                <w:rPr>
                  <w:rFonts w:ascii="Arial" w:hAnsi="Arial" w:cs="Arial"/>
                  <w:sz w:val="20"/>
                  <w:szCs w:val="20"/>
                  <w:lang w:val="en-GB"/>
                </w:rPr>
                <w:t>Radio</w:t>
              </w:r>
            </w:ins>
          </w:p>
        </w:tc>
        <w:tc>
          <w:tcPr>
            <w:tcW w:w="1694" w:type="dxa"/>
          </w:tcPr>
          <w:p w14:paraId="47B66DD1" w14:textId="77777777" w:rsidR="004F4BB2" w:rsidRDefault="004F4BB2" w:rsidP="004F4BB2">
            <w:pPr>
              <w:pStyle w:val="ListParagraph"/>
              <w:numPr>
                <w:ilvl w:val="0"/>
                <w:numId w:val="2"/>
              </w:numPr>
              <w:spacing w:line="360" w:lineRule="auto"/>
              <w:ind w:left="174" w:hanging="218"/>
              <w:jc w:val="both"/>
              <w:cnfStyle w:val="000000000000" w:firstRow="0" w:lastRow="0" w:firstColumn="0" w:lastColumn="0" w:oddVBand="0" w:evenVBand="0" w:oddHBand="0" w:evenHBand="0" w:firstRowFirstColumn="0" w:firstRowLastColumn="0" w:lastRowFirstColumn="0" w:lastRowLastColumn="0"/>
              <w:rPr>
                <w:ins w:id="7311" w:author="Dylan Van Aswegen" w:date="2024-07-16T12:37:00Z"/>
                <w:rFonts w:ascii="Arial" w:hAnsi="Arial" w:cs="Arial"/>
                <w:sz w:val="20"/>
                <w:szCs w:val="20"/>
                <w:lang w:val="en-GB"/>
              </w:rPr>
            </w:pPr>
            <w:ins w:id="7312" w:author="Dylan Van Aswegen" w:date="2024-07-16T12:37:00Z">
              <w:r>
                <w:rPr>
                  <w:rFonts w:ascii="Arial" w:hAnsi="Arial" w:cs="Arial"/>
                  <w:sz w:val="20"/>
                  <w:szCs w:val="20"/>
                  <w:lang w:val="en-GB"/>
                </w:rPr>
                <w:t xml:space="preserve">Yes </w:t>
              </w:r>
            </w:ins>
          </w:p>
          <w:p w14:paraId="3C9FD553" w14:textId="77777777" w:rsidR="004F4BB2" w:rsidRDefault="004F4BB2" w:rsidP="004F4BB2">
            <w:pPr>
              <w:pStyle w:val="ListParagraph"/>
              <w:numPr>
                <w:ilvl w:val="0"/>
                <w:numId w:val="2"/>
              </w:numPr>
              <w:spacing w:line="360" w:lineRule="auto"/>
              <w:ind w:left="174" w:hanging="218"/>
              <w:jc w:val="both"/>
              <w:cnfStyle w:val="000000000000" w:firstRow="0" w:lastRow="0" w:firstColumn="0" w:lastColumn="0" w:oddVBand="0" w:evenVBand="0" w:oddHBand="0" w:evenHBand="0" w:firstRowFirstColumn="0" w:firstRowLastColumn="0" w:lastRowFirstColumn="0" w:lastRowLastColumn="0"/>
              <w:rPr>
                <w:ins w:id="7313" w:author="Dylan Van Aswegen" w:date="2024-07-16T12:37:00Z"/>
                <w:rFonts w:ascii="Arial" w:hAnsi="Arial" w:cs="Arial"/>
                <w:sz w:val="20"/>
                <w:szCs w:val="20"/>
                <w:lang w:val="en-GB"/>
              </w:rPr>
            </w:pPr>
            <w:ins w:id="7314" w:author="Dylan Van Aswegen" w:date="2024-07-16T12:37:00Z">
              <w:r>
                <w:rPr>
                  <w:rFonts w:ascii="Arial" w:hAnsi="Arial" w:cs="Arial"/>
                  <w:sz w:val="20"/>
                  <w:szCs w:val="20"/>
                  <w:lang w:val="en-GB"/>
                </w:rPr>
                <w:t xml:space="preserve">No </w:t>
              </w:r>
            </w:ins>
          </w:p>
          <w:p w14:paraId="6F688035" w14:textId="5AC7A84B" w:rsidR="004F4BB2" w:rsidRDefault="004F4BB2" w:rsidP="004F4BB2">
            <w:pPr>
              <w:pStyle w:val="ListParagraph"/>
              <w:numPr>
                <w:ilvl w:val="0"/>
                <w:numId w:val="2"/>
              </w:numPr>
              <w:spacing w:line="360" w:lineRule="auto"/>
              <w:ind w:left="174" w:hanging="218"/>
              <w:jc w:val="both"/>
              <w:cnfStyle w:val="000000000000" w:firstRow="0" w:lastRow="0" w:firstColumn="0" w:lastColumn="0" w:oddVBand="0" w:evenVBand="0" w:oddHBand="0" w:evenHBand="0" w:firstRowFirstColumn="0" w:firstRowLastColumn="0" w:lastRowFirstColumn="0" w:lastRowLastColumn="0"/>
              <w:rPr>
                <w:ins w:id="7315" w:author="Dylan Van Aswegen" w:date="2024-07-16T12:37:00Z" w16du:dateUtc="2024-07-16T10:37:00Z"/>
                <w:rFonts w:ascii="Arial" w:hAnsi="Arial" w:cs="Arial"/>
                <w:sz w:val="20"/>
                <w:szCs w:val="20"/>
                <w:lang w:val="en-GB"/>
              </w:rPr>
            </w:pPr>
            <w:ins w:id="7316" w:author="Dylan Van Aswegen" w:date="2024-07-16T12:37:00Z">
              <w:r>
                <w:rPr>
                  <w:rFonts w:ascii="Arial" w:hAnsi="Arial" w:cs="Arial"/>
                  <w:sz w:val="20"/>
                  <w:szCs w:val="20"/>
                  <w:lang w:val="en-GB"/>
                </w:rPr>
                <w:t>Show All</w:t>
              </w:r>
            </w:ins>
          </w:p>
        </w:tc>
        <w:tc>
          <w:tcPr>
            <w:tcW w:w="1415" w:type="dxa"/>
          </w:tcPr>
          <w:p w14:paraId="170B5908" w14:textId="77777777" w:rsidR="004F4BB2" w:rsidRDefault="004F4BB2" w:rsidP="004F4BB2">
            <w:pPr>
              <w:spacing w:line="360" w:lineRule="auto"/>
              <w:jc w:val="both"/>
              <w:cnfStyle w:val="000000000000" w:firstRow="0" w:lastRow="0" w:firstColumn="0" w:lastColumn="0" w:oddVBand="0" w:evenVBand="0" w:oddHBand="0" w:evenHBand="0" w:firstRowFirstColumn="0" w:firstRowLastColumn="0" w:lastRowFirstColumn="0" w:lastRowLastColumn="0"/>
              <w:rPr>
                <w:ins w:id="7317" w:author="Dylan Van Aswegen" w:date="2024-07-16T12:37:00Z" w16du:dateUtc="2024-07-16T10:37:00Z"/>
                <w:rFonts w:ascii="Arial" w:hAnsi="Arial" w:cs="Arial"/>
                <w:sz w:val="20"/>
                <w:szCs w:val="20"/>
                <w:lang w:val="en-GB"/>
              </w:rPr>
            </w:pPr>
          </w:p>
        </w:tc>
        <w:tc>
          <w:tcPr>
            <w:tcW w:w="3809" w:type="dxa"/>
          </w:tcPr>
          <w:p w14:paraId="2963516A" w14:textId="192348B1" w:rsidR="004F4BB2" w:rsidRDefault="004F4BB2" w:rsidP="004F4BB2">
            <w:pPr>
              <w:spacing w:line="360" w:lineRule="auto"/>
              <w:jc w:val="both"/>
              <w:cnfStyle w:val="000000000000" w:firstRow="0" w:lastRow="0" w:firstColumn="0" w:lastColumn="0" w:oddVBand="0" w:evenVBand="0" w:oddHBand="0" w:evenHBand="0" w:firstRowFirstColumn="0" w:firstRowLastColumn="0" w:lastRowFirstColumn="0" w:lastRowLastColumn="0"/>
              <w:rPr>
                <w:ins w:id="7318" w:author="Dylan Van Aswegen" w:date="2024-07-16T12:37:00Z" w16du:dateUtc="2024-07-16T10:37:00Z"/>
                <w:rFonts w:ascii="Arial" w:hAnsi="Arial" w:cs="Arial"/>
                <w:sz w:val="20"/>
                <w:szCs w:val="20"/>
                <w:lang w:val="en-GB"/>
              </w:rPr>
            </w:pPr>
            <w:ins w:id="7319" w:author="Dylan Van Aswegen" w:date="2024-07-16T12:38:00Z" w16du:dateUtc="2024-07-16T10:38:00Z">
              <w:r>
                <w:rPr>
                  <w:rFonts w:ascii="Arial" w:hAnsi="Arial" w:cs="Arial"/>
                  <w:sz w:val="20"/>
                  <w:szCs w:val="20"/>
                  <w:lang w:val="en-GB"/>
                </w:rPr>
                <w:t>The application administrator will be able to use this field to filter the organisation in the table to show organisations whose administrators have been blocked, have not been blocked and all organisations. By default, all will be selected.</w:t>
              </w:r>
            </w:ins>
          </w:p>
        </w:tc>
      </w:tr>
      <w:tr w:rsidR="004F4BB2" w14:paraId="753C3027" w14:textId="77777777" w:rsidTr="004F4BB2">
        <w:trPr>
          <w:cnfStyle w:val="000000100000" w:firstRow="0" w:lastRow="0" w:firstColumn="0" w:lastColumn="0" w:oddVBand="0" w:evenVBand="0" w:oddHBand="1" w:evenHBand="0" w:firstRowFirstColumn="0" w:firstRowLastColumn="0" w:lastRowFirstColumn="0" w:lastRowLastColumn="0"/>
          <w:trHeight w:val="192"/>
          <w:ins w:id="7320" w:author="Dylan Van Aswegen" w:date="2024-07-15T11:34:00Z"/>
        </w:trPr>
        <w:tc>
          <w:tcPr>
            <w:cnfStyle w:val="001000000000" w:firstRow="0" w:lastRow="0" w:firstColumn="1" w:lastColumn="0" w:oddVBand="0" w:evenVBand="0" w:oddHBand="0" w:evenHBand="0" w:firstRowFirstColumn="0" w:firstRowLastColumn="0" w:lastRowFirstColumn="0" w:lastRowLastColumn="0"/>
            <w:tcW w:w="1134" w:type="dxa"/>
          </w:tcPr>
          <w:p w14:paraId="5EB9ED71" w14:textId="77777777" w:rsidR="004F4BB2" w:rsidRDefault="004F4BB2" w:rsidP="004F4BB2">
            <w:pPr>
              <w:spacing w:line="360" w:lineRule="auto"/>
              <w:jc w:val="both"/>
              <w:rPr>
                <w:ins w:id="7321" w:author="Dylan Van Aswegen" w:date="2024-07-15T11:34:00Z" w16du:dateUtc="2024-07-15T09:34:00Z"/>
                <w:rFonts w:ascii="Arial" w:hAnsi="Arial" w:cs="Arial"/>
                <w:sz w:val="20"/>
                <w:szCs w:val="20"/>
                <w:lang w:val="en-GB"/>
              </w:rPr>
            </w:pPr>
          </w:p>
        </w:tc>
        <w:tc>
          <w:tcPr>
            <w:tcW w:w="1450" w:type="dxa"/>
          </w:tcPr>
          <w:p w14:paraId="1DD6F1DA" w14:textId="12E83241" w:rsidR="004F4BB2" w:rsidRDefault="004F4BB2" w:rsidP="004F4BB2">
            <w:pPr>
              <w:spacing w:line="360" w:lineRule="auto"/>
              <w:jc w:val="both"/>
              <w:cnfStyle w:val="000000100000" w:firstRow="0" w:lastRow="0" w:firstColumn="0" w:lastColumn="0" w:oddVBand="0" w:evenVBand="0" w:oddHBand="1" w:evenHBand="0" w:firstRowFirstColumn="0" w:firstRowLastColumn="0" w:lastRowFirstColumn="0" w:lastRowLastColumn="0"/>
              <w:rPr>
                <w:ins w:id="7322" w:author="Dylan Van Aswegen" w:date="2024-07-15T11:34:00Z" w16du:dateUtc="2024-07-15T09:34:00Z"/>
                <w:rFonts w:ascii="Arial" w:hAnsi="Arial" w:cs="Arial"/>
                <w:sz w:val="20"/>
                <w:szCs w:val="20"/>
                <w:lang w:val="en-GB"/>
              </w:rPr>
            </w:pPr>
            <w:ins w:id="7323" w:author="Dylan Van Aswegen" w:date="2024-07-15T11:34:00Z" w16du:dateUtc="2024-07-15T09:34:00Z">
              <w:r>
                <w:rPr>
                  <w:rFonts w:ascii="Arial" w:hAnsi="Arial" w:cs="Arial"/>
                  <w:sz w:val="20"/>
                  <w:szCs w:val="20"/>
                  <w:lang w:val="en-GB"/>
                </w:rPr>
                <w:t>View</w:t>
              </w:r>
            </w:ins>
          </w:p>
        </w:tc>
        <w:tc>
          <w:tcPr>
            <w:tcW w:w="1272" w:type="dxa"/>
          </w:tcPr>
          <w:p w14:paraId="5A08FDF4" w14:textId="43849A29" w:rsidR="004F4BB2" w:rsidRDefault="004F4BB2" w:rsidP="004F4BB2">
            <w:pPr>
              <w:spacing w:line="360" w:lineRule="auto"/>
              <w:jc w:val="both"/>
              <w:cnfStyle w:val="000000100000" w:firstRow="0" w:lastRow="0" w:firstColumn="0" w:lastColumn="0" w:oddVBand="0" w:evenVBand="0" w:oddHBand="1" w:evenHBand="0" w:firstRowFirstColumn="0" w:firstRowLastColumn="0" w:lastRowFirstColumn="0" w:lastRowLastColumn="0"/>
              <w:rPr>
                <w:ins w:id="7324" w:author="Dylan Van Aswegen" w:date="2024-07-15T11:34:00Z" w16du:dateUtc="2024-07-15T09:34:00Z"/>
                <w:rFonts w:ascii="Arial" w:hAnsi="Arial" w:cs="Arial"/>
                <w:sz w:val="20"/>
                <w:szCs w:val="20"/>
                <w:lang w:val="en-GB"/>
              </w:rPr>
            </w:pPr>
            <w:ins w:id="7325" w:author="Dylan Van Aswegen" w:date="2024-07-15T11:34:00Z" w16du:dateUtc="2024-07-15T09:34:00Z">
              <w:r>
                <w:rPr>
                  <w:rFonts w:ascii="Arial" w:hAnsi="Arial" w:cs="Arial"/>
                  <w:sz w:val="20"/>
                  <w:szCs w:val="20"/>
                  <w:lang w:val="en-GB"/>
                </w:rPr>
                <w:t>Radio</w:t>
              </w:r>
            </w:ins>
          </w:p>
        </w:tc>
        <w:tc>
          <w:tcPr>
            <w:tcW w:w="1694" w:type="dxa"/>
          </w:tcPr>
          <w:p w14:paraId="60A0071F" w14:textId="77777777" w:rsidR="004F4BB2" w:rsidRDefault="004F4BB2" w:rsidP="004F4BB2">
            <w:pPr>
              <w:spacing w:line="360" w:lineRule="auto"/>
              <w:jc w:val="both"/>
              <w:cnfStyle w:val="000000100000" w:firstRow="0" w:lastRow="0" w:firstColumn="0" w:lastColumn="0" w:oddVBand="0" w:evenVBand="0" w:oddHBand="1" w:evenHBand="0" w:firstRowFirstColumn="0" w:firstRowLastColumn="0" w:lastRowFirstColumn="0" w:lastRowLastColumn="0"/>
              <w:rPr>
                <w:ins w:id="7326" w:author="Dylan Van Aswegen" w:date="2024-07-15T11:34:00Z" w16du:dateUtc="2024-07-15T09:34:00Z"/>
                <w:rFonts w:ascii="Arial" w:hAnsi="Arial" w:cs="Arial"/>
                <w:sz w:val="20"/>
                <w:szCs w:val="20"/>
                <w:lang w:val="en-GB"/>
              </w:rPr>
            </w:pPr>
            <w:ins w:id="7327" w:author="Dylan Van Aswegen" w:date="2024-07-15T11:34:00Z" w16du:dateUtc="2024-07-15T09:34:00Z">
              <w:r>
                <w:rPr>
                  <w:rFonts w:ascii="Arial" w:hAnsi="Arial" w:cs="Arial"/>
                  <w:sz w:val="20"/>
                  <w:szCs w:val="20"/>
                  <w:lang w:val="en-GB"/>
                </w:rPr>
                <w:t>-20</w:t>
              </w:r>
            </w:ins>
          </w:p>
          <w:p w14:paraId="2603579A" w14:textId="317A5B08" w:rsidR="004F4BB2" w:rsidRPr="00EB6207" w:rsidRDefault="004F4BB2" w:rsidP="004F4BB2">
            <w:pPr>
              <w:spacing w:line="360" w:lineRule="auto"/>
              <w:jc w:val="both"/>
              <w:cnfStyle w:val="000000100000" w:firstRow="0" w:lastRow="0" w:firstColumn="0" w:lastColumn="0" w:oddVBand="0" w:evenVBand="0" w:oddHBand="1" w:evenHBand="0" w:firstRowFirstColumn="0" w:firstRowLastColumn="0" w:lastRowFirstColumn="0" w:lastRowLastColumn="0"/>
              <w:rPr>
                <w:ins w:id="7328" w:author="Dylan Van Aswegen" w:date="2024-07-15T11:34:00Z" w16du:dateUtc="2024-07-15T09:34:00Z"/>
                <w:rFonts w:ascii="Arial" w:hAnsi="Arial" w:cs="Arial"/>
                <w:sz w:val="20"/>
                <w:szCs w:val="20"/>
                <w:lang w:val="en-GB"/>
                <w:rPrChange w:id="7329" w:author="Dylan Van Aswegen" w:date="2024-07-15T11:34:00Z" w16du:dateUtc="2024-07-15T09:34:00Z">
                  <w:rPr>
                    <w:ins w:id="7330" w:author="Dylan Van Aswegen" w:date="2024-07-15T11:34:00Z" w16du:dateUtc="2024-07-15T09:34:00Z"/>
                    <w:lang w:val="en-GB"/>
                  </w:rPr>
                </w:rPrChange>
              </w:rPr>
              <w:pPrChange w:id="7331" w:author="Dylan Van Aswegen" w:date="2024-07-15T11:34:00Z" w16du:dateUtc="2024-07-15T09:34:00Z">
                <w:pPr>
                  <w:pStyle w:val="ListParagraph"/>
                  <w:numPr>
                    <w:numId w:val="2"/>
                  </w:numPr>
                  <w:spacing w:line="360" w:lineRule="auto"/>
                  <w:ind w:left="174" w:hanging="218"/>
                  <w:jc w:val="both"/>
                  <w:cnfStyle w:val="000000100000" w:firstRow="0" w:lastRow="0" w:firstColumn="0" w:lastColumn="0" w:oddVBand="0" w:evenVBand="0" w:oddHBand="1" w:evenHBand="0" w:firstRowFirstColumn="0" w:firstRowLastColumn="0" w:lastRowFirstColumn="0" w:lastRowLastColumn="0"/>
                </w:pPr>
              </w:pPrChange>
            </w:pPr>
            <w:ins w:id="7332" w:author="Dylan Van Aswegen" w:date="2024-07-15T11:34:00Z" w16du:dateUtc="2024-07-15T09:34:00Z">
              <w:r>
                <w:rPr>
                  <w:rFonts w:ascii="Arial" w:hAnsi="Arial" w:cs="Arial"/>
                  <w:sz w:val="20"/>
                  <w:szCs w:val="20"/>
                  <w:lang w:val="en-GB"/>
                </w:rPr>
                <w:t>-100</w:t>
              </w:r>
            </w:ins>
          </w:p>
        </w:tc>
        <w:tc>
          <w:tcPr>
            <w:tcW w:w="1415" w:type="dxa"/>
          </w:tcPr>
          <w:p w14:paraId="6944803E" w14:textId="77777777" w:rsidR="004F4BB2" w:rsidRDefault="004F4BB2" w:rsidP="004F4BB2">
            <w:pPr>
              <w:spacing w:line="360" w:lineRule="auto"/>
              <w:jc w:val="both"/>
              <w:cnfStyle w:val="000000100000" w:firstRow="0" w:lastRow="0" w:firstColumn="0" w:lastColumn="0" w:oddVBand="0" w:evenVBand="0" w:oddHBand="1" w:evenHBand="0" w:firstRowFirstColumn="0" w:firstRowLastColumn="0" w:lastRowFirstColumn="0" w:lastRowLastColumn="0"/>
              <w:rPr>
                <w:ins w:id="7333" w:author="Dylan Van Aswegen" w:date="2024-07-15T11:34:00Z" w16du:dateUtc="2024-07-15T09:34:00Z"/>
                <w:rFonts w:ascii="Arial" w:hAnsi="Arial" w:cs="Arial"/>
                <w:sz w:val="20"/>
                <w:szCs w:val="20"/>
                <w:lang w:val="en-GB"/>
              </w:rPr>
            </w:pPr>
          </w:p>
        </w:tc>
        <w:tc>
          <w:tcPr>
            <w:tcW w:w="3809" w:type="dxa"/>
          </w:tcPr>
          <w:p w14:paraId="03F8A770" w14:textId="5E5D7DFD" w:rsidR="004F4BB2" w:rsidRDefault="004F4BB2" w:rsidP="004F4BB2">
            <w:pPr>
              <w:spacing w:line="360" w:lineRule="auto"/>
              <w:jc w:val="both"/>
              <w:cnfStyle w:val="000000100000" w:firstRow="0" w:lastRow="0" w:firstColumn="0" w:lastColumn="0" w:oddVBand="0" w:evenVBand="0" w:oddHBand="1" w:evenHBand="0" w:firstRowFirstColumn="0" w:firstRowLastColumn="0" w:lastRowFirstColumn="0" w:lastRowLastColumn="0"/>
              <w:rPr>
                <w:ins w:id="7334" w:author="Dylan Van Aswegen" w:date="2024-07-15T11:34:00Z" w16du:dateUtc="2024-07-15T09:34:00Z"/>
                <w:rFonts w:ascii="Arial" w:hAnsi="Arial" w:cs="Arial"/>
                <w:sz w:val="20"/>
                <w:szCs w:val="20"/>
                <w:lang w:val="en-GB"/>
              </w:rPr>
            </w:pPr>
            <w:ins w:id="7335" w:author="Dylan Van Aswegen" w:date="2024-07-15T11:34:00Z" w16du:dateUtc="2024-07-15T09:34:00Z">
              <w:r>
                <w:rPr>
                  <w:rFonts w:ascii="Arial" w:hAnsi="Arial" w:cs="Arial"/>
                  <w:sz w:val="20"/>
                  <w:szCs w:val="20"/>
                  <w:lang w:val="en-GB"/>
                </w:rPr>
                <w:t xml:space="preserve">This field will be used by the application admin </w:t>
              </w:r>
            </w:ins>
            <w:ins w:id="7336" w:author="Dylan Van Aswegen" w:date="2024-07-15T11:35:00Z" w16du:dateUtc="2024-07-15T09:35:00Z">
              <w:r>
                <w:rPr>
                  <w:rFonts w:ascii="Arial" w:hAnsi="Arial" w:cs="Arial"/>
                  <w:sz w:val="20"/>
                  <w:szCs w:val="20"/>
                  <w:lang w:val="en-GB"/>
                </w:rPr>
                <w:t xml:space="preserve">to select how many organisations to display at a per page in the organisation table. If 20 is selected, 20 organisations should be displayed in the table. If 100 is selected, 100 organisations should be </w:t>
              </w:r>
            </w:ins>
            <w:ins w:id="7337" w:author="Dylan Van Aswegen" w:date="2024-07-15T11:36:00Z" w16du:dateUtc="2024-07-15T09:36:00Z">
              <w:r>
                <w:rPr>
                  <w:rFonts w:ascii="Arial" w:hAnsi="Arial" w:cs="Arial"/>
                  <w:sz w:val="20"/>
                  <w:szCs w:val="20"/>
                  <w:lang w:val="en-GB"/>
                </w:rPr>
                <w:t xml:space="preserve">displayed in the table. By Default 20 will be selected. </w:t>
              </w:r>
            </w:ins>
          </w:p>
        </w:tc>
      </w:tr>
      <w:tr w:rsidR="004F4BB2" w14:paraId="12E71CFB" w14:textId="77777777" w:rsidTr="004F4BB2">
        <w:trPr>
          <w:trHeight w:val="192"/>
          <w:ins w:id="7338" w:author="Dylan Van Aswegen" w:date="2024-07-15T11:29:00Z"/>
        </w:trPr>
        <w:tc>
          <w:tcPr>
            <w:cnfStyle w:val="001000000000" w:firstRow="0" w:lastRow="0" w:firstColumn="1" w:lastColumn="0" w:oddVBand="0" w:evenVBand="0" w:oddHBand="0" w:evenHBand="0" w:firstRowFirstColumn="0" w:firstRowLastColumn="0" w:lastRowFirstColumn="0" w:lastRowLastColumn="0"/>
            <w:tcW w:w="1134" w:type="dxa"/>
          </w:tcPr>
          <w:p w14:paraId="21FCCDF5" w14:textId="77777777" w:rsidR="004F4BB2" w:rsidRDefault="004F4BB2" w:rsidP="004F4BB2">
            <w:pPr>
              <w:spacing w:line="360" w:lineRule="auto"/>
              <w:jc w:val="both"/>
              <w:rPr>
                <w:ins w:id="7339" w:author="Dylan Van Aswegen" w:date="2024-07-15T11:29:00Z" w16du:dateUtc="2024-07-15T09:29:00Z"/>
                <w:rFonts w:ascii="Arial" w:hAnsi="Arial" w:cs="Arial"/>
                <w:sz w:val="20"/>
                <w:szCs w:val="20"/>
                <w:lang w:val="en-GB"/>
              </w:rPr>
            </w:pPr>
          </w:p>
        </w:tc>
        <w:tc>
          <w:tcPr>
            <w:tcW w:w="1450" w:type="dxa"/>
          </w:tcPr>
          <w:p w14:paraId="7A75F862" w14:textId="7E5C44B9" w:rsidR="004F4BB2" w:rsidRDefault="004F4BB2" w:rsidP="004F4BB2">
            <w:pPr>
              <w:spacing w:line="360" w:lineRule="auto"/>
              <w:jc w:val="both"/>
              <w:cnfStyle w:val="000000000000" w:firstRow="0" w:lastRow="0" w:firstColumn="0" w:lastColumn="0" w:oddVBand="0" w:evenVBand="0" w:oddHBand="0" w:evenHBand="0" w:firstRowFirstColumn="0" w:firstRowLastColumn="0" w:lastRowFirstColumn="0" w:lastRowLastColumn="0"/>
              <w:rPr>
                <w:ins w:id="7340" w:author="Dylan Van Aswegen" w:date="2024-07-15T11:29:00Z" w16du:dateUtc="2024-07-15T09:29:00Z"/>
                <w:rFonts w:ascii="Arial" w:hAnsi="Arial" w:cs="Arial"/>
                <w:sz w:val="20"/>
                <w:szCs w:val="20"/>
                <w:lang w:val="en-GB"/>
              </w:rPr>
            </w:pPr>
            <w:ins w:id="7341" w:author="Dylan Van Aswegen" w:date="2024-07-15T11:29:00Z" w16du:dateUtc="2024-07-15T09:29:00Z">
              <w:r>
                <w:rPr>
                  <w:rFonts w:ascii="Arial" w:hAnsi="Arial" w:cs="Arial"/>
                  <w:sz w:val="20"/>
                  <w:szCs w:val="20"/>
                  <w:lang w:val="en-GB"/>
                </w:rPr>
                <w:t xml:space="preserve">Back </w:t>
              </w:r>
            </w:ins>
          </w:p>
        </w:tc>
        <w:tc>
          <w:tcPr>
            <w:tcW w:w="1272" w:type="dxa"/>
          </w:tcPr>
          <w:p w14:paraId="1AC6B347" w14:textId="65BD7E15" w:rsidR="004F4BB2" w:rsidRDefault="004F4BB2" w:rsidP="004F4BB2">
            <w:pPr>
              <w:spacing w:line="360" w:lineRule="auto"/>
              <w:jc w:val="both"/>
              <w:cnfStyle w:val="000000000000" w:firstRow="0" w:lastRow="0" w:firstColumn="0" w:lastColumn="0" w:oddVBand="0" w:evenVBand="0" w:oddHBand="0" w:evenHBand="0" w:firstRowFirstColumn="0" w:firstRowLastColumn="0" w:lastRowFirstColumn="0" w:lastRowLastColumn="0"/>
              <w:rPr>
                <w:ins w:id="7342" w:author="Dylan Van Aswegen" w:date="2024-07-15T11:29:00Z" w16du:dateUtc="2024-07-15T09:29:00Z"/>
                <w:rFonts w:ascii="Arial" w:hAnsi="Arial" w:cs="Arial"/>
                <w:sz w:val="20"/>
                <w:szCs w:val="20"/>
                <w:lang w:val="en-GB"/>
              </w:rPr>
            </w:pPr>
            <w:ins w:id="7343" w:author="Dylan Van Aswegen" w:date="2024-07-15T11:29:00Z" w16du:dateUtc="2024-07-15T09:29:00Z">
              <w:r>
                <w:rPr>
                  <w:rFonts w:ascii="Arial" w:hAnsi="Arial" w:cs="Arial"/>
                  <w:sz w:val="20"/>
                  <w:szCs w:val="20"/>
                  <w:lang w:val="en-GB"/>
                </w:rPr>
                <w:t>Button</w:t>
              </w:r>
            </w:ins>
          </w:p>
        </w:tc>
        <w:tc>
          <w:tcPr>
            <w:tcW w:w="1694" w:type="dxa"/>
          </w:tcPr>
          <w:p w14:paraId="53D85F04" w14:textId="77777777" w:rsidR="004F4BB2" w:rsidRDefault="004F4BB2" w:rsidP="004F4BB2">
            <w:pPr>
              <w:spacing w:line="360" w:lineRule="auto"/>
              <w:jc w:val="both"/>
              <w:cnfStyle w:val="000000000000" w:firstRow="0" w:lastRow="0" w:firstColumn="0" w:lastColumn="0" w:oddVBand="0" w:evenVBand="0" w:oddHBand="0" w:evenHBand="0" w:firstRowFirstColumn="0" w:firstRowLastColumn="0" w:lastRowFirstColumn="0" w:lastRowLastColumn="0"/>
              <w:rPr>
                <w:ins w:id="7344" w:author="Dylan Van Aswegen" w:date="2024-07-15T11:29:00Z" w16du:dateUtc="2024-07-15T09:29:00Z"/>
                <w:rFonts w:ascii="Arial" w:hAnsi="Arial" w:cs="Arial"/>
                <w:sz w:val="20"/>
                <w:szCs w:val="20"/>
                <w:lang w:val="en-GB"/>
              </w:rPr>
            </w:pPr>
          </w:p>
        </w:tc>
        <w:tc>
          <w:tcPr>
            <w:tcW w:w="1415" w:type="dxa"/>
          </w:tcPr>
          <w:p w14:paraId="2EC20D72" w14:textId="77777777" w:rsidR="004F4BB2" w:rsidRDefault="004F4BB2" w:rsidP="004F4BB2">
            <w:pPr>
              <w:spacing w:line="360" w:lineRule="auto"/>
              <w:jc w:val="both"/>
              <w:cnfStyle w:val="000000000000" w:firstRow="0" w:lastRow="0" w:firstColumn="0" w:lastColumn="0" w:oddVBand="0" w:evenVBand="0" w:oddHBand="0" w:evenHBand="0" w:firstRowFirstColumn="0" w:firstRowLastColumn="0" w:lastRowFirstColumn="0" w:lastRowLastColumn="0"/>
              <w:rPr>
                <w:ins w:id="7345" w:author="Dylan Van Aswegen" w:date="2024-07-15T11:29:00Z" w16du:dateUtc="2024-07-15T09:29:00Z"/>
                <w:rFonts w:ascii="Arial" w:hAnsi="Arial" w:cs="Arial"/>
                <w:sz w:val="20"/>
                <w:szCs w:val="20"/>
                <w:lang w:val="en-GB"/>
              </w:rPr>
            </w:pPr>
          </w:p>
        </w:tc>
        <w:tc>
          <w:tcPr>
            <w:tcW w:w="3809" w:type="dxa"/>
          </w:tcPr>
          <w:p w14:paraId="658AA4F4" w14:textId="15291003" w:rsidR="004F4BB2" w:rsidRDefault="004F4BB2" w:rsidP="004F4BB2">
            <w:pPr>
              <w:spacing w:line="360" w:lineRule="auto"/>
              <w:jc w:val="both"/>
              <w:cnfStyle w:val="000000000000" w:firstRow="0" w:lastRow="0" w:firstColumn="0" w:lastColumn="0" w:oddVBand="0" w:evenVBand="0" w:oddHBand="0" w:evenHBand="0" w:firstRowFirstColumn="0" w:firstRowLastColumn="0" w:lastRowFirstColumn="0" w:lastRowLastColumn="0"/>
              <w:rPr>
                <w:ins w:id="7346" w:author="Dylan Van Aswegen" w:date="2024-07-15T11:29:00Z" w16du:dateUtc="2024-07-15T09:29:00Z"/>
                <w:rFonts w:ascii="Arial" w:hAnsi="Arial" w:cs="Arial"/>
                <w:sz w:val="20"/>
                <w:szCs w:val="20"/>
                <w:lang w:val="en-GB"/>
              </w:rPr>
            </w:pPr>
            <w:ins w:id="7347" w:author="Dylan Van Aswegen" w:date="2024-07-15T11:30:00Z" w16du:dateUtc="2024-07-15T09:30:00Z">
              <w:r>
                <w:rPr>
                  <w:rFonts w:ascii="Arial" w:hAnsi="Arial" w:cs="Arial"/>
                  <w:sz w:val="20"/>
                  <w:szCs w:val="20"/>
                  <w:lang w:val="en-GB"/>
                </w:rPr>
                <w:t xml:space="preserve">This button will be used by the </w:t>
              </w:r>
            </w:ins>
            <w:ins w:id="7348" w:author="Dylan Van Aswegen" w:date="2024-07-15T11:31:00Z" w16du:dateUtc="2024-07-15T09:31:00Z">
              <w:r>
                <w:rPr>
                  <w:rFonts w:ascii="Arial" w:hAnsi="Arial" w:cs="Arial"/>
                  <w:sz w:val="20"/>
                  <w:szCs w:val="20"/>
                  <w:lang w:val="en-GB"/>
                </w:rPr>
                <w:t>application admin</w:t>
              </w:r>
            </w:ins>
            <w:ins w:id="7349" w:author="Dylan Van Aswegen" w:date="2024-07-15T11:30:00Z" w16du:dateUtc="2024-07-15T09:30:00Z">
              <w:r>
                <w:rPr>
                  <w:rFonts w:ascii="Arial" w:hAnsi="Arial" w:cs="Arial"/>
                  <w:sz w:val="20"/>
                  <w:szCs w:val="20"/>
                  <w:lang w:val="en-GB"/>
                </w:rPr>
                <w:t xml:space="preserve"> to navigate back to the homepage. Once clicked, the </w:t>
              </w:r>
            </w:ins>
            <w:ins w:id="7350" w:author="Dylan Van Aswegen" w:date="2024-07-15T11:31:00Z" w16du:dateUtc="2024-07-15T09:31:00Z">
              <w:r>
                <w:rPr>
                  <w:rFonts w:ascii="Arial" w:hAnsi="Arial" w:cs="Arial"/>
                  <w:sz w:val="20"/>
                  <w:szCs w:val="20"/>
                  <w:lang w:val="en-GB"/>
                </w:rPr>
                <w:t>application admin</w:t>
              </w:r>
            </w:ins>
            <w:ins w:id="7351" w:author="Dylan Van Aswegen" w:date="2024-07-15T11:30:00Z" w16du:dateUtc="2024-07-15T09:30:00Z">
              <w:r>
                <w:rPr>
                  <w:rFonts w:ascii="Arial" w:hAnsi="Arial" w:cs="Arial"/>
                  <w:sz w:val="20"/>
                  <w:szCs w:val="20"/>
                  <w:lang w:val="en-GB"/>
                </w:rPr>
                <w:t xml:space="preserve"> should be navigated back to the homepage. </w:t>
              </w:r>
            </w:ins>
          </w:p>
        </w:tc>
      </w:tr>
    </w:tbl>
    <w:p w14:paraId="5115A948" w14:textId="77777777" w:rsidR="00636CCC" w:rsidRDefault="00636CCC" w:rsidP="002B5494">
      <w:pPr>
        <w:rPr>
          <w:ins w:id="7352" w:author="Dylan Van Aswegen" w:date="2024-07-16T12:39:00Z" w16du:dateUtc="2024-07-16T10:39:00Z"/>
          <w:lang w:val="en-GB"/>
        </w:rPr>
      </w:pPr>
    </w:p>
    <w:p w14:paraId="35452D0A" w14:textId="77777777" w:rsidR="00636CCC" w:rsidRDefault="00636CCC" w:rsidP="002B5494">
      <w:pPr>
        <w:rPr>
          <w:ins w:id="7353" w:author="Dylan Van Aswegen" w:date="2024-07-16T12:39:00Z" w16du:dateUtc="2024-07-16T10:39:00Z"/>
          <w:lang w:val="en-GB"/>
        </w:rPr>
      </w:pPr>
    </w:p>
    <w:p w14:paraId="476B297F" w14:textId="77777777" w:rsidR="00636CCC" w:rsidRDefault="00636CCC" w:rsidP="002B5494">
      <w:pPr>
        <w:rPr>
          <w:ins w:id="7354" w:author="Dylan Van Aswegen" w:date="2024-07-16T12:39:00Z" w16du:dateUtc="2024-07-16T10:39:00Z"/>
          <w:lang w:val="en-GB"/>
        </w:rPr>
      </w:pPr>
    </w:p>
    <w:p w14:paraId="254DC60D" w14:textId="77777777" w:rsidR="00636CCC" w:rsidRDefault="00636CCC" w:rsidP="002B5494">
      <w:pPr>
        <w:rPr>
          <w:ins w:id="7355" w:author="Dylan Van Aswegen" w:date="2024-07-16T12:39:00Z" w16du:dateUtc="2024-07-16T10:39:00Z"/>
          <w:lang w:val="en-GB"/>
        </w:rPr>
      </w:pPr>
    </w:p>
    <w:p w14:paraId="1CBBC6B8" w14:textId="77777777" w:rsidR="00636CCC" w:rsidRDefault="00636CCC" w:rsidP="002B5494">
      <w:pPr>
        <w:rPr>
          <w:ins w:id="7356" w:author="Dylan Van Aswegen" w:date="2024-07-16T12:34:00Z" w16du:dateUtc="2024-07-16T10:34:00Z"/>
          <w:lang w:val="en-GB"/>
        </w:rPr>
      </w:pPr>
    </w:p>
    <w:p w14:paraId="03811D8A" w14:textId="665903B2" w:rsidR="002B5494" w:rsidRDefault="002B5494" w:rsidP="002B5494">
      <w:pPr>
        <w:rPr>
          <w:ins w:id="7357" w:author="Dylan Van Aswegen" w:date="2024-07-15T11:25:00Z" w16du:dateUtc="2024-07-15T09:25:00Z"/>
        </w:rPr>
      </w:pPr>
      <w:ins w:id="7358" w:author="Dylan Van Aswegen" w:date="2024-07-15T11:26:00Z" w16du:dateUtc="2024-07-15T09:26:00Z">
        <w:r>
          <w:t xml:space="preserve">The organisations page will consist of the following table: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105163" w14:paraId="214985F1" w14:textId="77777777" w:rsidTr="005C5491">
        <w:trPr>
          <w:cnfStyle w:val="100000000000" w:firstRow="1" w:lastRow="0" w:firstColumn="0" w:lastColumn="0" w:oddVBand="0" w:evenVBand="0" w:oddHBand="0" w:evenHBand="0" w:firstRowFirstColumn="0" w:firstRowLastColumn="0" w:lastRowFirstColumn="0" w:lastRowLastColumn="0"/>
          <w:tblHeader/>
          <w:ins w:id="7359" w:author="Dylan Van Aswegen" w:date="2024-07-15T11:37: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384BB23C" w14:textId="77777777" w:rsidR="00105163" w:rsidRDefault="00105163">
            <w:pPr>
              <w:spacing w:line="360" w:lineRule="auto"/>
              <w:jc w:val="both"/>
              <w:rPr>
                <w:ins w:id="7360" w:author="Dylan Van Aswegen" w:date="2024-07-15T11:37:00Z" w16du:dateUtc="2024-07-15T09:37:00Z"/>
                <w:rFonts w:ascii="Arial" w:hAnsi="Arial" w:cs="Arial"/>
                <w:sz w:val="20"/>
                <w:szCs w:val="20"/>
                <w:lang w:val="en-GB"/>
              </w:rPr>
            </w:pPr>
            <w:ins w:id="7361" w:author="Dylan Van Aswegen" w:date="2024-07-15T11:37:00Z" w16du:dateUtc="2024-07-15T09:37:00Z">
              <w:r>
                <w:rPr>
                  <w:rFonts w:ascii="Arial" w:hAnsi="Arial" w:cs="Arial"/>
                  <w:sz w:val="20"/>
                  <w:szCs w:val="20"/>
                  <w:lang w:val="en-GB"/>
                </w:rPr>
                <w:t>Column Name</w:t>
              </w:r>
            </w:ins>
          </w:p>
        </w:tc>
        <w:tc>
          <w:tcPr>
            <w:tcW w:w="1273" w:type="dxa"/>
            <w:shd w:val="clear" w:color="auto" w:fill="002060"/>
          </w:tcPr>
          <w:p w14:paraId="4B018B4D" w14:textId="77777777" w:rsidR="00105163" w:rsidRDefault="00105163">
            <w:pPr>
              <w:spacing w:line="360" w:lineRule="auto"/>
              <w:jc w:val="both"/>
              <w:cnfStyle w:val="100000000000" w:firstRow="1" w:lastRow="0" w:firstColumn="0" w:lastColumn="0" w:oddVBand="0" w:evenVBand="0" w:oddHBand="0" w:evenHBand="0" w:firstRowFirstColumn="0" w:firstRowLastColumn="0" w:lastRowFirstColumn="0" w:lastRowLastColumn="0"/>
              <w:rPr>
                <w:ins w:id="7362" w:author="Dylan Van Aswegen" w:date="2024-07-15T11:37:00Z" w16du:dateUtc="2024-07-15T09:37:00Z"/>
                <w:rFonts w:ascii="Arial" w:hAnsi="Arial" w:cs="Arial"/>
                <w:sz w:val="20"/>
                <w:szCs w:val="20"/>
                <w:lang w:val="en-GB"/>
              </w:rPr>
            </w:pPr>
            <w:ins w:id="7363" w:author="Dylan Van Aswegen" w:date="2024-07-15T11:37:00Z" w16du:dateUtc="2024-07-15T09:37:00Z">
              <w:r>
                <w:rPr>
                  <w:rFonts w:ascii="Arial" w:hAnsi="Arial" w:cs="Arial"/>
                  <w:sz w:val="20"/>
                  <w:szCs w:val="20"/>
                  <w:lang w:val="en-GB"/>
                </w:rPr>
                <w:t>Column Type</w:t>
              </w:r>
            </w:ins>
          </w:p>
        </w:tc>
        <w:tc>
          <w:tcPr>
            <w:tcW w:w="1694" w:type="dxa"/>
            <w:shd w:val="clear" w:color="auto" w:fill="002060"/>
          </w:tcPr>
          <w:p w14:paraId="1549EB35" w14:textId="77777777" w:rsidR="00105163" w:rsidRDefault="00105163">
            <w:pPr>
              <w:spacing w:line="360" w:lineRule="auto"/>
              <w:jc w:val="both"/>
              <w:cnfStyle w:val="100000000000" w:firstRow="1" w:lastRow="0" w:firstColumn="0" w:lastColumn="0" w:oddVBand="0" w:evenVBand="0" w:oddHBand="0" w:evenHBand="0" w:firstRowFirstColumn="0" w:firstRowLastColumn="0" w:lastRowFirstColumn="0" w:lastRowLastColumn="0"/>
              <w:rPr>
                <w:ins w:id="7364" w:author="Dylan Van Aswegen" w:date="2024-07-15T11:37:00Z" w16du:dateUtc="2024-07-15T09:37:00Z"/>
                <w:rFonts w:ascii="Arial" w:hAnsi="Arial" w:cs="Arial"/>
                <w:sz w:val="20"/>
                <w:szCs w:val="20"/>
                <w:lang w:val="en-GB"/>
              </w:rPr>
            </w:pPr>
            <w:ins w:id="7365" w:author="Dylan Van Aswegen" w:date="2024-07-15T11:37:00Z" w16du:dateUtc="2024-07-15T09:37:00Z">
              <w:r>
                <w:rPr>
                  <w:rFonts w:ascii="Arial" w:hAnsi="Arial" w:cs="Arial"/>
                  <w:sz w:val="20"/>
                  <w:szCs w:val="20"/>
                  <w:lang w:val="en-GB"/>
                </w:rPr>
                <w:t>Column Data Type</w:t>
              </w:r>
            </w:ins>
          </w:p>
        </w:tc>
        <w:tc>
          <w:tcPr>
            <w:tcW w:w="3804" w:type="dxa"/>
            <w:shd w:val="clear" w:color="auto" w:fill="002060"/>
          </w:tcPr>
          <w:p w14:paraId="4FD108C0" w14:textId="77777777" w:rsidR="00105163" w:rsidRDefault="00105163">
            <w:pPr>
              <w:spacing w:line="360" w:lineRule="auto"/>
              <w:jc w:val="both"/>
              <w:cnfStyle w:val="100000000000" w:firstRow="1" w:lastRow="0" w:firstColumn="0" w:lastColumn="0" w:oddVBand="0" w:evenVBand="0" w:oddHBand="0" w:evenHBand="0" w:firstRowFirstColumn="0" w:firstRowLastColumn="0" w:lastRowFirstColumn="0" w:lastRowLastColumn="0"/>
              <w:rPr>
                <w:ins w:id="7366" w:author="Dylan Van Aswegen" w:date="2024-07-15T11:37:00Z" w16du:dateUtc="2024-07-15T09:37:00Z"/>
                <w:rFonts w:ascii="Arial" w:hAnsi="Arial" w:cs="Arial"/>
                <w:sz w:val="20"/>
                <w:szCs w:val="20"/>
                <w:lang w:val="en-GB"/>
              </w:rPr>
            </w:pPr>
            <w:ins w:id="7367" w:author="Dylan Van Aswegen" w:date="2024-07-15T11:37:00Z" w16du:dateUtc="2024-07-15T09:37:00Z">
              <w:r>
                <w:rPr>
                  <w:rFonts w:ascii="Arial" w:hAnsi="Arial" w:cs="Arial"/>
                  <w:sz w:val="20"/>
                  <w:szCs w:val="20"/>
                  <w:lang w:val="en-GB"/>
                </w:rPr>
                <w:t>Column Rules</w:t>
              </w:r>
            </w:ins>
          </w:p>
        </w:tc>
      </w:tr>
      <w:tr w:rsidR="00105163" w14:paraId="74D99FEE" w14:textId="77777777" w:rsidTr="005C5491">
        <w:trPr>
          <w:cnfStyle w:val="000000100000" w:firstRow="0" w:lastRow="0" w:firstColumn="0" w:lastColumn="0" w:oddVBand="0" w:evenVBand="0" w:oddHBand="1" w:evenHBand="0" w:firstRowFirstColumn="0" w:firstRowLastColumn="0" w:lastRowFirstColumn="0" w:lastRowLastColumn="0"/>
          <w:ins w:id="7368" w:author="Dylan Van Aswegen" w:date="2024-07-15T11:37:00Z"/>
        </w:trPr>
        <w:tc>
          <w:tcPr>
            <w:cnfStyle w:val="001000000000" w:firstRow="0" w:lastRow="0" w:firstColumn="1" w:lastColumn="0" w:oddVBand="0" w:evenVBand="0" w:oddHBand="0" w:evenHBand="0" w:firstRowFirstColumn="0" w:firstRowLastColumn="0" w:lastRowFirstColumn="0" w:lastRowLastColumn="0"/>
            <w:tcW w:w="1451" w:type="dxa"/>
          </w:tcPr>
          <w:p w14:paraId="1CA44060" w14:textId="22E04DD2" w:rsidR="00105163" w:rsidRDefault="00306ECE">
            <w:pPr>
              <w:spacing w:line="360" w:lineRule="auto"/>
              <w:jc w:val="both"/>
              <w:rPr>
                <w:ins w:id="7369" w:author="Dylan Van Aswegen" w:date="2024-07-15T11:37:00Z" w16du:dateUtc="2024-07-15T09:37:00Z"/>
                <w:rFonts w:ascii="Arial" w:hAnsi="Arial" w:cs="Arial"/>
                <w:sz w:val="20"/>
                <w:szCs w:val="20"/>
                <w:lang w:val="en-GB"/>
              </w:rPr>
            </w:pPr>
            <w:ins w:id="7370" w:author="Dylan Van Aswegen" w:date="2024-07-15T11:37:00Z" w16du:dateUtc="2024-07-15T09:37:00Z">
              <w:r>
                <w:rPr>
                  <w:rFonts w:ascii="Arial" w:hAnsi="Arial" w:cs="Arial"/>
                  <w:sz w:val="20"/>
                  <w:szCs w:val="20"/>
                  <w:lang w:val="en-GB"/>
                </w:rPr>
                <w:t>Name</w:t>
              </w:r>
              <w:r w:rsidR="00105163">
                <w:rPr>
                  <w:rFonts w:ascii="Arial" w:hAnsi="Arial" w:cs="Arial"/>
                  <w:sz w:val="20"/>
                  <w:szCs w:val="20"/>
                  <w:lang w:val="en-GB"/>
                </w:rPr>
                <w:t xml:space="preserve"> </w:t>
              </w:r>
            </w:ins>
          </w:p>
        </w:tc>
        <w:tc>
          <w:tcPr>
            <w:tcW w:w="1273" w:type="dxa"/>
          </w:tcPr>
          <w:p w14:paraId="644663D6" w14:textId="77777777" w:rsidR="00105163" w:rsidRDefault="00105163">
            <w:pPr>
              <w:spacing w:line="360" w:lineRule="auto"/>
              <w:jc w:val="both"/>
              <w:cnfStyle w:val="000000100000" w:firstRow="0" w:lastRow="0" w:firstColumn="0" w:lastColumn="0" w:oddVBand="0" w:evenVBand="0" w:oddHBand="1" w:evenHBand="0" w:firstRowFirstColumn="0" w:firstRowLastColumn="0" w:lastRowFirstColumn="0" w:lastRowLastColumn="0"/>
              <w:rPr>
                <w:ins w:id="7371" w:author="Dylan Van Aswegen" w:date="2024-07-15T11:37:00Z" w16du:dateUtc="2024-07-15T09:37:00Z"/>
                <w:rFonts w:ascii="Arial" w:hAnsi="Arial" w:cs="Arial"/>
                <w:sz w:val="20"/>
                <w:szCs w:val="20"/>
                <w:lang w:val="en-GB"/>
              </w:rPr>
            </w:pPr>
            <w:ins w:id="7372" w:author="Dylan Van Aswegen" w:date="2024-07-15T11:37:00Z" w16du:dateUtc="2024-07-15T09:37:00Z">
              <w:r>
                <w:rPr>
                  <w:rFonts w:ascii="Arial" w:hAnsi="Arial" w:cs="Arial"/>
                  <w:sz w:val="20"/>
                  <w:szCs w:val="20"/>
                  <w:lang w:val="en-GB"/>
                </w:rPr>
                <w:t xml:space="preserve">Text Field </w:t>
              </w:r>
            </w:ins>
          </w:p>
        </w:tc>
        <w:tc>
          <w:tcPr>
            <w:tcW w:w="1694" w:type="dxa"/>
          </w:tcPr>
          <w:p w14:paraId="7B70F516" w14:textId="77777777" w:rsidR="00105163" w:rsidRDefault="00105163">
            <w:pPr>
              <w:spacing w:line="360" w:lineRule="auto"/>
              <w:jc w:val="both"/>
              <w:cnfStyle w:val="000000100000" w:firstRow="0" w:lastRow="0" w:firstColumn="0" w:lastColumn="0" w:oddVBand="0" w:evenVBand="0" w:oddHBand="1" w:evenHBand="0" w:firstRowFirstColumn="0" w:firstRowLastColumn="0" w:lastRowFirstColumn="0" w:lastRowLastColumn="0"/>
              <w:rPr>
                <w:ins w:id="7373" w:author="Dylan Van Aswegen" w:date="2024-07-15T11:37:00Z" w16du:dateUtc="2024-07-15T09:37:00Z"/>
                <w:rFonts w:ascii="Arial" w:hAnsi="Arial" w:cs="Arial"/>
                <w:sz w:val="20"/>
                <w:szCs w:val="20"/>
                <w:lang w:val="en-GB"/>
              </w:rPr>
            </w:pPr>
            <w:ins w:id="7374" w:author="Dylan Van Aswegen" w:date="2024-07-15T11:37:00Z" w16du:dateUtc="2024-07-15T09:37:00Z">
              <w:r>
                <w:rPr>
                  <w:rFonts w:ascii="Arial" w:hAnsi="Arial" w:cs="Arial"/>
                  <w:sz w:val="20"/>
                  <w:szCs w:val="20"/>
                  <w:lang w:val="en-GB"/>
                </w:rPr>
                <w:t xml:space="preserve">String </w:t>
              </w:r>
            </w:ins>
          </w:p>
        </w:tc>
        <w:tc>
          <w:tcPr>
            <w:tcW w:w="3804" w:type="dxa"/>
          </w:tcPr>
          <w:p w14:paraId="37773FDC" w14:textId="4BD130AD" w:rsidR="00105163" w:rsidRDefault="00105163">
            <w:pPr>
              <w:spacing w:line="360" w:lineRule="auto"/>
              <w:jc w:val="both"/>
              <w:cnfStyle w:val="000000100000" w:firstRow="0" w:lastRow="0" w:firstColumn="0" w:lastColumn="0" w:oddVBand="0" w:evenVBand="0" w:oddHBand="1" w:evenHBand="0" w:firstRowFirstColumn="0" w:firstRowLastColumn="0" w:lastRowFirstColumn="0" w:lastRowLastColumn="0"/>
              <w:rPr>
                <w:ins w:id="7375" w:author="Dylan Van Aswegen" w:date="2024-07-15T11:37:00Z" w16du:dateUtc="2024-07-15T09:37:00Z"/>
                <w:rFonts w:ascii="Arial" w:hAnsi="Arial" w:cs="Arial"/>
                <w:sz w:val="20"/>
                <w:szCs w:val="20"/>
              </w:rPr>
            </w:pPr>
            <w:ins w:id="7376" w:author="Dylan Van Aswegen" w:date="2024-07-15T11:37:00Z" w16du:dateUtc="2024-07-15T09:37:00Z">
              <w:r>
                <w:rPr>
                  <w:rFonts w:ascii="Arial" w:hAnsi="Arial" w:cs="Arial"/>
                  <w:sz w:val="20"/>
                  <w:szCs w:val="20"/>
                  <w:lang w:val="en-GB"/>
                </w:rPr>
                <w:t>This column will contain the name of the organisation</w:t>
              </w:r>
            </w:ins>
            <w:ins w:id="7377" w:author="Dylan Van Aswegen" w:date="2024-07-15T11:38:00Z" w16du:dateUtc="2024-07-15T09:38:00Z">
              <w:r w:rsidR="00306ECE">
                <w:rPr>
                  <w:rFonts w:ascii="Arial" w:hAnsi="Arial" w:cs="Arial"/>
                  <w:sz w:val="20"/>
                  <w:szCs w:val="20"/>
                  <w:lang w:val="en-GB"/>
                </w:rPr>
                <w:t xml:space="preserve">.  </w:t>
              </w:r>
            </w:ins>
          </w:p>
        </w:tc>
      </w:tr>
      <w:tr w:rsidR="00306ECE" w14:paraId="28EF303A" w14:textId="77777777" w:rsidTr="005C5491">
        <w:trPr>
          <w:ins w:id="7378" w:author="Dylan Van Aswegen" w:date="2024-07-15T11:37:00Z"/>
        </w:trPr>
        <w:tc>
          <w:tcPr>
            <w:cnfStyle w:val="001000000000" w:firstRow="0" w:lastRow="0" w:firstColumn="1" w:lastColumn="0" w:oddVBand="0" w:evenVBand="0" w:oddHBand="0" w:evenHBand="0" w:firstRowFirstColumn="0" w:firstRowLastColumn="0" w:lastRowFirstColumn="0" w:lastRowLastColumn="0"/>
            <w:tcW w:w="1451" w:type="dxa"/>
          </w:tcPr>
          <w:p w14:paraId="768F28F6" w14:textId="04C09010" w:rsidR="00306ECE" w:rsidRDefault="00306ECE" w:rsidP="00306ECE">
            <w:pPr>
              <w:spacing w:line="360" w:lineRule="auto"/>
              <w:jc w:val="both"/>
              <w:rPr>
                <w:ins w:id="7379" w:author="Dylan Van Aswegen" w:date="2024-07-15T11:37:00Z" w16du:dateUtc="2024-07-15T09:37:00Z"/>
                <w:rFonts w:ascii="Arial" w:hAnsi="Arial" w:cs="Arial"/>
                <w:sz w:val="20"/>
                <w:szCs w:val="20"/>
                <w:lang w:val="en-GB"/>
              </w:rPr>
            </w:pPr>
            <w:proofErr w:type="spellStart"/>
            <w:ins w:id="7380" w:author="Dylan Van Aswegen" w:date="2024-07-15T11:37:00Z" w16du:dateUtc="2024-07-15T09:37:00Z">
              <w:r>
                <w:rPr>
                  <w:rFonts w:ascii="Arial" w:hAnsi="Arial" w:cs="Arial"/>
                  <w:sz w:val="20"/>
                  <w:szCs w:val="20"/>
                  <w:lang w:val="en-GB"/>
                </w:rPr>
                <w:t>Shortname</w:t>
              </w:r>
              <w:proofErr w:type="spellEnd"/>
            </w:ins>
          </w:p>
        </w:tc>
        <w:tc>
          <w:tcPr>
            <w:tcW w:w="1273" w:type="dxa"/>
          </w:tcPr>
          <w:p w14:paraId="6D234B44" w14:textId="64D2659C" w:rsidR="00306ECE" w:rsidRDefault="00306ECE" w:rsidP="00306ECE">
            <w:pPr>
              <w:spacing w:line="360" w:lineRule="auto"/>
              <w:jc w:val="both"/>
              <w:cnfStyle w:val="000000000000" w:firstRow="0" w:lastRow="0" w:firstColumn="0" w:lastColumn="0" w:oddVBand="0" w:evenVBand="0" w:oddHBand="0" w:evenHBand="0" w:firstRowFirstColumn="0" w:firstRowLastColumn="0" w:lastRowFirstColumn="0" w:lastRowLastColumn="0"/>
              <w:rPr>
                <w:ins w:id="7381" w:author="Dylan Van Aswegen" w:date="2024-07-15T11:37:00Z" w16du:dateUtc="2024-07-15T09:37:00Z"/>
                <w:rFonts w:ascii="Arial" w:hAnsi="Arial" w:cs="Arial"/>
                <w:sz w:val="20"/>
                <w:szCs w:val="20"/>
                <w:lang w:val="en-GB"/>
              </w:rPr>
            </w:pPr>
            <w:ins w:id="7382" w:author="Dylan Van Aswegen" w:date="2024-07-15T11:38:00Z" w16du:dateUtc="2024-07-15T09:38:00Z">
              <w:r>
                <w:rPr>
                  <w:rFonts w:ascii="Arial" w:hAnsi="Arial" w:cs="Arial"/>
                  <w:sz w:val="20"/>
                  <w:szCs w:val="20"/>
                  <w:lang w:val="en-GB"/>
                </w:rPr>
                <w:t xml:space="preserve">Text Field </w:t>
              </w:r>
            </w:ins>
          </w:p>
        </w:tc>
        <w:tc>
          <w:tcPr>
            <w:tcW w:w="1694" w:type="dxa"/>
          </w:tcPr>
          <w:p w14:paraId="7E0B711A" w14:textId="7690FD7E" w:rsidR="00306ECE" w:rsidRDefault="00306ECE" w:rsidP="00306ECE">
            <w:pPr>
              <w:spacing w:line="360" w:lineRule="auto"/>
              <w:jc w:val="both"/>
              <w:cnfStyle w:val="000000000000" w:firstRow="0" w:lastRow="0" w:firstColumn="0" w:lastColumn="0" w:oddVBand="0" w:evenVBand="0" w:oddHBand="0" w:evenHBand="0" w:firstRowFirstColumn="0" w:firstRowLastColumn="0" w:lastRowFirstColumn="0" w:lastRowLastColumn="0"/>
              <w:rPr>
                <w:ins w:id="7383" w:author="Dylan Van Aswegen" w:date="2024-07-15T11:37:00Z" w16du:dateUtc="2024-07-15T09:37:00Z"/>
                <w:rFonts w:ascii="Arial" w:hAnsi="Arial" w:cs="Arial"/>
                <w:sz w:val="20"/>
                <w:szCs w:val="20"/>
                <w:lang w:val="en-GB"/>
              </w:rPr>
            </w:pPr>
            <w:ins w:id="7384" w:author="Dylan Van Aswegen" w:date="2024-07-15T11:38:00Z" w16du:dateUtc="2024-07-15T09:38:00Z">
              <w:r>
                <w:rPr>
                  <w:rFonts w:ascii="Arial" w:hAnsi="Arial" w:cs="Arial"/>
                  <w:sz w:val="20"/>
                  <w:szCs w:val="20"/>
                  <w:lang w:val="en-GB"/>
                </w:rPr>
                <w:t xml:space="preserve">String </w:t>
              </w:r>
            </w:ins>
          </w:p>
        </w:tc>
        <w:tc>
          <w:tcPr>
            <w:tcW w:w="3804" w:type="dxa"/>
          </w:tcPr>
          <w:p w14:paraId="17FEE6F6" w14:textId="1DFD6EF1" w:rsidR="00306ECE" w:rsidRDefault="00306ECE" w:rsidP="00306ECE">
            <w:pPr>
              <w:spacing w:line="360" w:lineRule="auto"/>
              <w:jc w:val="both"/>
              <w:cnfStyle w:val="000000000000" w:firstRow="0" w:lastRow="0" w:firstColumn="0" w:lastColumn="0" w:oddVBand="0" w:evenVBand="0" w:oddHBand="0" w:evenHBand="0" w:firstRowFirstColumn="0" w:firstRowLastColumn="0" w:lastRowFirstColumn="0" w:lastRowLastColumn="0"/>
              <w:rPr>
                <w:ins w:id="7385" w:author="Dylan Van Aswegen" w:date="2024-07-15T11:37:00Z" w16du:dateUtc="2024-07-15T09:37:00Z"/>
                <w:rFonts w:ascii="Arial" w:hAnsi="Arial" w:cs="Arial"/>
                <w:sz w:val="20"/>
                <w:szCs w:val="20"/>
                <w:lang w:val="en-GB"/>
              </w:rPr>
            </w:pPr>
            <w:ins w:id="7386" w:author="Dylan Van Aswegen" w:date="2024-07-15T11:38:00Z" w16du:dateUtc="2024-07-15T09:38:00Z">
              <w:r>
                <w:rPr>
                  <w:rFonts w:ascii="Arial" w:hAnsi="Arial" w:cs="Arial"/>
                  <w:sz w:val="20"/>
                  <w:szCs w:val="20"/>
                  <w:lang w:val="en-GB"/>
                </w:rPr>
                <w:t xml:space="preserve">This column will contain the </w:t>
              </w:r>
            </w:ins>
            <w:ins w:id="7387" w:author="Dylan Van Aswegen" w:date="2024-07-15T11:39:00Z" w16du:dateUtc="2024-07-15T09:39:00Z">
              <w:r>
                <w:rPr>
                  <w:rFonts w:ascii="Arial" w:hAnsi="Arial" w:cs="Arial"/>
                  <w:sz w:val="20"/>
                  <w:szCs w:val="20"/>
                  <w:lang w:val="en-GB"/>
                </w:rPr>
                <w:t>short name</w:t>
              </w:r>
            </w:ins>
            <w:ins w:id="7388" w:author="Dylan Van Aswegen" w:date="2024-07-15T11:38:00Z" w16du:dateUtc="2024-07-15T09:38:00Z">
              <w:r>
                <w:rPr>
                  <w:rFonts w:ascii="Arial" w:hAnsi="Arial" w:cs="Arial"/>
                  <w:sz w:val="20"/>
                  <w:szCs w:val="20"/>
                  <w:lang w:val="en-GB"/>
                </w:rPr>
                <w:t xml:space="preserve"> of the organisation.  </w:t>
              </w:r>
            </w:ins>
          </w:p>
        </w:tc>
      </w:tr>
      <w:tr w:rsidR="00306ECE" w14:paraId="0ECF6411" w14:textId="77777777" w:rsidTr="005C5491">
        <w:trPr>
          <w:cnfStyle w:val="000000100000" w:firstRow="0" w:lastRow="0" w:firstColumn="0" w:lastColumn="0" w:oddVBand="0" w:evenVBand="0" w:oddHBand="1" w:evenHBand="0" w:firstRowFirstColumn="0" w:firstRowLastColumn="0" w:lastRowFirstColumn="0" w:lastRowLastColumn="0"/>
          <w:ins w:id="7389" w:author="Dylan Van Aswegen" w:date="2024-07-15T11:37:00Z"/>
        </w:trPr>
        <w:tc>
          <w:tcPr>
            <w:cnfStyle w:val="001000000000" w:firstRow="0" w:lastRow="0" w:firstColumn="1" w:lastColumn="0" w:oddVBand="0" w:evenVBand="0" w:oddHBand="0" w:evenHBand="0" w:firstRowFirstColumn="0" w:firstRowLastColumn="0" w:lastRowFirstColumn="0" w:lastRowLastColumn="0"/>
            <w:tcW w:w="1451" w:type="dxa"/>
          </w:tcPr>
          <w:p w14:paraId="1745EE42" w14:textId="6A7F4479" w:rsidR="00306ECE" w:rsidRDefault="00306ECE" w:rsidP="00306ECE">
            <w:pPr>
              <w:spacing w:line="360" w:lineRule="auto"/>
              <w:jc w:val="both"/>
              <w:rPr>
                <w:ins w:id="7390" w:author="Dylan Van Aswegen" w:date="2024-07-15T11:37:00Z" w16du:dateUtc="2024-07-15T09:37:00Z"/>
                <w:rFonts w:ascii="Arial" w:hAnsi="Arial" w:cs="Arial"/>
                <w:sz w:val="20"/>
                <w:szCs w:val="20"/>
                <w:lang w:val="en-GB"/>
              </w:rPr>
            </w:pPr>
            <w:ins w:id="7391" w:author="Dylan Van Aswegen" w:date="2024-07-15T11:37:00Z" w16du:dateUtc="2024-07-15T09:37:00Z">
              <w:r>
                <w:rPr>
                  <w:rFonts w:ascii="Arial" w:hAnsi="Arial" w:cs="Arial"/>
                  <w:sz w:val="20"/>
                  <w:szCs w:val="20"/>
                  <w:lang w:val="en-GB"/>
                </w:rPr>
                <w:t>Time Created</w:t>
              </w:r>
            </w:ins>
          </w:p>
        </w:tc>
        <w:tc>
          <w:tcPr>
            <w:tcW w:w="1273" w:type="dxa"/>
          </w:tcPr>
          <w:p w14:paraId="70D22128" w14:textId="285859F8" w:rsidR="00306ECE" w:rsidRDefault="00306ECE" w:rsidP="00306ECE">
            <w:pPr>
              <w:spacing w:line="360" w:lineRule="auto"/>
              <w:jc w:val="both"/>
              <w:cnfStyle w:val="000000100000" w:firstRow="0" w:lastRow="0" w:firstColumn="0" w:lastColumn="0" w:oddVBand="0" w:evenVBand="0" w:oddHBand="1" w:evenHBand="0" w:firstRowFirstColumn="0" w:firstRowLastColumn="0" w:lastRowFirstColumn="0" w:lastRowLastColumn="0"/>
              <w:rPr>
                <w:ins w:id="7392" w:author="Dylan Van Aswegen" w:date="2024-07-15T11:37:00Z" w16du:dateUtc="2024-07-15T09:37:00Z"/>
                <w:rFonts w:ascii="Arial" w:hAnsi="Arial" w:cs="Arial"/>
                <w:sz w:val="20"/>
                <w:szCs w:val="20"/>
                <w:lang w:val="en-GB"/>
              </w:rPr>
            </w:pPr>
            <w:ins w:id="7393" w:author="Dylan Van Aswegen" w:date="2024-07-15T11:38:00Z" w16du:dateUtc="2024-07-15T09:38:00Z">
              <w:r>
                <w:rPr>
                  <w:rFonts w:ascii="Arial" w:hAnsi="Arial" w:cs="Arial"/>
                  <w:sz w:val="20"/>
                  <w:szCs w:val="20"/>
                  <w:lang w:val="en-GB"/>
                </w:rPr>
                <w:t xml:space="preserve">Text Field </w:t>
              </w:r>
            </w:ins>
          </w:p>
        </w:tc>
        <w:tc>
          <w:tcPr>
            <w:tcW w:w="1694" w:type="dxa"/>
          </w:tcPr>
          <w:p w14:paraId="484EEACD" w14:textId="60804872" w:rsidR="00306ECE" w:rsidRDefault="00306ECE" w:rsidP="00306ECE">
            <w:pPr>
              <w:spacing w:line="360" w:lineRule="auto"/>
              <w:jc w:val="both"/>
              <w:cnfStyle w:val="000000100000" w:firstRow="0" w:lastRow="0" w:firstColumn="0" w:lastColumn="0" w:oddVBand="0" w:evenVBand="0" w:oddHBand="1" w:evenHBand="0" w:firstRowFirstColumn="0" w:firstRowLastColumn="0" w:lastRowFirstColumn="0" w:lastRowLastColumn="0"/>
              <w:rPr>
                <w:ins w:id="7394" w:author="Dylan Van Aswegen" w:date="2024-07-15T11:37:00Z" w16du:dateUtc="2024-07-15T09:37:00Z"/>
                <w:rFonts w:ascii="Arial" w:hAnsi="Arial" w:cs="Arial"/>
                <w:sz w:val="20"/>
                <w:szCs w:val="20"/>
                <w:lang w:val="en-GB"/>
              </w:rPr>
            </w:pPr>
            <w:ins w:id="7395" w:author="Dylan Van Aswegen" w:date="2024-07-15T11:38:00Z" w16du:dateUtc="2024-07-15T09:38:00Z">
              <w:r>
                <w:rPr>
                  <w:rFonts w:ascii="Arial" w:hAnsi="Arial" w:cs="Arial"/>
                  <w:sz w:val="20"/>
                  <w:szCs w:val="20"/>
                  <w:lang w:val="en-GB"/>
                </w:rPr>
                <w:t xml:space="preserve">String </w:t>
              </w:r>
            </w:ins>
          </w:p>
        </w:tc>
        <w:tc>
          <w:tcPr>
            <w:tcW w:w="3804" w:type="dxa"/>
          </w:tcPr>
          <w:p w14:paraId="16928A46" w14:textId="451ED058" w:rsidR="00306ECE" w:rsidRDefault="00306ECE" w:rsidP="00306ECE">
            <w:pPr>
              <w:spacing w:line="360" w:lineRule="auto"/>
              <w:jc w:val="both"/>
              <w:cnfStyle w:val="000000100000" w:firstRow="0" w:lastRow="0" w:firstColumn="0" w:lastColumn="0" w:oddVBand="0" w:evenVBand="0" w:oddHBand="1" w:evenHBand="0" w:firstRowFirstColumn="0" w:firstRowLastColumn="0" w:lastRowFirstColumn="0" w:lastRowLastColumn="0"/>
              <w:rPr>
                <w:ins w:id="7396" w:author="Dylan Van Aswegen" w:date="2024-07-15T11:37:00Z" w16du:dateUtc="2024-07-15T09:37:00Z"/>
                <w:rFonts w:ascii="Arial" w:hAnsi="Arial" w:cs="Arial"/>
                <w:sz w:val="20"/>
                <w:szCs w:val="20"/>
                <w:lang w:val="en-GB"/>
              </w:rPr>
            </w:pPr>
            <w:ins w:id="7397" w:author="Dylan Van Aswegen" w:date="2024-07-15T11:39:00Z" w16du:dateUtc="2024-07-15T09:39:00Z">
              <w:r>
                <w:rPr>
                  <w:rFonts w:ascii="Arial" w:hAnsi="Arial" w:cs="Arial"/>
                  <w:sz w:val="20"/>
                  <w:szCs w:val="20"/>
                  <w:lang w:val="en-GB"/>
                </w:rPr>
                <w:t xml:space="preserve">This column will contain the date and time that the organisation was </w:t>
              </w:r>
              <w:r w:rsidR="00AE3078">
                <w:rPr>
                  <w:rFonts w:ascii="Arial" w:hAnsi="Arial" w:cs="Arial"/>
                  <w:sz w:val="20"/>
                  <w:szCs w:val="20"/>
                  <w:lang w:val="en-GB"/>
                </w:rPr>
                <w:t xml:space="preserve">created. </w:t>
              </w:r>
            </w:ins>
          </w:p>
        </w:tc>
      </w:tr>
      <w:tr w:rsidR="00306ECE" w14:paraId="561B5C09" w14:textId="77777777" w:rsidTr="005C5491">
        <w:trPr>
          <w:ins w:id="7398" w:author="Dylan Van Aswegen" w:date="2024-07-15T11:37:00Z"/>
        </w:trPr>
        <w:tc>
          <w:tcPr>
            <w:cnfStyle w:val="001000000000" w:firstRow="0" w:lastRow="0" w:firstColumn="1" w:lastColumn="0" w:oddVBand="0" w:evenVBand="0" w:oddHBand="0" w:evenHBand="0" w:firstRowFirstColumn="0" w:firstRowLastColumn="0" w:lastRowFirstColumn="0" w:lastRowLastColumn="0"/>
            <w:tcW w:w="1451" w:type="dxa"/>
          </w:tcPr>
          <w:p w14:paraId="543072FB" w14:textId="399D0C50" w:rsidR="00306ECE" w:rsidRDefault="00306ECE" w:rsidP="00306ECE">
            <w:pPr>
              <w:spacing w:line="360" w:lineRule="auto"/>
              <w:jc w:val="both"/>
              <w:rPr>
                <w:ins w:id="7399" w:author="Dylan Van Aswegen" w:date="2024-07-15T11:37:00Z" w16du:dateUtc="2024-07-15T09:37:00Z"/>
                <w:rFonts w:ascii="Arial" w:hAnsi="Arial" w:cs="Arial"/>
                <w:sz w:val="20"/>
                <w:szCs w:val="20"/>
                <w:lang w:val="en-GB"/>
              </w:rPr>
            </w:pPr>
            <w:ins w:id="7400" w:author="Dylan Van Aswegen" w:date="2024-07-15T11:37:00Z" w16du:dateUtc="2024-07-15T09:37:00Z">
              <w:r>
                <w:rPr>
                  <w:rFonts w:ascii="Arial" w:hAnsi="Arial" w:cs="Arial"/>
                  <w:sz w:val="20"/>
                  <w:szCs w:val="20"/>
                  <w:lang w:val="en-GB"/>
                </w:rPr>
                <w:t>L</w:t>
              </w:r>
            </w:ins>
            <w:ins w:id="7401" w:author="Dylan Van Aswegen" w:date="2024-07-15T11:38:00Z" w16du:dateUtc="2024-07-15T09:38:00Z">
              <w:r>
                <w:rPr>
                  <w:rFonts w:ascii="Arial" w:hAnsi="Arial" w:cs="Arial"/>
                  <w:sz w:val="20"/>
                  <w:szCs w:val="20"/>
                  <w:lang w:val="en-GB"/>
                </w:rPr>
                <w:t xml:space="preserve">ast Admin Login </w:t>
              </w:r>
            </w:ins>
          </w:p>
        </w:tc>
        <w:tc>
          <w:tcPr>
            <w:tcW w:w="1273" w:type="dxa"/>
          </w:tcPr>
          <w:p w14:paraId="61B7D961" w14:textId="012B55A7" w:rsidR="00306ECE" w:rsidRDefault="00306ECE" w:rsidP="00306ECE">
            <w:pPr>
              <w:spacing w:line="360" w:lineRule="auto"/>
              <w:jc w:val="both"/>
              <w:cnfStyle w:val="000000000000" w:firstRow="0" w:lastRow="0" w:firstColumn="0" w:lastColumn="0" w:oddVBand="0" w:evenVBand="0" w:oddHBand="0" w:evenHBand="0" w:firstRowFirstColumn="0" w:firstRowLastColumn="0" w:lastRowFirstColumn="0" w:lastRowLastColumn="0"/>
              <w:rPr>
                <w:ins w:id="7402" w:author="Dylan Van Aswegen" w:date="2024-07-15T11:37:00Z" w16du:dateUtc="2024-07-15T09:37:00Z"/>
                <w:rFonts w:ascii="Arial" w:hAnsi="Arial" w:cs="Arial"/>
                <w:sz w:val="20"/>
                <w:szCs w:val="20"/>
                <w:lang w:val="en-GB"/>
              </w:rPr>
            </w:pPr>
            <w:ins w:id="7403" w:author="Dylan Van Aswegen" w:date="2024-07-15T11:38:00Z" w16du:dateUtc="2024-07-15T09:38:00Z">
              <w:r>
                <w:rPr>
                  <w:rFonts w:ascii="Arial" w:hAnsi="Arial" w:cs="Arial"/>
                  <w:sz w:val="20"/>
                  <w:szCs w:val="20"/>
                  <w:lang w:val="en-GB"/>
                </w:rPr>
                <w:t xml:space="preserve">Text Field </w:t>
              </w:r>
            </w:ins>
          </w:p>
        </w:tc>
        <w:tc>
          <w:tcPr>
            <w:tcW w:w="1694" w:type="dxa"/>
          </w:tcPr>
          <w:p w14:paraId="651B420A" w14:textId="7681AB07" w:rsidR="00306ECE" w:rsidRDefault="00306ECE" w:rsidP="00306ECE">
            <w:pPr>
              <w:spacing w:line="360" w:lineRule="auto"/>
              <w:jc w:val="both"/>
              <w:cnfStyle w:val="000000000000" w:firstRow="0" w:lastRow="0" w:firstColumn="0" w:lastColumn="0" w:oddVBand="0" w:evenVBand="0" w:oddHBand="0" w:evenHBand="0" w:firstRowFirstColumn="0" w:firstRowLastColumn="0" w:lastRowFirstColumn="0" w:lastRowLastColumn="0"/>
              <w:rPr>
                <w:ins w:id="7404" w:author="Dylan Van Aswegen" w:date="2024-07-15T11:37:00Z" w16du:dateUtc="2024-07-15T09:37:00Z"/>
                <w:rFonts w:ascii="Arial" w:hAnsi="Arial" w:cs="Arial"/>
                <w:sz w:val="20"/>
                <w:szCs w:val="20"/>
                <w:lang w:val="en-GB"/>
              </w:rPr>
            </w:pPr>
            <w:ins w:id="7405" w:author="Dylan Van Aswegen" w:date="2024-07-15T11:38:00Z" w16du:dateUtc="2024-07-15T09:38:00Z">
              <w:r>
                <w:rPr>
                  <w:rFonts w:ascii="Arial" w:hAnsi="Arial" w:cs="Arial"/>
                  <w:sz w:val="20"/>
                  <w:szCs w:val="20"/>
                  <w:lang w:val="en-GB"/>
                </w:rPr>
                <w:t xml:space="preserve">String </w:t>
              </w:r>
            </w:ins>
          </w:p>
        </w:tc>
        <w:tc>
          <w:tcPr>
            <w:tcW w:w="3804" w:type="dxa"/>
          </w:tcPr>
          <w:p w14:paraId="61C177BC" w14:textId="47D02A94" w:rsidR="00306ECE" w:rsidRDefault="00AE3078" w:rsidP="00306ECE">
            <w:pPr>
              <w:spacing w:line="360" w:lineRule="auto"/>
              <w:jc w:val="both"/>
              <w:cnfStyle w:val="000000000000" w:firstRow="0" w:lastRow="0" w:firstColumn="0" w:lastColumn="0" w:oddVBand="0" w:evenVBand="0" w:oddHBand="0" w:evenHBand="0" w:firstRowFirstColumn="0" w:firstRowLastColumn="0" w:lastRowFirstColumn="0" w:lastRowLastColumn="0"/>
              <w:rPr>
                <w:ins w:id="7406" w:author="Dylan Van Aswegen" w:date="2024-07-15T11:37:00Z" w16du:dateUtc="2024-07-15T09:37:00Z"/>
                <w:rFonts w:ascii="Arial" w:hAnsi="Arial" w:cs="Arial"/>
                <w:sz w:val="20"/>
                <w:szCs w:val="20"/>
                <w:lang w:val="en-GB"/>
              </w:rPr>
            </w:pPr>
            <w:ins w:id="7407" w:author="Dylan Van Aswegen" w:date="2024-07-15T11:39:00Z" w16du:dateUtc="2024-07-15T09:39:00Z">
              <w:r>
                <w:rPr>
                  <w:rFonts w:ascii="Arial" w:hAnsi="Arial" w:cs="Arial"/>
                  <w:sz w:val="20"/>
                  <w:szCs w:val="20"/>
                  <w:lang w:val="en-GB"/>
                </w:rPr>
                <w:t>This column will contain the date and time of the last time an admin user of th</w:t>
              </w:r>
            </w:ins>
            <w:ins w:id="7408" w:author="Dylan Van Aswegen" w:date="2024-07-15T11:40:00Z" w16du:dateUtc="2024-07-15T09:40:00Z">
              <w:r>
                <w:rPr>
                  <w:rFonts w:ascii="Arial" w:hAnsi="Arial" w:cs="Arial"/>
                  <w:sz w:val="20"/>
                  <w:szCs w:val="20"/>
                  <w:lang w:val="en-GB"/>
                </w:rPr>
                <w:t>e organisation logged in</w:t>
              </w:r>
            </w:ins>
            <w:ins w:id="7409" w:author="Dylan Van Aswegen" w:date="2024-07-15T11:39:00Z" w16du:dateUtc="2024-07-15T09:39:00Z">
              <w:r>
                <w:rPr>
                  <w:rFonts w:ascii="Arial" w:hAnsi="Arial" w:cs="Arial"/>
                  <w:sz w:val="20"/>
                  <w:szCs w:val="20"/>
                  <w:lang w:val="en-GB"/>
                </w:rPr>
                <w:t>.</w:t>
              </w:r>
            </w:ins>
          </w:p>
        </w:tc>
      </w:tr>
      <w:tr w:rsidR="00306ECE" w14:paraId="667B0C81" w14:textId="77777777" w:rsidTr="005C5491">
        <w:trPr>
          <w:cnfStyle w:val="000000100000" w:firstRow="0" w:lastRow="0" w:firstColumn="0" w:lastColumn="0" w:oddVBand="0" w:evenVBand="0" w:oddHBand="1" w:evenHBand="0" w:firstRowFirstColumn="0" w:firstRowLastColumn="0" w:lastRowFirstColumn="0" w:lastRowLastColumn="0"/>
          <w:ins w:id="7410" w:author="Dylan Van Aswegen" w:date="2024-07-15T11:37:00Z"/>
        </w:trPr>
        <w:tc>
          <w:tcPr>
            <w:cnfStyle w:val="001000000000" w:firstRow="0" w:lastRow="0" w:firstColumn="1" w:lastColumn="0" w:oddVBand="0" w:evenVBand="0" w:oddHBand="0" w:evenHBand="0" w:firstRowFirstColumn="0" w:firstRowLastColumn="0" w:lastRowFirstColumn="0" w:lastRowLastColumn="0"/>
            <w:tcW w:w="1451" w:type="dxa"/>
          </w:tcPr>
          <w:p w14:paraId="215E1720" w14:textId="6C4775F9" w:rsidR="00306ECE" w:rsidRDefault="00306ECE" w:rsidP="00306ECE">
            <w:pPr>
              <w:spacing w:line="360" w:lineRule="auto"/>
              <w:jc w:val="both"/>
              <w:rPr>
                <w:ins w:id="7411" w:author="Dylan Van Aswegen" w:date="2024-07-15T11:37:00Z" w16du:dateUtc="2024-07-15T09:37:00Z"/>
                <w:rFonts w:ascii="Arial" w:hAnsi="Arial" w:cs="Arial"/>
                <w:sz w:val="20"/>
                <w:szCs w:val="20"/>
                <w:lang w:val="en-GB"/>
              </w:rPr>
            </w:pPr>
            <w:ins w:id="7412" w:author="Dylan Van Aswegen" w:date="2024-07-15T11:38:00Z" w16du:dateUtc="2024-07-15T09:38:00Z">
              <w:r>
                <w:rPr>
                  <w:rFonts w:ascii="Arial" w:hAnsi="Arial" w:cs="Arial"/>
                  <w:sz w:val="20"/>
                  <w:szCs w:val="20"/>
                  <w:lang w:val="en-GB"/>
                </w:rPr>
                <w:t xml:space="preserve">Members </w:t>
              </w:r>
            </w:ins>
          </w:p>
        </w:tc>
        <w:tc>
          <w:tcPr>
            <w:tcW w:w="1273" w:type="dxa"/>
          </w:tcPr>
          <w:p w14:paraId="31A9DF6C" w14:textId="5F3D05E0" w:rsidR="00306ECE" w:rsidRDefault="00306ECE" w:rsidP="00306ECE">
            <w:pPr>
              <w:spacing w:line="360" w:lineRule="auto"/>
              <w:jc w:val="both"/>
              <w:cnfStyle w:val="000000100000" w:firstRow="0" w:lastRow="0" w:firstColumn="0" w:lastColumn="0" w:oddVBand="0" w:evenVBand="0" w:oddHBand="1" w:evenHBand="0" w:firstRowFirstColumn="0" w:firstRowLastColumn="0" w:lastRowFirstColumn="0" w:lastRowLastColumn="0"/>
              <w:rPr>
                <w:ins w:id="7413" w:author="Dylan Van Aswegen" w:date="2024-07-15T11:37:00Z" w16du:dateUtc="2024-07-15T09:37:00Z"/>
                <w:rFonts w:ascii="Arial" w:hAnsi="Arial" w:cs="Arial"/>
                <w:sz w:val="20"/>
                <w:szCs w:val="20"/>
                <w:lang w:val="en-GB"/>
              </w:rPr>
            </w:pPr>
            <w:ins w:id="7414" w:author="Dylan Van Aswegen" w:date="2024-07-15T11:38:00Z" w16du:dateUtc="2024-07-15T09:38:00Z">
              <w:r>
                <w:rPr>
                  <w:rFonts w:ascii="Arial" w:hAnsi="Arial" w:cs="Arial"/>
                  <w:sz w:val="20"/>
                  <w:szCs w:val="20"/>
                  <w:lang w:val="en-GB"/>
                </w:rPr>
                <w:t xml:space="preserve">Text Field </w:t>
              </w:r>
            </w:ins>
          </w:p>
        </w:tc>
        <w:tc>
          <w:tcPr>
            <w:tcW w:w="1694" w:type="dxa"/>
          </w:tcPr>
          <w:p w14:paraId="5CECFFEF" w14:textId="4317467B" w:rsidR="00306ECE" w:rsidRDefault="00306ECE" w:rsidP="00306ECE">
            <w:pPr>
              <w:spacing w:line="360" w:lineRule="auto"/>
              <w:jc w:val="both"/>
              <w:cnfStyle w:val="000000100000" w:firstRow="0" w:lastRow="0" w:firstColumn="0" w:lastColumn="0" w:oddVBand="0" w:evenVBand="0" w:oddHBand="1" w:evenHBand="0" w:firstRowFirstColumn="0" w:firstRowLastColumn="0" w:lastRowFirstColumn="0" w:lastRowLastColumn="0"/>
              <w:rPr>
                <w:ins w:id="7415" w:author="Dylan Van Aswegen" w:date="2024-07-15T11:37:00Z" w16du:dateUtc="2024-07-15T09:37:00Z"/>
                <w:rFonts w:ascii="Arial" w:hAnsi="Arial" w:cs="Arial"/>
                <w:sz w:val="20"/>
                <w:szCs w:val="20"/>
                <w:lang w:val="en-GB"/>
              </w:rPr>
            </w:pPr>
            <w:ins w:id="7416" w:author="Dylan Van Aswegen" w:date="2024-07-15T11:38:00Z" w16du:dateUtc="2024-07-15T09:38:00Z">
              <w:r>
                <w:rPr>
                  <w:rFonts w:ascii="Arial" w:hAnsi="Arial" w:cs="Arial"/>
                  <w:sz w:val="20"/>
                  <w:szCs w:val="20"/>
                  <w:lang w:val="en-GB"/>
                </w:rPr>
                <w:t xml:space="preserve">String </w:t>
              </w:r>
            </w:ins>
          </w:p>
        </w:tc>
        <w:tc>
          <w:tcPr>
            <w:tcW w:w="3804" w:type="dxa"/>
          </w:tcPr>
          <w:p w14:paraId="0B235B87" w14:textId="23C50C30" w:rsidR="00306ECE" w:rsidRDefault="00AE3078" w:rsidP="00306ECE">
            <w:pPr>
              <w:spacing w:line="360" w:lineRule="auto"/>
              <w:jc w:val="both"/>
              <w:cnfStyle w:val="000000100000" w:firstRow="0" w:lastRow="0" w:firstColumn="0" w:lastColumn="0" w:oddVBand="0" w:evenVBand="0" w:oddHBand="1" w:evenHBand="0" w:firstRowFirstColumn="0" w:firstRowLastColumn="0" w:lastRowFirstColumn="0" w:lastRowLastColumn="0"/>
              <w:rPr>
                <w:ins w:id="7417" w:author="Dylan Van Aswegen" w:date="2024-07-15T11:37:00Z" w16du:dateUtc="2024-07-15T09:37:00Z"/>
                <w:rFonts w:ascii="Arial" w:hAnsi="Arial" w:cs="Arial"/>
                <w:sz w:val="20"/>
                <w:szCs w:val="20"/>
                <w:lang w:val="en-GB"/>
              </w:rPr>
            </w:pPr>
            <w:ins w:id="7418" w:author="Dylan Van Aswegen" w:date="2024-07-15T11:40:00Z" w16du:dateUtc="2024-07-15T09:40:00Z">
              <w:r>
                <w:rPr>
                  <w:rFonts w:ascii="Arial" w:hAnsi="Arial" w:cs="Arial"/>
                  <w:sz w:val="20"/>
                  <w:szCs w:val="20"/>
                  <w:lang w:val="en-GB"/>
                </w:rPr>
                <w:t xml:space="preserve">This column will contain the number of members that are linked to the organisation. </w:t>
              </w:r>
            </w:ins>
          </w:p>
        </w:tc>
      </w:tr>
      <w:tr w:rsidR="00306ECE" w14:paraId="43B1A08C" w14:textId="77777777" w:rsidTr="005C5491">
        <w:trPr>
          <w:ins w:id="7419" w:author="Dylan Van Aswegen" w:date="2024-07-15T11:37:00Z"/>
        </w:trPr>
        <w:tc>
          <w:tcPr>
            <w:cnfStyle w:val="001000000000" w:firstRow="0" w:lastRow="0" w:firstColumn="1" w:lastColumn="0" w:oddVBand="0" w:evenVBand="0" w:oddHBand="0" w:evenHBand="0" w:firstRowFirstColumn="0" w:firstRowLastColumn="0" w:lastRowFirstColumn="0" w:lastRowLastColumn="0"/>
            <w:tcW w:w="1451" w:type="dxa"/>
          </w:tcPr>
          <w:p w14:paraId="613934CF" w14:textId="1A4D71F7" w:rsidR="00306ECE" w:rsidRDefault="00306ECE" w:rsidP="00306ECE">
            <w:pPr>
              <w:spacing w:line="360" w:lineRule="auto"/>
              <w:jc w:val="both"/>
              <w:rPr>
                <w:ins w:id="7420" w:author="Dylan Van Aswegen" w:date="2024-07-15T11:37:00Z" w16du:dateUtc="2024-07-15T09:37:00Z"/>
                <w:rFonts w:ascii="Arial" w:hAnsi="Arial" w:cs="Arial"/>
                <w:sz w:val="20"/>
                <w:szCs w:val="20"/>
                <w:lang w:val="en-GB"/>
              </w:rPr>
            </w:pPr>
            <w:ins w:id="7421" w:author="Dylan Van Aswegen" w:date="2024-07-15T11:38:00Z" w16du:dateUtc="2024-07-15T09:38:00Z">
              <w:r>
                <w:rPr>
                  <w:rFonts w:ascii="Arial" w:hAnsi="Arial" w:cs="Arial"/>
                  <w:sz w:val="20"/>
                  <w:szCs w:val="20"/>
                  <w:lang w:val="en-GB"/>
                </w:rPr>
                <w:t xml:space="preserve">Orders </w:t>
              </w:r>
            </w:ins>
          </w:p>
        </w:tc>
        <w:tc>
          <w:tcPr>
            <w:tcW w:w="1273" w:type="dxa"/>
          </w:tcPr>
          <w:p w14:paraId="6AABDCD0" w14:textId="242402DD" w:rsidR="00306ECE" w:rsidRDefault="00306ECE" w:rsidP="00306ECE">
            <w:pPr>
              <w:spacing w:line="360" w:lineRule="auto"/>
              <w:jc w:val="both"/>
              <w:cnfStyle w:val="000000000000" w:firstRow="0" w:lastRow="0" w:firstColumn="0" w:lastColumn="0" w:oddVBand="0" w:evenVBand="0" w:oddHBand="0" w:evenHBand="0" w:firstRowFirstColumn="0" w:firstRowLastColumn="0" w:lastRowFirstColumn="0" w:lastRowLastColumn="0"/>
              <w:rPr>
                <w:ins w:id="7422" w:author="Dylan Van Aswegen" w:date="2024-07-15T11:37:00Z" w16du:dateUtc="2024-07-15T09:37:00Z"/>
                <w:rFonts w:ascii="Arial" w:hAnsi="Arial" w:cs="Arial"/>
                <w:sz w:val="20"/>
                <w:szCs w:val="20"/>
                <w:lang w:val="en-GB"/>
              </w:rPr>
            </w:pPr>
            <w:ins w:id="7423" w:author="Dylan Van Aswegen" w:date="2024-07-15T11:38:00Z" w16du:dateUtc="2024-07-15T09:38:00Z">
              <w:r>
                <w:rPr>
                  <w:rFonts w:ascii="Arial" w:hAnsi="Arial" w:cs="Arial"/>
                  <w:sz w:val="20"/>
                  <w:szCs w:val="20"/>
                  <w:lang w:val="en-GB"/>
                </w:rPr>
                <w:t xml:space="preserve">Text Field </w:t>
              </w:r>
            </w:ins>
          </w:p>
        </w:tc>
        <w:tc>
          <w:tcPr>
            <w:tcW w:w="1694" w:type="dxa"/>
          </w:tcPr>
          <w:p w14:paraId="5E42FBD1" w14:textId="148EA0AB" w:rsidR="00306ECE" w:rsidRDefault="00306ECE" w:rsidP="00306ECE">
            <w:pPr>
              <w:spacing w:line="360" w:lineRule="auto"/>
              <w:jc w:val="both"/>
              <w:cnfStyle w:val="000000000000" w:firstRow="0" w:lastRow="0" w:firstColumn="0" w:lastColumn="0" w:oddVBand="0" w:evenVBand="0" w:oddHBand="0" w:evenHBand="0" w:firstRowFirstColumn="0" w:firstRowLastColumn="0" w:lastRowFirstColumn="0" w:lastRowLastColumn="0"/>
              <w:rPr>
                <w:ins w:id="7424" w:author="Dylan Van Aswegen" w:date="2024-07-15T11:37:00Z" w16du:dateUtc="2024-07-15T09:37:00Z"/>
                <w:rFonts w:ascii="Arial" w:hAnsi="Arial" w:cs="Arial"/>
                <w:sz w:val="20"/>
                <w:szCs w:val="20"/>
                <w:lang w:val="en-GB"/>
              </w:rPr>
            </w:pPr>
            <w:ins w:id="7425" w:author="Dylan Van Aswegen" w:date="2024-07-15T11:38:00Z" w16du:dateUtc="2024-07-15T09:38:00Z">
              <w:r>
                <w:rPr>
                  <w:rFonts w:ascii="Arial" w:hAnsi="Arial" w:cs="Arial"/>
                  <w:sz w:val="20"/>
                  <w:szCs w:val="20"/>
                  <w:lang w:val="en-GB"/>
                </w:rPr>
                <w:t xml:space="preserve">String </w:t>
              </w:r>
            </w:ins>
          </w:p>
        </w:tc>
        <w:tc>
          <w:tcPr>
            <w:tcW w:w="3804" w:type="dxa"/>
          </w:tcPr>
          <w:p w14:paraId="4AC35C1D" w14:textId="08EA9DC8" w:rsidR="00306ECE" w:rsidRDefault="00AE3078" w:rsidP="00306ECE">
            <w:pPr>
              <w:spacing w:line="360" w:lineRule="auto"/>
              <w:jc w:val="both"/>
              <w:cnfStyle w:val="000000000000" w:firstRow="0" w:lastRow="0" w:firstColumn="0" w:lastColumn="0" w:oddVBand="0" w:evenVBand="0" w:oddHBand="0" w:evenHBand="0" w:firstRowFirstColumn="0" w:firstRowLastColumn="0" w:lastRowFirstColumn="0" w:lastRowLastColumn="0"/>
              <w:rPr>
                <w:ins w:id="7426" w:author="Dylan Van Aswegen" w:date="2024-07-15T11:37:00Z" w16du:dateUtc="2024-07-15T09:37:00Z"/>
                <w:rFonts w:ascii="Arial" w:hAnsi="Arial" w:cs="Arial"/>
                <w:sz w:val="20"/>
                <w:szCs w:val="20"/>
                <w:lang w:val="en-GB"/>
              </w:rPr>
            </w:pPr>
            <w:ins w:id="7427" w:author="Dylan Van Aswegen" w:date="2024-07-15T11:40:00Z" w16du:dateUtc="2024-07-15T09:40:00Z">
              <w:r>
                <w:rPr>
                  <w:rFonts w:ascii="Arial" w:hAnsi="Arial" w:cs="Arial"/>
                  <w:sz w:val="20"/>
                  <w:szCs w:val="20"/>
                  <w:lang w:val="en-GB"/>
                </w:rPr>
                <w:t xml:space="preserve">This column will contain the amount of orders the organisation has. </w:t>
              </w:r>
            </w:ins>
          </w:p>
        </w:tc>
      </w:tr>
      <w:tr w:rsidR="00AD0AE4" w14:paraId="0E97674B" w14:textId="77777777" w:rsidTr="005C5491">
        <w:trPr>
          <w:cnfStyle w:val="000000100000" w:firstRow="0" w:lastRow="0" w:firstColumn="0" w:lastColumn="0" w:oddVBand="0" w:evenVBand="0" w:oddHBand="1" w:evenHBand="0" w:firstRowFirstColumn="0" w:firstRowLastColumn="0" w:lastRowFirstColumn="0" w:lastRowLastColumn="0"/>
          <w:ins w:id="7428" w:author="Dylan Van Aswegen" w:date="2024-07-16T12:49:00Z" w16du:dateUtc="2024-07-16T10:49:00Z"/>
        </w:trPr>
        <w:tc>
          <w:tcPr>
            <w:cnfStyle w:val="001000000000" w:firstRow="0" w:lastRow="0" w:firstColumn="1" w:lastColumn="0" w:oddVBand="0" w:evenVBand="0" w:oddHBand="0" w:evenHBand="0" w:firstRowFirstColumn="0" w:firstRowLastColumn="0" w:lastRowFirstColumn="0" w:lastRowLastColumn="0"/>
            <w:tcW w:w="1451" w:type="dxa"/>
          </w:tcPr>
          <w:p w14:paraId="3EAD6ABD" w14:textId="58410658" w:rsidR="00AD0AE4" w:rsidRDefault="00AD0AE4" w:rsidP="00AD0AE4">
            <w:pPr>
              <w:spacing w:line="360" w:lineRule="auto"/>
              <w:jc w:val="both"/>
              <w:rPr>
                <w:ins w:id="7429" w:author="Dylan Van Aswegen" w:date="2024-07-16T12:49:00Z" w16du:dateUtc="2024-07-16T10:49:00Z"/>
                <w:rFonts w:ascii="Arial" w:hAnsi="Arial" w:cs="Arial"/>
                <w:sz w:val="20"/>
                <w:szCs w:val="20"/>
                <w:lang w:val="en-GB"/>
              </w:rPr>
            </w:pPr>
            <w:ins w:id="7430" w:author="Dylan Van Aswegen" w:date="2024-07-16T12:49:00Z" w16du:dateUtc="2024-07-16T10:49:00Z">
              <w:r>
                <w:rPr>
                  <w:rFonts w:ascii="Arial" w:hAnsi="Arial" w:cs="Arial"/>
                  <w:sz w:val="20"/>
                  <w:szCs w:val="20"/>
                  <w:lang w:val="en-GB"/>
                </w:rPr>
                <w:t xml:space="preserve">Renewal </w:t>
              </w:r>
            </w:ins>
          </w:p>
        </w:tc>
        <w:tc>
          <w:tcPr>
            <w:tcW w:w="1273" w:type="dxa"/>
          </w:tcPr>
          <w:p w14:paraId="1DE49DF1" w14:textId="42EBA64F" w:rsidR="00AD0AE4" w:rsidRDefault="00AD0AE4" w:rsidP="00AD0AE4">
            <w:pPr>
              <w:spacing w:line="360" w:lineRule="auto"/>
              <w:jc w:val="both"/>
              <w:cnfStyle w:val="000000100000" w:firstRow="0" w:lastRow="0" w:firstColumn="0" w:lastColumn="0" w:oddVBand="0" w:evenVBand="0" w:oddHBand="1" w:evenHBand="0" w:firstRowFirstColumn="0" w:firstRowLastColumn="0" w:lastRowFirstColumn="0" w:lastRowLastColumn="0"/>
              <w:rPr>
                <w:ins w:id="7431" w:author="Dylan Van Aswegen" w:date="2024-07-16T12:49:00Z" w16du:dateUtc="2024-07-16T10:49:00Z"/>
                <w:rFonts w:ascii="Arial" w:hAnsi="Arial" w:cs="Arial"/>
                <w:sz w:val="20"/>
                <w:szCs w:val="20"/>
                <w:lang w:val="en-GB"/>
              </w:rPr>
            </w:pPr>
            <w:ins w:id="7432" w:author="Dylan Van Aswegen" w:date="2024-07-16T12:49:00Z">
              <w:r>
                <w:rPr>
                  <w:rFonts w:ascii="Arial" w:hAnsi="Arial" w:cs="Arial"/>
                  <w:sz w:val="20"/>
                  <w:szCs w:val="20"/>
                  <w:lang w:val="en-GB"/>
                </w:rPr>
                <w:t xml:space="preserve">Text Field </w:t>
              </w:r>
            </w:ins>
          </w:p>
        </w:tc>
        <w:tc>
          <w:tcPr>
            <w:tcW w:w="1694" w:type="dxa"/>
          </w:tcPr>
          <w:p w14:paraId="668BF2C0" w14:textId="6557EE21" w:rsidR="00AD0AE4" w:rsidRDefault="00AD0AE4" w:rsidP="00AD0AE4">
            <w:pPr>
              <w:spacing w:line="360" w:lineRule="auto"/>
              <w:jc w:val="both"/>
              <w:cnfStyle w:val="000000100000" w:firstRow="0" w:lastRow="0" w:firstColumn="0" w:lastColumn="0" w:oddVBand="0" w:evenVBand="0" w:oddHBand="1" w:evenHBand="0" w:firstRowFirstColumn="0" w:firstRowLastColumn="0" w:lastRowFirstColumn="0" w:lastRowLastColumn="0"/>
              <w:rPr>
                <w:ins w:id="7433" w:author="Dylan Van Aswegen" w:date="2024-07-16T12:49:00Z" w16du:dateUtc="2024-07-16T10:49:00Z"/>
                <w:rFonts w:ascii="Arial" w:hAnsi="Arial" w:cs="Arial"/>
                <w:sz w:val="20"/>
                <w:szCs w:val="20"/>
                <w:lang w:val="en-GB"/>
              </w:rPr>
            </w:pPr>
            <w:ins w:id="7434" w:author="Dylan Van Aswegen" w:date="2024-07-16T12:49:00Z">
              <w:r>
                <w:rPr>
                  <w:rFonts w:ascii="Arial" w:hAnsi="Arial" w:cs="Arial"/>
                  <w:sz w:val="20"/>
                  <w:szCs w:val="20"/>
                  <w:lang w:val="en-GB"/>
                </w:rPr>
                <w:t xml:space="preserve">String </w:t>
              </w:r>
            </w:ins>
          </w:p>
        </w:tc>
        <w:tc>
          <w:tcPr>
            <w:tcW w:w="3804" w:type="dxa"/>
          </w:tcPr>
          <w:p w14:paraId="21ECA58A" w14:textId="7BFA9253" w:rsidR="00AD0AE4" w:rsidRDefault="00AD0AE4" w:rsidP="00AD0AE4">
            <w:pPr>
              <w:spacing w:line="360" w:lineRule="auto"/>
              <w:jc w:val="both"/>
              <w:cnfStyle w:val="000000100000" w:firstRow="0" w:lastRow="0" w:firstColumn="0" w:lastColumn="0" w:oddVBand="0" w:evenVBand="0" w:oddHBand="1" w:evenHBand="0" w:firstRowFirstColumn="0" w:firstRowLastColumn="0" w:lastRowFirstColumn="0" w:lastRowLastColumn="0"/>
              <w:rPr>
                <w:ins w:id="7435" w:author="Dylan Van Aswegen" w:date="2024-07-16T12:49:00Z" w16du:dateUtc="2024-07-16T10:49:00Z"/>
                <w:rFonts w:ascii="Arial" w:hAnsi="Arial" w:cs="Arial"/>
                <w:sz w:val="20"/>
                <w:szCs w:val="20"/>
                <w:lang w:val="en-GB"/>
              </w:rPr>
            </w:pPr>
            <w:ins w:id="7436" w:author="Dylan Van Aswegen" w:date="2024-07-16T12:49:00Z">
              <w:r>
                <w:rPr>
                  <w:rFonts w:ascii="Arial" w:hAnsi="Arial" w:cs="Arial"/>
                  <w:sz w:val="20"/>
                  <w:szCs w:val="20"/>
                  <w:lang w:val="en-GB"/>
                </w:rPr>
                <w:t xml:space="preserve">This column will contain </w:t>
              </w:r>
            </w:ins>
            <w:ins w:id="7437" w:author="Dylan Van Aswegen" w:date="2024-07-16T12:49:00Z" w16du:dateUtc="2024-07-16T10:49:00Z">
              <w:r>
                <w:rPr>
                  <w:rFonts w:ascii="Arial" w:hAnsi="Arial" w:cs="Arial"/>
                  <w:sz w:val="20"/>
                  <w:szCs w:val="20"/>
                  <w:lang w:val="en-GB"/>
                </w:rPr>
                <w:t xml:space="preserve">a “Yes” if the club is renewing and a “No” if the club is not renewing. </w:t>
              </w:r>
            </w:ins>
          </w:p>
        </w:tc>
      </w:tr>
      <w:tr w:rsidR="00AD0AE4" w14:paraId="4E82488D" w14:textId="77777777" w:rsidTr="005C5491">
        <w:trPr>
          <w:ins w:id="7438" w:author="Dylan Van Aswegen" w:date="2024-07-15T11:37:00Z"/>
        </w:trPr>
        <w:tc>
          <w:tcPr>
            <w:cnfStyle w:val="001000000000" w:firstRow="0" w:lastRow="0" w:firstColumn="1" w:lastColumn="0" w:oddVBand="0" w:evenVBand="0" w:oddHBand="0" w:evenHBand="0" w:firstRowFirstColumn="0" w:firstRowLastColumn="0" w:lastRowFirstColumn="0" w:lastRowLastColumn="0"/>
            <w:tcW w:w="1451" w:type="dxa"/>
          </w:tcPr>
          <w:p w14:paraId="49E0FAE0" w14:textId="084B1493" w:rsidR="00AD0AE4" w:rsidRDefault="00AD0AE4" w:rsidP="00AD0AE4">
            <w:pPr>
              <w:spacing w:line="360" w:lineRule="auto"/>
              <w:jc w:val="both"/>
              <w:rPr>
                <w:ins w:id="7439" w:author="Dylan Van Aswegen" w:date="2024-07-15T11:37:00Z" w16du:dateUtc="2024-07-15T09:37:00Z"/>
                <w:rFonts w:ascii="Arial" w:hAnsi="Arial" w:cs="Arial"/>
                <w:sz w:val="20"/>
                <w:szCs w:val="20"/>
                <w:lang w:val="en-GB"/>
              </w:rPr>
            </w:pPr>
            <w:ins w:id="7440" w:author="Dylan Van Aswegen" w:date="2024-07-15T11:38:00Z" w16du:dateUtc="2024-07-15T09:38:00Z">
              <w:r>
                <w:rPr>
                  <w:rFonts w:ascii="Arial" w:hAnsi="Arial" w:cs="Arial"/>
                  <w:sz w:val="20"/>
                  <w:szCs w:val="20"/>
                  <w:lang w:val="en-GB"/>
                </w:rPr>
                <w:t xml:space="preserve">Actions </w:t>
              </w:r>
            </w:ins>
          </w:p>
        </w:tc>
        <w:tc>
          <w:tcPr>
            <w:tcW w:w="1273" w:type="dxa"/>
          </w:tcPr>
          <w:p w14:paraId="5705326C" w14:textId="3FBF2331" w:rsidR="00AD0AE4" w:rsidRDefault="00AD0AE4" w:rsidP="00AD0AE4">
            <w:pPr>
              <w:spacing w:line="360" w:lineRule="auto"/>
              <w:jc w:val="both"/>
              <w:cnfStyle w:val="000000000000" w:firstRow="0" w:lastRow="0" w:firstColumn="0" w:lastColumn="0" w:oddVBand="0" w:evenVBand="0" w:oddHBand="0" w:evenHBand="0" w:firstRowFirstColumn="0" w:firstRowLastColumn="0" w:lastRowFirstColumn="0" w:lastRowLastColumn="0"/>
              <w:rPr>
                <w:ins w:id="7441" w:author="Dylan Van Aswegen" w:date="2024-07-15T11:37:00Z" w16du:dateUtc="2024-07-15T09:37:00Z"/>
                <w:rFonts w:ascii="Arial" w:hAnsi="Arial" w:cs="Arial"/>
                <w:sz w:val="20"/>
                <w:szCs w:val="20"/>
                <w:lang w:val="en-GB"/>
              </w:rPr>
            </w:pPr>
            <w:ins w:id="7442" w:author="Dylan Van Aswegen" w:date="2024-07-15T11:38:00Z" w16du:dateUtc="2024-07-15T09:38:00Z">
              <w:r>
                <w:rPr>
                  <w:rFonts w:ascii="Arial" w:hAnsi="Arial" w:cs="Arial"/>
                  <w:sz w:val="20"/>
                  <w:szCs w:val="20"/>
                  <w:lang w:val="en-GB"/>
                </w:rPr>
                <w:t>Buttons</w:t>
              </w:r>
            </w:ins>
          </w:p>
        </w:tc>
        <w:tc>
          <w:tcPr>
            <w:tcW w:w="1694" w:type="dxa"/>
          </w:tcPr>
          <w:p w14:paraId="7D6C4B46" w14:textId="77777777" w:rsidR="00AD0AE4" w:rsidRDefault="00AD0AE4" w:rsidP="00AD0AE4">
            <w:pPr>
              <w:spacing w:line="360" w:lineRule="auto"/>
              <w:jc w:val="both"/>
              <w:cnfStyle w:val="000000000000" w:firstRow="0" w:lastRow="0" w:firstColumn="0" w:lastColumn="0" w:oddVBand="0" w:evenVBand="0" w:oddHBand="0" w:evenHBand="0" w:firstRowFirstColumn="0" w:firstRowLastColumn="0" w:lastRowFirstColumn="0" w:lastRowLastColumn="0"/>
              <w:rPr>
                <w:ins w:id="7443" w:author="Dylan Van Aswegen" w:date="2024-07-15T11:37:00Z" w16du:dateUtc="2024-07-15T09:37:00Z"/>
                <w:rFonts w:ascii="Arial" w:hAnsi="Arial" w:cs="Arial"/>
                <w:sz w:val="20"/>
                <w:szCs w:val="20"/>
                <w:lang w:val="en-GB"/>
              </w:rPr>
            </w:pPr>
          </w:p>
        </w:tc>
        <w:tc>
          <w:tcPr>
            <w:tcW w:w="3804" w:type="dxa"/>
          </w:tcPr>
          <w:p w14:paraId="6DBE6169" w14:textId="3C630725" w:rsidR="00AD0AE4" w:rsidRDefault="00AD0AE4" w:rsidP="00AD0AE4">
            <w:pPr>
              <w:spacing w:line="360" w:lineRule="auto"/>
              <w:jc w:val="both"/>
              <w:cnfStyle w:val="000000000000" w:firstRow="0" w:lastRow="0" w:firstColumn="0" w:lastColumn="0" w:oddVBand="0" w:evenVBand="0" w:oddHBand="0" w:evenHBand="0" w:firstRowFirstColumn="0" w:firstRowLastColumn="0" w:lastRowFirstColumn="0" w:lastRowLastColumn="0"/>
              <w:rPr>
                <w:ins w:id="7444" w:author="Dylan Van Aswegen" w:date="2024-07-15T11:42:00Z" w16du:dateUtc="2024-07-15T09:42:00Z"/>
                <w:rFonts w:ascii="Arial" w:hAnsi="Arial" w:cs="Arial"/>
                <w:sz w:val="20"/>
                <w:szCs w:val="20"/>
                <w:lang w:val="en-GB"/>
              </w:rPr>
            </w:pPr>
            <w:ins w:id="7445" w:author="Dylan Van Aswegen" w:date="2024-07-15T11:40:00Z" w16du:dateUtc="2024-07-15T09:40:00Z">
              <w:r>
                <w:rPr>
                  <w:rFonts w:ascii="Arial" w:hAnsi="Arial" w:cs="Arial"/>
                  <w:sz w:val="20"/>
                  <w:szCs w:val="20"/>
                  <w:lang w:val="en-GB"/>
                </w:rPr>
                <w:t xml:space="preserve">This column will contain buttons </w:t>
              </w:r>
            </w:ins>
            <w:ins w:id="7446" w:author="Dylan Van Aswegen" w:date="2024-07-15T11:41:00Z" w16du:dateUtc="2024-07-15T09:41:00Z">
              <w:r>
                <w:rPr>
                  <w:rFonts w:ascii="Arial" w:hAnsi="Arial" w:cs="Arial"/>
                  <w:sz w:val="20"/>
                  <w:szCs w:val="20"/>
                  <w:lang w:val="en-GB"/>
                </w:rPr>
                <w:t>to View the org</w:t>
              </w:r>
            </w:ins>
            <w:ins w:id="7447" w:author="Dylan Van Aswegen" w:date="2024-07-15T11:42:00Z" w16du:dateUtc="2024-07-15T09:42:00Z">
              <w:r>
                <w:rPr>
                  <w:rFonts w:ascii="Arial" w:hAnsi="Arial" w:cs="Arial"/>
                  <w:sz w:val="20"/>
                  <w:szCs w:val="20"/>
                  <w:lang w:val="en-GB"/>
                </w:rPr>
                <w:t>anisation</w:t>
              </w:r>
            </w:ins>
            <w:ins w:id="7448" w:author="Dylan Van Aswegen" w:date="2024-07-16T12:52:00Z" w16du:dateUtc="2024-07-16T10:52:00Z">
              <w:r w:rsidR="00833104">
                <w:rPr>
                  <w:rFonts w:ascii="Arial" w:hAnsi="Arial" w:cs="Arial"/>
                  <w:sz w:val="20"/>
                  <w:szCs w:val="20"/>
                  <w:lang w:val="en-GB"/>
                </w:rPr>
                <w:t xml:space="preserve">, </w:t>
              </w:r>
            </w:ins>
            <w:ins w:id="7449" w:author="Dylan Van Aswegen" w:date="2024-07-15T12:43:00Z" w16du:dateUtc="2024-07-15T10:43:00Z">
              <w:r>
                <w:rPr>
                  <w:rFonts w:ascii="Arial" w:hAnsi="Arial" w:cs="Arial"/>
                  <w:sz w:val="20"/>
                  <w:szCs w:val="20"/>
                  <w:lang w:val="en-GB"/>
                </w:rPr>
                <w:t xml:space="preserve">clear down organisation data, </w:t>
              </w:r>
            </w:ins>
            <w:ins w:id="7450" w:author="Dylan Van Aswegen" w:date="2024-07-15T12:44:00Z" w16du:dateUtc="2024-07-15T10:44:00Z">
              <w:r>
                <w:rPr>
                  <w:rFonts w:ascii="Arial" w:hAnsi="Arial" w:cs="Arial"/>
                  <w:sz w:val="20"/>
                  <w:szCs w:val="20"/>
                  <w:lang w:val="en-GB"/>
                </w:rPr>
                <w:t xml:space="preserve">and delete the organisation. </w:t>
              </w:r>
            </w:ins>
          </w:p>
          <w:p w14:paraId="45696744" w14:textId="77777777" w:rsidR="00AD0AE4" w:rsidRDefault="00AD0AE4" w:rsidP="00AD0AE4">
            <w:pPr>
              <w:spacing w:line="360" w:lineRule="auto"/>
              <w:jc w:val="both"/>
              <w:cnfStyle w:val="000000000000" w:firstRow="0" w:lastRow="0" w:firstColumn="0" w:lastColumn="0" w:oddVBand="0" w:evenVBand="0" w:oddHBand="0" w:evenHBand="0" w:firstRowFirstColumn="0" w:firstRowLastColumn="0" w:lastRowFirstColumn="0" w:lastRowLastColumn="0"/>
              <w:rPr>
                <w:ins w:id="7451" w:author="Dylan Van Aswegen" w:date="2024-07-15T12:44:00Z" w16du:dateUtc="2024-07-15T10:44:00Z"/>
                <w:rFonts w:ascii="Arial" w:hAnsi="Arial" w:cs="Arial"/>
                <w:sz w:val="20"/>
                <w:szCs w:val="20"/>
                <w:lang w:val="en-GB"/>
              </w:rPr>
            </w:pPr>
            <w:ins w:id="7452" w:author="Dylan Van Aswegen" w:date="2024-07-15T11:42:00Z" w16du:dateUtc="2024-07-15T09:42:00Z">
              <w:r>
                <w:rPr>
                  <w:rFonts w:ascii="Arial" w:hAnsi="Arial" w:cs="Arial"/>
                  <w:sz w:val="20"/>
                  <w:szCs w:val="20"/>
                  <w:lang w:val="en-GB"/>
                </w:rPr>
                <w:t xml:space="preserve">If the view button is clicked, the application admin will be navigated to the organisation view page. </w:t>
              </w:r>
            </w:ins>
          </w:p>
          <w:p w14:paraId="2AF2C247" w14:textId="77777777" w:rsidR="00AD0AE4" w:rsidRDefault="00AD0AE4" w:rsidP="00AD0AE4">
            <w:pPr>
              <w:spacing w:line="360" w:lineRule="auto"/>
              <w:jc w:val="both"/>
              <w:cnfStyle w:val="000000000000" w:firstRow="0" w:lastRow="0" w:firstColumn="0" w:lastColumn="0" w:oddVBand="0" w:evenVBand="0" w:oddHBand="0" w:evenHBand="0" w:firstRowFirstColumn="0" w:firstRowLastColumn="0" w:lastRowFirstColumn="0" w:lastRowLastColumn="0"/>
              <w:rPr>
                <w:ins w:id="7453" w:author="Dylan Van Aswegen" w:date="2024-07-15T12:45:00Z" w16du:dateUtc="2024-07-15T10:45:00Z"/>
                <w:rFonts w:ascii="Arial" w:hAnsi="Arial" w:cs="Arial"/>
                <w:sz w:val="20"/>
                <w:szCs w:val="20"/>
                <w:lang w:val="en-GB"/>
              </w:rPr>
            </w:pPr>
            <w:ins w:id="7454" w:author="Dylan Van Aswegen" w:date="2024-07-15T12:44:00Z" w16du:dateUtc="2024-07-15T10:44:00Z">
              <w:r>
                <w:rPr>
                  <w:rFonts w:ascii="Arial" w:hAnsi="Arial" w:cs="Arial"/>
                  <w:sz w:val="20"/>
                  <w:szCs w:val="20"/>
                  <w:lang w:val="en-GB"/>
                </w:rPr>
                <w:t xml:space="preserve">If the clear down button is clicked, the application admin will be presented with a window </w:t>
              </w:r>
            </w:ins>
            <w:ins w:id="7455" w:author="Dylan Van Aswegen" w:date="2024-07-15T12:45:00Z" w16du:dateUtc="2024-07-15T10:45:00Z">
              <w:r>
                <w:rPr>
                  <w:rFonts w:ascii="Arial" w:hAnsi="Arial" w:cs="Arial"/>
                  <w:sz w:val="20"/>
                  <w:szCs w:val="20"/>
                  <w:lang w:val="en-GB"/>
                </w:rPr>
                <w:t xml:space="preserve">allowing them to select all or specific data to clear down. </w:t>
              </w:r>
            </w:ins>
          </w:p>
          <w:p w14:paraId="3E90A7CD" w14:textId="37AE0A1A" w:rsidR="00AD0AE4" w:rsidRDefault="00AD0AE4" w:rsidP="00AD0AE4">
            <w:pPr>
              <w:spacing w:line="360" w:lineRule="auto"/>
              <w:jc w:val="both"/>
              <w:cnfStyle w:val="000000000000" w:firstRow="0" w:lastRow="0" w:firstColumn="0" w:lastColumn="0" w:oddVBand="0" w:evenVBand="0" w:oddHBand="0" w:evenHBand="0" w:firstRowFirstColumn="0" w:firstRowLastColumn="0" w:lastRowFirstColumn="0" w:lastRowLastColumn="0"/>
              <w:rPr>
                <w:ins w:id="7456" w:author="Dylan Van Aswegen" w:date="2024-07-15T11:37:00Z" w16du:dateUtc="2024-07-15T09:37:00Z"/>
                <w:rFonts w:ascii="Arial" w:hAnsi="Arial" w:cs="Arial"/>
                <w:sz w:val="20"/>
                <w:szCs w:val="20"/>
                <w:lang w:val="en-GB"/>
              </w:rPr>
            </w:pPr>
            <w:ins w:id="7457" w:author="Dylan Van Aswegen" w:date="2024-07-15T12:45:00Z" w16du:dateUtc="2024-07-15T10:45:00Z">
              <w:r>
                <w:rPr>
                  <w:rFonts w:ascii="Arial" w:hAnsi="Arial" w:cs="Arial"/>
                  <w:sz w:val="20"/>
                  <w:szCs w:val="20"/>
                  <w:lang w:val="en-GB"/>
                </w:rPr>
                <w:t xml:space="preserve">If the delete organisation button is clicked, the application admin will be presented with a warning and </w:t>
              </w:r>
            </w:ins>
            <w:ins w:id="7458" w:author="Dylan Van Aswegen" w:date="2024-07-15T12:46:00Z" w16du:dateUtc="2024-07-15T10:46:00Z">
              <w:r>
                <w:rPr>
                  <w:rFonts w:ascii="Arial" w:hAnsi="Arial" w:cs="Arial"/>
                  <w:sz w:val="20"/>
                  <w:szCs w:val="20"/>
                  <w:lang w:val="en-GB"/>
                </w:rPr>
                <w:t>once they confirm the action, the organisation and member data will be soft deleted. Details of the invoices for this orga</w:t>
              </w:r>
            </w:ins>
            <w:ins w:id="7459" w:author="Dylan Van Aswegen" w:date="2024-07-15T12:47:00Z" w16du:dateUtc="2024-07-15T10:47:00Z">
              <w:r>
                <w:rPr>
                  <w:rFonts w:ascii="Arial" w:hAnsi="Arial" w:cs="Arial"/>
                  <w:sz w:val="20"/>
                  <w:szCs w:val="20"/>
                  <w:lang w:val="en-GB"/>
                </w:rPr>
                <w:t xml:space="preserve">nisation should not be deleted. </w:t>
              </w:r>
            </w:ins>
          </w:p>
        </w:tc>
      </w:tr>
    </w:tbl>
    <w:p w14:paraId="40FB492C" w14:textId="77777777" w:rsidR="002B5494" w:rsidRPr="00ED4415" w:rsidRDefault="002B5494">
      <w:pPr>
        <w:rPr>
          <w:ins w:id="7460" w:author="Dylan Van Aswegen" w:date="2024-07-15T11:23:00Z" w16du:dateUtc="2024-07-15T09:23:00Z"/>
        </w:rPr>
        <w:pPrChange w:id="7461" w:author="Dylan Van Aswegen" w:date="2024-07-15T11:23:00Z" w16du:dateUtc="2024-07-15T09:23:00Z">
          <w:pPr>
            <w:pStyle w:val="Heading3"/>
          </w:pPr>
        </w:pPrChange>
      </w:pPr>
    </w:p>
    <w:p w14:paraId="4D1F31D8" w14:textId="58CB85CF" w:rsidR="003C516B" w:rsidRPr="00721A37" w:rsidRDefault="003C516B" w:rsidP="003C516B">
      <w:pPr>
        <w:pStyle w:val="Heading4"/>
        <w:rPr>
          <w:ins w:id="7462" w:author="Dylan Van Aswegen" w:date="2024-07-15T11:45:00Z" w16du:dateUtc="2024-07-15T09:45:00Z"/>
          <w:i w:val="0"/>
          <w:iCs w:val="0"/>
          <w:sz w:val="32"/>
          <w:szCs w:val="32"/>
          <w:rPrChange w:id="7463" w:author="Dylan Van Aswegen" w:date="2024-07-16T09:15:00Z" w16du:dateUtc="2024-07-16T07:15:00Z">
            <w:rPr>
              <w:ins w:id="7464" w:author="Dylan Van Aswegen" w:date="2024-07-15T11:45:00Z" w16du:dateUtc="2024-07-15T09:45:00Z"/>
              <w:lang w:val="fr-MC"/>
            </w:rPr>
          </w:rPrChange>
        </w:rPr>
      </w:pPr>
      <w:ins w:id="7465" w:author="Dylan Van Aswegen" w:date="2024-07-15T11:45:00Z" w16du:dateUtc="2024-07-15T09:45:00Z">
        <w:r w:rsidRPr="00721A37">
          <w:rPr>
            <w:i w:val="0"/>
            <w:iCs w:val="0"/>
            <w:sz w:val="32"/>
            <w:szCs w:val="32"/>
            <w:rPrChange w:id="7466" w:author="Dylan Van Aswegen" w:date="2024-07-16T09:15:00Z" w16du:dateUtc="2024-07-16T07:15:00Z">
              <w:rPr>
                <w:lang w:val="fr-MC"/>
              </w:rPr>
            </w:rPrChange>
          </w:rPr>
          <w:t>Organisation</w:t>
        </w:r>
      </w:ins>
      <w:ins w:id="7467" w:author="Dylan Van Aswegen" w:date="2024-07-15T11:44:00Z" w16du:dateUtc="2024-07-15T09:44:00Z">
        <w:r w:rsidRPr="00721A37">
          <w:rPr>
            <w:i w:val="0"/>
            <w:iCs w:val="0"/>
            <w:sz w:val="32"/>
            <w:szCs w:val="32"/>
            <w:rPrChange w:id="7468" w:author="Dylan Van Aswegen" w:date="2024-07-16T09:15:00Z" w16du:dateUtc="2024-07-16T07:15:00Z">
              <w:rPr/>
            </w:rPrChange>
          </w:rPr>
          <w:t xml:space="preserve"> pag</w:t>
        </w:r>
        <w:r w:rsidRPr="00721A37">
          <w:rPr>
            <w:i w:val="0"/>
            <w:iCs w:val="0"/>
            <w:sz w:val="32"/>
            <w:szCs w:val="32"/>
            <w:rPrChange w:id="7469" w:author="Dylan Van Aswegen" w:date="2024-07-16T09:15:00Z" w16du:dateUtc="2024-07-16T07:15:00Z">
              <w:rPr>
                <w:lang w:val="fr-MC"/>
              </w:rPr>
            </w:rPrChange>
          </w:rPr>
          <w:t>e</w:t>
        </w:r>
      </w:ins>
    </w:p>
    <w:p w14:paraId="6E75EA00" w14:textId="34B6C8D5" w:rsidR="003C516B" w:rsidRDefault="00ED4415" w:rsidP="003C516B">
      <w:pPr>
        <w:rPr>
          <w:ins w:id="7470" w:author="Dylan Van Aswegen" w:date="2024-07-15T11:56:00Z" w16du:dateUtc="2024-07-15T09:56:00Z"/>
        </w:rPr>
      </w:pPr>
      <w:ins w:id="7471" w:author="Dylan Van Aswegen" w:date="2024-07-15T11:55:00Z" w16du:dateUtc="2024-07-15T09:55:00Z">
        <w:r w:rsidRPr="00ED4415">
          <w:rPr>
            <w:rPrChange w:id="7472" w:author="Dylan Van Aswegen" w:date="2024-07-15T11:55:00Z" w16du:dateUtc="2024-07-15T09:55:00Z">
              <w:rPr>
                <w:lang w:val="fr-MC"/>
              </w:rPr>
            </w:rPrChange>
          </w:rPr>
          <w:t xml:space="preserve">The application admin will </w:t>
        </w:r>
        <w:r>
          <w:t xml:space="preserve">be navigated to the organisation page when they click on the view </w:t>
        </w:r>
      </w:ins>
      <w:ins w:id="7473" w:author="Dylan Van Aswegen" w:date="2024-07-15T11:56:00Z" w16du:dateUtc="2024-07-15T09:56:00Z">
        <w:r w:rsidR="00132EF2">
          <w:t xml:space="preserve">button on the organisations table. </w:t>
        </w:r>
      </w:ins>
    </w:p>
    <w:p w14:paraId="383FA499" w14:textId="262657FF" w:rsidR="00132EF2" w:rsidRDefault="00132EF2" w:rsidP="003C516B">
      <w:pPr>
        <w:rPr>
          <w:ins w:id="7474" w:author="Dylan Van Aswegen" w:date="2024-07-15T11:56:00Z" w16du:dateUtc="2024-07-15T09:56:00Z"/>
        </w:rPr>
      </w:pPr>
      <w:ins w:id="7475" w:author="Dylan Van Aswegen" w:date="2024-07-15T11:56:00Z" w16du:dateUtc="2024-07-15T09:56:00Z">
        <w:r>
          <w:t xml:space="preserve">The organisation page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7D024F" w14:paraId="7858666B" w14:textId="77777777" w:rsidTr="005C5491">
        <w:trPr>
          <w:cnfStyle w:val="100000000000" w:firstRow="1" w:lastRow="0" w:firstColumn="0" w:lastColumn="0" w:oddVBand="0" w:evenVBand="0" w:oddHBand="0" w:evenHBand="0" w:firstRowFirstColumn="0" w:firstRowLastColumn="0" w:lastRowFirstColumn="0" w:lastRowLastColumn="0"/>
          <w:tblHeader/>
          <w:ins w:id="7476" w:author="Dylan Van Aswegen" w:date="2024-07-15T11:56: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507F4411" w14:textId="77777777" w:rsidR="007D024F" w:rsidRDefault="007D024F">
            <w:pPr>
              <w:spacing w:line="360" w:lineRule="auto"/>
              <w:jc w:val="both"/>
              <w:rPr>
                <w:ins w:id="7477" w:author="Dylan Van Aswegen" w:date="2024-07-15T11:56:00Z" w16du:dateUtc="2024-07-15T09:56:00Z"/>
                <w:rFonts w:ascii="Arial" w:hAnsi="Arial" w:cs="Arial"/>
                <w:sz w:val="20"/>
                <w:szCs w:val="20"/>
                <w:lang w:val="en-GB"/>
              </w:rPr>
            </w:pPr>
            <w:ins w:id="7478" w:author="Dylan Van Aswegen" w:date="2024-07-15T11:56:00Z" w16du:dateUtc="2024-07-15T09:56:00Z">
              <w:r>
                <w:rPr>
                  <w:rFonts w:ascii="Arial" w:hAnsi="Arial" w:cs="Arial"/>
                  <w:sz w:val="20"/>
                  <w:szCs w:val="20"/>
                  <w:lang w:val="en-GB"/>
                </w:rPr>
                <w:t xml:space="preserve">Field Number </w:t>
              </w:r>
            </w:ins>
          </w:p>
        </w:tc>
        <w:tc>
          <w:tcPr>
            <w:tcW w:w="1417" w:type="dxa"/>
            <w:shd w:val="clear" w:color="auto" w:fill="002060"/>
          </w:tcPr>
          <w:p w14:paraId="3D6317D8" w14:textId="77777777" w:rsidR="007D024F" w:rsidRDefault="007D024F">
            <w:pPr>
              <w:spacing w:line="360" w:lineRule="auto"/>
              <w:jc w:val="both"/>
              <w:cnfStyle w:val="100000000000" w:firstRow="1" w:lastRow="0" w:firstColumn="0" w:lastColumn="0" w:oddVBand="0" w:evenVBand="0" w:oddHBand="0" w:evenHBand="0" w:firstRowFirstColumn="0" w:firstRowLastColumn="0" w:lastRowFirstColumn="0" w:lastRowLastColumn="0"/>
              <w:rPr>
                <w:ins w:id="7479" w:author="Dylan Van Aswegen" w:date="2024-07-15T11:56:00Z" w16du:dateUtc="2024-07-15T09:56:00Z"/>
                <w:rFonts w:ascii="Arial" w:hAnsi="Arial" w:cs="Arial"/>
                <w:sz w:val="20"/>
                <w:szCs w:val="20"/>
                <w:lang w:val="en-GB"/>
              </w:rPr>
            </w:pPr>
            <w:ins w:id="7480" w:author="Dylan Van Aswegen" w:date="2024-07-15T11:56:00Z" w16du:dateUtc="2024-07-15T09:56:00Z">
              <w:r>
                <w:rPr>
                  <w:rFonts w:ascii="Arial" w:hAnsi="Arial" w:cs="Arial"/>
                  <w:sz w:val="20"/>
                  <w:szCs w:val="20"/>
                  <w:lang w:val="en-GB"/>
                </w:rPr>
                <w:t>Field Name</w:t>
              </w:r>
            </w:ins>
          </w:p>
        </w:tc>
        <w:tc>
          <w:tcPr>
            <w:tcW w:w="1276" w:type="dxa"/>
            <w:shd w:val="clear" w:color="auto" w:fill="002060"/>
          </w:tcPr>
          <w:p w14:paraId="1D9680E1" w14:textId="77777777" w:rsidR="007D024F" w:rsidRDefault="007D024F">
            <w:pPr>
              <w:spacing w:line="360" w:lineRule="auto"/>
              <w:jc w:val="both"/>
              <w:cnfStyle w:val="100000000000" w:firstRow="1" w:lastRow="0" w:firstColumn="0" w:lastColumn="0" w:oddVBand="0" w:evenVBand="0" w:oddHBand="0" w:evenHBand="0" w:firstRowFirstColumn="0" w:firstRowLastColumn="0" w:lastRowFirstColumn="0" w:lastRowLastColumn="0"/>
              <w:rPr>
                <w:ins w:id="7481" w:author="Dylan Van Aswegen" w:date="2024-07-15T11:56:00Z" w16du:dateUtc="2024-07-15T09:56:00Z"/>
                <w:rFonts w:ascii="Arial" w:hAnsi="Arial" w:cs="Arial"/>
                <w:sz w:val="20"/>
                <w:szCs w:val="20"/>
                <w:lang w:val="en-GB"/>
              </w:rPr>
            </w:pPr>
            <w:ins w:id="7482" w:author="Dylan Van Aswegen" w:date="2024-07-15T11:56:00Z" w16du:dateUtc="2024-07-15T09:56:00Z">
              <w:r>
                <w:rPr>
                  <w:rFonts w:ascii="Arial" w:hAnsi="Arial" w:cs="Arial"/>
                  <w:sz w:val="20"/>
                  <w:szCs w:val="20"/>
                  <w:lang w:val="en-GB"/>
                </w:rPr>
                <w:t>Field Type</w:t>
              </w:r>
            </w:ins>
          </w:p>
        </w:tc>
        <w:tc>
          <w:tcPr>
            <w:tcW w:w="1701" w:type="dxa"/>
            <w:shd w:val="clear" w:color="auto" w:fill="002060"/>
          </w:tcPr>
          <w:p w14:paraId="31DAEF30" w14:textId="77777777" w:rsidR="007D024F" w:rsidRDefault="007D024F">
            <w:pPr>
              <w:spacing w:line="360" w:lineRule="auto"/>
              <w:jc w:val="both"/>
              <w:cnfStyle w:val="100000000000" w:firstRow="1" w:lastRow="0" w:firstColumn="0" w:lastColumn="0" w:oddVBand="0" w:evenVBand="0" w:oddHBand="0" w:evenHBand="0" w:firstRowFirstColumn="0" w:firstRowLastColumn="0" w:lastRowFirstColumn="0" w:lastRowLastColumn="0"/>
              <w:rPr>
                <w:ins w:id="7483" w:author="Dylan Van Aswegen" w:date="2024-07-15T11:56:00Z" w16du:dateUtc="2024-07-15T09:56:00Z"/>
                <w:rFonts w:ascii="Arial" w:hAnsi="Arial" w:cs="Arial"/>
                <w:sz w:val="20"/>
                <w:szCs w:val="20"/>
                <w:lang w:val="en-GB"/>
              </w:rPr>
            </w:pPr>
            <w:ins w:id="7484" w:author="Dylan Van Aswegen" w:date="2024-07-15T11:56:00Z" w16du:dateUtc="2024-07-15T09:56:00Z">
              <w:r>
                <w:rPr>
                  <w:rFonts w:ascii="Arial" w:hAnsi="Arial" w:cs="Arial"/>
                  <w:sz w:val="20"/>
                  <w:szCs w:val="20"/>
                  <w:lang w:val="en-GB"/>
                </w:rPr>
                <w:t>Field Data Type</w:t>
              </w:r>
            </w:ins>
          </w:p>
        </w:tc>
        <w:tc>
          <w:tcPr>
            <w:tcW w:w="1417" w:type="dxa"/>
            <w:shd w:val="clear" w:color="auto" w:fill="002060"/>
          </w:tcPr>
          <w:p w14:paraId="3716C7CD" w14:textId="77777777" w:rsidR="007D024F" w:rsidRDefault="007D024F">
            <w:pPr>
              <w:spacing w:line="360" w:lineRule="auto"/>
              <w:jc w:val="both"/>
              <w:cnfStyle w:val="100000000000" w:firstRow="1" w:lastRow="0" w:firstColumn="0" w:lastColumn="0" w:oddVBand="0" w:evenVBand="0" w:oddHBand="0" w:evenHBand="0" w:firstRowFirstColumn="0" w:firstRowLastColumn="0" w:lastRowFirstColumn="0" w:lastRowLastColumn="0"/>
              <w:rPr>
                <w:ins w:id="7485" w:author="Dylan Van Aswegen" w:date="2024-07-15T11:56:00Z" w16du:dateUtc="2024-07-15T09:56:00Z"/>
                <w:rFonts w:ascii="Arial" w:hAnsi="Arial" w:cs="Arial"/>
                <w:sz w:val="20"/>
                <w:szCs w:val="20"/>
                <w:lang w:val="en-GB"/>
              </w:rPr>
            </w:pPr>
            <w:ins w:id="7486" w:author="Dylan Van Aswegen" w:date="2024-07-15T11:56:00Z" w16du:dateUtc="2024-07-15T09:56:00Z">
              <w:r>
                <w:rPr>
                  <w:rFonts w:ascii="Arial" w:hAnsi="Arial" w:cs="Arial"/>
                  <w:sz w:val="20"/>
                  <w:szCs w:val="20"/>
                  <w:lang w:val="en-GB"/>
                </w:rPr>
                <w:t>Required?</w:t>
              </w:r>
            </w:ins>
          </w:p>
        </w:tc>
        <w:tc>
          <w:tcPr>
            <w:tcW w:w="3828" w:type="dxa"/>
            <w:shd w:val="clear" w:color="auto" w:fill="002060"/>
          </w:tcPr>
          <w:p w14:paraId="7FFBC242" w14:textId="77777777" w:rsidR="007D024F" w:rsidRDefault="007D024F">
            <w:pPr>
              <w:spacing w:line="360" w:lineRule="auto"/>
              <w:jc w:val="both"/>
              <w:cnfStyle w:val="100000000000" w:firstRow="1" w:lastRow="0" w:firstColumn="0" w:lastColumn="0" w:oddVBand="0" w:evenVBand="0" w:oddHBand="0" w:evenHBand="0" w:firstRowFirstColumn="0" w:firstRowLastColumn="0" w:lastRowFirstColumn="0" w:lastRowLastColumn="0"/>
              <w:rPr>
                <w:ins w:id="7487" w:author="Dylan Van Aswegen" w:date="2024-07-15T11:56:00Z" w16du:dateUtc="2024-07-15T09:56:00Z"/>
                <w:rFonts w:ascii="Arial" w:hAnsi="Arial" w:cs="Arial"/>
                <w:sz w:val="20"/>
                <w:szCs w:val="20"/>
                <w:lang w:val="en-GB"/>
              </w:rPr>
            </w:pPr>
            <w:ins w:id="7488" w:author="Dylan Van Aswegen" w:date="2024-07-15T11:56:00Z" w16du:dateUtc="2024-07-15T09:56:00Z">
              <w:r>
                <w:rPr>
                  <w:rFonts w:ascii="Arial" w:hAnsi="Arial" w:cs="Arial"/>
                  <w:sz w:val="20"/>
                  <w:szCs w:val="20"/>
                  <w:lang w:val="en-GB"/>
                </w:rPr>
                <w:t>Field Rules</w:t>
              </w:r>
            </w:ins>
          </w:p>
        </w:tc>
      </w:tr>
      <w:tr w:rsidR="007D024F" w14:paraId="7E18414C" w14:textId="77777777" w:rsidTr="005C5491">
        <w:trPr>
          <w:cnfStyle w:val="000000100000" w:firstRow="0" w:lastRow="0" w:firstColumn="0" w:lastColumn="0" w:oddVBand="0" w:evenVBand="0" w:oddHBand="1" w:evenHBand="0" w:firstRowFirstColumn="0" w:firstRowLastColumn="0" w:lastRowFirstColumn="0" w:lastRowLastColumn="0"/>
          <w:trHeight w:val="192"/>
          <w:ins w:id="7489" w:author="Dylan Van Aswegen" w:date="2024-07-15T11:56:00Z"/>
        </w:trPr>
        <w:tc>
          <w:tcPr>
            <w:cnfStyle w:val="001000000000" w:firstRow="0" w:lastRow="0" w:firstColumn="1" w:lastColumn="0" w:oddVBand="0" w:evenVBand="0" w:oddHBand="0" w:evenHBand="0" w:firstRowFirstColumn="0" w:firstRowLastColumn="0" w:lastRowFirstColumn="0" w:lastRowLastColumn="0"/>
            <w:tcW w:w="1135" w:type="dxa"/>
          </w:tcPr>
          <w:p w14:paraId="725E0E3B" w14:textId="77777777" w:rsidR="007D024F" w:rsidRDefault="007D024F">
            <w:pPr>
              <w:spacing w:line="360" w:lineRule="auto"/>
              <w:jc w:val="both"/>
              <w:rPr>
                <w:ins w:id="7490" w:author="Dylan Van Aswegen" w:date="2024-07-15T11:56:00Z" w16du:dateUtc="2024-07-15T09:56:00Z"/>
                <w:rFonts w:ascii="Arial" w:hAnsi="Arial" w:cs="Arial"/>
                <w:sz w:val="20"/>
                <w:szCs w:val="20"/>
                <w:lang w:val="en-GB"/>
              </w:rPr>
            </w:pPr>
          </w:p>
        </w:tc>
        <w:tc>
          <w:tcPr>
            <w:tcW w:w="1417" w:type="dxa"/>
          </w:tcPr>
          <w:p w14:paraId="1D54D4E9" w14:textId="38766B9A" w:rsidR="007D024F" w:rsidRDefault="007D024F">
            <w:pPr>
              <w:spacing w:line="360" w:lineRule="auto"/>
              <w:jc w:val="both"/>
              <w:cnfStyle w:val="000000100000" w:firstRow="0" w:lastRow="0" w:firstColumn="0" w:lastColumn="0" w:oddVBand="0" w:evenVBand="0" w:oddHBand="1" w:evenHBand="0" w:firstRowFirstColumn="0" w:firstRowLastColumn="0" w:lastRowFirstColumn="0" w:lastRowLastColumn="0"/>
              <w:rPr>
                <w:ins w:id="7491" w:author="Dylan Van Aswegen" w:date="2024-07-15T11:56:00Z" w16du:dateUtc="2024-07-15T09:56:00Z"/>
                <w:rFonts w:ascii="Arial" w:hAnsi="Arial" w:cs="Arial"/>
                <w:sz w:val="20"/>
                <w:szCs w:val="20"/>
                <w:lang w:val="en-GB"/>
              </w:rPr>
            </w:pPr>
            <w:ins w:id="7492" w:author="Dylan Van Aswegen" w:date="2024-07-15T11:56:00Z" w16du:dateUtc="2024-07-15T09:56:00Z">
              <w:r>
                <w:rPr>
                  <w:rFonts w:ascii="Arial" w:hAnsi="Arial" w:cs="Arial"/>
                  <w:sz w:val="20"/>
                  <w:szCs w:val="20"/>
                  <w:lang w:val="en-GB"/>
                </w:rPr>
                <w:t>Organisation Page heading</w:t>
              </w:r>
            </w:ins>
          </w:p>
        </w:tc>
        <w:tc>
          <w:tcPr>
            <w:tcW w:w="1276" w:type="dxa"/>
          </w:tcPr>
          <w:p w14:paraId="5A78C2A3" w14:textId="77777777" w:rsidR="007D024F" w:rsidRDefault="007D024F">
            <w:pPr>
              <w:spacing w:line="360" w:lineRule="auto"/>
              <w:jc w:val="both"/>
              <w:cnfStyle w:val="000000100000" w:firstRow="0" w:lastRow="0" w:firstColumn="0" w:lastColumn="0" w:oddVBand="0" w:evenVBand="0" w:oddHBand="1" w:evenHBand="0" w:firstRowFirstColumn="0" w:firstRowLastColumn="0" w:lastRowFirstColumn="0" w:lastRowLastColumn="0"/>
              <w:rPr>
                <w:ins w:id="7493" w:author="Dylan Van Aswegen" w:date="2024-07-15T11:56:00Z" w16du:dateUtc="2024-07-15T09:56:00Z"/>
                <w:rFonts w:ascii="Arial" w:hAnsi="Arial" w:cs="Arial"/>
                <w:sz w:val="20"/>
                <w:szCs w:val="20"/>
                <w:lang w:val="en-GB"/>
              </w:rPr>
            </w:pPr>
            <w:ins w:id="7494" w:author="Dylan Van Aswegen" w:date="2024-07-15T11:56:00Z" w16du:dateUtc="2024-07-15T09:56:00Z">
              <w:r>
                <w:rPr>
                  <w:rFonts w:ascii="Arial" w:hAnsi="Arial" w:cs="Arial"/>
                  <w:sz w:val="20"/>
                  <w:szCs w:val="20"/>
                  <w:lang w:val="en-GB"/>
                </w:rPr>
                <w:t>Text Field</w:t>
              </w:r>
            </w:ins>
          </w:p>
        </w:tc>
        <w:tc>
          <w:tcPr>
            <w:tcW w:w="1701" w:type="dxa"/>
          </w:tcPr>
          <w:p w14:paraId="65CFD8CE" w14:textId="77777777" w:rsidR="007D024F" w:rsidRDefault="007D024F">
            <w:pPr>
              <w:spacing w:line="360" w:lineRule="auto"/>
              <w:jc w:val="both"/>
              <w:cnfStyle w:val="000000100000" w:firstRow="0" w:lastRow="0" w:firstColumn="0" w:lastColumn="0" w:oddVBand="0" w:evenVBand="0" w:oddHBand="1" w:evenHBand="0" w:firstRowFirstColumn="0" w:firstRowLastColumn="0" w:lastRowFirstColumn="0" w:lastRowLastColumn="0"/>
              <w:rPr>
                <w:ins w:id="7495" w:author="Dylan Van Aswegen" w:date="2024-07-15T11:56:00Z" w16du:dateUtc="2024-07-15T09:56:00Z"/>
                <w:rFonts w:ascii="Arial" w:hAnsi="Arial" w:cs="Arial"/>
                <w:sz w:val="20"/>
                <w:szCs w:val="20"/>
                <w:lang w:val="en-GB"/>
              </w:rPr>
            </w:pPr>
            <w:ins w:id="7496" w:author="Dylan Van Aswegen" w:date="2024-07-15T11:56:00Z" w16du:dateUtc="2024-07-15T09:56:00Z">
              <w:r>
                <w:rPr>
                  <w:rFonts w:ascii="Arial" w:hAnsi="Arial" w:cs="Arial"/>
                  <w:sz w:val="20"/>
                  <w:szCs w:val="20"/>
                  <w:lang w:val="en-GB"/>
                </w:rPr>
                <w:t>String</w:t>
              </w:r>
            </w:ins>
          </w:p>
        </w:tc>
        <w:tc>
          <w:tcPr>
            <w:tcW w:w="1417" w:type="dxa"/>
          </w:tcPr>
          <w:p w14:paraId="71BD3EC2" w14:textId="77777777" w:rsidR="007D024F" w:rsidRDefault="007D024F">
            <w:pPr>
              <w:spacing w:line="360" w:lineRule="auto"/>
              <w:jc w:val="both"/>
              <w:cnfStyle w:val="000000100000" w:firstRow="0" w:lastRow="0" w:firstColumn="0" w:lastColumn="0" w:oddVBand="0" w:evenVBand="0" w:oddHBand="1" w:evenHBand="0" w:firstRowFirstColumn="0" w:firstRowLastColumn="0" w:lastRowFirstColumn="0" w:lastRowLastColumn="0"/>
              <w:rPr>
                <w:ins w:id="7497" w:author="Dylan Van Aswegen" w:date="2024-07-15T11:56:00Z" w16du:dateUtc="2024-07-15T09:56:00Z"/>
                <w:rFonts w:ascii="Arial" w:hAnsi="Arial" w:cs="Arial"/>
                <w:sz w:val="20"/>
                <w:szCs w:val="20"/>
                <w:lang w:val="en-GB"/>
              </w:rPr>
            </w:pPr>
            <w:ins w:id="7498" w:author="Dylan Van Aswegen" w:date="2024-07-15T11:56:00Z" w16du:dateUtc="2024-07-15T09:56:00Z">
              <w:r>
                <w:rPr>
                  <w:rFonts w:ascii="Arial" w:hAnsi="Arial" w:cs="Arial"/>
                  <w:sz w:val="20"/>
                  <w:szCs w:val="20"/>
                  <w:lang w:val="en-GB"/>
                </w:rPr>
                <w:t>N/A</w:t>
              </w:r>
            </w:ins>
          </w:p>
        </w:tc>
        <w:tc>
          <w:tcPr>
            <w:tcW w:w="3828" w:type="dxa"/>
          </w:tcPr>
          <w:p w14:paraId="041D9636" w14:textId="7AF9B314" w:rsidR="007D024F" w:rsidRDefault="007D024F">
            <w:pPr>
              <w:spacing w:line="360" w:lineRule="auto"/>
              <w:jc w:val="both"/>
              <w:cnfStyle w:val="000000100000" w:firstRow="0" w:lastRow="0" w:firstColumn="0" w:lastColumn="0" w:oddVBand="0" w:evenVBand="0" w:oddHBand="1" w:evenHBand="0" w:firstRowFirstColumn="0" w:firstRowLastColumn="0" w:lastRowFirstColumn="0" w:lastRowLastColumn="0"/>
              <w:rPr>
                <w:ins w:id="7499" w:author="Dylan Van Aswegen" w:date="2024-07-15T11:56:00Z" w16du:dateUtc="2024-07-15T09:56:00Z"/>
                <w:rFonts w:ascii="Arial" w:hAnsi="Arial" w:cs="Arial"/>
                <w:sz w:val="20"/>
                <w:szCs w:val="20"/>
                <w:lang w:val="en-GB"/>
              </w:rPr>
            </w:pPr>
            <w:ins w:id="7500" w:author="Dylan Van Aswegen" w:date="2024-07-15T11:56:00Z" w16du:dateUtc="2024-07-15T09:56:00Z">
              <w:r>
                <w:rPr>
                  <w:rFonts w:ascii="Arial" w:hAnsi="Arial" w:cs="Arial"/>
                  <w:sz w:val="20"/>
                  <w:szCs w:val="20"/>
                  <w:lang w:val="en-GB"/>
                </w:rPr>
                <w:t xml:space="preserve">This field will be populated by the application with the </w:t>
              </w:r>
            </w:ins>
            <w:ins w:id="7501" w:author="Dylan Van Aswegen" w:date="2024-07-15T11:57:00Z" w16du:dateUtc="2024-07-15T09:57:00Z">
              <w:r>
                <w:rPr>
                  <w:rFonts w:ascii="Arial" w:hAnsi="Arial" w:cs="Arial"/>
                  <w:sz w:val="20"/>
                  <w:szCs w:val="20"/>
                  <w:lang w:val="en-GB"/>
                </w:rPr>
                <w:t xml:space="preserve">name of the organisation. </w:t>
              </w:r>
            </w:ins>
            <w:ins w:id="7502" w:author="Dylan Van Aswegen" w:date="2024-07-15T11:56:00Z" w16du:dateUtc="2024-07-15T09:56:00Z">
              <w:r>
                <w:rPr>
                  <w:rFonts w:ascii="Arial" w:hAnsi="Arial" w:cs="Arial"/>
                  <w:sz w:val="20"/>
                  <w:szCs w:val="20"/>
                  <w:lang w:val="en-GB"/>
                </w:rPr>
                <w:t xml:space="preserve"> </w:t>
              </w:r>
            </w:ins>
          </w:p>
        </w:tc>
      </w:tr>
    </w:tbl>
    <w:p w14:paraId="23330737" w14:textId="77777777" w:rsidR="00132EF2" w:rsidRPr="007D024F" w:rsidRDefault="00132EF2" w:rsidP="003C516B">
      <w:pPr>
        <w:rPr>
          <w:ins w:id="7503" w:author="Dylan Van Aswegen" w:date="2024-07-15T11:45:00Z" w16du:dateUtc="2024-07-15T09:45:00Z"/>
          <w:lang w:val="en-GB"/>
          <w:rPrChange w:id="7504" w:author="Dylan Van Aswegen" w:date="2024-07-15T11:56:00Z" w16du:dateUtc="2024-07-15T09:56:00Z">
            <w:rPr>
              <w:ins w:id="7505" w:author="Dylan Van Aswegen" w:date="2024-07-15T11:45:00Z" w16du:dateUtc="2024-07-15T09:45:00Z"/>
              <w:lang w:val="fr-MC"/>
            </w:rPr>
          </w:rPrChange>
        </w:rPr>
      </w:pPr>
    </w:p>
    <w:p w14:paraId="0A7F8F92" w14:textId="51008480" w:rsidR="003C516B" w:rsidRDefault="00F63496" w:rsidP="003C516B">
      <w:pPr>
        <w:rPr>
          <w:ins w:id="7506" w:author="Dylan Van Aswegen" w:date="2024-07-15T11:57:00Z" w16du:dateUtc="2024-07-15T09:57:00Z"/>
        </w:rPr>
      </w:pPr>
      <w:ins w:id="7507" w:author="Dylan Van Aswegen" w:date="2024-07-15T11:57:00Z" w16du:dateUtc="2024-07-15T09:57:00Z">
        <w:r>
          <w:t xml:space="preserve">The </w:t>
        </w:r>
      </w:ins>
      <w:ins w:id="7508" w:author="Dylan Van Aswegen" w:date="2024-07-15T12:06:00Z" w16du:dateUtc="2024-07-15T10:06:00Z">
        <w:r w:rsidR="009848B1">
          <w:t xml:space="preserve">organisation </w:t>
        </w:r>
      </w:ins>
      <w:ins w:id="7509" w:author="Dylan Van Aswegen" w:date="2024-07-15T11:57:00Z" w16du:dateUtc="2024-07-15T09:57:00Z">
        <w:r>
          <w:t xml:space="preserve">details section of the page will consist of the </w:t>
        </w:r>
        <w:r w:rsidR="00576139">
          <w:t xml:space="preserve">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576139" w14:paraId="03EDF18F" w14:textId="77777777" w:rsidTr="005C5491">
        <w:trPr>
          <w:cnfStyle w:val="100000000000" w:firstRow="1" w:lastRow="0" w:firstColumn="0" w:lastColumn="0" w:oddVBand="0" w:evenVBand="0" w:oddHBand="0" w:evenHBand="0" w:firstRowFirstColumn="0" w:firstRowLastColumn="0" w:lastRowFirstColumn="0" w:lastRowLastColumn="0"/>
          <w:tblHeader/>
          <w:ins w:id="7510" w:author="Dylan Van Aswegen" w:date="2024-07-15T11:57: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3FAD1317" w14:textId="77777777" w:rsidR="00576139" w:rsidRDefault="00576139">
            <w:pPr>
              <w:spacing w:line="360" w:lineRule="auto"/>
              <w:jc w:val="both"/>
              <w:rPr>
                <w:ins w:id="7511" w:author="Dylan Van Aswegen" w:date="2024-07-15T11:57:00Z" w16du:dateUtc="2024-07-15T09:57:00Z"/>
                <w:rFonts w:ascii="Arial" w:hAnsi="Arial" w:cs="Arial"/>
                <w:sz w:val="20"/>
                <w:szCs w:val="20"/>
                <w:lang w:val="en-GB"/>
              </w:rPr>
            </w:pPr>
            <w:ins w:id="7512" w:author="Dylan Van Aswegen" w:date="2024-07-15T11:57:00Z" w16du:dateUtc="2024-07-15T09:57:00Z">
              <w:r>
                <w:rPr>
                  <w:rFonts w:ascii="Arial" w:hAnsi="Arial" w:cs="Arial"/>
                  <w:sz w:val="20"/>
                  <w:szCs w:val="20"/>
                  <w:lang w:val="en-GB"/>
                </w:rPr>
                <w:t xml:space="preserve">Field Number </w:t>
              </w:r>
            </w:ins>
          </w:p>
        </w:tc>
        <w:tc>
          <w:tcPr>
            <w:tcW w:w="1417" w:type="dxa"/>
            <w:shd w:val="clear" w:color="auto" w:fill="002060"/>
          </w:tcPr>
          <w:p w14:paraId="6DC224BB" w14:textId="77777777" w:rsidR="00576139" w:rsidRDefault="00576139">
            <w:pPr>
              <w:spacing w:line="360" w:lineRule="auto"/>
              <w:jc w:val="both"/>
              <w:cnfStyle w:val="100000000000" w:firstRow="1" w:lastRow="0" w:firstColumn="0" w:lastColumn="0" w:oddVBand="0" w:evenVBand="0" w:oddHBand="0" w:evenHBand="0" w:firstRowFirstColumn="0" w:firstRowLastColumn="0" w:lastRowFirstColumn="0" w:lastRowLastColumn="0"/>
              <w:rPr>
                <w:ins w:id="7513" w:author="Dylan Van Aswegen" w:date="2024-07-15T11:57:00Z" w16du:dateUtc="2024-07-15T09:57:00Z"/>
                <w:rFonts w:ascii="Arial" w:hAnsi="Arial" w:cs="Arial"/>
                <w:sz w:val="20"/>
                <w:szCs w:val="20"/>
                <w:lang w:val="en-GB"/>
              </w:rPr>
            </w:pPr>
            <w:ins w:id="7514" w:author="Dylan Van Aswegen" w:date="2024-07-15T11:57:00Z" w16du:dateUtc="2024-07-15T09:57:00Z">
              <w:r>
                <w:rPr>
                  <w:rFonts w:ascii="Arial" w:hAnsi="Arial" w:cs="Arial"/>
                  <w:sz w:val="20"/>
                  <w:szCs w:val="20"/>
                  <w:lang w:val="en-GB"/>
                </w:rPr>
                <w:t>Field Name</w:t>
              </w:r>
            </w:ins>
          </w:p>
        </w:tc>
        <w:tc>
          <w:tcPr>
            <w:tcW w:w="1276" w:type="dxa"/>
            <w:shd w:val="clear" w:color="auto" w:fill="002060"/>
          </w:tcPr>
          <w:p w14:paraId="4C080FCC" w14:textId="77777777" w:rsidR="00576139" w:rsidRDefault="00576139">
            <w:pPr>
              <w:spacing w:line="360" w:lineRule="auto"/>
              <w:jc w:val="both"/>
              <w:cnfStyle w:val="100000000000" w:firstRow="1" w:lastRow="0" w:firstColumn="0" w:lastColumn="0" w:oddVBand="0" w:evenVBand="0" w:oddHBand="0" w:evenHBand="0" w:firstRowFirstColumn="0" w:firstRowLastColumn="0" w:lastRowFirstColumn="0" w:lastRowLastColumn="0"/>
              <w:rPr>
                <w:ins w:id="7515" w:author="Dylan Van Aswegen" w:date="2024-07-15T11:57:00Z" w16du:dateUtc="2024-07-15T09:57:00Z"/>
                <w:rFonts w:ascii="Arial" w:hAnsi="Arial" w:cs="Arial"/>
                <w:sz w:val="20"/>
                <w:szCs w:val="20"/>
                <w:lang w:val="en-GB"/>
              </w:rPr>
            </w:pPr>
            <w:ins w:id="7516" w:author="Dylan Van Aswegen" w:date="2024-07-15T11:57:00Z" w16du:dateUtc="2024-07-15T09:57:00Z">
              <w:r>
                <w:rPr>
                  <w:rFonts w:ascii="Arial" w:hAnsi="Arial" w:cs="Arial"/>
                  <w:sz w:val="20"/>
                  <w:szCs w:val="20"/>
                  <w:lang w:val="en-GB"/>
                </w:rPr>
                <w:t>Field Type</w:t>
              </w:r>
            </w:ins>
          </w:p>
        </w:tc>
        <w:tc>
          <w:tcPr>
            <w:tcW w:w="1701" w:type="dxa"/>
            <w:shd w:val="clear" w:color="auto" w:fill="002060"/>
          </w:tcPr>
          <w:p w14:paraId="6C52D44E" w14:textId="77777777" w:rsidR="00576139" w:rsidRDefault="00576139">
            <w:pPr>
              <w:spacing w:line="360" w:lineRule="auto"/>
              <w:jc w:val="both"/>
              <w:cnfStyle w:val="100000000000" w:firstRow="1" w:lastRow="0" w:firstColumn="0" w:lastColumn="0" w:oddVBand="0" w:evenVBand="0" w:oddHBand="0" w:evenHBand="0" w:firstRowFirstColumn="0" w:firstRowLastColumn="0" w:lastRowFirstColumn="0" w:lastRowLastColumn="0"/>
              <w:rPr>
                <w:ins w:id="7517" w:author="Dylan Van Aswegen" w:date="2024-07-15T11:57:00Z" w16du:dateUtc="2024-07-15T09:57:00Z"/>
                <w:rFonts w:ascii="Arial" w:hAnsi="Arial" w:cs="Arial"/>
                <w:sz w:val="20"/>
                <w:szCs w:val="20"/>
                <w:lang w:val="en-GB"/>
              </w:rPr>
            </w:pPr>
            <w:ins w:id="7518" w:author="Dylan Van Aswegen" w:date="2024-07-15T11:57:00Z" w16du:dateUtc="2024-07-15T09:57:00Z">
              <w:r>
                <w:rPr>
                  <w:rFonts w:ascii="Arial" w:hAnsi="Arial" w:cs="Arial"/>
                  <w:sz w:val="20"/>
                  <w:szCs w:val="20"/>
                  <w:lang w:val="en-GB"/>
                </w:rPr>
                <w:t>Field Data Type</w:t>
              </w:r>
            </w:ins>
          </w:p>
        </w:tc>
        <w:tc>
          <w:tcPr>
            <w:tcW w:w="1417" w:type="dxa"/>
            <w:shd w:val="clear" w:color="auto" w:fill="002060"/>
          </w:tcPr>
          <w:p w14:paraId="40A7B450" w14:textId="77777777" w:rsidR="00576139" w:rsidRDefault="00576139">
            <w:pPr>
              <w:spacing w:line="360" w:lineRule="auto"/>
              <w:jc w:val="both"/>
              <w:cnfStyle w:val="100000000000" w:firstRow="1" w:lastRow="0" w:firstColumn="0" w:lastColumn="0" w:oddVBand="0" w:evenVBand="0" w:oddHBand="0" w:evenHBand="0" w:firstRowFirstColumn="0" w:firstRowLastColumn="0" w:lastRowFirstColumn="0" w:lastRowLastColumn="0"/>
              <w:rPr>
                <w:ins w:id="7519" w:author="Dylan Van Aswegen" w:date="2024-07-15T11:57:00Z" w16du:dateUtc="2024-07-15T09:57:00Z"/>
                <w:rFonts w:ascii="Arial" w:hAnsi="Arial" w:cs="Arial"/>
                <w:sz w:val="20"/>
                <w:szCs w:val="20"/>
                <w:lang w:val="en-GB"/>
              </w:rPr>
            </w:pPr>
            <w:ins w:id="7520" w:author="Dylan Van Aswegen" w:date="2024-07-15T11:57:00Z" w16du:dateUtc="2024-07-15T09:57:00Z">
              <w:r>
                <w:rPr>
                  <w:rFonts w:ascii="Arial" w:hAnsi="Arial" w:cs="Arial"/>
                  <w:sz w:val="20"/>
                  <w:szCs w:val="20"/>
                  <w:lang w:val="en-GB"/>
                </w:rPr>
                <w:t>Required?</w:t>
              </w:r>
            </w:ins>
          </w:p>
        </w:tc>
        <w:tc>
          <w:tcPr>
            <w:tcW w:w="3828" w:type="dxa"/>
            <w:shd w:val="clear" w:color="auto" w:fill="002060"/>
          </w:tcPr>
          <w:p w14:paraId="7CBD4430" w14:textId="77777777" w:rsidR="00576139" w:rsidRDefault="00576139">
            <w:pPr>
              <w:spacing w:line="360" w:lineRule="auto"/>
              <w:jc w:val="both"/>
              <w:cnfStyle w:val="100000000000" w:firstRow="1" w:lastRow="0" w:firstColumn="0" w:lastColumn="0" w:oddVBand="0" w:evenVBand="0" w:oddHBand="0" w:evenHBand="0" w:firstRowFirstColumn="0" w:firstRowLastColumn="0" w:lastRowFirstColumn="0" w:lastRowLastColumn="0"/>
              <w:rPr>
                <w:ins w:id="7521" w:author="Dylan Van Aswegen" w:date="2024-07-15T11:57:00Z" w16du:dateUtc="2024-07-15T09:57:00Z"/>
                <w:rFonts w:ascii="Arial" w:hAnsi="Arial" w:cs="Arial"/>
                <w:sz w:val="20"/>
                <w:szCs w:val="20"/>
                <w:lang w:val="en-GB"/>
              </w:rPr>
            </w:pPr>
            <w:ins w:id="7522" w:author="Dylan Van Aswegen" w:date="2024-07-15T11:57:00Z" w16du:dateUtc="2024-07-15T09:57:00Z">
              <w:r>
                <w:rPr>
                  <w:rFonts w:ascii="Arial" w:hAnsi="Arial" w:cs="Arial"/>
                  <w:sz w:val="20"/>
                  <w:szCs w:val="20"/>
                  <w:lang w:val="en-GB"/>
                </w:rPr>
                <w:t>Field Rules</w:t>
              </w:r>
            </w:ins>
          </w:p>
        </w:tc>
      </w:tr>
      <w:tr w:rsidR="00576139" w14:paraId="41378717" w14:textId="77777777" w:rsidTr="005C5491">
        <w:trPr>
          <w:cnfStyle w:val="000000100000" w:firstRow="0" w:lastRow="0" w:firstColumn="0" w:lastColumn="0" w:oddVBand="0" w:evenVBand="0" w:oddHBand="1" w:evenHBand="0" w:firstRowFirstColumn="0" w:firstRowLastColumn="0" w:lastRowFirstColumn="0" w:lastRowLastColumn="0"/>
          <w:trHeight w:val="192"/>
          <w:ins w:id="7523" w:author="Dylan Van Aswegen" w:date="2024-07-15T11:57:00Z"/>
        </w:trPr>
        <w:tc>
          <w:tcPr>
            <w:cnfStyle w:val="001000000000" w:firstRow="0" w:lastRow="0" w:firstColumn="1" w:lastColumn="0" w:oddVBand="0" w:evenVBand="0" w:oddHBand="0" w:evenHBand="0" w:firstRowFirstColumn="0" w:firstRowLastColumn="0" w:lastRowFirstColumn="0" w:lastRowLastColumn="0"/>
            <w:tcW w:w="1135" w:type="dxa"/>
          </w:tcPr>
          <w:p w14:paraId="5A58A1D6" w14:textId="77777777" w:rsidR="00576139" w:rsidRDefault="00576139">
            <w:pPr>
              <w:spacing w:line="360" w:lineRule="auto"/>
              <w:jc w:val="both"/>
              <w:rPr>
                <w:ins w:id="7524" w:author="Dylan Van Aswegen" w:date="2024-07-15T11:57:00Z" w16du:dateUtc="2024-07-15T09:57:00Z"/>
                <w:rFonts w:ascii="Arial" w:hAnsi="Arial" w:cs="Arial"/>
                <w:sz w:val="20"/>
                <w:szCs w:val="20"/>
                <w:lang w:val="en-GB"/>
              </w:rPr>
            </w:pPr>
          </w:p>
        </w:tc>
        <w:tc>
          <w:tcPr>
            <w:tcW w:w="1417" w:type="dxa"/>
          </w:tcPr>
          <w:p w14:paraId="15457300" w14:textId="373C260C" w:rsidR="00576139" w:rsidRDefault="00E30A04">
            <w:pPr>
              <w:spacing w:line="360" w:lineRule="auto"/>
              <w:jc w:val="both"/>
              <w:cnfStyle w:val="000000100000" w:firstRow="0" w:lastRow="0" w:firstColumn="0" w:lastColumn="0" w:oddVBand="0" w:evenVBand="0" w:oddHBand="1" w:evenHBand="0" w:firstRowFirstColumn="0" w:firstRowLastColumn="0" w:lastRowFirstColumn="0" w:lastRowLastColumn="0"/>
              <w:rPr>
                <w:ins w:id="7525" w:author="Dylan Van Aswegen" w:date="2024-07-15T11:57:00Z" w16du:dateUtc="2024-07-15T09:57:00Z"/>
                <w:rFonts w:ascii="Arial" w:hAnsi="Arial" w:cs="Arial"/>
                <w:sz w:val="20"/>
                <w:szCs w:val="20"/>
                <w:lang w:val="en-GB"/>
              </w:rPr>
            </w:pPr>
            <w:ins w:id="7526" w:author="Dylan Van Aswegen" w:date="2024-07-15T11:58:00Z" w16du:dateUtc="2024-07-15T09:58:00Z">
              <w:r>
                <w:rPr>
                  <w:rFonts w:ascii="Arial" w:hAnsi="Arial" w:cs="Arial"/>
                  <w:sz w:val="20"/>
                  <w:szCs w:val="20"/>
                  <w:lang w:val="en-GB"/>
                </w:rPr>
                <w:t>Organisation Name</w:t>
              </w:r>
            </w:ins>
          </w:p>
        </w:tc>
        <w:tc>
          <w:tcPr>
            <w:tcW w:w="1276" w:type="dxa"/>
          </w:tcPr>
          <w:p w14:paraId="24597BD4" w14:textId="77777777" w:rsidR="00576139" w:rsidRDefault="00576139">
            <w:pPr>
              <w:spacing w:line="360" w:lineRule="auto"/>
              <w:jc w:val="both"/>
              <w:cnfStyle w:val="000000100000" w:firstRow="0" w:lastRow="0" w:firstColumn="0" w:lastColumn="0" w:oddVBand="0" w:evenVBand="0" w:oddHBand="1" w:evenHBand="0" w:firstRowFirstColumn="0" w:firstRowLastColumn="0" w:lastRowFirstColumn="0" w:lastRowLastColumn="0"/>
              <w:rPr>
                <w:ins w:id="7527" w:author="Dylan Van Aswegen" w:date="2024-07-15T11:57:00Z" w16du:dateUtc="2024-07-15T09:57:00Z"/>
                <w:rFonts w:ascii="Arial" w:hAnsi="Arial" w:cs="Arial"/>
                <w:sz w:val="20"/>
                <w:szCs w:val="20"/>
                <w:lang w:val="en-GB"/>
              </w:rPr>
            </w:pPr>
            <w:ins w:id="7528" w:author="Dylan Van Aswegen" w:date="2024-07-15T11:57:00Z" w16du:dateUtc="2024-07-15T09:57:00Z">
              <w:r>
                <w:rPr>
                  <w:rFonts w:ascii="Arial" w:hAnsi="Arial" w:cs="Arial"/>
                  <w:sz w:val="20"/>
                  <w:szCs w:val="20"/>
                  <w:lang w:val="en-GB"/>
                </w:rPr>
                <w:t>Text Field</w:t>
              </w:r>
            </w:ins>
          </w:p>
        </w:tc>
        <w:tc>
          <w:tcPr>
            <w:tcW w:w="1701" w:type="dxa"/>
          </w:tcPr>
          <w:p w14:paraId="17F029AB" w14:textId="77777777" w:rsidR="00576139" w:rsidRDefault="00576139">
            <w:pPr>
              <w:spacing w:line="360" w:lineRule="auto"/>
              <w:jc w:val="both"/>
              <w:cnfStyle w:val="000000100000" w:firstRow="0" w:lastRow="0" w:firstColumn="0" w:lastColumn="0" w:oddVBand="0" w:evenVBand="0" w:oddHBand="1" w:evenHBand="0" w:firstRowFirstColumn="0" w:firstRowLastColumn="0" w:lastRowFirstColumn="0" w:lastRowLastColumn="0"/>
              <w:rPr>
                <w:ins w:id="7529" w:author="Dylan Van Aswegen" w:date="2024-07-15T11:57:00Z" w16du:dateUtc="2024-07-15T09:57:00Z"/>
                <w:rFonts w:ascii="Arial" w:hAnsi="Arial" w:cs="Arial"/>
                <w:sz w:val="20"/>
                <w:szCs w:val="20"/>
                <w:lang w:val="en-GB"/>
              </w:rPr>
            </w:pPr>
            <w:ins w:id="7530" w:author="Dylan Van Aswegen" w:date="2024-07-15T11:57:00Z" w16du:dateUtc="2024-07-15T09:57:00Z">
              <w:r>
                <w:rPr>
                  <w:rFonts w:ascii="Arial" w:hAnsi="Arial" w:cs="Arial"/>
                  <w:sz w:val="20"/>
                  <w:szCs w:val="20"/>
                  <w:lang w:val="en-GB"/>
                </w:rPr>
                <w:t>String</w:t>
              </w:r>
            </w:ins>
          </w:p>
        </w:tc>
        <w:tc>
          <w:tcPr>
            <w:tcW w:w="1417" w:type="dxa"/>
          </w:tcPr>
          <w:p w14:paraId="737B3AB1" w14:textId="77777777" w:rsidR="00576139" w:rsidRDefault="00576139">
            <w:pPr>
              <w:spacing w:line="360" w:lineRule="auto"/>
              <w:jc w:val="both"/>
              <w:cnfStyle w:val="000000100000" w:firstRow="0" w:lastRow="0" w:firstColumn="0" w:lastColumn="0" w:oddVBand="0" w:evenVBand="0" w:oddHBand="1" w:evenHBand="0" w:firstRowFirstColumn="0" w:firstRowLastColumn="0" w:lastRowFirstColumn="0" w:lastRowLastColumn="0"/>
              <w:rPr>
                <w:ins w:id="7531" w:author="Dylan Van Aswegen" w:date="2024-07-15T11:57:00Z" w16du:dateUtc="2024-07-15T09:57:00Z"/>
                <w:rFonts w:ascii="Arial" w:hAnsi="Arial" w:cs="Arial"/>
                <w:sz w:val="20"/>
                <w:szCs w:val="20"/>
                <w:lang w:val="en-GB"/>
              </w:rPr>
            </w:pPr>
            <w:ins w:id="7532" w:author="Dylan Van Aswegen" w:date="2024-07-15T11:57:00Z" w16du:dateUtc="2024-07-15T09:57:00Z">
              <w:r>
                <w:rPr>
                  <w:rFonts w:ascii="Arial" w:hAnsi="Arial" w:cs="Arial"/>
                  <w:sz w:val="20"/>
                  <w:szCs w:val="20"/>
                  <w:lang w:val="en-GB"/>
                </w:rPr>
                <w:t>N/A</w:t>
              </w:r>
            </w:ins>
          </w:p>
        </w:tc>
        <w:tc>
          <w:tcPr>
            <w:tcW w:w="3828" w:type="dxa"/>
          </w:tcPr>
          <w:p w14:paraId="598793A2" w14:textId="77777777" w:rsidR="00576139" w:rsidRDefault="00576139">
            <w:pPr>
              <w:spacing w:line="360" w:lineRule="auto"/>
              <w:jc w:val="both"/>
              <w:cnfStyle w:val="000000100000" w:firstRow="0" w:lastRow="0" w:firstColumn="0" w:lastColumn="0" w:oddVBand="0" w:evenVBand="0" w:oddHBand="1" w:evenHBand="0" w:firstRowFirstColumn="0" w:firstRowLastColumn="0" w:lastRowFirstColumn="0" w:lastRowLastColumn="0"/>
              <w:rPr>
                <w:ins w:id="7533" w:author="Dylan Van Aswegen" w:date="2024-07-15T11:57:00Z" w16du:dateUtc="2024-07-15T09:57:00Z"/>
                <w:rFonts w:ascii="Arial" w:hAnsi="Arial" w:cs="Arial"/>
                <w:sz w:val="20"/>
                <w:szCs w:val="20"/>
                <w:lang w:val="en-GB"/>
              </w:rPr>
            </w:pPr>
            <w:ins w:id="7534" w:author="Dylan Van Aswegen" w:date="2024-07-15T11:57:00Z" w16du:dateUtc="2024-07-15T09:57:00Z">
              <w:r>
                <w:rPr>
                  <w:rFonts w:ascii="Arial" w:hAnsi="Arial" w:cs="Arial"/>
                  <w:sz w:val="20"/>
                  <w:szCs w:val="20"/>
                  <w:lang w:val="en-GB"/>
                </w:rPr>
                <w:t xml:space="preserve">This field will be populated by the application with the name of the organisation.  </w:t>
              </w:r>
            </w:ins>
          </w:p>
        </w:tc>
      </w:tr>
      <w:tr w:rsidR="00CF4C31" w14:paraId="302ADFAB" w14:textId="77777777" w:rsidTr="005C5491">
        <w:trPr>
          <w:trHeight w:val="192"/>
          <w:ins w:id="7535" w:author="Dylan Van Aswegen" w:date="2024-07-15T11:58:00Z"/>
        </w:trPr>
        <w:tc>
          <w:tcPr>
            <w:cnfStyle w:val="001000000000" w:firstRow="0" w:lastRow="0" w:firstColumn="1" w:lastColumn="0" w:oddVBand="0" w:evenVBand="0" w:oddHBand="0" w:evenHBand="0" w:firstRowFirstColumn="0" w:firstRowLastColumn="0" w:lastRowFirstColumn="0" w:lastRowLastColumn="0"/>
            <w:tcW w:w="1135" w:type="dxa"/>
          </w:tcPr>
          <w:p w14:paraId="777ACD90" w14:textId="77777777" w:rsidR="00CF4C31" w:rsidRDefault="00CF4C31" w:rsidP="00CF4C31">
            <w:pPr>
              <w:spacing w:line="360" w:lineRule="auto"/>
              <w:jc w:val="both"/>
              <w:rPr>
                <w:ins w:id="7536" w:author="Dylan Van Aswegen" w:date="2024-07-15T11:58:00Z" w16du:dateUtc="2024-07-15T09:58:00Z"/>
                <w:rFonts w:ascii="Arial" w:hAnsi="Arial" w:cs="Arial"/>
                <w:sz w:val="20"/>
                <w:szCs w:val="20"/>
                <w:lang w:val="en-GB"/>
              </w:rPr>
            </w:pPr>
          </w:p>
        </w:tc>
        <w:tc>
          <w:tcPr>
            <w:tcW w:w="1417" w:type="dxa"/>
          </w:tcPr>
          <w:p w14:paraId="3D2D0DBD" w14:textId="5D4EE347" w:rsidR="00CF4C31" w:rsidRDefault="00CF4C31"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37" w:author="Dylan Van Aswegen" w:date="2024-07-15T11:58:00Z" w16du:dateUtc="2024-07-15T09:58:00Z"/>
                <w:rFonts w:ascii="Arial" w:hAnsi="Arial" w:cs="Arial"/>
                <w:sz w:val="20"/>
                <w:szCs w:val="20"/>
                <w:lang w:val="en-GB"/>
              </w:rPr>
            </w:pPr>
            <w:ins w:id="7538" w:author="Dylan Van Aswegen" w:date="2024-07-15T11:58:00Z" w16du:dateUtc="2024-07-15T09:58:00Z">
              <w:r>
                <w:rPr>
                  <w:rFonts w:ascii="Arial" w:hAnsi="Arial" w:cs="Arial"/>
                  <w:sz w:val="20"/>
                  <w:szCs w:val="20"/>
                  <w:lang w:val="en-GB"/>
                </w:rPr>
                <w:t xml:space="preserve">Organisation </w:t>
              </w:r>
              <w:proofErr w:type="spellStart"/>
              <w:r>
                <w:rPr>
                  <w:rFonts w:ascii="Arial" w:hAnsi="Arial" w:cs="Arial"/>
                  <w:sz w:val="20"/>
                  <w:szCs w:val="20"/>
                  <w:lang w:val="en-GB"/>
                </w:rPr>
                <w:t>Shortname</w:t>
              </w:r>
              <w:proofErr w:type="spellEnd"/>
            </w:ins>
          </w:p>
        </w:tc>
        <w:tc>
          <w:tcPr>
            <w:tcW w:w="1276" w:type="dxa"/>
          </w:tcPr>
          <w:p w14:paraId="0474F264" w14:textId="3531E758" w:rsidR="00CF4C31" w:rsidRDefault="00C85A5D"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39" w:author="Dylan Van Aswegen" w:date="2024-07-15T11:58:00Z" w16du:dateUtc="2024-07-15T09:58:00Z"/>
                <w:rFonts w:ascii="Arial" w:hAnsi="Arial" w:cs="Arial"/>
                <w:sz w:val="20"/>
                <w:szCs w:val="20"/>
                <w:lang w:val="en-GB"/>
              </w:rPr>
            </w:pPr>
            <w:proofErr w:type="spellStart"/>
            <w:ins w:id="7540" w:author="Dylan Van Aswegen" w:date="2024-07-15T12:03:00Z" w16du:dateUtc="2024-07-15T10:03:00Z">
              <w:r>
                <w:rPr>
                  <w:rFonts w:ascii="Arial" w:hAnsi="Arial" w:cs="Arial"/>
                  <w:sz w:val="20"/>
                  <w:szCs w:val="20"/>
                  <w:lang w:val="en-GB"/>
                </w:rPr>
                <w:t>LInk</w:t>
              </w:r>
            </w:ins>
            <w:proofErr w:type="spellEnd"/>
          </w:p>
        </w:tc>
        <w:tc>
          <w:tcPr>
            <w:tcW w:w="1701" w:type="dxa"/>
          </w:tcPr>
          <w:p w14:paraId="15839AEE" w14:textId="1897E0B1" w:rsidR="00CF4C31" w:rsidRDefault="00CF4C31"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41" w:author="Dylan Van Aswegen" w:date="2024-07-15T11:58:00Z" w16du:dateUtc="2024-07-15T09:58:00Z"/>
                <w:rFonts w:ascii="Arial" w:hAnsi="Arial" w:cs="Arial"/>
                <w:sz w:val="20"/>
                <w:szCs w:val="20"/>
                <w:lang w:val="en-GB"/>
              </w:rPr>
            </w:pPr>
          </w:p>
        </w:tc>
        <w:tc>
          <w:tcPr>
            <w:tcW w:w="1417" w:type="dxa"/>
          </w:tcPr>
          <w:p w14:paraId="74DB6391" w14:textId="74671271" w:rsidR="00CF4C31" w:rsidRDefault="00C85A5D"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42" w:author="Dylan Van Aswegen" w:date="2024-07-15T11:58:00Z" w16du:dateUtc="2024-07-15T09:58:00Z"/>
                <w:rFonts w:ascii="Arial" w:hAnsi="Arial" w:cs="Arial"/>
                <w:sz w:val="20"/>
                <w:szCs w:val="20"/>
                <w:lang w:val="en-GB"/>
              </w:rPr>
            </w:pPr>
            <w:ins w:id="7543" w:author="Dylan Van Aswegen" w:date="2024-07-15T12:03:00Z" w16du:dateUtc="2024-07-15T10:03:00Z">
              <w:r>
                <w:rPr>
                  <w:rFonts w:ascii="Arial" w:hAnsi="Arial" w:cs="Arial"/>
                  <w:sz w:val="20"/>
                  <w:szCs w:val="20"/>
                  <w:lang w:val="en-GB"/>
                </w:rPr>
                <w:t>No</w:t>
              </w:r>
            </w:ins>
          </w:p>
        </w:tc>
        <w:tc>
          <w:tcPr>
            <w:tcW w:w="3828" w:type="dxa"/>
          </w:tcPr>
          <w:p w14:paraId="1F8799FA" w14:textId="40A58B99" w:rsidR="00CF4C31" w:rsidRDefault="003E437D"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44" w:author="Dylan Van Aswegen" w:date="2024-07-15T11:58:00Z" w16du:dateUtc="2024-07-15T09:58:00Z"/>
                <w:rFonts w:ascii="Arial" w:hAnsi="Arial" w:cs="Arial"/>
                <w:sz w:val="20"/>
                <w:szCs w:val="20"/>
                <w:lang w:val="en-GB"/>
              </w:rPr>
            </w:pPr>
            <w:ins w:id="7545" w:author="Dylan Van Aswegen" w:date="2024-07-15T12:01:00Z" w16du:dateUtc="2024-07-15T10:01:00Z">
              <w:r>
                <w:rPr>
                  <w:rFonts w:ascii="Arial" w:hAnsi="Arial" w:cs="Arial"/>
                  <w:sz w:val="20"/>
                  <w:szCs w:val="20"/>
                  <w:lang w:val="en-GB"/>
                </w:rPr>
                <w:t xml:space="preserve">This field will be populated by the application with the </w:t>
              </w:r>
              <w:proofErr w:type="spellStart"/>
              <w:r>
                <w:rPr>
                  <w:rFonts w:ascii="Arial" w:hAnsi="Arial" w:cs="Arial"/>
                  <w:sz w:val="20"/>
                  <w:szCs w:val="20"/>
                  <w:lang w:val="en-GB"/>
                </w:rPr>
                <w:t>shortname</w:t>
              </w:r>
              <w:proofErr w:type="spellEnd"/>
              <w:r>
                <w:rPr>
                  <w:rFonts w:ascii="Arial" w:hAnsi="Arial" w:cs="Arial"/>
                  <w:sz w:val="20"/>
                  <w:szCs w:val="20"/>
                  <w:lang w:val="en-GB"/>
                </w:rPr>
                <w:t xml:space="preserve"> of the organisation.  </w:t>
              </w:r>
            </w:ins>
            <w:ins w:id="7546" w:author="Dylan Van Aswegen" w:date="2024-07-15T12:03:00Z" w16du:dateUtc="2024-07-15T10:03:00Z">
              <w:r w:rsidR="00C85A5D">
                <w:rPr>
                  <w:rFonts w:ascii="Arial" w:hAnsi="Arial" w:cs="Arial"/>
                  <w:sz w:val="20"/>
                  <w:szCs w:val="20"/>
                  <w:lang w:val="en-GB"/>
                </w:rPr>
                <w:t xml:space="preserve">The </w:t>
              </w:r>
            </w:ins>
            <w:proofErr w:type="spellStart"/>
            <w:ins w:id="7547" w:author="Dylan Van Aswegen" w:date="2024-07-15T12:06:00Z" w16du:dateUtc="2024-07-15T10:06:00Z">
              <w:r w:rsidR="009B6778">
                <w:rPr>
                  <w:rFonts w:ascii="Arial" w:hAnsi="Arial" w:cs="Arial"/>
                  <w:sz w:val="20"/>
                  <w:szCs w:val="20"/>
                  <w:lang w:val="en-GB"/>
                </w:rPr>
                <w:t>shortname</w:t>
              </w:r>
              <w:proofErr w:type="spellEnd"/>
              <w:r w:rsidR="009B6778">
                <w:rPr>
                  <w:rFonts w:ascii="Arial" w:hAnsi="Arial" w:cs="Arial"/>
                  <w:sz w:val="20"/>
                  <w:szCs w:val="20"/>
                  <w:lang w:val="en-GB"/>
                </w:rPr>
                <w:t xml:space="preserve"> should be clickable</w:t>
              </w:r>
              <w:r w:rsidR="00053C0D">
                <w:rPr>
                  <w:rFonts w:ascii="Arial" w:hAnsi="Arial" w:cs="Arial"/>
                  <w:sz w:val="20"/>
                  <w:szCs w:val="20"/>
                  <w:lang w:val="en-GB"/>
                </w:rPr>
                <w:t xml:space="preserve">, allowing the admin to navigate to the organisation public page. </w:t>
              </w:r>
            </w:ins>
          </w:p>
        </w:tc>
      </w:tr>
      <w:tr w:rsidR="00CF4C31" w14:paraId="6765A0AC" w14:textId="77777777" w:rsidTr="005C5491">
        <w:trPr>
          <w:cnfStyle w:val="000000100000" w:firstRow="0" w:lastRow="0" w:firstColumn="0" w:lastColumn="0" w:oddVBand="0" w:evenVBand="0" w:oddHBand="1" w:evenHBand="0" w:firstRowFirstColumn="0" w:firstRowLastColumn="0" w:lastRowFirstColumn="0" w:lastRowLastColumn="0"/>
          <w:trHeight w:val="192"/>
          <w:ins w:id="7548" w:author="Dylan Van Aswegen" w:date="2024-07-15T11:58:00Z"/>
        </w:trPr>
        <w:tc>
          <w:tcPr>
            <w:cnfStyle w:val="001000000000" w:firstRow="0" w:lastRow="0" w:firstColumn="1" w:lastColumn="0" w:oddVBand="0" w:evenVBand="0" w:oddHBand="0" w:evenHBand="0" w:firstRowFirstColumn="0" w:firstRowLastColumn="0" w:lastRowFirstColumn="0" w:lastRowLastColumn="0"/>
            <w:tcW w:w="1135" w:type="dxa"/>
          </w:tcPr>
          <w:p w14:paraId="62D74971" w14:textId="77777777" w:rsidR="00CF4C31" w:rsidRDefault="00CF4C31" w:rsidP="00CF4C31">
            <w:pPr>
              <w:spacing w:line="360" w:lineRule="auto"/>
              <w:jc w:val="both"/>
              <w:rPr>
                <w:ins w:id="7549" w:author="Dylan Van Aswegen" w:date="2024-07-15T11:58:00Z" w16du:dateUtc="2024-07-15T09:58:00Z"/>
                <w:rFonts w:ascii="Arial" w:hAnsi="Arial" w:cs="Arial"/>
                <w:sz w:val="20"/>
                <w:szCs w:val="20"/>
                <w:lang w:val="en-GB"/>
              </w:rPr>
            </w:pPr>
          </w:p>
        </w:tc>
        <w:tc>
          <w:tcPr>
            <w:tcW w:w="1417" w:type="dxa"/>
          </w:tcPr>
          <w:p w14:paraId="782964F7" w14:textId="73C5D8E9" w:rsidR="00CF4C31" w:rsidRDefault="00CF4C31"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550" w:author="Dylan Van Aswegen" w:date="2024-07-15T11:58:00Z" w16du:dateUtc="2024-07-15T09:58:00Z"/>
                <w:rFonts w:ascii="Arial" w:hAnsi="Arial" w:cs="Arial"/>
                <w:sz w:val="20"/>
                <w:szCs w:val="20"/>
                <w:lang w:val="en-GB"/>
              </w:rPr>
            </w:pPr>
            <w:ins w:id="7551" w:author="Dylan Van Aswegen" w:date="2024-07-15T11:58:00Z" w16du:dateUtc="2024-07-15T09:58:00Z">
              <w:r>
                <w:rPr>
                  <w:rFonts w:ascii="Arial" w:hAnsi="Arial" w:cs="Arial"/>
                  <w:sz w:val="20"/>
                  <w:szCs w:val="20"/>
                  <w:lang w:val="en-GB"/>
                </w:rPr>
                <w:t>Organisation Website</w:t>
              </w:r>
            </w:ins>
          </w:p>
        </w:tc>
        <w:tc>
          <w:tcPr>
            <w:tcW w:w="1276" w:type="dxa"/>
          </w:tcPr>
          <w:p w14:paraId="67134DAA" w14:textId="7840BE08" w:rsidR="00CF4C31" w:rsidRDefault="00CF4C31"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552" w:author="Dylan Van Aswegen" w:date="2024-07-15T11:58:00Z" w16du:dateUtc="2024-07-15T09:58:00Z"/>
                <w:rFonts w:ascii="Arial" w:hAnsi="Arial" w:cs="Arial"/>
                <w:sz w:val="20"/>
                <w:szCs w:val="20"/>
                <w:lang w:val="en-GB"/>
              </w:rPr>
            </w:pPr>
            <w:ins w:id="7553" w:author="Dylan Van Aswegen" w:date="2024-07-15T11:59:00Z" w16du:dateUtc="2024-07-15T09:59:00Z">
              <w:r>
                <w:rPr>
                  <w:rFonts w:ascii="Arial" w:hAnsi="Arial" w:cs="Arial"/>
                  <w:sz w:val="20"/>
                  <w:szCs w:val="20"/>
                  <w:lang w:val="en-GB"/>
                </w:rPr>
                <w:t>Text Field</w:t>
              </w:r>
            </w:ins>
          </w:p>
        </w:tc>
        <w:tc>
          <w:tcPr>
            <w:tcW w:w="1701" w:type="dxa"/>
          </w:tcPr>
          <w:p w14:paraId="6A976F5C" w14:textId="66C73F1A" w:rsidR="00CF4C31" w:rsidRDefault="00CF4C31"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554" w:author="Dylan Van Aswegen" w:date="2024-07-15T11:58:00Z" w16du:dateUtc="2024-07-15T09:58:00Z"/>
                <w:rFonts w:ascii="Arial" w:hAnsi="Arial" w:cs="Arial"/>
                <w:sz w:val="20"/>
                <w:szCs w:val="20"/>
                <w:lang w:val="en-GB"/>
              </w:rPr>
            </w:pPr>
            <w:ins w:id="7555" w:author="Dylan Van Aswegen" w:date="2024-07-15T11:59:00Z" w16du:dateUtc="2024-07-15T09:59:00Z">
              <w:r>
                <w:rPr>
                  <w:rFonts w:ascii="Arial" w:hAnsi="Arial" w:cs="Arial"/>
                  <w:sz w:val="20"/>
                  <w:szCs w:val="20"/>
                  <w:lang w:val="en-GB"/>
                </w:rPr>
                <w:t>String</w:t>
              </w:r>
            </w:ins>
          </w:p>
        </w:tc>
        <w:tc>
          <w:tcPr>
            <w:tcW w:w="1417" w:type="dxa"/>
          </w:tcPr>
          <w:p w14:paraId="4E981F3F" w14:textId="04CCAE94" w:rsidR="00CF4C31" w:rsidRDefault="00CF4C31"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556" w:author="Dylan Van Aswegen" w:date="2024-07-15T11:58:00Z" w16du:dateUtc="2024-07-15T09:58:00Z"/>
                <w:rFonts w:ascii="Arial" w:hAnsi="Arial" w:cs="Arial"/>
                <w:sz w:val="20"/>
                <w:szCs w:val="20"/>
                <w:lang w:val="en-GB"/>
              </w:rPr>
            </w:pPr>
            <w:ins w:id="7557" w:author="Dylan Van Aswegen" w:date="2024-07-15T11:59:00Z" w16du:dateUtc="2024-07-15T09:59:00Z">
              <w:r>
                <w:rPr>
                  <w:rFonts w:ascii="Arial" w:hAnsi="Arial" w:cs="Arial"/>
                  <w:sz w:val="20"/>
                  <w:szCs w:val="20"/>
                  <w:lang w:val="en-GB"/>
                </w:rPr>
                <w:t>N/A</w:t>
              </w:r>
            </w:ins>
          </w:p>
        </w:tc>
        <w:tc>
          <w:tcPr>
            <w:tcW w:w="3828" w:type="dxa"/>
          </w:tcPr>
          <w:p w14:paraId="3CF39345" w14:textId="2AD20157" w:rsidR="00CF4C31" w:rsidRDefault="003E437D"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558" w:author="Dylan Van Aswegen" w:date="2024-07-15T11:58:00Z" w16du:dateUtc="2024-07-15T09:58:00Z"/>
                <w:rFonts w:ascii="Arial" w:hAnsi="Arial" w:cs="Arial"/>
                <w:sz w:val="20"/>
                <w:szCs w:val="20"/>
                <w:lang w:val="en-GB"/>
              </w:rPr>
            </w:pPr>
            <w:ins w:id="7559" w:author="Dylan Van Aswegen" w:date="2024-07-15T12:01:00Z" w16du:dateUtc="2024-07-15T10:01:00Z">
              <w:r>
                <w:rPr>
                  <w:rFonts w:ascii="Arial" w:hAnsi="Arial" w:cs="Arial"/>
                  <w:sz w:val="20"/>
                  <w:szCs w:val="20"/>
                  <w:lang w:val="en-GB"/>
                </w:rPr>
                <w:t xml:space="preserve">This field will be populated by the application with the website of the organisation, if one was provided. </w:t>
              </w:r>
            </w:ins>
          </w:p>
        </w:tc>
      </w:tr>
      <w:tr w:rsidR="00CF4C31" w14:paraId="1F16D123" w14:textId="77777777" w:rsidTr="005C5491">
        <w:trPr>
          <w:trHeight w:val="192"/>
          <w:ins w:id="7560" w:author="Dylan Van Aswegen" w:date="2024-07-15T11:58:00Z"/>
        </w:trPr>
        <w:tc>
          <w:tcPr>
            <w:cnfStyle w:val="001000000000" w:firstRow="0" w:lastRow="0" w:firstColumn="1" w:lastColumn="0" w:oddVBand="0" w:evenVBand="0" w:oddHBand="0" w:evenHBand="0" w:firstRowFirstColumn="0" w:firstRowLastColumn="0" w:lastRowFirstColumn="0" w:lastRowLastColumn="0"/>
            <w:tcW w:w="1135" w:type="dxa"/>
          </w:tcPr>
          <w:p w14:paraId="7CE0885F" w14:textId="77777777" w:rsidR="00CF4C31" w:rsidRDefault="00CF4C31" w:rsidP="00CF4C31">
            <w:pPr>
              <w:spacing w:line="360" w:lineRule="auto"/>
              <w:jc w:val="both"/>
              <w:rPr>
                <w:ins w:id="7561" w:author="Dylan Van Aswegen" w:date="2024-07-15T11:58:00Z" w16du:dateUtc="2024-07-15T09:58:00Z"/>
                <w:rFonts w:ascii="Arial" w:hAnsi="Arial" w:cs="Arial"/>
                <w:sz w:val="20"/>
                <w:szCs w:val="20"/>
                <w:lang w:val="en-GB"/>
              </w:rPr>
            </w:pPr>
          </w:p>
        </w:tc>
        <w:tc>
          <w:tcPr>
            <w:tcW w:w="1417" w:type="dxa"/>
          </w:tcPr>
          <w:p w14:paraId="4CDC986D" w14:textId="6E5DEE76" w:rsidR="00CF4C31" w:rsidRDefault="00CF4C31"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62" w:author="Dylan Van Aswegen" w:date="2024-07-15T11:58:00Z" w16du:dateUtc="2024-07-15T09:58:00Z"/>
                <w:rFonts w:ascii="Arial" w:hAnsi="Arial" w:cs="Arial"/>
                <w:sz w:val="20"/>
                <w:szCs w:val="20"/>
                <w:lang w:val="en-GB"/>
              </w:rPr>
            </w:pPr>
            <w:ins w:id="7563" w:author="Dylan Van Aswegen" w:date="2024-07-15T11:58:00Z" w16du:dateUtc="2024-07-15T09:58:00Z">
              <w:r>
                <w:rPr>
                  <w:rFonts w:ascii="Arial" w:hAnsi="Arial" w:cs="Arial"/>
                  <w:sz w:val="20"/>
                  <w:szCs w:val="20"/>
                  <w:lang w:val="en-GB"/>
                </w:rPr>
                <w:t xml:space="preserve">Organisation Email </w:t>
              </w:r>
            </w:ins>
          </w:p>
        </w:tc>
        <w:tc>
          <w:tcPr>
            <w:tcW w:w="1276" w:type="dxa"/>
          </w:tcPr>
          <w:p w14:paraId="45D06770" w14:textId="4E48237E" w:rsidR="00CF4C31" w:rsidRDefault="00CF4C31"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64" w:author="Dylan Van Aswegen" w:date="2024-07-15T11:58:00Z" w16du:dateUtc="2024-07-15T09:58:00Z"/>
                <w:rFonts w:ascii="Arial" w:hAnsi="Arial" w:cs="Arial"/>
                <w:sz w:val="20"/>
                <w:szCs w:val="20"/>
                <w:lang w:val="en-GB"/>
              </w:rPr>
            </w:pPr>
            <w:ins w:id="7565" w:author="Dylan Van Aswegen" w:date="2024-07-15T11:59:00Z" w16du:dateUtc="2024-07-15T09:59:00Z">
              <w:r>
                <w:rPr>
                  <w:rFonts w:ascii="Arial" w:hAnsi="Arial" w:cs="Arial"/>
                  <w:sz w:val="20"/>
                  <w:szCs w:val="20"/>
                  <w:lang w:val="en-GB"/>
                </w:rPr>
                <w:t>Text Field</w:t>
              </w:r>
            </w:ins>
          </w:p>
        </w:tc>
        <w:tc>
          <w:tcPr>
            <w:tcW w:w="1701" w:type="dxa"/>
          </w:tcPr>
          <w:p w14:paraId="671D055B" w14:textId="40867FCD" w:rsidR="00CF4C31" w:rsidRDefault="00CF4C31"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66" w:author="Dylan Van Aswegen" w:date="2024-07-15T11:58:00Z" w16du:dateUtc="2024-07-15T09:58:00Z"/>
                <w:rFonts w:ascii="Arial" w:hAnsi="Arial" w:cs="Arial"/>
                <w:sz w:val="20"/>
                <w:szCs w:val="20"/>
                <w:lang w:val="en-GB"/>
              </w:rPr>
            </w:pPr>
            <w:ins w:id="7567" w:author="Dylan Van Aswegen" w:date="2024-07-15T11:59:00Z" w16du:dateUtc="2024-07-15T09:59:00Z">
              <w:r>
                <w:rPr>
                  <w:rFonts w:ascii="Arial" w:hAnsi="Arial" w:cs="Arial"/>
                  <w:sz w:val="20"/>
                  <w:szCs w:val="20"/>
                  <w:lang w:val="en-GB"/>
                </w:rPr>
                <w:t>String</w:t>
              </w:r>
            </w:ins>
          </w:p>
        </w:tc>
        <w:tc>
          <w:tcPr>
            <w:tcW w:w="1417" w:type="dxa"/>
          </w:tcPr>
          <w:p w14:paraId="5F6373CF" w14:textId="02E1ABF3" w:rsidR="00CF4C31" w:rsidRDefault="00CF4C31"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68" w:author="Dylan Van Aswegen" w:date="2024-07-15T11:58:00Z" w16du:dateUtc="2024-07-15T09:58:00Z"/>
                <w:rFonts w:ascii="Arial" w:hAnsi="Arial" w:cs="Arial"/>
                <w:sz w:val="20"/>
                <w:szCs w:val="20"/>
                <w:lang w:val="en-GB"/>
              </w:rPr>
            </w:pPr>
            <w:ins w:id="7569" w:author="Dylan Van Aswegen" w:date="2024-07-15T11:59:00Z" w16du:dateUtc="2024-07-15T09:59:00Z">
              <w:r>
                <w:rPr>
                  <w:rFonts w:ascii="Arial" w:hAnsi="Arial" w:cs="Arial"/>
                  <w:sz w:val="20"/>
                  <w:szCs w:val="20"/>
                  <w:lang w:val="en-GB"/>
                </w:rPr>
                <w:t>N/A</w:t>
              </w:r>
            </w:ins>
          </w:p>
        </w:tc>
        <w:tc>
          <w:tcPr>
            <w:tcW w:w="3828" w:type="dxa"/>
          </w:tcPr>
          <w:p w14:paraId="055EC0CB" w14:textId="6AD13DF7" w:rsidR="00CF4C31" w:rsidRDefault="003E437D"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70" w:author="Dylan Van Aswegen" w:date="2024-07-15T11:58:00Z" w16du:dateUtc="2024-07-15T09:58:00Z"/>
                <w:rFonts w:ascii="Arial" w:hAnsi="Arial" w:cs="Arial"/>
                <w:sz w:val="20"/>
                <w:szCs w:val="20"/>
                <w:lang w:val="en-GB"/>
              </w:rPr>
            </w:pPr>
            <w:ins w:id="7571" w:author="Dylan Van Aswegen" w:date="2024-07-15T12:01:00Z" w16du:dateUtc="2024-07-15T10:01:00Z">
              <w:r>
                <w:rPr>
                  <w:rFonts w:ascii="Arial" w:hAnsi="Arial" w:cs="Arial"/>
                  <w:sz w:val="20"/>
                  <w:szCs w:val="20"/>
                  <w:lang w:val="en-GB"/>
                </w:rPr>
                <w:t xml:space="preserve">This field will be populated by the application with the email of the organisation.  </w:t>
              </w:r>
            </w:ins>
          </w:p>
        </w:tc>
      </w:tr>
      <w:tr w:rsidR="00CF4C31" w14:paraId="1ABC80E8" w14:textId="77777777" w:rsidTr="005C5491">
        <w:trPr>
          <w:cnfStyle w:val="000000100000" w:firstRow="0" w:lastRow="0" w:firstColumn="0" w:lastColumn="0" w:oddVBand="0" w:evenVBand="0" w:oddHBand="1" w:evenHBand="0" w:firstRowFirstColumn="0" w:firstRowLastColumn="0" w:lastRowFirstColumn="0" w:lastRowLastColumn="0"/>
          <w:trHeight w:val="192"/>
          <w:ins w:id="7572" w:author="Dylan Van Aswegen" w:date="2024-07-15T11:58:00Z"/>
        </w:trPr>
        <w:tc>
          <w:tcPr>
            <w:cnfStyle w:val="001000000000" w:firstRow="0" w:lastRow="0" w:firstColumn="1" w:lastColumn="0" w:oddVBand="0" w:evenVBand="0" w:oddHBand="0" w:evenHBand="0" w:firstRowFirstColumn="0" w:firstRowLastColumn="0" w:lastRowFirstColumn="0" w:lastRowLastColumn="0"/>
            <w:tcW w:w="1135" w:type="dxa"/>
          </w:tcPr>
          <w:p w14:paraId="423CE32B" w14:textId="77777777" w:rsidR="00CF4C31" w:rsidRDefault="00CF4C31" w:rsidP="00CF4C31">
            <w:pPr>
              <w:spacing w:line="360" w:lineRule="auto"/>
              <w:jc w:val="both"/>
              <w:rPr>
                <w:ins w:id="7573" w:author="Dylan Van Aswegen" w:date="2024-07-15T11:58:00Z" w16du:dateUtc="2024-07-15T09:58:00Z"/>
                <w:rFonts w:ascii="Arial" w:hAnsi="Arial" w:cs="Arial"/>
                <w:sz w:val="20"/>
                <w:szCs w:val="20"/>
                <w:lang w:val="en-GB"/>
              </w:rPr>
            </w:pPr>
          </w:p>
        </w:tc>
        <w:tc>
          <w:tcPr>
            <w:tcW w:w="1417" w:type="dxa"/>
          </w:tcPr>
          <w:p w14:paraId="34E3CEC0" w14:textId="6A2F92D1" w:rsidR="00CF4C31" w:rsidRDefault="00CF4C31"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574" w:author="Dylan Van Aswegen" w:date="2024-07-15T11:58:00Z" w16du:dateUtc="2024-07-15T09:58:00Z"/>
                <w:rFonts w:ascii="Arial" w:hAnsi="Arial" w:cs="Arial"/>
                <w:sz w:val="20"/>
                <w:szCs w:val="20"/>
                <w:lang w:val="en-GB"/>
              </w:rPr>
            </w:pPr>
            <w:ins w:id="7575" w:author="Dylan Van Aswegen" w:date="2024-07-15T11:58:00Z" w16du:dateUtc="2024-07-15T09:58:00Z">
              <w:r>
                <w:rPr>
                  <w:rFonts w:ascii="Arial" w:hAnsi="Arial" w:cs="Arial"/>
                  <w:sz w:val="20"/>
                  <w:szCs w:val="20"/>
                  <w:lang w:val="en-GB"/>
                </w:rPr>
                <w:t>Organisation Phone</w:t>
              </w:r>
            </w:ins>
          </w:p>
        </w:tc>
        <w:tc>
          <w:tcPr>
            <w:tcW w:w="1276" w:type="dxa"/>
          </w:tcPr>
          <w:p w14:paraId="227F6555" w14:textId="5481AC05" w:rsidR="00CF4C31" w:rsidRDefault="00CF4C31"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576" w:author="Dylan Van Aswegen" w:date="2024-07-15T11:58:00Z" w16du:dateUtc="2024-07-15T09:58:00Z"/>
                <w:rFonts w:ascii="Arial" w:hAnsi="Arial" w:cs="Arial"/>
                <w:sz w:val="20"/>
                <w:szCs w:val="20"/>
                <w:lang w:val="en-GB"/>
              </w:rPr>
            </w:pPr>
            <w:ins w:id="7577" w:author="Dylan Van Aswegen" w:date="2024-07-15T11:59:00Z" w16du:dateUtc="2024-07-15T09:59:00Z">
              <w:r>
                <w:rPr>
                  <w:rFonts w:ascii="Arial" w:hAnsi="Arial" w:cs="Arial"/>
                  <w:sz w:val="20"/>
                  <w:szCs w:val="20"/>
                  <w:lang w:val="en-GB"/>
                </w:rPr>
                <w:t>Text Field</w:t>
              </w:r>
            </w:ins>
          </w:p>
        </w:tc>
        <w:tc>
          <w:tcPr>
            <w:tcW w:w="1701" w:type="dxa"/>
          </w:tcPr>
          <w:p w14:paraId="0C5F2F98" w14:textId="0DB11668" w:rsidR="00CF4C31" w:rsidRDefault="00CF4C31"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578" w:author="Dylan Van Aswegen" w:date="2024-07-15T11:58:00Z" w16du:dateUtc="2024-07-15T09:58:00Z"/>
                <w:rFonts w:ascii="Arial" w:hAnsi="Arial" w:cs="Arial"/>
                <w:sz w:val="20"/>
                <w:szCs w:val="20"/>
                <w:lang w:val="en-GB"/>
              </w:rPr>
            </w:pPr>
            <w:ins w:id="7579" w:author="Dylan Van Aswegen" w:date="2024-07-15T11:59:00Z" w16du:dateUtc="2024-07-15T09:59:00Z">
              <w:r>
                <w:rPr>
                  <w:rFonts w:ascii="Arial" w:hAnsi="Arial" w:cs="Arial"/>
                  <w:sz w:val="20"/>
                  <w:szCs w:val="20"/>
                  <w:lang w:val="en-GB"/>
                </w:rPr>
                <w:t>String</w:t>
              </w:r>
            </w:ins>
          </w:p>
        </w:tc>
        <w:tc>
          <w:tcPr>
            <w:tcW w:w="1417" w:type="dxa"/>
          </w:tcPr>
          <w:p w14:paraId="3AB19929" w14:textId="5DB55E69" w:rsidR="00CF4C31" w:rsidRDefault="00CF4C31"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580" w:author="Dylan Van Aswegen" w:date="2024-07-15T11:58:00Z" w16du:dateUtc="2024-07-15T09:58:00Z"/>
                <w:rFonts w:ascii="Arial" w:hAnsi="Arial" w:cs="Arial"/>
                <w:sz w:val="20"/>
                <w:szCs w:val="20"/>
                <w:lang w:val="en-GB"/>
              </w:rPr>
            </w:pPr>
            <w:ins w:id="7581" w:author="Dylan Van Aswegen" w:date="2024-07-15T11:59:00Z" w16du:dateUtc="2024-07-15T09:59:00Z">
              <w:r>
                <w:rPr>
                  <w:rFonts w:ascii="Arial" w:hAnsi="Arial" w:cs="Arial"/>
                  <w:sz w:val="20"/>
                  <w:szCs w:val="20"/>
                  <w:lang w:val="en-GB"/>
                </w:rPr>
                <w:t>N/A</w:t>
              </w:r>
            </w:ins>
          </w:p>
        </w:tc>
        <w:tc>
          <w:tcPr>
            <w:tcW w:w="3828" w:type="dxa"/>
          </w:tcPr>
          <w:p w14:paraId="4A4D838C" w14:textId="7C117E37" w:rsidR="00CF4C31" w:rsidRDefault="003E437D"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582" w:author="Dylan Van Aswegen" w:date="2024-07-15T11:58:00Z" w16du:dateUtc="2024-07-15T09:58:00Z"/>
                <w:rFonts w:ascii="Arial" w:hAnsi="Arial" w:cs="Arial"/>
                <w:sz w:val="20"/>
                <w:szCs w:val="20"/>
                <w:lang w:val="en-GB"/>
              </w:rPr>
            </w:pPr>
            <w:ins w:id="7583" w:author="Dylan Van Aswegen" w:date="2024-07-15T12:01:00Z" w16du:dateUtc="2024-07-15T10:01:00Z">
              <w:r>
                <w:rPr>
                  <w:rFonts w:ascii="Arial" w:hAnsi="Arial" w:cs="Arial"/>
                  <w:sz w:val="20"/>
                  <w:szCs w:val="20"/>
                  <w:lang w:val="en-GB"/>
                </w:rPr>
                <w:t xml:space="preserve">This field will be populated by the application with the phone number of the organisation.  </w:t>
              </w:r>
            </w:ins>
          </w:p>
        </w:tc>
      </w:tr>
      <w:tr w:rsidR="00CF4C31" w14:paraId="607F118E" w14:textId="77777777" w:rsidTr="005C5491">
        <w:trPr>
          <w:trHeight w:val="192"/>
          <w:ins w:id="7584" w:author="Dylan Van Aswegen" w:date="2024-07-15T11:58:00Z"/>
        </w:trPr>
        <w:tc>
          <w:tcPr>
            <w:cnfStyle w:val="001000000000" w:firstRow="0" w:lastRow="0" w:firstColumn="1" w:lastColumn="0" w:oddVBand="0" w:evenVBand="0" w:oddHBand="0" w:evenHBand="0" w:firstRowFirstColumn="0" w:firstRowLastColumn="0" w:lastRowFirstColumn="0" w:lastRowLastColumn="0"/>
            <w:tcW w:w="1135" w:type="dxa"/>
          </w:tcPr>
          <w:p w14:paraId="59146640" w14:textId="77777777" w:rsidR="00CF4C31" w:rsidRDefault="00CF4C31" w:rsidP="00CF4C31">
            <w:pPr>
              <w:spacing w:line="360" w:lineRule="auto"/>
              <w:jc w:val="both"/>
              <w:rPr>
                <w:ins w:id="7585" w:author="Dylan Van Aswegen" w:date="2024-07-15T11:58:00Z" w16du:dateUtc="2024-07-15T09:58:00Z"/>
                <w:rFonts w:ascii="Arial" w:hAnsi="Arial" w:cs="Arial"/>
                <w:sz w:val="20"/>
                <w:szCs w:val="20"/>
                <w:lang w:val="en-GB"/>
              </w:rPr>
            </w:pPr>
          </w:p>
        </w:tc>
        <w:tc>
          <w:tcPr>
            <w:tcW w:w="1417" w:type="dxa"/>
          </w:tcPr>
          <w:p w14:paraId="7EA3994F" w14:textId="2BBB5AA3" w:rsidR="00CF4C31" w:rsidRDefault="00CF4C31"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86" w:author="Dylan Van Aswegen" w:date="2024-07-15T11:58:00Z" w16du:dateUtc="2024-07-15T09:58:00Z"/>
                <w:rFonts w:ascii="Arial" w:hAnsi="Arial" w:cs="Arial"/>
                <w:sz w:val="20"/>
                <w:szCs w:val="20"/>
                <w:lang w:val="en-GB"/>
              </w:rPr>
            </w:pPr>
            <w:ins w:id="7587" w:author="Dylan Van Aswegen" w:date="2024-07-15T11:58:00Z" w16du:dateUtc="2024-07-15T09:58:00Z">
              <w:r>
                <w:rPr>
                  <w:rFonts w:ascii="Arial" w:hAnsi="Arial" w:cs="Arial"/>
                  <w:sz w:val="20"/>
                  <w:szCs w:val="20"/>
                  <w:lang w:val="en-GB"/>
                </w:rPr>
                <w:t>Organisation Address</w:t>
              </w:r>
            </w:ins>
          </w:p>
        </w:tc>
        <w:tc>
          <w:tcPr>
            <w:tcW w:w="1276" w:type="dxa"/>
          </w:tcPr>
          <w:p w14:paraId="653D79C3" w14:textId="6DF9722C" w:rsidR="00CF4C31" w:rsidRDefault="00CF4C31"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88" w:author="Dylan Van Aswegen" w:date="2024-07-15T11:58:00Z" w16du:dateUtc="2024-07-15T09:58:00Z"/>
                <w:rFonts w:ascii="Arial" w:hAnsi="Arial" w:cs="Arial"/>
                <w:sz w:val="20"/>
                <w:szCs w:val="20"/>
                <w:lang w:val="en-GB"/>
              </w:rPr>
            </w:pPr>
            <w:ins w:id="7589" w:author="Dylan Van Aswegen" w:date="2024-07-15T11:59:00Z" w16du:dateUtc="2024-07-15T09:59:00Z">
              <w:r>
                <w:rPr>
                  <w:rFonts w:ascii="Arial" w:hAnsi="Arial" w:cs="Arial"/>
                  <w:sz w:val="20"/>
                  <w:szCs w:val="20"/>
                  <w:lang w:val="en-GB"/>
                </w:rPr>
                <w:t>Text Field</w:t>
              </w:r>
            </w:ins>
          </w:p>
        </w:tc>
        <w:tc>
          <w:tcPr>
            <w:tcW w:w="1701" w:type="dxa"/>
          </w:tcPr>
          <w:p w14:paraId="027516AB" w14:textId="159DE1E5" w:rsidR="00CF4C31" w:rsidRDefault="00CF4C31"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90" w:author="Dylan Van Aswegen" w:date="2024-07-15T11:58:00Z" w16du:dateUtc="2024-07-15T09:58:00Z"/>
                <w:rFonts w:ascii="Arial" w:hAnsi="Arial" w:cs="Arial"/>
                <w:sz w:val="20"/>
                <w:szCs w:val="20"/>
                <w:lang w:val="en-GB"/>
              </w:rPr>
            </w:pPr>
            <w:ins w:id="7591" w:author="Dylan Van Aswegen" w:date="2024-07-15T11:59:00Z" w16du:dateUtc="2024-07-15T09:59:00Z">
              <w:r>
                <w:rPr>
                  <w:rFonts w:ascii="Arial" w:hAnsi="Arial" w:cs="Arial"/>
                  <w:sz w:val="20"/>
                  <w:szCs w:val="20"/>
                  <w:lang w:val="en-GB"/>
                </w:rPr>
                <w:t>String</w:t>
              </w:r>
            </w:ins>
          </w:p>
        </w:tc>
        <w:tc>
          <w:tcPr>
            <w:tcW w:w="1417" w:type="dxa"/>
          </w:tcPr>
          <w:p w14:paraId="60F35604" w14:textId="64EFD4D9" w:rsidR="00CF4C31" w:rsidRDefault="00CF4C31"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92" w:author="Dylan Van Aswegen" w:date="2024-07-15T11:58:00Z" w16du:dateUtc="2024-07-15T09:58:00Z"/>
                <w:rFonts w:ascii="Arial" w:hAnsi="Arial" w:cs="Arial"/>
                <w:sz w:val="20"/>
                <w:szCs w:val="20"/>
                <w:lang w:val="en-GB"/>
              </w:rPr>
            </w:pPr>
            <w:ins w:id="7593" w:author="Dylan Van Aswegen" w:date="2024-07-15T11:59:00Z" w16du:dateUtc="2024-07-15T09:59:00Z">
              <w:r>
                <w:rPr>
                  <w:rFonts w:ascii="Arial" w:hAnsi="Arial" w:cs="Arial"/>
                  <w:sz w:val="20"/>
                  <w:szCs w:val="20"/>
                  <w:lang w:val="en-GB"/>
                </w:rPr>
                <w:t>N/A</w:t>
              </w:r>
            </w:ins>
          </w:p>
        </w:tc>
        <w:tc>
          <w:tcPr>
            <w:tcW w:w="3828" w:type="dxa"/>
          </w:tcPr>
          <w:p w14:paraId="6D7D088C" w14:textId="2F8B4E7F" w:rsidR="00536B19" w:rsidRDefault="00C17A63"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94" w:author="Dylan Van Aswegen" w:date="2024-07-15T12:02:00Z" w16du:dateUtc="2024-07-15T10:02:00Z"/>
                <w:rFonts w:ascii="Arial" w:hAnsi="Arial" w:cs="Arial"/>
                <w:sz w:val="20"/>
                <w:szCs w:val="20"/>
                <w:lang w:val="en-GB"/>
              </w:rPr>
            </w:pPr>
            <w:ins w:id="7595" w:author="Dylan Van Aswegen" w:date="2024-07-15T12:02:00Z" w16du:dateUtc="2024-07-15T10:02:00Z">
              <w:r>
                <w:rPr>
                  <w:rFonts w:ascii="Arial" w:hAnsi="Arial" w:cs="Arial"/>
                  <w:sz w:val="20"/>
                  <w:szCs w:val="20"/>
                  <w:lang w:val="en-GB"/>
                </w:rPr>
                <w:t>This field will be populated by the application with the address of the organisation</w:t>
              </w:r>
            </w:ins>
            <w:ins w:id="7596" w:author="Dylan Van Aswegen" w:date="2024-07-15T12:03:00Z" w16du:dateUtc="2024-07-15T10:03:00Z">
              <w:r w:rsidR="00E303E0">
                <w:rPr>
                  <w:rFonts w:ascii="Arial" w:hAnsi="Arial" w:cs="Arial"/>
                  <w:sz w:val="20"/>
                  <w:szCs w:val="20"/>
                  <w:lang w:val="en-GB"/>
                </w:rPr>
                <w:t>, if one was provided,</w:t>
              </w:r>
            </w:ins>
            <w:ins w:id="7597" w:author="Dylan Van Aswegen" w:date="2024-07-15T12:02:00Z" w16du:dateUtc="2024-07-15T10:02:00Z">
              <w:r w:rsidR="00536B19">
                <w:rPr>
                  <w:rFonts w:ascii="Arial" w:hAnsi="Arial" w:cs="Arial"/>
                  <w:sz w:val="20"/>
                  <w:szCs w:val="20"/>
                  <w:lang w:val="en-GB"/>
                </w:rPr>
                <w:t xml:space="preserve"> in the format:</w:t>
              </w:r>
            </w:ins>
          </w:p>
          <w:p w14:paraId="13391F0A" w14:textId="77777777" w:rsidR="00CF4C31" w:rsidRDefault="00536B19"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598" w:author="Dylan Van Aswegen" w:date="2024-07-15T12:02:00Z" w16du:dateUtc="2024-07-15T10:02:00Z"/>
                <w:rFonts w:ascii="Arial" w:hAnsi="Arial" w:cs="Arial"/>
                <w:sz w:val="20"/>
                <w:szCs w:val="20"/>
                <w:lang w:val="en-GB"/>
              </w:rPr>
            </w:pPr>
            <w:ins w:id="7599" w:author="Dylan Van Aswegen" w:date="2024-07-15T12:02:00Z" w16du:dateUtc="2024-07-15T10:02:00Z">
              <w:r>
                <w:rPr>
                  <w:rFonts w:ascii="Arial" w:hAnsi="Arial" w:cs="Arial"/>
                  <w:sz w:val="20"/>
                  <w:szCs w:val="20"/>
                  <w:lang w:val="en-GB"/>
                </w:rPr>
                <w:t>Address Line 1</w:t>
              </w:r>
              <w:r w:rsidR="00C17A63">
                <w:rPr>
                  <w:rFonts w:ascii="Arial" w:hAnsi="Arial" w:cs="Arial"/>
                  <w:sz w:val="20"/>
                  <w:szCs w:val="20"/>
                  <w:lang w:val="en-GB"/>
                </w:rPr>
                <w:t xml:space="preserve"> </w:t>
              </w:r>
            </w:ins>
          </w:p>
          <w:p w14:paraId="75563FDF" w14:textId="77777777" w:rsidR="00536B19" w:rsidRDefault="00536B19"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600" w:author="Dylan Van Aswegen" w:date="2024-07-15T12:02:00Z" w16du:dateUtc="2024-07-15T10:02:00Z"/>
                <w:rFonts w:ascii="Arial" w:hAnsi="Arial" w:cs="Arial"/>
                <w:sz w:val="20"/>
                <w:szCs w:val="20"/>
                <w:lang w:val="en-GB"/>
              </w:rPr>
            </w:pPr>
            <w:ins w:id="7601" w:author="Dylan Van Aswegen" w:date="2024-07-15T12:02:00Z" w16du:dateUtc="2024-07-15T10:02:00Z">
              <w:r>
                <w:rPr>
                  <w:rFonts w:ascii="Arial" w:hAnsi="Arial" w:cs="Arial"/>
                  <w:sz w:val="20"/>
                  <w:szCs w:val="20"/>
                  <w:lang w:val="en-GB"/>
                </w:rPr>
                <w:t>Address Line 2</w:t>
              </w:r>
            </w:ins>
          </w:p>
          <w:p w14:paraId="3C1D0B28" w14:textId="77777777" w:rsidR="00536B19" w:rsidRDefault="00536B19"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602" w:author="Dylan Van Aswegen" w:date="2024-07-15T12:02:00Z" w16du:dateUtc="2024-07-15T10:02:00Z"/>
                <w:rFonts w:ascii="Arial" w:hAnsi="Arial" w:cs="Arial"/>
                <w:sz w:val="20"/>
                <w:szCs w:val="20"/>
                <w:lang w:val="en-GB"/>
              </w:rPr>
            </w:pPr>
            <w:ins w:id="7603" w:author="Dylan Van Aswegen" w:date="2024-07-15T12:02:00Z" w16du:dateUtc="2024-07-15T10:02:00Z">
              <w:r>
                <w:rPr>
                  <w:rFonts w:ascii="Arial" w:hAnsi="Arial" w:cs="Arial"/>
                  <w:sz w:val="20"/>
                  <w:szCs w:val="20"/>
                  <w:lang w:val="en-GB"/>
                </w:rPr>
                <w:t>Address Line 3</w:t>
              </w:r>
            </w:ins>
          </w:p>
          <w:p w14:paraId="1B81B13B" w14:textId="77777777" w:rsidR="00E303E0" w:rsidRDefault="00536B19"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604" w:author="Dylan Van Aswegen" w:date="2024-07-15T12:03:00Z" w16du:dateUtc="2024-07-15T10:03:00Z"/>
                <w:rFonts w:ascii="Arial" w:hAnsi="Arial" w:cs="Arial"/>
                <w:sz w:val="20"/>
                <w:szCs w:val="20"/>
                <w:lang w:val="en-GB"/>
              </w:rPr>
            </w:pPr>
            <w:ins w:id="7605" w:author="Dylan Van Aswegen" w:date="2024-07-15T12:03:00Z" w16du:dateUtc="2024-07-15T10:03:00Z">
              <w:r>
                <w:rPr>
                  <w:rFonts w:ascii="Arial" w:hAnsi="Arial" w:cs="Arial"/>
                  <w:sz w:val="20"/>
                  <w:szCs w:val="20"/>
                  <w:lang w:val="en-GB"/>
                </w:rPr>
                <w:t xml:space="preserve">Post Code </w:t>
              </w:r>
            </w:ins>
          </w:p>
          <w:p w14:paraId="7237C4A0" w14:textId="141F4893" w:rsidR="00536B19" w:rsidRDefault="00536B19" w:rsidP="00CF4C31">
            <w:pPr>
              <w:spacing w:line="360" w:lineRule="auto"/>
              <w:jc w:val="both"/>
              <w:cnfStyle w:val="000000000000" w:firstRow="0" w:lastRow="0" w:firstColumn="0" w:lastColumn="0" w:oddVBand="0" w:evenVBand="0" w:oddHBand="0" w:evenHBand="0" w:firstRowFirstColumn="0" w:firstRowLastColumn="0" w:lastRowFirstColumn="0" w:lastRowLastColumn="0"/>
              <w:rPr>
                <w:ins w:id="7606" w:author="Dylan Van Aswegen" w:date="2024-07-15T11:58:00Z" w16du:dateUtc="2024-07-15T09:58:00Z"/>
                <w:rFonts w:ascii="Arial" w:hAnsi="Arial" w:cs="Arial"/>
                <w:sz w:val="20"/>
                <w:szCs w:val="20"/>
                <w:lang w:val="en-GB"/>
              </w:rPr>
            </w:pPr>
            <w:ins w:id="7607" w:author="Dylan Van Aswegen" w:date="2024-07-15T12:03:00Z" w16du:dateUtc="2024-07-15T10:03:00Z">
              <w:r>
                <w:rPr>
                  <w:rFonts w:ascii="Arial" w:hAnsi="Arial" w:cs="Arial"/>
                  <w:sz w:val="20"/>
                  <w:szCs w:val="20"/>
                  <w:lang w:val="en-GB"/>
                </w:rPr>
                <w:t xml:space="preserve">Country </w:t>
              </w:r>
            </w:ins>
          </w:p>
        </w:tc>
      </w:tr>
      <w:tr w:rsidR="00C85A5D" w14:paraId="52AD3C61" w14:textId="77777777" w:rsidTr="005C5491">
        <w:trPr>
          <w:cnfStyle w:val="000000100000" w:firstRow="0" w:lastRow="0" w:firstColumn="0" w:lastColumn="0" w:oddVBand="0" w:evenVBand="0" w:oddHBand="1" w:evenHBand="0" w:firstRowFirstColumn="0" w:firstRowLastColumn="0" w:lastRowFirstColumn="0" w:lastRowLastColumn="0"/>
          <w:trHeight w:val="192"/>
          <w:ins w:id="7608" w:author="Dylan Van Aswegen" w:date="2024-07-15T12:04:00Z"/>
        </w:trPr>
        <w:tc>
          <w:tcPr>
            <w:cnfStyle w:val="001000000000" w:firstRow="0" w:lastRow="0" w:firstColumn="1" w:lastColumn="0" w:oddVBand="0" w:evenVBand="0" w:oddHBand="0" w:evenHBand="0" w:firstRowFirstColumn="0" w:firstRowLastColumn="0" w:lastRowFirstColumn="0" w:lastRowLastColumn="0"/>
            <w:tcW w:w="1135" w:type="dxa"/>
          </w:tcPr>
          <w:p w14:paraId="22D47F9E" w14:textId="77777777" w:rsidR="00C85A5D" w:rsidRDefault="00C85A5D" w:rsidP="00CF4C31">
            <w:pPr>
              <w:spacing w:line="360" w:lineRule="auto"/>
              <w:jc w:val="both"/>
              <w:rPr>
                <w:ins w:id="7609" w:author="Dylan Van Aswegen" w:date="2024-07-15T12:04:00Z" w16du:dateUtc="2024-07-15T10:04:00Z"/>
                <w:rFonts w:ascii="Arial" w:hAnsi="Arial" w:cs="Arial"/>
                <w:sz w:val="20"/>
                <w:szCs w:val="20"/>
                <w:lang w:val="en-GB"/>
              </w:rPr>
            </w:pPr>
          </w:p>
        </w:tc>
        <w:tc>
          <w:tcPr>
            <w:tcW w:w="1417" w:type="dxa"/>
          </w:tcPr>
          <w:p w14:paraId="4D3090B0" w14:textId="0B8FBD95" w:rsidR="00C85A5D" w:rsidRDefault="00E6567C"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610" w:author="Dylan Van Aswegen" w:date="2024-07-15T12:04:00Z" w16du:dateUtc="2024-07-15T10:04:00Z"/>
                <w:rFonts w:ascii="Arial" w:hAnsi="Arial" w:cs="Arial"/>
                <w:sz w:val="20"/>
                <w:szCs w:val="20"/>
                <w:lang w:val="en-GB"/>
              </w:rPr>
            </w:pPr>
            <w:ins w:id="7611" w:author="Dylan Van Aswegen" w:date="2024-07-15T17:10:00Z" w16du:dateUtc="2024-07-15T15:10:00Z">
              <w:r>
                <w:rPr>
                  <w:rFonts w:ascii="Arial" w:hAnsi="Arial" w:cs="Arial"/>
                  <w:sz w:val="20"/>
                  <w:szCs w:val="20"/>
                  <w:lang w:val="en-GB"/>
                </w:rPr>
                <w:t>Action</w:t>
              </w:r>
            </w:ins>
          </w:p>
        </w:tc>
        <w:tc>
          <w:tcPr>
            <w:tcW w:w="1276" w:type="dxa"/>
          </w:tcPr>
          <w:p w14:paraId="5B2B83EE" w14:textId="7CCE077A" w:rsidR="00C85A5D" w:rsidRDefault="00C85A5D"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612" w:author="Dylan Van Aswegen" w:date="2024-07-15T12:04:00Z" w16du:dateUtc="2024-07-15T10:04:00Z"/>
                <w:rFonts w:ascii="Arial" w:hAnsi="Arial" w:cs="Arial"/>
                <w:sz w:val="20"/>
                <w:szCs w:val="20"/>
                <w:lang w:val="en-GB"/>
              </w:rPr>
            </w:pPr>
            <w:ins w:id="7613" w:author="Dylan Van Aswegen" w:date="2024-07-15T12:04:00Z" w16du:dateUtc="2024-07-15T10:04:00Z">
              <w:r>
                <w:rPr>
                  <w:rFonts w:ascii="Arial" w:hAnsi="Arial" w:cs="Arial"/>
                  <w:sz w:val="20"/>
                  <w:szCs w:val="20"/>
                  <w:lang w:val="en-GB"/>
                </w:rPr>
                <w:t>Button</w:t>
              </w:r>
            </w:ins>
          </w:p>
        </w:tc>
        <w:tc>
          <w:tcPr>
            <w:tcW w:w="1701" w:type="dxa"/>
          </w:tcPr>
          <w:p w14:paraId="2F71330E" w14:textId="77777777" w:rsidR="00C85A5D" w:rsidRDefault="00C85A5D"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614" w:author="Dylan Van Aswegen" w:date="2024-07-15T12:04:00Z" w16du:dateUtc="2024-07-15T10:04:00Z"/>
                <w:rFonts w:ascii="Arial" w:hAnsi="Arial" w:cs="Arial"/>
                <w:sz w:val="20"/>
                <w:szCs w:val="20"/>
                <w:lang w:val="en-GB"/>
              </w:rPr>
            </w:pPr>
          </w:p>
        </w:tc>
        <w:tc>
          <w:tcPr>
            <w:tcW w:w="1417" w:type="dxa"/>
          </w:tcPr>
          <w:p w14:paraId="24C061A6" w14:textId="77777777" w:rsidR="00C85A5D" w:rsidRDefault="00C85A5D"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615" w:author="Dylan Van Aswegen" w:date="2024-07-15T12:04:00Z" w16du:dateUtc="2024-07-15T10:04:00Z"/>
                <w:rFonts w:ascii="Arial" w:hAnsi="Arial" w:cs="Arial"/>
                <w:sz w:val="20"/>
                <w:szCs w:val="20"/>
                <w:lang w:val="en-GB"/>
              </w:rPr>
            </w:pPr>
          </w:p>
        </w:tc>
        <w:tc>
          <w:tcPr>
            <w:tcW w:w="3828" w:type="dxa"/>
          </w:tcPr>
          <w:p w14:paraId="381B7814" w14:textId="29515DA7" w:rsidR="00C85A5D" w:rsidRDefault="00C85A5D"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616" w:author="Dylan Van Aswegen" w:date="2024-07-15T17:11:00Z" w16du:dateUtc="2024-07-15T15:11:00Z"/>
                <w:rFonts w:ascii="Arial" w:hAnsi="Arial" w:cs="Arial"/>
                <w:sz w:val="20"/>
                <w:szCs w:val="20"/>
                <w:lang w:val="en-GB"/>
              </w:rPr>
            </w:pPr>
            <w:ins w:id="7617" w:author="Dylan Van Aswegen" w:date="2024-07-15T12:04:00Z" w16du:dateUtc="2024-07-15T10:04:00Z">
              <w:r>
                <w:rPr>
                  <w:rFonts w:ascii="Arial" w:hAnsi="Arial" w:cs="Arial"/>
                  <w:sz w:val="20"/>
                  <w:szCs w:val="20"/>
                  <w:lang w:val="en-GB"/>
                </w:rPr>
                <w:t>Th</w:t>
              </w:r>
            </w:ins>
            <w:ins w:id="7618" w:author="Dylan Van Aswegen" w:date="2024-07-15T17:10:00Z" w16du:dateUtc="2024-07-15T15:10:00Z">
              <w:r w:rsidR="00E6567C">
                <w:rPr>
                  <w:rFonts w:ascii="Arial" w:hAnsi="Arial" w:cs="Arial"/>
                  <w:sz w:val="20"/>
                  <w:szCs w:val="20"/>
                  <w:lang w:val="en-GB"/>
                </w:rPr>
                <w:t>ese</w:t>
              </w:r>
            </w:ins>
            <w:ins w:id="7619" w:author="Dylan Van Aswegen" w:date="2024-07-15T12:04:00Z" w16du:dateUtc="2024-07-15T10:04:00Z">
              <w:r>
                <w:rPr>
                  <w:rFonts w:ascii="Arial" w:hAnsi="Arial" w:cs="Arial"/>
                  <w:sz w:val="20"/>
                  <w:szCs w:val="20"/>
                  <w:lang w:val="en-GB"/>
                </w:rPr>
                <w:t xml:space="preserve"> </w:t>
              </w:r>
            </w:ins>
            <w:ins w:id="7620" w:author="Dylan Van Aswegen" w:date="2024-07-15T12:42:00Z" w16du:dateUtc="2024-07-15T10:42:00Z">
              <w:r w:rsidR="00EE5D8C">
                <w:rPr>
                  <w:rFonts w:ascii="Arial" w:hAnsi="Arial" w:cs="Arial"/>
                  <w:sz w:val="20"/>
                  <w:szCs w:val="20"/>
                  <w:lang w:val="en-GB"/>
                </w:rPr>
                <w:t>button</w:t>
              </w:r>
            </w:ins>
            <w:ins w:id="7621" w:author="Dylan Van Aswegen" w:date="2024-07-15T17:10:00Z" w16du:dateUtc="2024-07-15T15:10:00Z">
              <w:r w:rsidR="00E6567C">
                <w:rPr>
                  <w:rFonts w:ascii="Arial" w:hAnsi="Arial" w:cs="Arial"/>
                  <w:sz w:val="20"/>
                  <w:szCs w:val="20"/>
                  <w:lang w:val="en-GB"/>
                </w:rPr>
                <w:t>s</w:t>
              </w:r>
            </w:ins>
            <w:ins w:id="7622" w:author="Dylan Van Aswegen" w:date="2024-07-15T12:42:00Z" w16du:dateUtc="2024-07-15T10:42:00Z">
              <w:r w:rsidR="00EE5D8C">
                <w:rPr>
                  <w:rFonts w:ascii="Arial" w:hAnsi="Arial" w:cs="Arial"/>
                  <w:sz w:val="20"/>
                  <w:szCs w:val="20"/>
                  <w:lang w:val="en-GB"/>
                </w:rPr>
                <w:t xml:space="preserve"> </w:t>
              </w:r>
            </w:ins>
            <w:ins w:id="7623" w:author="Dylan Van Aswegen" w:date="2024-07-15T12:04:00Z" w16du:dateUtc="2024-07-15T10:04:00Z">
              <w:r>
                <w:rPr>
                  <w:rFonts w:ascii="Arial" w:hAnsi="Arial" w:cs="Arial"/>
                  <w:sz w:val="20"/>
                  <w:szCs w:val="20"/>
                  <w:lang w:val="en-GB"/>
                </w:rPr>
                <w:t>wil</w:t>
              </w:r>
            </w:ins>
            <w:ins w:id="7624" w:author="Dylan Van Aswegen" w:date="2024-07-15T12:42:00Z" w16du:dateUtc="2024-07-15T10:42:00Z">
              <w:r w:rsidR="00EE5D8C">
                <w:rPr>
                  <w:rFonts w:ascii="Arial" w:hAnsi="Arial" w:cs="Arial"/>
                  <w:sz w:val="20"/>
                  <w:szCs w:val="20"/>
                  <w:lang w:val="en-GB"/>
                </w:rPr>
                <w:t xml:space="preserve">l </w:t>
              </w:r>
            </w:ins>
            <w:ins w:id="7625" w:author="Dylan Van Aswegen" w:date="2024-07-15T12:05:00Z" w16du:dateUtc="2024-07-15T10:05:00Z">
              <w:r w:rsidR="009158C3">
                <w:rPr>
                  <w:rFonts w:ascii="Arial" w:hAnsi="Arial" w:cs="Arial"/>
                  <w:sz w:val="20"/>
                  <w:szCs w:val="20"/>
                  <w:lang w:val="en-GB"/>
                </w:rPr>
                <w:t xml:space="preserve">allow the </w:t>
              </w:r>
              <w:r w:rsidR="009B6778">
                <w:rPr>
                  <w:rFonts w:ascii="Arial" w:hAnsi="Arial" w:cs="Arial"/>
                  <w:sz w:val="20"/>
                  <w:szCs w:val="20"/>
                  <w:lang w:val="en-GB"/>
                </w:rPr>
                <w:t>application admin</w:t>
              </w:r>
              <w:r w:rsidR="009158C3">
                <w:rPr>
                  <w:rFonts w:ascii="Arial" w:hAnsi="Arial" w:cs="Arial"/>
                  <w:sz w:val="20"/>
                  <w:szCs w:val="20"/>
                  <w:lang w:val="en-GB"/>
                </w:rPr>
                <w:t xml:space="preserve"> to edit the organisation</w:t>
              </w:r>
            </w:ins>
            <w:ins w:id="7626" w:author="Dylan Van Aswegen" w:date="2024-07-15T12:42:00Z" w16du:dateUtc="2024-07-15T10:42:00Z">
              <w:r w:rsidR="00EE5D8C">
                <w:rPr>
                  <w:rFonts w:ascii="Arial" w:hAnsi="Arial" w:cs="Arial"/>
                  <w:sz w:val="20"/>
                  <w:szCs w:val="20"/>
                  <w:lang w:val="en-GB"/>
                </w:rPr>
                <w:t xml:space="preserve"> </w:t>
              </w:r>
            </w:ins>
            <w:ins w:id="7627" w:author="Dylan Van Aswegen" w:date="2024-07-15T12:05:00Z" w16du:dateUtc="2024-07-15T10:05:00Z">
              <w:r w:rsidR="009B6778">
                <w:rPr>
                  <w:rFonts w:ascii="Arial" w:hAnsi="Arial" w:cs="Arial"/>
                  <w:sz w:val="20"/>
                  <w:szCs w:val="20"/>
                  <w:lang w:val="en-GB"/>
                </w:rPr>
                <w:t xml:space="preserve">to edit the organisation </w:t>
              </w:r>
              <w:proofErr w:type="spellStart"/>
              <w:r w:rsidR="009B6778">
                <w:rPr>
                  <w:rFonts w:ascii="Arial" w:hAnsi="Arial" w:cs="Arial"/>
                  <w:sz w:val="20"/>
                  <w:szCs w:val="20"/>
                  <w:lang w:val="en-GB"/>
                </w:rPr>
                <w:t>shortname</w:t>
              </w:r>
            </w:ins>
            <w:proofErr w:type="spellEnd"/>
            <w:ins w:id="7628" w:author="Dylan Van Aswegen" w:date="2024-07-15T17:10:00Z" w16du:dateUtc="2024-07-15T15:10:00Z">
              <w:r w:rsidR="00E6567C">
                <w:rPr>
                  <w:rFonts w:ascii="Arial" w:hAnsi="Arial" w:cs="Arial"/>
                  <w:sz w:val="20"/>
                  <w:szCs w:val="20"/>
                  <w:lang w:val="en-GB"/>
                </w:rPr>
                <w:t xml:space="preserve"> and </w:t>
              </w:r>
              <w:r w:rsidR="00DD6F4E">
                <w:rPr>
                  <w:rFonts w:ascii="Arial" w:hAnsi="Arial" w:cs="Arial"/>
                  <w:sz w:val="20"/>
                  <w:szCs w:val="20"/>
                  <w:lang w:val="en-GB"/>
                </w:rPr>
                <w:t xml:space="preserve">make the organisation a featured club. </w:t>
              </w:r>
            </w:ins>
            <w:ins w:id="7629" w:author="Dylan Van Aswegen" w:date="2024-07-15T12:42:00Z" w16du:dateUtc="2024-07-15T10:42:00Z">
              <w:r w:rsidR="00EE5D8C">
                <w:rPr>
                  <w:rFonts w:ascii="Arial" w:hAnsi="Arial" w:cs="Arial"/>
                  <w:sz w:val="20"/>
                  <w:szCs w:val="20"/>
                  <w:lang w:val="en-GB"/>
                </w:rPr>
                <w:t>Once</w:t>
              </w:r>
            </w:ins>
            <w:ins w:id="7630" w:author="Dylan Van Aswegen" w:date="2024-07-15T17:10:00Z" w16du:dateUtc="2024-07-15T15:10:00Z">
              <w:r w:rsidR="00DD6F4E">
                <w:rPr>
                  <w:rFonts w:ascii="Arial" w:hAnsi="Arial" w:cs="Arial"/>
                  <w:sz w:val="20"/>
                  <w:szCs w:val="20"/>
                  <w:lang w:val="en-GB"/>
                </w:rPr>
                <w:t xml:space="preserve"> the edit bu</w:t>
              </w:r>
            </w:ins>
            <w:ins w:id="7631" w:author="Dylan Van Aswegen" w:date="2024-07-15T17:11:00Z" w16du:dateUtc="2024-07-15T15:11:00Z">
              <w:r w:rsidR="00DD6F4E">
                <w:rPr>
                  <w:rFonts w:ascii="Arial" w:hAnsi="Arial" w:cs="Arial"/>
                  <w:sz w:val="20"/>
                  <w:szCs w:val="20"/>
                  <w:lang w:val="en-GB"/>
                </w:rPr>
                <w:t>tton is</w:t>
              </w:r>
            </w:ins>
            <w:ins w:id="7632" w:author="Dylan Van Aswegen" w:date="2024-07-15T12:42:00Z" w16du:dateUtc="2024-07-15T10:42:00Z">
              <w:r w:rsidR="00EE5D8C">
                <w:rPr>
                  <w:rFonts w:ascii="Arial" w:hAnsi="Arial" w:cs="Arial"/>
                  <w:sz w:val="20"/>
                  <w:szCs w:val="20"/>
                  <w:lang w:val="en-GB"/>
                </w:rPr>
                <w:t xml:space="preserve"> clicked, the organisation short name </w:t>
              </w:r>
            </w:ins>
            <w:ins w:id="7633" w:author="Dylan Van Aswegen" w:date="2024-07-15T12:43:00Z" w16du:dateUtc="2024-07-15T10:43:00Z">
              <w:r w:rsidR="00EE5D8C">
                <w:rPr>
                  <w:rFonts w:ascii="Arial" w:hAnsi="Arial" w:cs="Arial"/>
                  <w:sz w:val="20"/>
                  <w:szCs w:val="20"/>
                  <w:lang w:val="en-GB"/>
                </w:rPr>
                <w:t>field should become editable</w:t>
              </w:r>
            </w:ins>
            <w:ins w:id="7634" w:author="Dylan Van Aswegen" w:date="2024-07-15T17:11:00Z" w16du:dateUtc="2024-07-15T15:11:00Z">
              <w:r w:rsidR="00BB4EF6">
                <w:rPr>
                  <w:rFonts w:ascii="Arial" w:hAnsi="Arial" w:cs="Arial"/>
                  <w:sz w:val="20"/>
                  <w:szCs w:val="20"/>
                  <w:lang w:val="en-GB"/>
                </w:rPr>
                <w:t xml:space="preserve"> and the application admin should be allowed to change the short name and once saved, the organisation URL will be updated and an email will be sent to the organisation administrator. </w:t>
              </w:r>
            </w:ins>
          </w:p>
          <w:p w14:paraId="036EF4AD" w14:textId="01EE673E" w:rsidR="00E6567C" w:rsidRDefault="004155A3" w:rsidP="00CF4C31">
            <w:pPr>
              <w:spacing w:line="360" w:lineRule="auto"/>
              <w:jc w:val="both"/>
              <w:cnfStyle w:val="000000100000" w:firstRow="0" w:lastRow="0" w:firstColumn="0" w:lastColumn="0" w:oddVBand="0" w:evenVBand="0" w:oddHBand="1" w:evenHBand="0" w:firstRowFirstColumn="0" w:firstRowLastColumn="0" w:lastRowFirstColumn="0" w:lastRowLastColumn="0"/>
              <w:rPr>
                <w:ins w:id="7635" w:author="Dylan Van Aswegen" w:date="2024-07-15T12:04:00Z" w16du:dateUtc="2024-07-15T10:04:00Z"/>
                <w:rFonts w:ascii="Arial" w:hAnsi="Arial" w:cs="Arial"/>
                <w:sz w:val="20"/>
                <w:szCs w:val="20"/>
                <w:lang w:val="en-GB"/>
              </w:rPr>
            </w:pPr>
            <w:ins w:id="7636" w:author="Dylan Van Aswegen" w:date="2024-07-15T17:11:00Z" w16du:dateUtc="2024-07-15T15:11:00Z">
              <w:r>
                <w:rPr>
                  <w:rFonts w:ascii="Arial" w:hAnsi="Arial" w:cs="Arial"/>
                  <w:sz w:val="20"/>
                  <w:szCs w:val="20"/>
                  <w:lang w:val="en-GB"/>
                </w:rPr>
                <w:t>Once the</w:t>
              </w:r>
            </w:ins>
            <w:ins w:id="7637" w:author="Dylan Van Aswegen" w:date="2024-07-15T17:12:00Z" w16du:dateUtc="2024-07-15T15:12:00Z">
              <w:r>
                <w:rPr>
                  <w:rFonts w:ascii="Arial" w:hAnsi="Arial" w:cs="Arial"/>
                  <w:sz w:val="20"/>
                  <w:szCs w:val="20"/>
                  <w:lang w:val="en-GB"/>
                </w:rPr>
                <w:t xml:space="preserve"> make a feature club button is clicked, a link to the club public page will be </w:t>
              </w:r>
              <w:r w:rsidR="004071E1">
                <w:rPr>
                  <w:rFonts w:ascii="Arial" w:hAnsi="Arial" w:cs="Arial"/>
                  <w:sz w:val="20"/>
                  <w:szCs w:val="20"/>
                  <w:lang w:val="en-GB"/>
                </w:rPr>
                <w:t xml:space="preserve">put into the featured clubs section of the home page. </w:t>
              </w:r>
            </w:ins>
          </w:p>
        </w:tc>
      </w:tr>
    </w:tbl>
    <w:p w14:paraId="63C4C17E" w14:textId="069B451B" w:rsidR="003C516B" w:rsidRDefault="003C516B" w:rsidP="003C516B">
      <w:pPr>
        <w:rPr>
          <w:ins w:id="7638" w:author="Dylan Van Aswegen" w:date="2024-07-15T12:07:00Z" w16du:dateUtc="2024-07-15T10:07:00Z"/>
        </w:rPr>
      </w:pPr>
    </w:p>
    <w:p w14:paraId="673B62A5" w14:textId="748069CE" w:rsidR="00744290" w:rsidRDefault="00744290" w:rsidP="003C516B">
      <w:pPr>
        <w:rPr>
          <w:ins w:id="7639" w:author="Dylan Van Aswegen" w:date="2024-07-15T12:12:00Z" w16du:dateUtc="2024-07-15T10:12:00Z"/>
        </w:rPr>
      </w:pPr>
      <w:ins w:id="7640" w:author="Dylan Van Aswegen" w:date="2024-07-15T12:07:00Z" w16du:dateUtc="2024-07-15T10:07:00Z">
        <w:r>
          <w:t>The administrators section of the page will consist of</w:t>
        </w:r>
      </w:ins>
      <w:ins w:id="7641" w:author="Dylan Van Aswegen" w:date="2024-07-15T12:13:00Z" w16du:dateUtc="2024-07-15T10:13:00Z">
        <w:r w:rsidR="004271CF">
          <w:t xml:space="preserve"> buttons to add an admin member to the </w:t>
        </w:r>
        <w:r w:rsidR="002F1353">
          <w:t>organisation</w:t>
        </w:r>
      </w:ins>
      <w:ins w:id="7642" w:author="Dylan Van Aswegen" w:date="2024-07-15T12:14:00Z" w16du:dateUtc="2024-07-15T10:14:00Z">
        <w:r w:rsidR="002F1353">
          <w:t>. The page will further consist of a</w:t>
        </w:r>
      </w:ins>
      <w:ins w:id="7643" w:author="Dylan Van Aswegen" w:date="2024-07-15T12:07:00Z" w16du:dateUtc="2024-07-15T10:07:00Z">
        <w:r>
          <w:t xml:space="preserve"> table that has the following information:</w:t>
        </w:r>
      </w:ins>
    </w:p>
    <w:p w14:paraId="71FC7584" w14:textId="77777777" w:rsidR="004271CF" w:rsidRPr="00744290" w:rsidRDefault="004271CF" w:rsidP="003C516B">
      <w:pPr>
        <w:rPr>
          <w:ins w:id="7644" w:author="Dylan Van Aswegen" w:date="2024-07-15T12:08:00Z" w16du:dateUtc="2024-07-15T10:08:00Z"/>
        </w:rPr>
      </w:pPr>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744290" w14:paraId="6952D7B0" w14:textId="77777777" w:rsidTr="005C5491">
        <w:trPr>
          <w:cnfStyle w:val="100000000000" w:firstRow="1" w:lastRow="0" w:firstColumn="0" w:lastColumn="0" w:oddVBand="0" w:evenVBand="0" w:oddHBand="0" w:evenHBand="0" w:firstRowFirstColumn="0" w:firstRowLastColumn="0" w:lastRowFirstColumn="0" w:lastRowLastColumn="0"/>
          <w:tblHeader/>
          <w:ins w:id="7645" w:author="Dylan Van Aswegen" w:date="2024-07-15T12:08: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6C4453B1" w14:textId="77777777" w:rsidR="00744290" w:rsidRDefault="00744290">
            <w:pPr>
              <w:spacing w:line="360" w:lineRule="auto"/>
              <w:jc w:val="both"/>
              <w:rPr>
                <w:ins w:id="7646" w:author="Dylan Van Aswegen" w:date="2024-07-15T12:08:00Z" w16du:dateUtc="2024-07-15T10:08:00Z"/>
                <w:rFonts w:ascii="Arial" w:hAnsi="Arial" w:cs="Arial"/>
                <w:sz w:val="20"/>
                <w:szCs w:val="20"/>
                <w:lang w:val="en-GB"/>
              </w:rPr>
            </w:pPr>
            <w:ins w:id="7647" w:author="Dylan Van Aswegen" w:date="2024-07-15T12:08:00Z" w16du:dateUtc="2024-07-15T10:08:00Z">
              <w:r>
                <w:rPr>
                  <w:rFonts w:ascii="Arial" w:hAnsi="Arial" w:cs="Arial"/>
                  <w:sz w:val="20"/>
                  <w:szCs w:val="20"/>
                  <w:lang w:val="en-GB"/>
                </w:rPr>
                <w:t>Column Name</w:t>
              </w:r>
            </w:ins>
          </w:p>
        </w:tc>
        <w:tc>
          <w:tcPr>
            <w:tcW w:w="1273" w:type="dxa"/>
            <w:shd w:val="clear" w:color="auto" w:fill="002060"/>
          </w:tcPr>
          <w:p w14:paraId="144BA1E4" w14:textId="77777777" w:rsidR="00744290" w:rsidRDefault="00744290">
            <w:pPr>
              <w:spacing w:line="360" w:lineRule="auto"/>
              <w:jc w:val="both"/>
              <w:cnfStyle w:val="100000000000" w:firstRow="1" w:lastRow="0" w:firstColumn="0" w:lastColumn="0" w:oddVBand="0" w:evenVBand="0" w:oddHBand="0" w:evenHBand="0" w:firstRowFirstColumn="0" w:firstRowLastColumn="0" w:lastRowFirstColumn="0" w:lastRowLastColumn="0"/>
              <w:rPr>
                <w:ins w:id="7648" w:author="Dylan Van Aswegen" w:date="2024-07-15T12:08:00Z" w16du:dateUtc="2024-07-15T10:08:00Z"/>
                <w:rFonts w:ascii="Arial" w:hAnsi="Arial" w:cs="Arial"/>
                <w:sz w:val="20"/>
                <w:szCs w:val="20"/>
                <w:lang w:val="en-GB"/>
              </w:rPr>
            </w:pPr>
            <w:ins w:id="7649" w:author="Dylan Van Aswegen" w:date="2024-07-15T12:08:00Z" w16du:dateUtc="2024-07-15T10:08:00Z">
              <w:r>
                <w:rPr>
                  <w:rFonts w:ascii="Arial" w:hAnsi="Arial" w:cs="Arial"/>
                  <w:sz w:val="20"/>
                  <w:szCs w:val="20"/>
                  <w:lang w:val="en-GB"/>
                </w:rPr>
                <w:t>Column Type</w:t>
              </w:r>
            </w:ins>
          </w:p>
        </w:tc>
        <w:tc>
          <w:tcPr>
            <w:tcW w:w="1694" w:type="dxa"/>
            <w:shd w:val="clear" w:color="auto" w:fill="002060"/>
          </w:tcPr>
          <w:p w14:paraId="348E7395" w14:textId="77777777" w:rsidR="00744290" w:rsidRDefault="00744290">
            <w:pPr>
              <w:spacing w:line="360" w:lineRule="auto"/>
              <w:jc w:val="both"/>
              <w:cnfStyle w:val="100000000000" w:firstRow="1" w:lastRow="0" w:firstColumn="0" w:lastColumn="0" w:oddVBand="0" w:evenVBand="0" w:oddHBand="0" w:evenHBand="0" w:firstRowFirstColumn="0" w:firstRowLastColumn="0" w:lastRowFirstColumn="0" w:lastRowLastColumn="0"/>
              <w:rPr>
                <w:ins w:id="7650" w:author="Dylan Van Aswegen" w:date="2024-07-15T12:08:00Z" w16du:dateUtc="2024-07-15T10:08:00Z"/>
                <w:rFonts w:ascii="Arial" w:hAnsi="Arial" w:cs="Arial"/>
                <w:sz w:val="20"/>
                <w:szCs w:val="20"/>
                <w:lang w:val="en-GB"/>
              </w:rPr>
            </w:pPr>
            <w:ins w:id="7651" w:author="Dylan Van Aswegen" w:date="2024-07-15T12:08:00Z" w16du:dateUtc="2024-07-15T10:08:00Z">
              <w:r>
                <w:rPr>
                  <w:rFonts w:ascii="Arial" w:hAnsi="Arial" w:cs="Arial"/>
                  <w:sz w:val="20"/>
                  <w:szCs w:val="20"/>
                  <w:lang w:val="en-GB"/>
                </w:rPr>
                <w:t>Column Data Type</w:t>
              </w:r>
            </w:ins>
          </w:p>
        </w:tc>
        <w:tc>
          <w:tcPr>
            <w:tcW w:w="3804" w:type="dxa"/>
            <w:shd w:val="clear" w:color="auto" w:fill="002060"/>
          </w:tcPr>
          <w:p w14:paraId="57F4E71B" w14:textId="77777777" w:rsidR="00744290" w:rsidRDefault="00744290">
            <w:pPr>
              <w:spacing w:line="360" w:lineRule="auto"/>
              <w:jc w:val="both"/>
              <w:cnfStyle w:val="100000000000" w:firstRow="1" w:lastRow="0" w:firstColumn="0" w:lastColumn="0" w:oddVBand="0" w:evenVBand="0" w:oddHBand="0" w:evenHBand="0" w:firstRowFirstColumn="0" w:firstRowLastColumn="0" w:lastRowFirstColumn="0" w:lastRowLastColumn="0"/>
              <w:rPr>
                <w:ins w:id="7652" w:author="Dylan Van Aswegen" w:date="2024-07-15T12:08:00Z" w16du:dateUtc="2024-07-15T10:08:00Z"/>
                <w:rFonts w:ascii="Arial" w:hAnsi="Arial" w:cs="Arial"/>
                <w:sz w:val="20"/>
                <w:szCs w:val="20"/>
                <w:lang w:val="en-GB"/>
              </w:rPr>
            </w:pPr>
            <w:ins w:id="7653" w:author="Dylan Van Aswegen" w:date="2024-07-15T12:08:00Z" w16du:dateUtc="2024-07-15T10:08:00Z">
              <w:r>
                <w:rPr>
                  <w:rFonts w:ascii="Arial" w:hAnsi="Arial" w:cs="Arial"/>
                  <w:sz w:val="20"/>
                  <w:szCs w:val="20"/>
                  <w:lang w:val="en-GB"/>
                </w:rPr>
                <w:t>Column Rules</w:t>
              </w:r>
            </w:ins>
          </w:p>
        </w:tc>
      </w:tr>
      <w:tr w:rsidR="00744290" w14:paraId="3CA197E4" w14:textId="77777777" w:rsidTr="005C5491">
        <w:trPr>
          <w:cnfStyle w:val="000000100000" w:firstRow="0" w:lastRow="0" w:firstColumn="0" w:lastColumn="0" w:oddVBand="0" w:evenVBand="0" w:oddHBand="1" w:evenHBand="0" w:firstRowFirstColumn="0" w:firstRowLastColumn="0" w:lastRowFirstColumn="0" w:lastRowLastColumn="0"/>
          <w:ins w:id="7654" w:author="Dylan Van Aswegen" w:date="2024-07-15T12:08:00Z"/>
        </w:trPr>
        <w:tc>
          <w:tcPr>
            <w:cnfStyle w:val="001000000000" w:firstRow="0" w:lastRow="0" w:firstColumn="1" w:lastColumn="0" w:oddVBand="0" w:evenVBand="0" w:oddHBand="0" w:evenHBand="0" w:firstRowFirstColumn="0" w:firstRowLastColumn="0" w:lastRowFirstColumn="0" w:lastRowLastColumn="0"/>
            <w:tcW w:w="1451" w:type="dxa"/>
          </w:tcPr>
          <w:p w14:paraId="2A2975D2" w14:textId="77777777" w:rsidR="00744290" w:rsidRDefault="00744290">
            <w:pPr>
              <w:spacing w:line="360" w:lineRule="auto"/>
              <w:jc w:val="both"/>
              <w:rPr>
                <w:ins w:id="7655" w:author="Dylan Van Aswegen" w:date="2024-07-15T12:08:00Z" w16du:dateUtc="2024-07-15T10:08:00Z"/>
                <w:rFonts w:ascii="Arial" w:hAnsi="Arial" w:cs="Arial"/>
                <w:sz w:val="20"/>
                <w:szCs w:val="20"/>
                <w:lang w:val="en-GB"/>
              </w:rPr>
            </w:pPr>
            <w:ins w:id="7656" w:author="Dylan Van Aswegen" w:date="2024-07-15T12:08:00Z" w16du:dateUtc="2024-07-15T10:08:00Z">
              <w:r>
                <w:rPr>
                  <w:rFonts w:ascii="Arial" w:hAnsi="Arial" w:cs="Arial"/>
                  <w:sz w:val="20"/>
                  <w:szCs w:val="20"/>
                  <w:lang w:val="en-GB"/>
                </w:rPr>
                <w:t xml:space="preserve">Name </w:t>
              </w:r>
            </w:ins>
          </w:p>
        </w:tc>
        <w:tc>
          <w:tcPr>
            <w:tcW w:w="1273" w:type="dxa"/>
          </w:tcPr>
          <w:p w14:paraId="1399CEEF" w14:textId="77777777" w:rsidR="00744290" w:rsidRDefault="00744290">
            <w:pPr>
              <w:spacing w:line="360" w:lineRule="auto"/>
              <w:jc w:val="both"/>
              <w:cnfStyle w:val="000000100000" w:firstRow="0" w:lastRow="0" w:firstColumn="0" w:lastColumn="0" w:oddVBand="0" w:evenVBand="0" w:oddHBand="1" w:evenHBand="0" w:firstRowFirstColumn="0" w:firstRowLastColumn="0" w:lastRowFirstColumn="0" w:lastRowLastColumn="0"/>
              <w:rPr>
                <w:ins w:id="7657" w:author="Dylan Van Aswegen" w:date="2024-07-15T12:08:00Z" w16du:dateUtc="2024-07-15T10:08:00Z"/>
                <w:rFonts w:ascii="Arial" w:hAnsi="Arial" w:cs="Arial"/>
                <w:sz w:val="20"/>
                <w:szCs w:val="20"/>
                <w:lang w:val="en-GB"/>
              </w:rPr>
            </w:pPr>
            <w:ins w:id="7658" w:author="Dylan Van Aswegen" w:date="2024-07-15T12:08:00Z" w16du:dateUtc="2024-07-15T10:08:00Z">
              <w:r>
                <w:rPr>
                  <w:rFonts w:ascii="Arial" w:hAnsi="Arial" w:cs="Arial"/>
                  <w:sz w:val="20"/>
                  <w:szCs w:val="20"/>
                  <w:lang w:val="en-GB"/>
                </w:rPr>
                <w:t xml:space="preserve">Text Field </w:t>
              </w:r>
            </w:ins>
          </w:p>
        </w:tc>
        <w:tc>
          <w:tcPr>
            <w:tcW w:w="1694" w:type="dxa"/>
          </w:tcPr>
          <w:p w14:paraId="0EA471E8" w14:textId="77777777" w:rsidR="00744290" w:rsidRDefault="00744290">
            <w:pPr>
              <w:spacing w:line="360" w:lineRule="auto"/>
              <w:jc w:val="both"/>
              <w:cnfStyle w:val="000000100000" w:firstRow="0" w:lastRow="0" w:firstColumn="0" w:lastColumn="0" w:oddVBand="0" w:evenVBand="0" w:oddHBand="1" w:evenHBand="0" w:firstRowFirstColumn="0" w:firstRowLastColumn="0" w:lastRowFirstColumn="0" w:lastRowLastColumn="0"/>
              <w:rPr>
                <w:ins w:id="7659" w:author="Dylan Van Aswegen" w:date="2024-07-15T12:08:00Z" w16du:dateUtc="2024-07-15T10:08:00Z"/>
                <w:rFonts w:ascii="Arial" w:hAnsi="Arial" w:cs="Arial"/>
                <w:sz w:val="20"/>
                <w:szCs w:val="20"/>
                <w:lang w:val="en-GB"/>
              </w:rPr>
            </w:pPr>
            <w:ins w:id="7660" w:author="Dylan Van Aswegen" w:date="2024-07-15T12:08:00Z" w16du:dateUtc="2024-07-15T10:08:00Z">
              <w:r>
                <w:rPr>
                  <w:rFonts w:ascii="Arial" w:hAnsi="Arial" w:cs="Arial"/>
                  <w:sz w:val="20"/>
                  <w:szCs w:val="20"/>
                  <w:lang w:val="en-GB"/>
                </w:rPr>
                <w:t xml:space="preserve">String </w:t>
              </w:r>
            </w:ins>
          </w:p>
        </w:tc>
        <w:tc>
          <w:tcPr>
            <w:tcW w:w="3804" w:type="dxa"/>
          </w:tcPr>
          <w:p w14:paraId="55B284E8" w14:textId="7761182D" w:rsidR="00744290" w:rsidRDefault="00744290">
            <w:pPr>
              <w:spacing w:line="360" w:lineRule="auto"/>
              <w:jc w:val="both"/>
              <w:cnfStyle w:val="000000100000" w:firstRow="0" w:lastRow="0" w:firstColumn="0" w:lastColumn="0" w:oddVBand="0" w:evenVBand="0" w:oddHBand="1" w:evenHBand="0" w:firstRowFirstColumn="0" w:firstRowLastColumn="0" w:lastRowFirstColumn="0" w:lastRowLastColumn="0"/>
              <w:rPr>
                <w:ins w:id="7661" w:author="Dylan Van Aswegen" w:date="2024-07-15T12:08:00Z" w16du:dateUtc="2024-07-15T10:08:00Z"/>
                <w:rFonts w:ascii="Arial" w:hAnsi="Arial" w:cs="Arial"/>
                <w:sz w:val="20"/>
                <w:szCs w:val="20"/>
                <w:lang w:val="en-GB"/>
              </w:rPr>
            </w:pPr>
            <w:ins w:id="7662" w:author="Dylan Van Aswegen" w:date="2024-07-15T12:08:00Z" w16du:dateUtc="2024-07-15T10:08:00Z">
              <w:r>
                <w:rPr>
                  <w:rFonts w:ascii="Arial" w:hAnsi="Arial" w:cs="Arial"/>
                  <w:sz w:val="20"/>
                  <w:szCs w:val="20"/>
                  <w:lang w:val="en-GB"/>
                </w:rPr>
                <w:t xml:space="preserve">This column will contain the name of </w:t>
              </w:r>
              <w:r w:rsidR="000333AC">
                <w:rPr>
                  <w:rFonts w:ascii="Arial" w:hAnsi="Arial" w:cs="Arial"/>
                  <w:sz w:val="20"/>
                  <w:szCs w:val="20"/>
                  <w:lang w:val="en-GB"/>
                </w:rPr>
                <w:t xml:space="preserve">organisation admin. </w:t>
              </w:r>
            </w:ins>
          </w:p>
        </w:tc>
      </w:tr>
      <w:tr w:rsidR="000333AC" w14:paraId="281AB319" w14:textId="77777777" w:rsidTr="005C5491">
        <w:trPr>
          <w:ins w:id="7663" w:author="Dylan Van Aswegen" w:date="2024-07-15T12:08:00Z"/>
        </w:trPr>
        <w:tc>
          <w:tcPr>
            <w:cnfStyle w:val="001000000000" w:firstRow="0" w:lastRow="0" w:firstColumn="1" w:lastColumn="0" w:oddVBand="0" w:evenVBand="0" w:oddHBand="0" w:evenHBand="0" w:firstRowFirstColumn="0" w:firstRowLastColumn="0" w:lastRowFirstColumn="0" w:lastRowLastColumn="0"/>
            <w:tcW w:w="1451" w:type="dxa"/>
          </w:tcPr>
          <w:p w14:paraId="7D31F35F" w14:textId="7AAF2127" w:rsidR="000333AC" w:rsidRDefault="000333AC" w:rsidP="000333AC">
            <w:pPr>
              <w:spacing w:line="360" w:lineRule="auto"/>
              <w:jc w:val="both"/>
              <w:rPr>
                <w:ins w:id="7664" w:author="Dylan Van Aswegen" w:date="2024-07-15T12:08:00Z" w16du:dateUtc="2024-07-15T10:08:00Z"/>
                <w:rFonts w:ascii="Arial" w:hAnsi="Arial" w:cs="Arial"/>
                <w:sz w:val="20"/>
                <w:szCs w:val="20"/>
                <w:lang w:val="en-GB"/>
              </w:rPr>
            </w:pPr>
            <w:ins w:id="7665" w:author="Dylan Van Aswegen" w:date="2024-07-15T12:08:00Z" w16du:dateUtc="2024-07-15T10:08:00Z">
              <w:r>
                <w:rPr>
                  <w:rFonts w:ascii="Arial" w:hAnsi="Arial" w:cs="Arial"/>
                  <w:sz w:val="20"/>
                  <w:szCs w:val="20"/>
                  <w:lang w:val="en-GB"/>
                </w:rPr>
                <w:t xml:space="preserve">Email </w:t>
              </w:r>
            </w:ins>
          </w:p>
        </w:tc>
        <w:tc>
          <w:tcPr>
            <w:tcW w:w="1273" w:type="dxa"/>
          </w:tcPr>
          <w:p w14:paraId="00527F86" w14:textId="4AA852BD" w:rsidR="000333AC" w:rsidRDefault="000333AC" w:rsidP="000333AC">
            <w:pPr>
              <w:spacing w:line="360" w:lineRule="auto"/>
              <w:jc w:val="both"/>
              <w:cnfStyle w:val="000000000000" w:firstRow="0" w:lastRow="0" w:firstColumn="0" w:lastColumn="0" w:oddVBand="0" w:evenVBand="0" w:oddHBand="0" w:evenHBand="0" w:firstRowFirstColumn="0" w:firstRowLastColumn="0" w:lastRowFirstColumn="0" w:lastRowLastColumn="0"/>
              <w:rPr>
                <w:ins w:id="7666" w:author="Dylan Van Aswegen" w:date="2024-07-15T12:08:00Z" w16du:dateUtc="2024-07-15T10:08:00Z"/>
                <w:rFonts w:ascii="Arial" w:hAnsi="Arial" w:cs="Arial"/>
                <w:sz w:val="20"/>
                <w:szCs w:val="20"/>
                <w:lang w:val="en-GB"/>
              </w:rPr>
            </w:pPr>
            <w:ins w:id="7667" w:author="Dylan Van Aswegen" w:date="2024-07-15T12:08:00Z" w16du:dateUtc="2024-07-15T10:08:00Z">
              <w:r>
                <w:rPr>
                  <w:rFonts w:ascii="Arial" w:hAnsi="Arial" w:cs="Arial"/>
                  <w:sz w:val="20"/>
                  <w:szCs w:val="20"/>
                  <w:lang w:val="en-GB"/>
                </w:rPr>
                <w:t xml:space="preserve">Text Field </w:t>
              </w:r>
            </w:ins>
          </w:p>
        </w:tc>
        <w:tc>
          <w:tcPr>
            <w:tcW w:w="1694" w:type="dxa"/>
          </w:tcPr>
          <w:p w14:paraId="77F2DC77" w14:textId="367AEC76" w:rsidR="000333AC" w:rsidRDefault="000333AC" w:rsidP="000333AC">
            <w:pPr>
              <w:spacing w:line="360" w:lineRule="auto"/>
              <w:jc w:val="both"/>
              <w:cnfStyle w:val="000000000000" w:firstRow="0" w:lastRow="0" w:firstColumn="0" w:lastColumn="0" w:oddVBand="0" w:evenVBand="0" w:oddHBand="0" w:evenHBand="0" w:firstRowFirstColumn="0" w:firstRowLastColumn="0" w:lastRowFirstColumn="0" w:lastRowLastColumn="0"/>
              <w:rPr>
                <w:ins w:id="7668" w:author="Dylan Van Aswegen" w:date="2024-07-15T12:08:00Z" w16du:dateUtc="2024-07-15T10:08:00Z"/>
                <w:rFonts w:ascii="Arial" w:hAnsi="Arial" w:cs="Arial"/>
                <w:sz w:val="20"/>
                <w:szCs w:val="20"/>
                <w:lang w:val="en-GB"/>
              </w:rPr>
            </w:pPr>
            <w:ins w:id="7669" w:author="Dylan Van Aswegen" w:date="2024-07-15T12:08:00Z" w16du:dateUtc="2024-07-15T10:08:00Z">
              <w:r>
                <w:rPr>
                  <w:rFonts w:ascii="Arial" w:hAnsi="Arial" w:cs="Arial"/>
                  <w:sz w:val="20"/>
                  <w:szCs w:val="20"/>
                  <w:lang w:val="en-GB"/>
                </w:rPr>
                <w:t xml:space="preserve">String </w:t>
              </w:r>
            </w:ins>
          </w:p>
        </w:tc>
        <w:tc>
          <w:tcPr>
            <w:tcW w:w="3804" w:type="dxa"/>
          </w:tcPr>
          <w:p w14:paraId="3B00C88E" w14:textId="0C1EF81A" w:rsidR="000333AC" w:rsidRDefault="000333AC" w:rsidP="000333AC">
            <w:pPr>
              <w:spacing w:line="360" w:lineRule="auto"/>
              <w:jc w:val="both"/>
              <w:cnfStyle w:val="000000000000" w:firstRow="0" w:lastRow="0" w:firstColumn="0" w:lastColumn="0" w:oddVBand="0" w:evenVBand="0" w:oddHBand="0" w:evenHBand="0" w:firstRowFirstColumn="0" w:firstRowLastColumn="0" w:lastRowFirstColumn="0" w:lastRowLastColumn="0"/>
              <w:rPr>
                <w:ins w:id="7670" w:author="Dylan Van Aswegen" w:date="2024-07-15T12:08:00Z" w16du:dateUtc="2024-07-15T10:08:00Z"/>
                <w:rFonts w:ascii="Arial" w:hAnsi="Arial" w:cs="Arial"/>
                <w:sz w:val="20"/>
                <w:szCs w:val="20"/>
                <w:lang w:val="en-GB"/>
              </w:rPr>
            </w:pPr>
            <w:ins w:id="7671" w:author="Dylan Van Aswegen" w:date="2024-07-15T12:08:00Z" w16du:dateUtc="2024-07-15T10:08:00Z">
              <w:r>
                <w:rPr>
                  <w:rFonts w:ascii="Arial" w:hAnsi="Arial" w:cs="Arial"/>
                  <w:sz w:val="20"/>
                  <w:szCs w:val="20"/>
                  <w:lang w:val="en-GB"/>
                </w:rPr>
                <w:t xml:space="preserve">This column will contain the </w:t>
              </w:r>
            </w:ins>
            <w:ins w:id="7672" w:author="Dylan Van Aswegen" w:date="2024-07-15T12:09:00Z" w16du:dateUtc="2024-07-15T10:09:00Z">
              <w:r>
                <w:rPr>
                  <w:rFonts w:ascii="Arial" w:hAnsi="Arial" w:cs="Arial"/>
                  <w:sz w:val="20"/>
                  <w:szCs w:val="20"/>
                  <w:lang w:val="en-GB"/>
                </w:rPr>
                <w:t xml:space="preserve">email address of the organisation admin. </w:t>
              </w:r>
            </w:ins>
          </w:p>
        </w:tc>
      </w:tr>
      <w:tr w:rsidR="000333AC" w14:paraId="277E0B91" w14:textId="77777777" w:rsidTr="005C5491">
        <w:trPr>
          <w:cnfStyle w:val="000000100000" w:firstRow="0" w:lastRow="0" w:firstColumn="0" w:lastColumn="0" w:oddVBand="0" w:evenVBand="0" w:oddHBand="1" w:evenHBand="0" w:firstRowFirstColumn="0" w:firstRowLastColumn="0" w:lastRowFirstColumn="0" w:lastRowLastColumn="0"/>
          <w:ins w:id="7673" w:author="Dylan Van Aswegen" w:date="2024-07-15T12:08:00Z"/>
        </w:trPr>
        <w:tc>
          <w:tcPr>
            <w:cnfStyle w:val="001000000000" w:firstRow="0" w:lastRow="0" w:firstColumn="1" w:lastColumn="0" w:oddVBand="0" w:evenVBand="0" w:oddHBand="0" w:evenHBand="0" w:firstRowFirstColumn="0" w:firstRowLastColumn="0" w:lastRowFirstColumn="0" w:lastRowLastColumn="0"/>
            <w:tcW w:w="1451" w:type="dxa"/>
          </w:tcPr>
          <w:p w14:paraId="2DF6B6BA" w14:textId="67A85671" w:rsidR="000333AC" w:rsidRDefault="000333AC" w:rsidP="000333AC">
            <w:pPr>
              <w:spacing w:line="360" w:lineRule="auto"/>
              <w:jc w:val="both"/>
              <w:rPr>
                <w:ins w:id="7674" w:author="Dylan Van Aswegen" w:date="2024-07-15T12:08:00Z" w16du:dateUtc="2024-07-15T10:08:00Z"/>
                <w:rFonts w:ascii="Arial" w:hAnsi="Arial" w:cs="Arial"/>
                <w:sz w:val="20"/>
                <w:szCs w:val="20"/>
                <w:lang w:val="en-GB"/>
              </w:rPr>
            </w:pPr>
            <w:ins w:id="7675" w:author="Dylan Van Aswegen" w:date="2024-07-15T12:08:00Z" w16du:dateUtc="2024-07-15T10:08:00Z">
              <w:r>
                <w:rPr>
                  <w:rFonts w:ascii="Arial" w:hAnsi="Arial" w:cs="Arial"/>
                  <w:sz w:val="20"/>
                  <w:szCs w:val="20"/>
                  <w:lang w:val="en-GB"/>
                </w:rPr>
                <w:t xml:space="preserve">Role </w:t>
              </w:r>
            </w:ins>
          </w:p>
        </w:tc>
        <w:tc>
          <w:tcPr>
            <w:tcW w:w="1273" w:type="dxa"/>
          </w:tcPr>
          <w:p w14:paraId="6CCCD888" w14:textId="18527BCC" w:rsidR="000333AC" w:rsidRDefault="000333AC" w:rsidP="000333AC">
            <w:pPr>
              <w:spacing w:line="360" w:lineRule="auto"/>
              <w:jc w:val="both"/>
              <w:cnfStyle w:val="000000100000" w:firstRow="0" w:lastRow="0" w:firstColumn="0" w:lastColumn="0" w:oddVBand="0" w:evenVBand="0" w:oddHBand="1" w:evenHBand="0" w:firstRowFirstColumn="0" w:firstRowLastColumn="0" w:lastRowFirstColumn="0" w:lastRowLastColumn="0"/>
              <w:rPr>
                <w:ins w:id="7676" w:author="Dylan Van Aswegen" w:date="2024-07-15T12:08:00Z" w16du:dateUtc="2024-07-15T10:08:00Z"/>
                <w:rFonts w:ascii="Arial" w:hAnsi="Arial" w:cs="Arial"/>
                <w:sz w:val="20"/>
                <w:szCs w:val="20"/>
                <w:lang w:val="en-GB"/>
              </w:rPr>
            </w:pPr>
            <w:ins w:id="7677" w:author="Dylan Van Aswegen" w:date="2024-07-15T12:08:00Z" w16du:dateUtc="2024-07-15T10:08:00Z">
              <w:r>
                <w:rPr>
                  <w:rFonts w:ascii="Arial" w:hAnsi="Arial" w:cs="Arial"/>
                  <w:sz w:val="20"/>
                  <w:szCs w:val="20"/>
                  <w:lang w:val="en-GB"/>
                </w:rPr>
                <w:t xml:space="preserve">Text Field </w:t>
              </w:r>
            </w:ins>
          </w:p>
        </w:tc>
        <w:tc>
          <w:tcPr>
            <w:tcW w:w="1694" w:type="dxa"/>
          </w:tcPr>
          <w:p w14:paraId="099BC6E1" w14:textId="2F63F27D" w:rsidR="000333AC" w:rsidRDefault="000333AC" w:rsidP="000333AC">
            <w:pPr>
              <w:spacing w:line="360" w:lineRule="auto"/>
              <w:jc w:val="both"/>
              <w:cnfStyle w:val="000000100000" w:firstRow="0" w:lastRow="0" w:firstColumn="0" w:lastColumn="0" w:oddVBand="0" w:evenVBand="0" w:oddHBand="1" w:evenHBand="0" w:firstRowFirstColumn="0" w:firstRowLastColumn="0" w:lastRowFirstColumn="0" w:lastRowLastColumn="0"/>
              <w:rPr>
                <w:ins w:id="7678" w:author="Dylan Van Aswegen" w:date="2024-07-15T12:08:00Z" w16du:dateUtc="2024-07-15T10:08:00Z"/>
                <w:rFonts w:ascii="Arial" w:hAnsi="Arial" w:cs="Arial"/>
                <w:sz w:val="20"/>
                <w:szCs w:val="20"/>
                <w:lang w:val="en-GB"/>
              </w:rPr>
            </w:pPr>
            <w:ins w:id="7679" w:author="Dylan Van Aswegen" w:date="2024-07-15T12:08:00Z" w16du:dateUtc="2024-07-15T10:08:00Z">
              <w:r>
                <w:rPr>
                  <w:rFonts w:ascii="Arial" w:hAnsi="Arial" w:cs="Arial"/>
                  <w:sz w:val="20"/>
                  <w:szCs w:val="20"/>
                  <w:lang w:val="en-GB"/>
                </w:rPr>
                <w:t xml:space="preserve">String </w:t>
              </w:r>
            </w:ins>
          </w:p>
        </w:tc>
        <w:tc>
          <w:tcPr>
            <w:tcW w:w="3804" w:type="dxa"/>
          </w:tcPr>
          <w:p w14:paraId="382967C0" w14:textId="5DD1D58E" w:rsidR="000333AC" w:rsidRDefault="000333AC" w:rsidP="000333AC">
            <w:pPr>
              <w:spacing w:line="360" w:lineRule="auto"/>
              <w:jc w:val="both"/>
              <w:cnfStyle w:val="000000100000" w:firstRow="0" w:lastRow="0" w:firstColumn="0" w:lastColumn="0" w:oddVBand="0" w:evenVBand="0" w:oddHBand="1" w:evenHBand="0" w:firstRowFirstColumn="0" w:firstRowLastColumn="0" w:lastRowFirstColumn="0" w:lastRowLastColumn="0"/>
              <w:rPr>
                <w:ins w:id="7680" w:author="Dylan Van Aswegen" w:date="2024-07-15T12:08:00Z" w16du:dateUtc="2024-07-15T10:08:00Z"/>
                <w:rFonts w:ascii="Arial" w:hAnsi="Arial" w:cs="Arial"/>
                <w:sz w:val="20"/>
                <w:szCs w:val="20"/>
                <w:lang w:val="en-GB"/>
              </w:rPr>
            </w:pPr>
            <w:ins w:id="7681" w:author="Dylan Van Aswegen" w:date="2024-07-15T12:08:00Z" w16du:dateUtc="2024-07-15T10:08:00Z">
              <w:r>
                <w:rPr>
                  <w:rFonts w:ascii="Arial" w:hAnsi="Arial" w:cs="Arial"/>
                  <w:sz w:val="20"/>
                  <w:szCs w:val="20"/>
                  <w:lang w:val="en-GB"/>
                </w:rPr>
                <w:t>This column will contain the</w:t>
              </w:r>
            </w:ins>
            <w:ins w:id="7682" w:author="Dylan Van Aswegen" w:date="2024-07-15T12:09:00Z" w16du:dateUtc="2024-07-15T10:09:00Z">
              <w:r>
                <w:rPr>
                  <w:rFonts w:ascii="Arial" w:hAnsi="Arial" w:cs="Arial"/>
                  <w:sz w:val="20"/>
                  <w:szCs w:val="20"/>
                  <w:lang w:val="en-GB"/>
                </w:rPr>
                <w:t xml:space="preserve"> role of the organisation admin. </w:t>
              </w:r>
            </w:ins>
            <w:ins w:id="7683" w:author="Dylan Van Aswegen" w:date="2024-07-15T12:08:00Z" w16du:dateUtc="2024-07-15T10:08:00Z">
              <w:r>
                <w:rPr>
                  <w:rFonts w:ascii="Arial" w:hAnsi="Arial" w:cs="Arial"/>
                  <w:sz w:val="20"/>
                  <w:szCs w:val="20"/>
                  <w:lang w:val="en-GB"/>
                </w:rPr>
                <w:t xml:space="preserve">  </w:t>
              </w:r>
            </w:ins>
          </w:p>
        </w:tc>
      </w:tr>
      <w:tr w:rsidR="000333AC" w14:paraId="6E28BD8C" w14:textId="77777777" w:rsidTr="005C5491">
        <w:trPr>
          <w:ins w:id="7684" w:author="Dylan Van Aswegen" w:date="2024-07-15T12:08:00Z"/>
        </w:trPr>
        <w:tc>
          <w:tcPr>
            <w:cnfStyle w:val="001000000000" w:firstRow="0" w:lastRow="0" w:firstColumn="1" w:lastColumn="0" w:oddVBand="0" w:evenVBand="0" w:oddHBand="0" w:evenHBand="0" w:firstRowFirstColumn="0" w:firstRowLastColumn="0" w:lastRowFirstColumn="0" w:lastRowLastColumn="0"/>
            <w:tcW w:w="1451" w:type="dxa"/>
          </w:tcPr>
          <w:p w14:paraId="2E2CD188" w14:textId="579E03EF" w:rsidR="000333AC" w:rsidRDefault="000333AC" w:rsidP="000333AC">
            <w:pPr>
              <w:spacing w:line="360" w:lineRule="auto"/>
              <w:jc w:val="both"/>
              <w:rPr>
                <w:ins w:id="7685" w:author="Dylan Van Aswegen" w:date="2024-07-15T12:08:00Z" w16du:dateUtc="2024-07-15T10:08:00Z"/>
                <w:rFonts w:ascii="Arial" w:hAnsi="Arial" w:cs="Arial"/>
                <w:sz w:val="20"/>
                <w:szCs w:val="20"/>
                <w:lang w:val="en-GB"/>
              </w:rPr>
            </w:pPr>
            <w:ins w:id="7686" w:author="Dylan Van Aswegen" w:date="2024-07-15T12:08:00Z" w16du:dateUtc="2024-07-15T10:08:00Z">
              <w:r>
                <w:rPr>
                  <w:rFonts w:ascii="Arial" w:hAnsi="Arial" w:cs="Arial"/>
                  <w:sz w:val="20"/>
                  <w:szCs w:val="20"/>
                  <w:lang w:val="en-GB"/>
                </w:rPr>
                <w:t>Last Login</w:t>
              </w:r>
            </w:ins>
          </w:p>
        </w:tc>
        <w:tc>
          <w:tcPr>
            <w:tcW w:w="1273" w:type="dxa"/>
          </w:tcPr>
          <w:p w14:paraId="086F0AF4" w14:textId="1DA7545D" w:rsidR="000333AC" w:rsidRDefault="000333AC" w:rsidP="000333AC">
            <w:pPr>
              <w:spacing w:line="360" w:lineRule="auto"/>
              <w:jc w:val="both"/>
              <w:cnfStyle w:val="000000000000" w:firstRow="0" w:lastRow="0" w:firstColumn="0" w:lastColumn="0" w:oddVBand="0" w:evenVBand="0" w:oddHBand="0" w:evenHBand="0" w:firstRowFirstColumn="0" w:firstRowLastColumn="0" w:lastRowFirstColumn="0" w:lastRowLastColumn="0"/>
              <w:rPr>
                <w:ins w:id="7687" w:author="Dylan Van Aswegen" w:date="2024-07-15T12:08:00Z" w16du:dateUtc="2024-07-15T10:08:00Z"/>
                <w:rFonts w:ascii="Arial" w:hAnsi="Arial" w:cs="Arial"/>
                <w:sz w:val="20"/>
                <w:szCs w:val="20"/>
                <w:lang w:val="en-GB"/>
              </w:rPr>
            </w:pPr>
            <w:ins w:id="7688" w:author="Dylan Van Aswegen" w:date="2024-07-15T12:08:00Z" w16du:dateUtc="2024-07-15T10:08:00Z">
              <w:r>
                <w:rPr>
                  <w:rFonts w:ascii="Arial" w:hAnsi="Arial" w:cs="Arial"/>
                  <w:sz w:val="20"/>
                  <w:szCs w:val="20"/>
                  <w:lang w:val="en-GB"/>
                </w:rPr>
                <w:t xml:space="preserve">Text Field </w:t>
              </w:r>
            </w:ins>
          </w:p>
        </w:tc>
        <w:tc>
          <w:tcPr>
            <w:tcW w:w="1694" w:type="dxa"/>
          </w:tcPr>
          <w:p w14:paraId="2703DD20" w14:textId="375C441D" w:rsidR="000333AC" w:rsidRDefault="000333AC" w:rsidP="000333AC">
            <w:pPr>
              <w:spacing w:line="360" w:lineRule="auto"/>
              <w:jc w:val="both"/>
              <w:cnfStyle w:val="000000000000" w:firstRow="0" w:lastRow="0" w:firstColumn="0" w:lastColumn="0" w:oddVBand="0" w:evenVBand="0" w:oddHBand="0" w:evenHBand="0" w:firstRowFirstColumn="0" w:firstRowLastColumn="0" w:lastRowFirstColumn="0" w:lastRowLastColumn="0"/>
              <w:rPr>
                <w:ins w:id="7689" w:author="Dylan Van Aswegen" w:date="2024-07-15T12:08:00Z" w16du:dateUtc="2024-07-15T10:08:00Z"/>
                <w:rFonts w:ascii="Arial" w:hAnsi="Arial" w:cs="Arial"/>
                <w:sz w:val="20"/>
                <w:szCs w:val="20"/>
                <w:lang w:val="en-GB"/>
              </w:rPr>
            </w:pPr>
            <w:ins w:id="7690" w:author="Dylan Van Aswegen" w:date="2024-07-15T12:08:00Z" w16du:dateUtc="2024-07-15T10:08:00Z">
              <w:r>
                <w:rPr>
                  <w:rFonts w:ascii="Arial" w:hAnsi="Arial" w:cs="Arial"/>
                  <w:sz w:val="20"/>
                  <w:szCs w:val="20"/>
                  <w:lang w:val="en-GB"/>
                </w:rPr>
                <w:t xml:space="preserve">String </w:t>
              </w:r>
            </w:ins>
          </w:p>
        </w:tc>
        <w:tc>
          <w:tcPr>
            <w:tcW w:w="3804" w:type="dxa"/>
          </w:tcPr>
          <w:p w14:paraId="5A46EE17" w14:textId="41719CE3" w:rsidR="000333AC" w:rsidRDefault="000333AC" w:rsidP="000333AC">
            <w:pPr>
              <w:spacing w:line="360" w:lineRule="auto"/>
              <w:jc w:val="both"/>
              <w:cnfStyle w:val="000000000000" w:firstRow="0" w:lastRow="0" w:firstColumn="0" w:lastColumn="0" w:oddVBand="0" w:evenVBand="0" w:oddHBand="0" w:evenHBand="0" w:firstRowFirstColumn="0" w:firstRowLastColumn="0" w:lastRowFirstColumn="0" w:lastRowLastColumn="0"/>
              <w:rPr>
                <w:ins w:id="7691" w:author="Dylan Van Aswegen" w:date="2024-07-15T12:08:00Z" w16du:dateUtc="2024-07-15T10:08:00Z"/>
                <w:rFonts w:ascii="Arial" w:hAnsi="Arial" w:cs="Arial"/>
                <w:sz w:val="20"/>
                <w:szCs w:val="20"/>
                <w:lang w:val="en-GB"/>
              </w:rPr>
            </w:pPr>
            <w:ins w:id="7692" w:author="Dylan Van Aswegen" w:date="2024-07-15T12:08:00Z" w16du:dateUtc="2024-07-15T10:08:00Z">
              <w:r>
                <w:rPr>
                  <w:rFonts w:ascii="Arial" w:hAnsi="Arial" w:cs="Arial"/>
                  <w:sz w:val="20"/>
                  <w:szCs w:val="20"/>
                  <w:lang w:val="en-GB"/>
                </w:rPr>
                <w:t xml:space="preserve">This column will contain the </w:t>
              </w:r>
            </w:ins>
            <w:ins w:id="7693" w:author="Dylan Van Aswegen" w:date="2024-07-15T12:09:00Z" w16du:dateUtc="2024-07-15T10:09:00Z">
              <w:r>
                <w:rPr>
                  <w:rFonts w:ascii="Arial" w:hAnsi="Arial" w:cs="Arial"/>
                  <w:sz w:val="20"/>
                  <w:szCs w:val="20"/>
                  <w:lang w:val="en-GB"/>
                </w:rPr>
                <w:t xml:space="preserve">date and time of the last time the organisation admin logged in. </w:t>
              </w:r>
            </w:ins>
            <w:ins w:id="7694" w:author="Dylan Van Aswegen" w:date="2024-07-15T12:08:00Z" w16du:dateUtc="2024-07-15T10:08:00Z">
              <w:r>
                <w:rPr>
                  <w:rFonts w:ascii="Arial" w:hAnsi="Arial" w:cs="Arial"/>
                  <w:sz w:val="20"/>
                  <w:szCs w:val="20"/>
                  <w:lang w:val="en-GB"/>
                </w:rPr>
                <w:t xml:space="preserve">  </w:t>
              </w:r>
            </w:ins>
          </w:p>
        </w:tc>
      </w:tr>
      <w:tr w:rsidR="000333AC" w14:paraId="2F50526C" w14:textId="77777777" w:rsidTr="005C5491">
        <w:trPr>
          <w:cnfStyle w:val="000000100000" w:firstRow="0" w:lastRow="0" w:firstColumn="0" w:lastColumn="0" w:oddVBand="0" w:evenVBand="0" w:oddHBand="1" w:evenHBand="0" w:firstRowFirstColumn="0" w:firstRowLastColumn="0" w:lastRowFirstColumn="0" w:lastRowLastColumn="0"/>
          <w:ins w:id="7695" w:author="Dylan Van Aswegen" w:date="2024-07-15T12:08:00Z"/>
        </w:trPr>
        <w:tc>
          <w:tcPr>
            <w:cnfStyle w:val="001000000000" w:firstRow="0" w:lastRow="0" w:firstColumn="1" w:lastColumn="0" w:oddVBand="0" w:evenVBand="0" w:oddHBand="0" w:evenHBand="0" w:firstRowFirstColumn="0" w:firstRowLastColumn="0" w:lastRowFirstColumn="0" w:lastRowLastColumn="0"/>
            <w:tcW w:w="1451" w:type="dxa"/>
          </w:tcPr>
          <w:p w14:paraId="0CCA92A1" w14:textId="4CADDFB9" w:rsidR="000333AC" w:rsidRDefault="000333AC" w:rsidP="000333AC">
            <w:pPr>
              <w:spacing w:line="360" w:lineRule="auto"/>
              <w:jc w:val="both"/>
              <w:rPr>
                <w:ins w:id="7696" w:author="Dylan Van Aswegen" w:date="2024-07-15T12:08:00Z" w16du:dateUtc="2024-07-15T10:08:00Z"/>
                <w:rFonts w:ascii="Arial" w:hAnsi="Arial" w:cs="Arial"/>
                <w:sz w:val="20"/>
                <w:szCs w:val="20"/>
                <w:lang w:val="en-GB"/>
              </w:rPr>
            </w:pPr>
            <w:ins w:id="7697" w:author="Dylan Van Aswegen" w:date="2024-07-15T12:08:00Z" w16du:dateUtc="2024-07-15T10:08:00Z">
              <w:r>
                <w:rPr>
                  <w:rFonts w:ascii="Arial" w:hAnsi="Arial" w:cs="Arial"/>
                  <w:sz w:val="20"/>
                  <w:szCs w:val="20"/>
                  <w:lang w:val="en-GB"/>
                </w:rPr>
                <w:t>Actions</w:t>
              </w:r>
            </w:ins>
          </w:p>
        </w:tc>
        <w:tc>
          <w:tcPr>
            <w:tcW w:w="1273" w:type="dxa"/>
          </w:tcPr>
          <w:p w14:paraId="5267E143" w14:textId="63B0AC2E" w:rsidR="000333AC" w:rsidRDefault="000333AC" w:rsidP="000333AC">
            <w:pPr>
              <w:spacing w:line="360" w:lineRule="auto"/>
              <w:jc w:val="both"/>
              <w:cnfStyle w:val="000000100000" w:firstRow="0" w:lastRow="0" w:firstColumn="0" w:lastColumn="0" w:oddVBand="0" w:evenVBand="0" w:oddHBand="1" w:evenHBand="0" w:firstRowFirstColumn="0" w:firstRowLastColumn="0" w:lastRowFirstColumn="0" w:lastRowLastColumn="0"/>
              <w:rPr>
                <w:ins w:id="7698" w:author="Dylan Van Aswegen" w:date="2024-07-15T12:08:00Z" w16du:dateUtc="2024-07-15T10:08:00Z"/>
                <w:rFonts w:ascii="Arial" w:hAnsi="Arial" w:cs="Arial"/>
                <w:sz w:val="20"/>
                <w:szCs w:val="20"/>
                <w:lang w:val="en-GB"/>
              </w:rPr>
            </w:pPr>
            <w:ins w:id="7699" w:author="Dylan Van Aswegen" w:date="2024-07-15T12:08:00Z" w16du:dateUtc="2024-07-15T10:08:00Z">
              <w:r>
                <w:rPr>
                  <w:rFonts w:ascii="Arial" w:hAnsi="Arial" w:cs="Arial"/>
                  <w:sz w:val="20"/>
                  <w:szCs w:val="20"/>
                  <w:lang w:val="en-GB"/>
                </w:rPr>
                <w:t>Buttons</w:t>
              </w:r>
            </w:ins>
          </w:p>
        </w:tc>
        <w:tc>
          <w:tcPr>
            <w:tcW w:w="1694" w:type="dxa"/>
          </w:tcPr>
          <w:p w14:paraId="763998B6" w14:textId="77777777" w:rsidR="000333AC" w:rsidRDefault="000333AC" w:rsidP="000333AC">
            <w:pPr>
              <w:spacing w:line="360" w:lineRule="auto"/>
              <w:jc w:val="both"/>
              <w:cnfStyle w:val="000000100000" w:firstRow="0" w:lastRow="0" w:firstColumn="0" w:lastColumn="0" w:oddVBand="0" w:evenVBand="0" w:oddHBand="1" w:evenHBand="0" w:firstRowFirstColumn="0" w:firstRowLastColumn="0" w:lastRowFirstColumn="0" w:lastRowLastColumn="0"/>
              <w:rPr>
                <w:ins w:id="7700" w:author="Dylan Van Aswegen" w:date="2024-07-15T12:08:00Z" w16du:dateUtc="2024-07-15T10:08:00Z"/>
                <w:rFonts w:ascii="Arial" w:hAnsi="Arial" w:cs="Arial"/>
                <w:sz w:val="20"/>
                <w:szCs w:val="20"/>
                <w:lang w:val="en-GB"/>
              </w:rPr>
            </w:pPr>
          </w:p>
        </w:tc>
        <w:tc>
          <w:tcPr>
            <w:tcW w:w="3804" w:type="dxa"/>
          </w:tcPr>
          <w:p w14:paraId="1AA46200" w14:textId="25BAE39B" w:rsidR="000333AC" w:rsidRDefault="00C22390" w:rsidP="000333AC">
            <w:pPr>
              <w:spacing w:line="360" w:lineRule="auto"/>
              <w:jc w:val="both"/>
              <w:cnfStyle w:val="000000100000" w:firstRow="0" w:lastRow="0" w:firstColumn="0" w:lastColumn="0" w:oddVBand="0" w:evenVBand="0" w:oddHBand="1" w:evenHBand="0" w:firstRowFirstColumn="0" w:firstRowLastColumn="0" w:lastRowFirstColumn="0" w:lastRowLastColumn="0"/>
              <w:rPr>
                <w:ins w:id="7701" w:author="Dylan Van Aswegen" w:date="2024-07-15T12:08:00Z" w16du:dateUtc="2024-07-15T10:08:00Z"/>
                <w:rFonts w:ascii="Arial" w:hAnsi="Arial" w:cs="Arial"/>
                <w:sz w:val="20"/>
                <w:szCs w:val="20"/>
                <w:lang w:val="en-GB"/>
              </w:rPr>
            </w:pPr>
            <w:ins w:id="7702" w:author="Dylan Van Aswegen" w:date="2024-07-15T12:09:00Z" w16du:dateUtc="2024-07-15T10:09:00Z">
              <w:r>
                <w:rPr>
                  <w:rFonts w:ascii="Arial" w:hAnsi="Arial" w:cs="Arial"/>
                  <w:sz w:val="20"/>
                  <w:szCs w:val="20"/>
                  <w:lang w:val="en-GB"/>
                </w:rPr>
                <w:t>Th</w:t>
              </w:r>
            </w:ins>
            <w:ins w:id="7703" w:author="Dylan Van Aswegen" w:date="2024-07-15T12:10:00Z" w16du:dateUtc="2024-07-15T10:10:00Z">
              <w:r>
                <w:rPr>
                  <w:rFonts w:ascii="Arial" w:hAnsi="Arial" w:cs="Arial"/>
                  <w:sz w:val="20"/>
                  <w:szCs w:val="20"/>
                  <w:lang w:val="en-GB"/>
                </w:rPr>
                <w:t>is column will contain buttons to</w:t>
              </w:r>
            </w:ins>
            <w:ins w:id="7704" w:author="Dylan Van Aswegen" w:date="2024-07-15T12:11:00Z" w16du:dateUtc="2024-07-15T10:11:00Z">
              <w:r w:rsidR="00285E2A">
                <w:rPr>
                  <w:rFonts w:ascii="Arial" w:hAnsi="Arial" w:cs="Arial"/>
                  <w:sz w:val="20"/>
                  <w:szCs w:val="20"/>
                  <w:lang w:val="en-GB"/>
                </w:rPr>
                <w:t xml:space="preserve"> </w:t>
              </w:r>
              <w:r w:rsidR="00882C80">
                <w:rPr>
                  <w:rFonts w:ascii="Arial" w:hAnsi="Arial" w:cs="Arial"/>
                  <w:sz w:val="20"/>
                  <w:szCs w:val="20"/>
                  <w:lang w:val="en-GB"/>
                </w:rPr>
                <w:t xml:space="preserve">Remove an admin, promote </w:t>
              </w:r>
            </w:ins>
            <w:ins w:id="7705" w:author="Dylan Van Aswegen" w:date="2024-07-15T12:12:00Z" w16du:dateUtc="2024-07-15T10:12:00Z">
              <w:r w:rsidR="00644012">
                <w:rPr>
                  <w:rFonts w:ascii="Arial" w:hAnsi="Arial" w:cs="Arial"/>
                  <w:sz w:val="20"/>
                  <w:szCs w:val="20"/>
                  <w:lang w:val="en-GB"/>
                </w:rPr>
                <w:t xml:space="preserve">the </w:t>
              </w:r>
            </w:ins>
            <w:ins w:id="7706" w:author="Dylan Van Aswegen" w:date="2024-07-15T12:11:00Z" w16du:dateUtc="2024-07-15T10:11:00Z">
              <w:r w:rsidR="00882C80">
                <w:rPr>
                  <w:rFonts w:ascii="Arial" w:hAnsi="Arial" w:cs="Arial"/>
                  <w:sz w:val="20"/>
                  <w:szCs w:val="20"/>
                  <w:lang w:val="en-GB"/>
                </w:rPr>
                <w:t>admin</w:t>
              </w:r>
              <w:r w:rsidR="00644012">
                <w:rPr>
                  <w:rFonts w:ascii="Arial" w:hAnsi="Arial" w:cs="Arial"/>
                  <w:sz w:val="20"/>
                  <w:szCs w:val="20"/>
                  <w:lang w:val="en-GB"/>
                </w:rPr>
                <w:t xml:space="preserve"> </w:t>
              </w:r>
            </w:ins>
            <w:ins w:id="7707" w:author="Dylan Van Aswegen" w:date="2024-07-15T12:12:00Z" w16du:dateUtc="2024-07-15T10:12:00Z">
              <w:r w:rsidR="00644012">
                <w:rPr>
                  <w:rFonts w:ascii="Arial" w:hAnsi="Arial" w:cs="Arial"/>
                  <w:sz w:val="20"/>
                  <w:szCs w:val="20"/>
                  <w:lang w:val="en-GB"/>
                </w:rPr>
                <w:t xml:space="preserve">to super user (if they are not a super user). </w:t>
              </w:r>
            </w:ins>
          </w:p>
        </w:tc>
      </w:tr>
    </w:tbl>
    <w:p w14:paraId="756C54BA" w14:textId="15729143" w:rsidR="00744290" w:rsidRPr="00744290" w:rsidRDefault="00744290" w:rsidP="003C516B">
      <w:pPr>
        <w:rPr>
          <w:ins w:id="7708" w:author="Dylan Van Aswegen" w:date="2024-07-15T11:45:00Z" w16du:dateUtc="2024-07-15T09:45:00Z"/>
          <w:lang w:val="en-GB"/>
          <w:rPrChange w:id="7709" w:author="Dylan Van Aswegen" w:date="2024-07-15T12:08:00Z" w16du:dateUtc="2024-07-15T10:08:00Z">
            <w:rPr>
              <w:ins w:id="7710" w:author="Dylan Van Aswegen" w:date="2024-07-15T11:45:00Z" w16du:dateUtc="2024-07-15T09:45:00Z"/>
              <w:lang w:val="fr-MC"/>
            </w:rPr>
          </w:rPrChange>
        </w:rPr>
      </w:pPr>
    </w:p>
    <w:p w14:paraId="254E802C" w14:textId="6437B957" w:rsidR="003C516B" w:rsidRDefault="00047CA3" w:rsidP="003C516B">
      <w:pPr>
        <w:rPr>
          <w:ins w:id="7711" w:author="Dylan Van Aswegen" w:date="2024-07-15T12:16:00Z" w16du:dateUtc="2024-07-15T10:16:00Z"/>
        </w:rPr>
      </w:pPr>
      <w:ins w:id="7712" w:author="Dylan Van Aswegen" w:date="2024-07-15T12:14:00Z" w16du:dateUtc="2024-07-15T10:14:00Z">
        <w:r>
          <w:t xml:space="preserve">The </w:t>
        </w:r>
        <w:r w:rsidR="00832BCE">
          <w:t xml:space="preserve">application admin </w:t>
        </w:r>
      </w:ins>
      <w:ins w:id="7713" w:author="Dylan Van Aswegen" w:date="2024-07-15T12:15:00Z" w16du:dateUtc="2024-07-15T10:15:00Z">
        <w:r w:rsidR="00ED5F71">
          <w:t xml:space="preserve">will be able to add </w:t>
        </w:r>
      </w:ins>
      <w:ins w:id="7714" w:author="Dylan Van Aswegen" w:date="2024-07-15T12:16:00Z" w16du:dateUtc="2024-07-15T10:16:00Z">
        <w:r w:rsidR="00ED5F71">
          <w:t>administrators</w:t>
        </w:r>
      </w:ins>
      <w:ins w:id="7715" w:author="Dylan Van Aswegen" w:date="2024-07-15T12:15:00Z" w16du:dateUtc="2024-07-15T10:15:00Z">
        <w:r w:rsidR="00ED5F71">
          <w:t xml:space="preserve"> to the organisation </w:t>
        </w:r>
      </w:ins>
      <w:ins w:id="7716" w:author="Dylan Van Aswegen" w:date="2024-07-15T12:16:00Z" w16du:dateUtc="2024-07-15T10:16:00Z">
        <w:r w:rsidR="00ED5F71">
          <w:t xml:space="preserve">from this page. Once it is clicked, the application will present the application admin with a window that contain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7B29AF" w14:paraId="72602FCB" w14:textId="77777777" w:rsidTr="005C5491">
        <w:trPr>
          <w:cnfStyle w:val="100000000000" w:firstRow="1" w:lastRow="0" w:firstColumn="0" w:lastColumn="0" w:oddVBand="0" w:evenVBand="0" w:oddHBand="0" w:evenHBand="0" w:firstRowFirstColumn="0" w:firstRowLastColumn="0" w:lastRowFirstColumn="0" w:lastRowLastColumn="0"/>
          <w:tblHeader/>
          <w:ins w:id="7717" w:author="Dylan Van Aswegen" w:date="2024-07-15T12:16: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49F45D6D" w14:textId="77777777" w:rsidR="007B29AF" w:rsidRDefault="007B29AF">
            <w:pPr>
              <w:spacing w:line="360" w:lineRule="auto"/>
              <w:jc w:val="both"/>
              <w:rPr>
                <w:ins w:id="7718" w:author="Dylan Van Aswegen" w:date="2024-07-15T12:16:00Z" w16du:dateUtc="2024-07-15T10:16:00Z"/>
                <w:rFonts w:ascii="Arial" w:hAnsi="Arial" w:cs="Arial"/>
                <w:sz w:val="20"/>
                <w:szCs w:val="20"/>
                <w:lang w:val="en-GB"/>
              </w:rPr>
            </w:pPr>
            <w:ins w:id="7719" w:author="Dylan Van Aswegen" w:date="2024-07-15T12:16:00Z" w16du:dateUtc="2024-07-15T10:16:00Z">
              <w:r>
                <w:rPr>
                  <w:rFonts w:ascii="Arial" w:hAnsi="Arial" w:cs="Arial"/>
                  <w:sz w:val="20"/>
                  <w:szCs w:val="20"/>
                  <w:lang w:val="en-GB"/>
                </w:rPr>
                <w:t xml:space="preserve">Field Number </w:t>
              </w:r>
            </w:ins>
          </w:p>
        </w:tc>
        <w:tc>
          <w:tcPr>
            <w:tcW w:w="1417" w:type="dxa"/>
            <w:shd w:val="clear" w:color="auto" w:fill="002060"/>
          </w:tcPr>
          <w:p w14:paraId="3EB0FB70" w14:textId="77777777" w:rsidR="007B29AF" w:rsidRDefault="007B29AF">
            <w:pPr>
              <w:spacing w:line="360" w:lineRule="auto"/>
              <w:jc w:val="both"/>
              <w:cnfStyle w:val="100000000000" w:firstRow="1" w:lastRow="0" w:firstColumn="0" w:lastColumn="0" w:oddVBand="0" w:evenVBand="0" w:oddHBand="0" w:evenHBand="0" w:firstRowFirstColumn="0" w:firstRowLastColumn="0" w:lastRowFirstColumn="0" w:lastRowLastColumn="0"/>
              <w:rPr>
                <w:ins w:id="7720" w:author="Dylan Van Aswegen" w:date="2024-07-15T12:16:00Z" w16du:dateUtc="2024-07-15T10:16:00Z"/>
                <w:rFonts w:ascii="Arial" w:hAnsi="Arial" w:cs="Arial"/>
                <w:sz w:val="20"/>
                <w:szCs w:val="20"/>
                <w:lang w:val="en-GB"/>
              </w:rPr>
            </w:pPr>
            <w:ins w:id="7721" w:author="Dylan Van Aswegen" w:date="2024-07-15T12:16:00Z" w16du:dateUtc="2024-07-15T10:16:00Z">
              <w:r>
                <w:rPr>
                  <w:rFonts w:ascii="Arial" w:hAnsi="Arial" w:cs="Arial"/>
                  <w:sz w:val="20"/>
                  <w:szCs w:val="20"/>
                  <w:lang w:val="en-GB"/>
                </w:rPr>
                <w:t>Field Name</w:t>
              </w:r>
            </w:ins>
          </w:p>
        </w:tc>
        <w:tc>
          <w:tcPr>
            <w:tcW w:w="1276" w:type="dxa"/>
            <w:shd w:val="clear" w:color="auto" w:fill="002060"/>
          </w:tcPr>
          <w:p w14:paraId="26AABB93" w14:textId="77777777" w:rsidR="007B29AF" w:rsidRDefault="007B29AF">
            <w:pPr>
              <w:spacing w:line="360" w:lineRule="auto"/>
              <w:jc w:val="both"/>
              <w:cnfStyle w:val="100000000000" w:firstRow="1" w:lastRow="0" w:firstColumn="0" w:lastColumn="0" w:oddVBand="0" w:evenVBand="0" w:oddHBand="0" w:evenHBand="0" w:firstRowFirstColumn="0" w:firstRowLastColumn="0" w:lastRowFirstColumn="0" w:lastRowLastColumn="0"/>
              <w:rPr>
                <w:ins w:id="7722" w:author="Dylan Van Aswegen" w:date="2024-07-15T12:16:00Z" w16du:dateUtc="2024-07-15T10:16:00Z"/>
                <w:rFonts w:ascii="Arial" w:hAnsi="Arial" w:cs="Arial"/>
                <w:sz w:val="20"/>
                <w:szCs w:val="20"/>
                <w:lang w:val="en-GB"/>
              </w:rPr>
            </w:pPr>
            <w:ins w:id="7723" w:author="Dylan Van Aswegen" w:date="2024-07-15T12:16:00Z" w16du:dateUtc="2024-07-15T10:16:00Z">
              <w:r>
                <w:rPr>
                  <w:rFonts w:ascii="Arial" w:hAnsi="Arial" w:cs="Arial"/>
                  <w:sz w:val="20"/>
                  <w:szCs w:val="20"/>
                  <w:lang w:val="en-GB"/>
                </w:rPr>
                <w:t>Field Type</w:t>
              </w:r>
            </w:ins>
          </w:p>
        </w:tc>
        <w:tc>
          <w:tcPr>
            <w:tcW w:w="1701" w:type="dxa"/>
            <w:shd w:val="clear" w:color="auto" w:fill="002060"/>
          </w:tcPr>
          <w:p w14:paraId="7EEABF9B" w14:textId="77777777" w:rsidR="007B29AF" w:rsidRDefault="007B29AF">
            <w:pPr>
              <w:spacing w:line="360" w:lineRule="auto"/>
              <w:jc w:val="both"/>
              <w:cnfStyle w:val="100000000000" w:firstRow="1" w:lastRow="0" w:firstColumn="0" w:lastColumn="0" w:oddVBand="0" w:evenVBand="0" w:oddHBand="0" w:evenHBand="0" w:firstRowFirstColumn="0" w:firstRowLastColumn="0" w:lastRowFirstColumn="0" w:lastRowLastColumn="0"/>
              <w:rPr>
                <w:ins w:id="7724" w:author="Dylan Van Aswegen" w:date="2024-07-15T12:16:00Z" w16du:dateUtc="2024-07-15T10:16:00Z"/>
                <w:rFonts w:ascii="Arial" w:hAnsi="Arial" w:cs="Arial"/>
                <w:sz w:val="20"/>
                <w:szCs w:val="20"/>
                <w:lang w:val="en-GB"/>
              </w:rPr>
            </w:pPr>
            <w:ins w:id="7725" w:author="Dylan Van Aswegen" w:date="2024-07-15T12:16:00Z" w16du:dateUtc="2024-07-15T10:16:00Z">
              <w:r>
                <w:rPr>
                  <w:rFonts w:ascii="Arial" w:hAnsi="Arial" w:cs="Arial"/>
                  <w:sz w:val="20"/>
                  <w:szCs w:val="20"/>
                  <w:lang w:val="en-GB"/>
                </w:rPr>
                <w:t>Field Data Type</w:t>
              </w:r>
            </w:ins>
          </w:p>
        </w:tc>
        <w:tc>
          <w:tcPr>
            <w:tcW w:w="1417" w:type="dxa"/>
            <w:shd w:val="clear" w:color="auto" w:fill="002060"/>
          </w:tcPr>
          <w:p w14:paraId="0EC588E9" w14:textId="77777777" w:rsidR="007B29AF" w:rsidRDefault="007B29AF">
            <w:pPr>
              <w:spacing w:line="360" w:lineRule="auto"/>
              <w:jc w:val="both"/>
              <w:cnfStyle w:val="100000000000" w:firstRow="1" w:lastRow="0" w:firstColumn="0" w:lastColumn="0" w:oddVBand="0" w:evenVBand="0" w:oddHBand="0" w:evenHBand="0" w:firstRowFirstColumn="0" w:firstRowLastColumn="0" w:lastRowFirstColumn="0" w:lastRowLastColumn="0"/>
              <w:rPr>
                <w:ins w:id="7726" w:author="Dylan Van Aswegen" w:date="2024-07-15T12:16:00Z" w16du:dateUtc="2024-07-15T10:16:00Z"/>
                <w:rFonts w:ascii="Arial" w:hAnsi="Arial" w:cs="Arial"/>
                <w:sz w:val="20"/>
                <w:szCs w:val="20"/>
                <w:lang w:val="en-GB"/>
              </w:rPr>
            </w:pPr>
            <w:ins w:id="7727" w:author="Dylan Van Aswegen" w:date="2024-07-15T12:16:00Z" w16du:dateUtc="2024-07-15T10:16:00Z">
              <w:r>
                <w:rPr>
                  <w:rFonts w:ascii="Arial" w:hAnsi="Arial" w:cs="Arial"/>
                  <w:sz w:val="20"/>
                  <w:szCs w:val="20"/>
                  <w:lang w:val="en-GB"/>
                </w:rPr>
                <w:t>Required?</w:t>
              </w:r>
            </w:ins>
          </w:p>
        </w:tc>
        <w:tc>
          <w:tcPr>
            <w:tcW w:w="3828" w:type="dxa"/>
            <w:shd w:val="clear" w:color="auto" w:fill="002060"/>
          </w:tcPr>
          <w:p w14:paraId="4B21FFD3" w14:textId="77777777" w:rsidR="007B29AF" w:rsidRDefault="007B29AF">
            <w:pPr>
              <w:spacing w:line="360" w:lineRule="auto"/>
              <w:jc w:val="both"/>
              <w:cnfStyle w:val="100000000000" w:firstRow="1" w:lastRow="0" w:firstColumn="0" w:lastColumn="0" w:oddVBand="0" w:evenVBand="0" w:oddHBand="0" w:evenHBand="0" w:firstRowFirstColumn="0" w:firstRowLastColumn="0" w:lastRowFirstColumn="0" w:lastRowLastColumn="0"/>
              <w:rPr>
                <w:ins w:id="7728" w:author="Dylan Van Aswegen" w:date="2024-07-15T12:16:00Z" w16du:dateUtc="2024-07-15T10:16:00Z"/>
                <w:rFonts w:ascii="Arial" w:hAnsi="Arial" w:cs="Arial"/>
                <w:sz w:val="20"/>
                <w:szCs w:val="20"/>
                <w:lang w:val="en-GB"/>
              </w:rPr>
            </w:pPr>
            <w:ins w:id="7729" w:author="Dylan Van Aswegen" w:date="2024-07-15T12:16:00Z" w16du:dateUtc="2024-07-15T10:16:00Z">
              <w:r>
                <w:rPr>
                  <w:rFonts w:ascii="Arial" w:hAnsi="Arial" w:cs="Arial"/>
                  <w:sz w:val="20"/>
                  <w:szCs w:val="20"/>
                  <w:lang w:val="en-GB"/>
                </w:rPr>
                <w:t>Field Rules</w:t>
              </w:r>
            </w:ins>
          </w:p>
        </w:tc>
      </w:tr>
      <w:tr w:rsidR="007B29AF" w14:paraId="15ED792E" w14:textId="77777777" w:rsidTr="005C5491">
        <w:trPr>
          <w:cnfStyle w:val="000000100000" w:firstRow="0" w:lastRow="0" w:firstColumn="0" w:lastColumn="0" w:oddVBand="0" w:evenVBand="0" w:oddHBand="1" w:evenHBand="0" w:firstRowFirstColumn="0" w:firstRowLastColumn="0" w:lastRowFirstColumn="0" w:lastRowLastColumn="0"/>
          <w:trHeight w:val="192"/>
          <w:ins w:id="7730" w:author="Dylan Van Aswegen" w:date="2024-07-15T12:16:00Z"/>
        </w:trPr>
        <w:tc>
          <w:tcPr>
            <w:cnfStyle w:val="001000000000" w:firstRow="0" w:lastRow="0" w:firstColumn="1" w:lastColumn="0" w:oddVBand="0" w:evenVBand="0" w:oddHBand="0" w:evenHBand="0" w:firstRowFirstColumn="0" w:firstRowLastColumn="0" w:lastRowFirstColumn="0" w:lastRowLastColumn="0"/>
            <w:tcW w:w="1135" w:type="dxa"/>
          </w:tcPr>
          <w:p w14:paraId="6F167F65" w14:textId="77777777" w:rsidR="007B29AF" w:rsidRDefault="007B29AF">
            <w:pPr>
              <w:spacing w:line="360" w:lineRule="auto"/>
              <w:jc w:val="both"/>
              <w:rPr>
                <w:ins w:id="7731" w:author="Dylan Van Aswegen" w:date="2024-07-15T12:16:00Z" w16du:dateUtc="2024-07-15T10:16:00Z"/>
                <w:rFonts w:ascii="Arial" w:hAnsi="Arial" w:cs="Arial"/>
                <w:sz w:val="20"/>
                <w:szCs w:val="20"/>
                <w:lang w:val="en-GB"/>
              </w:rPr>
            </w:pPr>
          </w:p>
        </w:tc>
        <w:tc>
          <w:tcPr>
            <w:tcW w:w="1417" w:type="dxa"/>
          </w:tcPr>
          <w:p w14:paraId="4D22413F" w14:textId="36992B89" w:rsidR="007B29AF" w:rsidRDefault="00ED0CB6">
            <w:pPr>
              <w:spacing w:line="360" w:lineRule="auto"/>
              <w:jc w:val="both"/>
              <w:cnfStyle w:val="000000100000" w:firstRow="0" w:lastRow="0" w:firstColumn="0" w:lastColumn="0" w:oddVBand="0" w:evenVBand="0" w:oddHBand="1" w:evenHBand="0" w:firstRowFirstColumn="0" w:firstRowLastColumn="0" w:lastRowFirstColumn="0" w:lastRowLastColumn="0"/>
              <w:rPr>
                <w:ins w:id="7732" w:author="Dylan Van Aswegen" w:date="2024-07-15T12:16:00Z" w16du:dateUtc="2024-07-15T10:16:00Z"/>
                <w:rFonts w:ascii="Arial" w:hAnsi="Arial" w:cs="Arial"/>
                <w:sz w:val="20"/>
                <w:szCs w:val="20"/>
                <w:lang w:val="en-GB"/>
              </w:rPr>
            </w:pPr>
            <w:ins w:id="7733" w:author="Dylan Van Aswegen" w:date="2024-07-15T12:18:00Z" w16du:dateUtc="2024-07-15T10:18:00Z">
              <w:r>
                <w:rPr>
                  <w:rFonts w:ascii="Arial" w:hAnsi="Arial" w:cs="Arial"/>
                  <w:sz w:val="20"/>
                  <w:szCs w:val="20"/>
                  <w:lang w:val="en-GB"/>
                </w:rPr>
                <w:t>Member Name</w:t>
              </w:r>
            </w:ins>
          </w:p>
        </w:tc>
        <w:tc>
          <w:tcPr>
            <w:tcW w:w="1276" w:type="dxa"/>
          </w:tcPr>
          <w:p w14:paraId="362DFBF5" w14:textId="25718481" w:rsidR="007B29AF" w:rsidRDefault="00ED0CB6">
            <w:pPr>
              <w:spacing w:line="360" w:lineRule="auto"/>
              <w:jc w:val="both"/>
              <w:cnfStyle w:val="000000100000" w:firstRow="0" w:lastRow="0" w:firstColumn="0" w:lastColumn="0" w:oddVBand="0" w:evenVBand="0" w:oddHBand="1" w:evenHBand="0" w:firstRowFirstColumn="0" w:firstRowLastColumn="0" w:lastRowFirstColumn="0" w:lastRowLastColumn="0"/>
              <w:rPr>
                <w:ins w:id="7734" w:author="Dylan Van Aswegen" w:date="2024-07-15T12:16:00Z" w16du:dateUtc="2024-07-15T10:16:00Z"/>
                <w:rFonts w:ascii="Arial" w:hAnsi="Arial" w:cs="Arial"/>
                <w:sz w:val="20"/>
                <w:szCs w:val="20"/>
                <w:lang w:val="en-GB"/>
              </w:rPr>
            </w:pPr>
            <w:ins w:id="7735" w:author="Dylan Van Aswegen" w:date="2024-07-15T12:18:00Z" w16du:dateUtc="2024-07-15T10:18:00Z">
              <w:r>
                <w:rPr>
                  <w:rFonts w:ascii="Arial" w:hAnsi="Arial" w:cs="Arial"/>
                  <w:sz w:val="20"/>
                  <w:szCs w:val="20"/>
                  <w:lang w:val="en-GB"/>
                </w:rPr>
                <w:t xml:space="preserve">Drop Down Menu </w:t>
              </w:r>
            </w:ins>
          </w:p>
        </w:tc>
        <w:tc>
          <w:tcPr>
            <w:tcW w:w="1701" w:type="dxa"/>
          </w:tcPr>
          <w:p w14:paraId="1D27B954" w14:textId="2A0FD5CB" w:rsidR="007B29AF" w:rsidRPr="00ED0CB6" w:rsidRDefault="00ED0CB6">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7736" w:author="Dylan Van Aswegen" w:date="2024-07-15T12:16:00Z" w16du:dateUtc="2024-07-15T10:16:00Z"/>
                <w:rFonts w:ascii="Arial" w:hAnsi="Arial" w:cs="Arial"/>
                <w:sz w:val="20"/>
                <w:szCs w:val="20"/>
                <w:lang w:val="en-GB"/>
                <w:rPrChange w:id="7737" w:author="Dylan Van Aswegen" w:date="2024-07-15T12:18:00Z" w16du:dateUtc="2024-07-15T10:18:00Z">
                  <w:rPr>
                    <w:ins w:id="7738" w:author="Dylan Van Aswegen" w:date="2024-07-15T12:16:00Z" w16du:dateUtc="2024-07-15T10:16:00Z"/>
                    <w:lang w:val="en-GB"/>
                  </w:rPr>
                </w:rPrChange>
              </w:rPr>
              <w:pPrChange w:id="7739" w:author="Dylan Van Aswegen" w:date="2024-07-15T12:18:00Z" w16du:dateUtc="2024-07-15T10:18: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7740" w:author="Dylan Van Aswegen" w:date="2024-07-15T12:18:00Z" w16du:dateUtc="2024-07-15T10:18:00Z">
              <w:r>
                <w:rPr>
                  <w:rFonts w:ascii="Arial" w:hAnsi="Arial" w:cs="Arial"/>
                  <w:sz w:val="20"/>
                  <w:szCs w:val="20"/>
                  <w:lang w:val="en-GB"/>
                </w:rPr>
                <w:t>Member names</w:t>
              </w:r>
            </w:ins>
          </w:p>
        </w:tc>
        <w:tc>
          <w:tcPr>
            <w:tcW w:w="1417" w:type="dxa"/>
          </w:tcPr>
          <w:p w14:paraId="17FD7E65" w14:textId="77777777" w:rsidR="007B29AF" w:rsidRDefault="007B29AF">
            <w:pPr>
              <w:spacing w:line="360" w:lineRule="auto"/>
              <w:jc w:val="both"/>
              <w:cnfStyle w:val="000000100000" w:firstRow="0" w:lastRow="0" w:firstColumn="0" w:lastColumn="0" w:oddVBand="0" w:evenVBand="0" w:oddHBand="1" w:evenHBand="0" w:firstRowFirstColumn="0" w:firstRowLastColumn="0" w:lastRowFirstColumn="0" w:lastRowLastColumn="0"/>
              <w:rPr>
                <w:ins w:id="7741" w:author="Dylan Van Aswegen" w:date="2024-07-15T12:16:00Z" w16du:dateUtc="2024-07-15T10:16:00Z"/>
                <w:rFonts w:ascii="Arial" w:hAnsi="Arial" w:cs="Arial"/>
                <w:sz w:val="20"/>
                <w:szCs w:val="20"/>
                <w:lang w:val="en-GB"/>
              </w:rPr>
            </w:pPr>
            <w:ins w:id="7742" w:author="Dylan Van Aswegen" w:date="2024-07-15T12:16:00Z" w16du:dateUtc="2024-07-15T10:16:00Z">
              <w:r>
                <w:rPr>
                  <w:rFonts w:ascii="Arial" w:hAnsi="Arial" w:cs="Arial"/>
                  <w:sz w:val="20"/>
                  <w:szCs w:val="20"/>
                  <w:lang w:val="en-GB"/>
                </w:rPr>
                <w:t>N/A</w:t>
              </w:r>
            </w:ins>
          </w:p>
        </w:tc>
        <w:tc>
          <w:tcPr>
            <w:tcW w:w="3828" w:type="dxa"/>
          </w:tcPr>
          <w:p w14:paraId="72E6A8FA" w14:textId="3EF64131" w:rsidR="007B29AF" w:rsidRDefault="0089533C">
            <w:pPr>
              <w:spacing w:line="360" w:lineRule="auto"/>
              <w:jc w:val="both"/>
              <w:cnfStyle w:val="000000100000" w:firstRow="0" w:lastRow="0" w:firstColumn="0" w:lastColumn="0" w:oddVBand="0" w:evenVBand="0" w:oddHBand="1" w:evenHBand="0" w:firstRowFirstColumn="0" w:firstRowLastColumn="0" w:lastRowFirstColumn="0" w:lastRowLastColumn="0"/>
              <w:rPr>
                <w:ins w:id="7743" w:author="Dylan Van Aswegen" w:date="2024-07-15T12:16:00Z" w16du:dateUtc="2024-07-15T10:16:00Z"/>
                <w:rFonts w:ascii="Arial" w:hAnsi="Arial" w:cs="Arial"/>
                <w:sz w:val="20"/>
                <w:szCs w:val="20"/>
                <w:lang w:val="en-GB"/>
              </w:rPr>
            </w:pPr>
            <w:ins w:id="7744" w:author="Dylan Van Aswegen" w:date="2024-07-15T12:18:00Z" w16du:dateUtc="2024-07-15T10:18:00Z">
              <w:r>
                <w:rPr>
                  <w:rFonts w:ascii="Arial" w:hAnsi="Arial" w:cs="Arial"/>
                  <w:sz w:val="20"/>
                  <w:szCs w:val="20"/>
                  <w:lang w:val="en-GB"/>
                </w:rPr>
                <w:t>The application admin will</w:t>
              </w:r>
            </w:ins>
            <w:ins w:id="7745" w:author="Dylan Van Aswegen" w:date="2024-07-15T12:19:00Z" w16du:dateUtc="2024-07-15T10:19:00Z">
              <w:r>
                <w:rPr>
                  <w:rFonts w:ascii="Arial" w:hAnsi="Arial" w:cs="Arial"/>
                  <w:sz w:val="20"/>
                  <w:szCs w:val="20"/>
                  <w:lang w:val="en-GB"/>
                </w:rPr>
                <w:t xml:space="preserve"> use this field to select the member who will </w:t>
              </w:r>
              <w:r w:rsidR="002A68C6">
                <w:rPr>
                  <w:rFonts w:ascii="Arial" w:hAnsi="Arial" w:cs="Arial"/>
                  <w:sz w:val="20"/>
                  <w:szCs w:val="20"/>
                  <w:lang w:val="en-GB"/>
                </w:rPr>
                <w:t>be added as an administrator to the organisation. The user will be able to search through the drop down menu to filter the results of</w:t>
              </w:r>
            </w:ins>
            <w:ins w:id="7746" w:author="Dylan Van Aswegen" w:date="2024-07-15T12:20:00Z" w16du:dateUtc="2024-07-15T10:20:00Z">
              <w:r w:rsidR="002A68C6">
                <w:rPr>
                  <w:rFonts w:ascii="Arial" w:hAnsi="Arial" w:cs="Arial"/>
                  <w:sz w:val="20"/>
                  <w:szCs w:val="20"/>
                  <w:lang w:val="en-GB"/>
                </w:rPr>
                <w:t xml:space="preserve"> the drop down menu.</w:t>
              </w:r>
            </w:ins>
            <w:ins w:id="7747" w:author="Dylan Van Aswegen" w:date="2024-07-15T12:16:00Z" w16du:dateUtc="2024-07-15T10:16:00Z">
              <w:r w:rsidR="007B29AF">
                <w:rPr>
                  <w:rFonts w:ascii="Arial" w:hAnsi="Arial" w:cs="Arial"/>
                  <w:sz w:val="20"/>
                  <w:szCs w:val="20"/>
                  <w:lang w:val="en-GB"/>
                </w:rPr>
                <w:t xml:space="preserve">  </w:t>
              </w:r>
            </w:ins>
          </w:p>
        </w:tc>
      </w:tr>
    </w:tbl>
    <w:p w14:paraId="2FE571C5" w14:textId="77777777" w:rsidR="007B29AF" w:rsidRPr="007B29AF" w:rsidRDefault="007B29AF" w:rsidP="003C516B">
      <w:pPr>
        <w:rPr>
          <w:ins w:id="7748" w:author="Dylan Van Aswegen" w:date="2024-07-15T11:45:00Z" w16du:dateUtc="2024-07-15T09:45:00Z"/>
          <w:lang w:val="en-GB"/>
          <w:rPrChange w:id="7749" w:author="Dylan Van Aswegen" w:date="2024-07-15T12:16:00Z" w16du:dateUtc="2024-07-15T10:16:00Z">
            <w:rPr>
              <w:ins w:id="7750" w:author="Dylan Van Aswegen" w:date="2024-07-15T11:45:00Z" w16du:dateUtc="2024-07-15T09:45:00Z"/>
              <w:lang w:val="fr-MC"/>
            </w:rPr>
          </w:rPrChange>
        </w:rPr>
      </w:pPr>
    </w:p>
    <w:p w14:paraId="6AF12A4F" w14:textId="74D735BC" w:rsidR="003C516B" w:rsidRDefault="007B235E" w:rsidP="003C516B">
      <w:pPr>
        <w:rPr>
          <w:ins w:id="7751" w:author="Dylan Van Aswegen" w:date="2024-07-15T12:21:00Z" w16du:dateUtc="2024-07-15T10:21:00Z"/>
        </w:rPr>
      </w:pPr>
      <w:ins w:id="7752" w:author="Dylan Van Aswegen" w:date="2024-07-15T12:20:00Z" w16du:dateUtc="2024-07-15T10:20:00Z">
        <w:r>
          <w:t xml:space="preserve">Once the application admin has selected a member, they will be presented with the screens to </w:t>
        </w:r>
      </w:ins>
      <w:ins w:id="7753" w:author="Dylan Van Aswegen" w:date="2024-07-15T12:21:00Z" w16du:dateUtc="2024-07-15T10:21:00Z">
        <w:r w:rsidR="00E44785">
          <w:t xml:space="preserve">manage the member’s access. This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32505C" w14:paraId="5ABE072C" w14:textId="77777777" w:rsidTr="005C5491">
        <w:trPr>
          <w:cnfStyle w:val="100000000000" w:firstRow="1" w:lastRow="0" w:firstColumn="0" w:lastColumn="0" w:oddVBand="0" w:evenVBand="0" w:oddHBand="0" w:evenHBand="0" w:firstRowFirstColumn="0" w:firstRowLastColumn="0" w:lastRowFirstColumn="0" w:lastRowLastColumn="0"/>
          <w:tblHeader/>
          <w:ins w:id="7754" w:author="Dylan Van Aswegen" w:date="2024-07-15T12:21: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5C149FE2" w14:textId="77777777" w:rsidR="0032505C" w:rsidRDefault="0032505C">
            <w:pPr>
              <w:spacing w:line="360" w:lineRule="auto"/>
              <w:jc w:val="both"/>
              <w:rPr>
                <w:ins w:id="7755" w:author="Dylan Van Aswegen" w:date="2024-07-15T12:21:00Z" w16du:dateUtc="2024-07-15T10:21:00Z"/>
                <w:rFonts w:ascii="Arial" w:hAnsi="Arial" w:cs="Arial"/>
                <w:sz w:val="20"/>
                <w:szCs w:val="20"/>
                <w:lang w:val="en-GB"/>
              </w:rPr>
            </w:pPr>
            <w:ins w:id="7756" w:author="Dylan Van Aswegen" w:date="2024-07-15T12:21:00Z" w16du:dateUtc="2024-07-15T10:21:00Z">
              <w:r>
                <w:rPr>
                  <w:rFonts w:ascii="Arial" w:hAnsi="Arial" w:cs="Arial"/>
                  <w:sz w:val="20"/>
                  <w:szCs w:val="20"/>
                  <w:lang w:val="en-GB"/>
                </w:rPr>
                <w:t xml:space="preserve">Field Number </w:t>
              </w:r>
            </w:ins>
          </w:p>
        </w:tc>
        <w:tc>
          <w:tcPr>
            <w:tcW w:w="1417" w:type="dxa"/>
            <w:shd w:val="clear" w:color="auto" w:fill="002060"/>
          </w:tcPr>
          <w:p w14:paraId="1E469086" w14:textId="77777777" w:rsidR="0032505C" w:rsidRDefault="0032505C">
            <w:pPr>
              <w:spacing w:line="360" w:lineRule="auto"/>
              <w:jc w:val="both"/>
              <w:cnfStyle w:val="100000000000" w:firstRow="1" w:lastRow="0" w:firstColumn="0" w:lastColumn="0" w:oddVBand="0" w:evenVBand="0" w:oddHBand="0" w:evenHBand="0" w:firstRowFirstColumn="0" w:firstRowLastColumn="0" w:lastRowFirstColumn="0" w:lastRowLastColumn="0"/>
              <w:rPr>
                <w:ins w:id="7757" w:author="Dylan Van Aswegen" w:date="2024-07-15T12:21:00Z" w16du:dateUtc="2024-07-15T10:21:00Z"/>
                <w:rFonts w:ascii="Arial" w:hAnsi="Arial" w:cs="Arial"/>
                <w:sz w:val="20"/>
                <w:szCs w:val="20"/>
                <w:lang w:val="en-GB"/>
              </w:rPr>
            </w:pPr>
            <w:ins w:id="7758" w:author="Dylan Van Aswegen" w:date="2024-07-15T12:21:00Z" w16du:dateUtc="2024-07-15T10:21:00Z">
              <w:r>
                <w:rPr>
                  <w:rFonts w:ascii="Arial" w:hAnsi="Arial" w:cs="Arial"/>
                  <w:sz w:val="20"/>
                  <w:szCs w:val="20"/>
                  <w:lang w:val="en-GB"/>
                </w:rPr>
                <w:t>Field Name</w:t>
              </w:r>
            </w:ins>
          </w:p>
        </w:tc>
        <w:tc>
          <w:tcPr>
            <w:tcW w:w="1276" w:type="dxa"/>
            <w:shd w:val="clear" w:color="auto" w:fill="002060"/>
          </w:tcPr>
          <w:p w14:paraId="14231BFB" w14:textId="77777777" w:rsidR="0032505C" w:rsidRDefault="0032505C">
            <w:pPr>
              <w:spacing w:line="360" w:lineRule="auto"/>
              <w:jc w:val="both"/>
              <w:cnfStyle w:val="100000000000" w:firstRow="1" w:lastRow="0" w:firstColumn="0" w:lastColumn="0" w:oddVBand="0" w:evenVBand="0" w:oddHBand="0" w:evenHBand="0" w:firstRowFirstColumn="0" w:firstRowLastColumn="0" w:lastRowFirstColumn="0" w:lastRowLastColumn="0"/>
              <w:rPr>
                <w:ins w:id="7759" w:author="Dylan Van Aswegen" w:date="2024-07-15T12:21:00Z" w16du:dateUtc="2024-07-15T10:21:00Z"/>
                <w:rFonts w:ascii="Arial" w:hAnsi="Arial" w:cs="Arial"/>
                <w:sz w:val="20"/>
                <w:szCs w:val="20"/>
                <w:lang w:val="en-GB"/>
              </w:rPr>
            </w:pPr>
            <w:ins w:id="7760" w:author="Dylan Van Aswegen" w:date="2024-07-15T12:21:00Z" w16du:dateUtc="2024-07-15T10:21:00Z">
              <w:r>
                <w:rPr>
                  <w:rFonts w:ascii="Arial" w:hAnsi="Arial" w:cs="Arial"/>
                  <w:sz w:val="20"/>
                  <w:szCs w:val="20"/>
                  <w:lang w:val="en-GB"/>
                </w:rPr>
                <w:t>Field Type</w:t>
              </w:r>
            </w:ins>
          </w:p>
        </w:tc>
        <w:tc>
          <w:tcPr>
            <w:tcW w:w="1701" w:type="dxa"/>
            <w:shd w:val="clear" w:color="auto" w:fill="002060"/>
          </w:tcPr>
          <w:p w14:paraId="21F5219C" w14:textId="77777777" w:rsidR="0032505C" w:rsidRDefault="0032505C">
            <w:pPr>
              <w:spacing w:line="360" w:lineRule="auto"/>
              <w:jc w:val="both"/>
              <w:cnfStyle w:val="100000000000" w:firstRow="1" w:lastRow="0" w:firstColumn="0" w:lastColumn="0" w:oddVBand="0" w:evenVBand="0" w:oddHBand="0" w:evenHBand="0" w:firstRowFirstColumn="0" w:firstRowLastColumn="0" w:lastRowFirstColumn="0" w:lastRowLastColumn="0"/>
              <w:rPr>
                <w:ins w:id="7761" w:author="Dylan Van Aswegen" w:date="2024-07-15T12:21:00Z" w16du:dateUtc="2024-07-15T10:21:00Z"/>
                <w:rFonts w:ascii="Arial" w:hAnsi="Arial" w:cs="Arial"/>
                <w:sz w:val="20"/>
                <w:szCs w:val="20"/>
                <w:lang w:val="en-GB"/>
              </w:rPr>
            </w:pPr>
            <w:ins w:id="7762" w:author="Dylan Van Aswegen" w:date="2024-07-15T12:21:00Z" w16du:dateUtc="2024-07-15T10:21:00Z">
              <w:r>
                <w:rPr>
                  <w:rFonts w:ascii="Arial" w:hAnsi="Arial" w:cs="Arial"/>
                  <w:sz w:val="20"/>
                  <w:szCs w:val="20"/>
                  <w:lang w:val="en-GB"/>
                </w:rPr>
                <w:t>Field Data Type</w:t>
              </w:r>
            </w:ins>
          </w:p>
        </w:tc>
        <w:tc>
          <w:tcPr>
            <w:tcW w:w="1417" w:type="dxa"/>
            <w:shd w:val="clear" w:color="auto" w:fill="002060"/>
          </w:tcPr>
          <w:p w14:paraId="541724B4" w14:textId="77777777" w:rsidR="0032505C" w:rsidRDefault="0032505C">
            <w:pPr>
              <w:spacing w:line="360" w:lineRule="auto"/>
              <w:jc w:val="both"/>
              <w:cnfStyle w:val="100000000000" w:firstRow="1" w:lastRow="0" w:firstColumn="0" w:lastColumn="0" w:oddVBand="0" w:evenVBand="0" w:oddHBand="0" w:evenHBand="0" w:firstRowFirstColumn="0" w:firstRowLastColumn="0" w:lastRowFirstColumn="0" w:lastRowLastColumn="0"/>
              <w:rPr>
                <w:ins w:id="7763" w:author="Dylan Van Aswegen" w:date="2024-07-15T12:21:00Z" w16du:dateUtc="2024-07-15T10:21:00Z"/>
                <w:rFonts w:ascii="Arial" w:hAnsi="Arial" w:cs="Arial"/>
                <w:sz w:val="20"/>
                <w:szCs w:val="20"/>
                <w:lang w:val="en-GB"/>
              </w:rPr>
            </w:pPr>
            <w:ins w:id="7764" w:author="Dylan Van Aswegen" w:date="2024-07-15T12:21:00Z" w16du:dateUtc="2024-07-15T10:21:00Z">
              <w:r>
                <w:rPr>
                  <w:rFonts w:ascii="Arial" w:hAnsi="Arial" w:cs="Arial"/>
                  <w:sz w:val="20"/>
                  <w:szCs w:val="20"/>
                  <w:lang w:val="en-GB"/>
                </w:rPr>
                <w:t>Required?</w:t>
              </w:r>
            </w:ins>
          </w:p>
        </w:tc>
        <w:tc>
          <w:tcPr>
            <w:tcW w:w="3828" w:type="dxa"/>
            <w:shd w:val="clear" w:color="auto" w:fill="002060"/>
          </w:tcPr>
          <w:p w14:paraId="16E7EEBA" w14:textId="77777777" w:rsidR="0032505C" w:rsidRDefault="0032505C">
            <w:pPr>
              <w:spacing w:line="360" w:lineRule="auto"/>
              <w:jc w:val="both"/>
              <w:cnfStyle w:val="100000000000" w:firstRow="1" w:lastRow="0" w:firstColumn="0" w:lastColumn="0" w:oddVBand="0" w:evenVBand="0" w:oddHBand="0" w:evenHBand="0" w:firstRowFirstColumn="0" w:firstRowLastColumn="0" w:lastRowFirstColumn="0" w:lastRowLastColumn="0"/>
              <w:rPr>
                <w:ins w:id="7765" w:author="Dylan Van Aswegen" w:date="2024-07-15T12:21:00Z" w16du:dateUtc="2024-07-15T10:21:00Z"/>
                <w:rFonts w:ascii="Arial" w:hAnsi="Arial" w:cs="Arial"/>
                <w:sz w:val="20"/>
                <w:szCs w:val="20"/>
                <w:lang w:val="en-GB"/>
              </w:rPr>
            </w:pPr>
            <w:ins w:id="7766" w:author="Dylan Van Aswegen" w:date="2024-07-15T12:21:00Z" w16du:dateUtc="2024-07-15T10:21:00Z">
              <w:r>
                <w:rPr>
                  <w:rFonts w:ascii="Arial" w:hAnsi="Arial" w:cs="Arial"/>
                  <w:sz w:val="20"/>
                  <w:szCs w:val="20"/>
                  <w:lang w:val="en-GB"/>
                </w:rPr>
                <w:t>Field Rules</w:t>
              </w:r>
            </w:ins>
          </w:p>
        </w:tc>
      </w:tr>
      <w:tr w:rsidR="0032505C" w14:paraId="0DC9BC51" w14:textId="77777777" w:rsidTr="005C5491">
        <w:trPr>
          <w:cnfStyle w:val="000000100000" w:firstRow="0" w:lastRow="0" w:firstColumn="0" w:lastColumn="0" w:oddVBand="0" w:evenVBand="0" w:oddHBand="1" w:evenHBand="0" w:firstRowFirstColumn="0" w:firstRowLastColumn="0" w:lastRowFirstColumn="0" w:lastRowLastColumn="0"/>
          <w:trHeight w:val="192"/>
          <w:ins w:id="7767" w:author="Dylan Van Aswegen" w:date="2024-07-15T12:21:00Z"/>
        </w:trPr>
        <w:tc>
          <w:tcPr>
            <w:cnfStyle w:val="001000000000" w:firstRow="0" w:lastRow="0" w:firstColumn="1" w:lastColumn="0" w:oddVBand="0" w:evenVBand="0" w:oddHBand="0" w:evenHBand="0" w:firstRowFirstColumn="0" w:firstRowLastColumn="0" w:lastRowFirstColumn="0" w:lastRowLastColumn="0"/>
            <w:tcW w:w="1135" w:type="dxa"/>
          </w:tcPr>
          <w:p w14:paraId="47260644" w14:textId="77777777" w:rsidR="0032505C" w:rsidRDefault="0032505C">
            <w:pPr>
              <w:spacing w:line="360" w:lineRule="auto"/>
              <w:jc w:val="both"/>
              <w:rPr>
                <w:ins w:id="7768" w:author="Dylan Van Aswegen" w:date="2024-07-15T12:21:00Z" w16du:dateUtc="2024-07-15T10:21:00Z"/>
                <w:rFonts w:ascii="Arial" w:hAnsi="Arial" w:cs="Arial"/>
                <w:sz w:val="20"/>
                <w:szCs w:val="20"/>
                <w:lang w:val="en-GB"/>
              </w:rPr>
            </w:pPr>
          </w:p>
        </w:tc>
        <w:tc>
          <w:tcPr>
            <w:tcW w:w="1417" w:type="dxa"/>
          </w:tcPr>
          <w:p w14:paraId="18CB2C08" w14:textId="5DCDE582" w:rsidR="0032505C" w:rsidRDefault="00C67E4A">
            <w:pPr>
              <w:spacing w:line="360" w:lineRule="auto"/>
              <w:jc w:val="both"/>
              <w:cnfStyle w:val="000000100000" w:firstRow="0" w:lastRow="0" w:firstColumn="0" w:lastColumn="0" w:oddVBand="0" w:evenVBand="0" w:oddHBand="1" w:evenHBand="0" w:firstRowFirstColumn="0" w:firstRowLastColumn="0" w:lastRowFirstColumn="0" w:lastRowLastColumn="0"/>
              <w:rPr>
                <w:ins w:id="7769" w:author="Dylan Van Aswegen" w:date="2024-07-15T12:21:00Z" w16du:dateUtc="2024-07-15T10:21:00Z"/>
                <w:rFonts w:ascii="Arial" w:hAnsi="Arial" w:cs="Arial"/>
                <w:sz w:val="20"/>
                <w:szCs w:val="20"/>
                <w:lang w:val="en-GB"/>
              </w:rPr>
            </w:pPr>
            <w:ins w:id="7770" w:author="Dylan Van Aswegen" w:date="2024-07-15T12:24:00Z" w16du:dateUtc="2024-07-15T10:24:00Z">
              <w:r>
                <w:rPr>
                  <w:rFonts w:ascii="Arial" w:hAnsi="Arial" w:cs="Arial"/>
                  <w:sz w:val="20"/>
                  <w:szCs w:val="20"/>
                  <w:lang w:val="en-GB"/>
                </w:rPr>
                <w:t xml:space="preserve">Access Role </w:t>
              </w:r>
            </w:ins>
          </w:p>
        </w:tc>
        <w:tc>
          <w:tcPr>
            <w:tcW w:w="1276" w:type="dxa"/>
          </w:tcPr>
          <w:p w14:paraId="4564F3C4" w14:textId="77777777" w:rsidR="0032505C" w:rsidRDefault="0032505C">
            <w:pPr>
              <w:spacing w:line="360" w:lineRule="auto"/>
              <w:jc w:val="both"/>
              <w:cnfStyle w:val="000000100000" w:firstRow="0" w:lastRow="0" w:firstColumn="0" w:lastColumn="0" w:oddVBand="0" w:evenVBand="0" w:oddHBand="1" w:evenHBand="0" w:firstRowFirstColumn="0" w:firstRowLastColumn="0" w:lastRowFirstColumn="0" w:lastRowLastColumn="0"/>
              <w:rPr>
                <w:ins w:id="7771" w:author="Dylan Van Aswegen" w:date="2024-07-15T12:21:00Z" w16du:dateUtc="2024-07-15T10:21:00Z"/>
                <w:rFonts w:ascii="Arial" w:hAnsi="Arial" w:cs="Arial"/>
                <w:sz w:val="20"/>
                <w:szCs w:val="20"/>
                <w:lang w:val="en-GB"/>
              </w:rPr>
            </w:pPr>
            <w:ins w:id="7772" w:author="Dylan Van Aswegen" w:date="2024-07-15T12:21:00Z" w16du:dateUtc="2024-07-15T10:21:00Z">
              <w:r>
                <w:rPr>
                  <w:rFonts w:ascii="Arial" w:hAnsi="Arial" w:cs="Arial"/>
                  <w:sz w:val="20"/>
                  <w:szCs w:val="20"/>
                  <w:lang w:val="en-GB"/>
                </w:rPr>
                <w:t xml:space="preserve">Drop Down Menu </w:t>
              </w:r>
            </w:ins>
          </w:p>
        </w:tc>
        <w:tc>
          <w:tcPr>
            <w:tcW w:w="1701" w:type="dxa"/>
          </w:tcPr>
          <w:p w14:paraId="25948588" w14:textId="77777777" w:rsidR="0032505C" w:rsidRDefault="00C67E4A">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7773" w:author="Dylan Van Aswegen" w:date="2024-07-15T12:24:00Z" w16du:dateUtc="2024-07-15T10:24:00Z"/>
                <w:rFonts w:ascii="Arial" w:hAnsi="Arial" w:cs="Arial"/>
                <w:sz w:val="20"/>
                <w:szCs w:val="20"/>
                <w:lang w:val="en-GB"/>
              </w:rPr>
            </w:pPr>
            <w:ins w:id="7774" w:author="Dylan Van Aswegen" w:date="2024-07-15T12:24:00Z" w16du:dateUtc="2024-07-15T10:24:00Z">
              <w:r>
                <w:rPr>
                  <w:rFonts w:ascii="Arial" w:hAnsi="Arial" w:cs="Arial"/>
                  <w:sz w:val="20"/>
                  <w:szCs w:val="20"/>
                  <w:lang w:val="en-GB"/>
                </w:rPr>
                <w:t>Read Only</w:t>
              </w:r>
            </w:ins>
          </w:p>
          <w:p w14:paraId="1A2DECFF" w14:textId="77777777" w:rsidR="00C67E4A" w:rsidRDefault="00A5621B">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7775" w:author="Dylan Van Aswegen" w:date="2024-07-15T12:24:00Z" w16du:dateUtc="2024-07-15T10:24:00Z"/>
                <w:rFonts w:ascii="Arial" w:hAnsi="Arial" w:cs="Arial"/>
                <w:sz w:val="20"/>
                <w:szCs w:val="20"/>
                <w:lang w:val="en-GB"/>
              </w:rPr>
            </w:pPr>
            <w:ins w:id="7776" w:author="Dylan Van Aswegen" w:date="2024-07-15T12:24:00Z" w16du:dateUtc="2024-07-15T10:24:00Z">
              <w:r>
                <w:rPr>
                  <w:rFonts w:ascii="Arial" w:hAnsi="Arial" w:cs="Arial"/>
                  <w:sz w:val="20"/>
                  <w:szCs w:val="20"/>
                  <w:lang w:val="en-GB"/>
                </w:rPr>
                <w:t xml:space="preserve">Admin </w:t>
              </w:r>
            </w:ins>
          </w:p>
          <w:p w14:paraId="4CE87D45" w14:textId="2407D91B" w:rsidR="00A5621B" w:rsidRPr="00DD6EA7" w:rsidRDefault="00A5621B">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7777" w:author="Dylan Van Aswegen" w:date="2024-07-15T12:21:00Z" w16du:dateUtc="2024-07-15T10:21:00Z"/>
                <w:rFonts w:ascii="Arial" w:hAnsi="Arial" w:cs="Arial"/>
                <w:sz w:val="20"/>
                <w:szCs w:val="20"/>
                <w:lang w:val="en-GB"/>
              </w:rPr>
            </w:pPr>
            <w:ins w:id="7778" w:author="Dylan Van Aswegen" w:date="2024-07-15T12:24:00Z" w16du:dateUtc="2024-07-15T10:24:00Z">
              <w:r>
                <w:rPr>
                  <w:rFonts w:ascii="Arial" w:hAnsi="Arial" w:cs="Arial"/>
                  <w:sz w:val="20"/>
                  <w:szCs w:val="20"/>
                  <w:lang w:val="en-GB"/>
                </w:rPr>
                <w:t>Super Admin</w:t>
              </w:r>
            </w:ins>
          </w:p>
        </w:tc>
        <w:tc>
          <w:tcPr>
            <w:tcW w:w="1417" w:type="dxa"/>
          </w:tcPr>
          <w:p w14:paraId="0E1A9C75" w14:textId="0F4451F6" w:rsidR="0032505C" w:rsidRDefault="00A5621B">
            <w:pPr>
              <w:spacing w:line="360" w:lineRule="auto"/>
              <w:jc w:val="both"/>
              <w:cnfStyle w:val="000000100000" w:firstRow="0" w:lastRow="0" w:firstColumn="0" w:lastColumn="0" w:oddVBand="0" w:evenVBand="0" w:oddHBand="1" w:evenHBand="0" w:firstRowFirstColumn="0" w:firstRowLastColumn="0" w:lastRowFirstColumn="0" w:lastRowLastColumn="0"/>
              <w:rPr>
                <w:ins w:id="7779" w:author="Dylan Van Aswegen" w:date="2024-07-15T12:21:00Z" w16du:dateUtc="2024-07-15T10:21:00Z"/>
                <w:rFonts w:ascii="Arial" w:hAnsi="Arial" w:cs="Arial"/>
                <w:sz w:val="20"/>
                <w:szCs w:val="20"/>
                <w:lang w:val="en-GB"/>
              </w:rPr>
            </w:pPr>
            <w:ins w:id="7780" w:author="Dylan Van Aswegen" w:date="2024-07-15T12:24:00Z" w16du:dateUtc="2024-07-15T10:24:00Z">
              <w:r>
                <w:rPr>
                  <w:rFonts w:ascii="Arial" w:hAnsi="Arial" w:cs="Arial"/>
                  <w:sz w:val="20"/>
                  <w:szCs w:val="20"/>
                  <w:lang w:val="en-GB"/>
                </w:rPr>
                <w:t>Y</w:t>
              </w:r>
            </w:ins>
            <w:ins w:id="7781" w:author="Dylan Van Aswegen" w:date="2024-07-15T12:25:00Z" w16du:dateUtc="2024-07-15T10:25:00Z">
              <w:r>
                <w:rPr>
                  <w:rFonts w:ascii="Arial" w:hAnsi="Arial" w:cs="Arial"/>
                  <w:sz w:val="20"/>
                  <w:szCs w:val="20"/>
                  <w:lang w:val="en-GB"/>
                </w:rPr>
                <w:t>es</w:t>
              </w:r>
            </w:ins>
          </w:p>
        </w:tc>
        <w:tc>
          <w:tcPr>
            <w:tcW w:w="3828" w:type="dxa"/>
          </w:tcPr>
          <w:p w14:paraId="2DF0E68F" w14:textId="7C3581DF" w:rsidR="0032505C" w:rsidRDefault="0032505C">
            <w:pPr>
              <w:spacing w:line="360" w:lineRule="auto"/>
              <w:jc w:val="both"/>
              <w:cnfStyle w:val="000000100000" w:firstRow="0" w:lastRow="0" w:firstColumn="0" w:lastColumn="0" w:oddVBand="0" w:evenVBand="0" w:oddHBand="1" w:evenHBand="0" w:firstRowFirstColumn="0" w:firstRowLastColumn="0" w:lastRowFirstColumn="0" w:lastRowLastColumn="0"/>
              <w:rPr>
                <w:ins w:id="7782" w:author="Dylan Van Aswegen" w:date="2024-07-15T12:21:00Z" w16du:dateUtc="2024-07-15T10:21:00Z"/>
                <w:rFonts w:ascii="Arial" w:hAnsi="Arial" w:cs="Arial"/>
                <w:sz w:val="20"/>
                <w:szCs w:val="20"/>
                <w:lang w:val="en-GB"/>
              </w:rPr>
            </w:pPr>
            <w:ins w:id="7783" w:author="Dylan Van Aswegen" w:date="2024-07-15T12:21:00Z" w16du:dateUtc="2024-07-15T10:21:00Z">
              <w:r>
                <w:rPr>
                  <w:rFonts w:ascii="Arial" w:hAnsi="Arial" w:cs="Arial"/>
                  <w:sz w:val="20"/>
                  <w:szCs w:val="20"/>
                  <w:lang w:val="en-GB"/>
                </w:rPr>
                <w:t xml:space="preserve">The application admin will use this field to select the </w:t>
              </w:r>
            </w:ins>
            <w:ins w:id="7784" w:author="Dylan Van Aswegen" w:date="2024-07-15T12:25:00Z" w16du:dateUtc="2024-07-15T10:25:00Z">
              <w:r w:rsidR="00A5621B">
                <w:rPr>
                  <w:rFonts w:ascii="Arial" w:hAnsi="Arial" w:cs="Arial"/>
                  <w:sz w:val="20"/>
                  <w:szCs w:val="20"/>
                  <w:lang w:val="en-GB"/>
                </w:rPr>
                <w:t xml:space="preserve">level of admin access that the user will have. </w:t>
              </w:r>
            </w:ins>
          </w:p>
        </w:tc>
      </w:tr>
      <w:tr w:rsidR="00ED0001" w14:paraId="27B2AEAA" w14:textId="77777777" w:rsidTr="005C5491">
        <w:trPr>
          <w:trHeight w:val="192"/>
          <w:ins w:id="7785" w:author="Dylan Van Aswegen" w:date="2024-07-15T12:35:00Z"/>
        </w:trPr>
        <w:tc>
          <w:tcPr>
            <w:cnfStyle w:val="001000000000" w:firstRow="0" w:lastRow="0" w:firstColumn="1" w:lastColumn="0" w:oddVBand="0" w:evenVBand="0" w:oddHBand="0" w:evenHBand="0" w:firstRowFirstColumn="0" w:firstRowLastColumn="0" w:lastRowFirstColumn="0" w:lastRowLastColumn="0"/>
            <w:tcW w:w="1135" w:type="dxa"/>
          </w:tcPr>
          <w:p w14:paraId="51355D78" w14:textId="77777777" w:rsidR="00ED0001" w:rsidRDefault="00ED0001">
            <w:pPr>
              <w:spacing w:line="360" w:lineRule="auto"/>
              <w:jc w:val="both"/>
              <w:rPr>
                <w:ins w:id="7786" w:author="Dylan Van Aswegen" w:date="2024-07-15T12:35:00Z" w16du:dateUtc="2024-07-15T10:35:00Z"/>
                <w:rFonts w:ascii="Arial" w:hAnsi="Arial" w:cs="Arial"/>
                <w:sz w:val="20"/>
                <w:szCs w:val="20"/>
                <w:lang w:val="en-GB"/>
              </w:rPr>
            </w:pPr>
          </w:p>
        </w:tc>
        <w:tc>
          <w:tcPr>
            <w:tcW w:w="1417" w:type="dxa"/>
          </w:tcPr>
          <w:p w14:paraId="074F99B7" w14:textId="621BF963" w:rsidR="00ED0001" w:rsidRDefault="00ED0001">
            <w:pPr>
              <w:spacing w:line="360" w:lineRule="auto"/>
              <w:jc w:val="both"/>
              <w:cnfStyle w:val="000000000000" w:firstRow="0" w:lastRow="0" w:firstColumn="0" w:lastColumn="0" w:oddVBand="0" w:evenVBand="0" w:oddHBand="0" w:evenHBand="0" w:firstRowFirstColumn="0" w:firstRowLastColumn="0" w:lastRowFirstColumn="0" w:lastRowLastColumn="0"/>
              <w:rPr>
                <w:ins w:id="7787" w:author="Dylan Van Aswegen" w:date="2024-07-15T12:35:00Z" w16du:dateUtc="2024-07-15T10:35:00Z"/>
                <w:rFonts w:ascii="Arial" w:hAnsi="Arial" w:cs="Arial"/>
                <w:sz w:val="20"/>
                <w:szCs w:val="20"/>
                <w:lang w:val="en-GB"/>
              </w:rPr>
            </w:pPr>
            <w:ins w:id="7788" w:author="Dylan Van Aswegen" w:date="2024-07-15T12:35:00Z" w16du:dateUtc="2024-07-15T10:35:00Z">
              <w:r>
                <w:rPr>
                  <w:rFonts w:ascii="Arial" w:hAnsi="Arial" w:cs="Arial"/>
                  <w:sz w:val="20"/>
                  <w:szCs w:val="20"/>
                  <w:lang w:val="en-GB"/>
                </w:rPr>
                <w:t>Confirm</w:t>
              </w:r>
            </w:ins>
          </w:p>
        </w:tc>
        <w:tc>
          <w:tcPr>
            <w:tcW w:w="1276" w:type="dxa"/>
          </w:tcPr>
          <w:p w14:paraId="13C8C226" w14:textId="1E8DDCE9" w:rsidR="00ED0001" w:rsidRDefault="001B1119">
            <w:pPr>
              <w:spacing w:line="360" w:lineRule="auto"/>
              <w:jc w:val="both"/>
              <w:cnfStyle w:val="000000000000" w:firstRow="0" w:lastRow="0" w:firstColumn="0" w:lastColumn="0" w:oddVBand="0" w:evenVBand="0" w:oddHBand="0" w:evenHBand="0" w:firstRowFirstColumn="0" w:firstRowLastColumn="0" w:lastRowFirstColumn="0" w:lastRowLastColumn="0"/>
              <w:rPr>
                <w:ins w:id="7789" w:author="Dylan Van Aswegen" w:date="2024-07-15T12:35:00Z" w16du:dateUtc="2024-07-15T10:35:00Z"/>
                <w:rFonts w:ascii="Arial" w:hAnsi="Arial" w:cs="Arial"/>
                <w:sz w:val="20"/>
                <w:szCs w:val="20"/>
                <w:lang w:val="en-GB"/>
              </w:rPr>
            </w:pPr>
            <w:ins w:id="7790" w:author="Dylan Van Aswegen" w:date="2024-07-15T12:35:00Z" w16du:dateUtc="2024-07-15T10:35:00Z">
              <w:r>
                <w:rPr>
                  <w:rFonts w:ascii="Arial" w:hAnsi="Arial" w:cs="Arial"/>
                  <w:sz w:val="20"/>
                  <w:szCs w:val="20"/>
                  <w:lang w:val="en-GB"/>
                </w:rPr>
                <w:t>Button</w:t>
              </w:r>
            </w:ins>
          </w:p>
        </w:tc>
        <w:tc>
          <w:tcPr>
            <w:tcW w:w="1701" w:type="dxa"/>
          </w:tcPr>
          <w:p w14:paraId="17CCD5EB" w14:textId="77777777" w:rsidR="00ED0001" w:rsidRPr="001B1119" w:rsidRDefault="00ED0001">
            <w:pPr>
              <w:spacing w:line="360" w:lineRule="auto"/>
              <w:jc w:val="both"/>
              <w:cnfStyle w:val="000000000000" w:firstRow="0" w:lastRow="0" w:firstColumn="0" w:lastColumn="0" w:oddVBand="0" w:evenVBand="0" w:oddHBand="0" w:evenHBand="0" w:firstRowFirstColumn="0" w:firstRowLastColumn="0" w:lastRowFirstColumn="0" w:lastRowLastColumn="0"/>
              <w:rPr>
                <w:ins w:id="7791" w:author="Dylan Van Aswegen" w:date="2024-07-15T12:35:00Z" w16du:dateUtc="2024-07-15T10:35:00Z"/>
                <w:rFonts w:ascii="Arial" w:hAnsi="Arial" w:cs="Arial"/>
                <w:sz w:val="20"/>
                <w:szCs w:val="20"/>
                <w:lang w:val="en-GB"/>
                <w:rPrChange w:id="7792" w:author="Dylan Van Aswegen" w:date="2024-07-15T12:35:00Z" w16du:dateUtc="2024-07-15T10:35:00Z">
                  <w:rPr>
                    <w:ins w:id="7793" w:author="Dylan Van Aswegen" w:date="2024-07-15T12:35:00Z" w16du:dateUtc="2024-07-15T10:35:00Z"/>
                    <w:lang w:val="en-GB"/>
                  </w:rPr>
                </w:rPrChange>
              </w:rPr>
              <w:pPrChange w:id="7794" w:author="Dylan Van Aswegen" w:date="2024-07-15T12:35:00Z" w16du:dateUtc="2024-07-15T10:35: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417" w:type="dxa"/>
          </w:tcPr>
          <w:p w14:paraId="28374EFF" w14:textId="77777777" w:rsidR="00ED0001" w:rsidRDefault="00ED0001">
            <w:pPr>
              <w:spacing w:line="360" w:lineRule="auto"/>
              <w:jc w:val="both"/>
              <w:cnfStyle w:val="000000000000" w:firstRow="0" w:lastRow="0" w:firstColumn="0" w:lastColumn="0" w:oddVBand="0" w:evenVBand="0" w:oddHBand="0" w:evenHBand="0" w:firstRowFirstColumn="0" w:firstRowLastColumn="0" w:lastRowFirstColumn="0" w:lastRowLastColumn="0"/>
              <w:rPr>
                <w:ins w:id="7795" w:author="Dylan Van Aswegen" w:date="2024-07-15T12:35:00Z" w16du:dateUtc="2024-07-15T10:35:00Z"/>
                <w:rFonts w:ascii="Arial" w:hAnsi="Arial" w:cs="Arial"/>
                <w:sz w:val="20"/>
                <w:szCs w:val="20"/>
                <w:lang w:val="en-GB"/>
              </w:rPr>
            </w:pPr>
          </w:p>
        </w:tc>
        <w:tc>
          <w:tcPr>
            <w:tcW w:w="3828" w:type="dxa"/>
          </w:tcPr>
          <w:p w14:paraId="6CDE5012" w14:textId="2DCF65E4" w:rsidR="00ED0001" w:rsidRDefault="001B1119">
            <w:pPr>
              <w:spacing w:line="360" w:lineRule="auto"/>
              <w:jc w:val="both"/>
              <w:cnfStyle w:val="000000000000" w:firstRow="0" w:lastRow="0" w:firstColumn="0" w:lastColumn="0" w:oddVBand="0" w:evenVBand="0" w:oddHBand="0" w:evenHBand="0" w:firstRowFirstColumn="0" w:firstRowLastColumn="0" w:lastRowFirstColumn="0" w:lastRowLastColumn="0"/>
              <w:rPr>
                <w:ins w:id="7796" w:author="Dylan Van Aswegen" w:date="2024-07-15T12:35:00Z" w16du:dateUtc="2024-07-15T10:35:00Z"/>
                <w:rFonts w:ascii="Arial" w:hAnsi="Arial" w:cs="Arial"/>
                <w:sz w:val="20"/>
                <w:szCs w:val="20"/>
                <w:lang w:val="en-GB"/>
              </w:rPr>
            </w:pPr>
            <w:ins w:id="7797" w:author="Dylan Van Aswegen" w:date="2024-07-15T12:36:00Z" w16du:dateUtc="2024-07-15T10:36:00Z">
              <w:r>
                <w:rPr>
                  <w:rFonts w:ascii="Arial" w:hAnsi="Arial" w:cs="Arial"/>
                  <w:sz w:val="20"/>
                  <w:szCs w:val="20"/>
                  <w:lang w:val="en-GB"/>
                </w:rPr>
                <w:t>The application admin will use this button to confirm their selection. Once clicked, the application should promote the user to an admin user</w:t>
              </w:r>
            </w:ins>
            <w:ins w:id="7798" w:author="Dylan Van Aswegen" w:date="2024-07-15T12:39:00Z" w16du:dateUtc="2024-07-15T10:39:00Z">
              <w:r w:rsidR="00EB70E2">
                <w:rPr>
                  <w:rFonts w:ascii="Arial" w:hAnsi="Arial" w:cs="Arial"/>
                  <w:sz w:val="20"/>
                  <w:szCs w:val="20"/>
                  <w:lang w:val="en-GB"/>
                </w:rPr>
                <w:t xml:space="preserve"> with the default permissions for their access role</w:t>
              </w:r>
            </w:ins>
            <w:ins w:id="7799" w:author="Dylan Van Aswegen" w:date="2024-07-15T12:36:00Z" w16du:dateUtc="2024-07-15T10:36:00Z">
              <w:r w:rsidR="00A4663F">
                <w:rPr>
                  <w:rFonts w:ascii="Arial" w:hAnsi="Arial" w:cs="Arial"/>
                  <w:sz w:val="20"/>
                  <w:szCs w:val="20"/>
                  <w:lang w:val="en-GB"/>
                </w:rPr>
                <w:t xml:space="preserve">, send </w:t>
              </w:r>
            </w:ins>
            <w:ins w:id="7800" w:author="Dylan Van Aswegen" w:date="2024-07-15T12:37:00Z" w16du:dateUtc="2024-07-15T10:37:00Z">
              <w:r w:rsidR="00A4663F">
                <w:rPr>
                  <w:rFonts w:ascii="Arial" w:hAnsi="Arial" w:cs="Arial"/>
                  <w:sz w:val="20"/>
                  <w:szCs w:val="20"/>
                  <w:lang w:val="en-GB"/>
                </w:rPr>
                <w:t xml:space="preserve">an email to the organisation email to inform them and send an email to the member to </w:t>
              </w:r>
            </w:ins>
            <w:ins w:id="7801" w:author="Dylan Van Aswegen" w:date="2024-07-15T12:39:00Z" w16du:dateUtc="2024-07-15T10:39:00Z">
              <w:r w:rsidR="00013481">
                <w:rPr>
                  <w:rFonts w:ascii="Arial" w:hAnsi="Arial" w:cs="Arial"/>
                  <w:sz w:val="20"/>
                  <w:szCs w:val="20"/>
                  <w:lang w:val="en-GB"/>
                </w:rPr>
                <w:t>inform them</w:t>
              </w:r>
            </w:ins>
            <w:ins w:id="7802" w:author="Dylan Van Aswegen" w:date="2024-07-15T12:37:00Z" w16du:dateUtc="2024-07-15T10:37:00Z">
              <w:r w:rsidR="00A4663F">
                <w:rPr>
                  <w:rFonts w:ascii="Arial" w:hAnsi="Arial" w:cs="Arial"/>
                  <w:sz w:val="20"/>
                  <w:szCs w:val="20"/>
                  <w:lang w:val="en-GB"/>
                </w:rPr>
                <w:t xml:space="preserve">. </w:t>
              </w:r>
            </w:ins>
          </w:p>
        </w:tc>
      </w:tr>
      <w:tr w:rsidR="00ED0001" w14:paraId="5F2F0977" w14:textId="77777777" w:rsidTr="005C5491">
        <w:trPr>
          <w:cnfStyle w:val="000000100000" w:firstRow="0" w:lastRow="0" w:firstColumn="0" w:lastColumn="0" w:oddVBand="0" w:evenVBand="0" w:oddHBand="1" w:evenHBand="0" w:firstRowFirstColumn="0" w:firstRowLastColumn="0" w:lastRowFirstColumn="0" w:lastRowLastColumn="0"/>
          <w:trHeight w:val="192"/>
          <w:ins w:id="7803" w:author="Dylan Van Aswegen" w:date="2024-07-15T12:35:00Z"/>
        </w:trPr>
        <w:tc>
          <w:tcPr>
            <w:cnfStyle w:val="001000000000" w:firstRow="0" w:lastRow="0" w:firstColumn="1" w:lastColumn="0" w:oddVBand="0" w:evenVBand="0" w:oddHBand="0" w:evenHBand="0" w:firstRowFirstColumn="0" w:firstRowLastColumn="0" w:lastRowFirstColumn="0" w:lastRowLastColumn="0"/>
            <w:tcW w:w="1135" w:type="dxa"/>
          </w:tcPr>
          <w:p w14:paraId="0477B688" w14:textId="77777777" w:rsidR="00ED0001" w:rsidRDefault="00ED0001">
            <w:pPr>
              <w:spacing w:line="360" w:lineRule="auto"/>
              <w:jc w:val="both"/>
              <w:rPr>
                <w:ins w:id="7804" w:author="Dylan Van Aswegen" w:date="2024-07-15T12:35:00Z" w16du:dateUtc="2024-07-15T10:35:00Z"/>
                <w:rFonts w:ascii="Arial" w:hAnsi="Arial" w:cs="Arial"/>
                <w:sz w:val="20"/>
                <w:szCs w:val="20"/>
                <w:lang w:val="en-GB"/>
              </w:rPr>
            </w:pPr>
          </w:p>
        </w:tc>
        <w:tc>
          <w:tcPr>
            <w:tcW w:w="1417" w:type="dxa"/>
          </w:tcPr>
          <w:p w14:paraId="7FA23773" w14:textId="6244DDFA" w:rsidR="00ED0001" w:rsidRDefault="00ED0001">
            <w:pPr>
              <w:spacing w:line="360" w:lineRule="auto"/>
              <w:jc w:val="both"/>
              <w:cnfStyle w:val="000000100000" w:firstRow="0" w:lastRow="0" w:firstColumn="0" w:lastColumn="0" w:oddVBand="0" w:evenVBand="0" w:oddHBand="1" w:evenHBand="0" w:firstRowFirstColumn="0" w:firstRowLastColumn="0" w:lastRowFirstColumn="0" w:lastRowLastColumn="0"/>
              <w:rPr>
                <w:ins w:id="7805" w:author="Dylan Van Aswegen" w:date="2024-07-15T12:35:00Z" w16du:dateUtc="2024-07-15T10:35:00Z"/>
                <w:rFonts w:ascii="Arial" w:hAnsi="Arial" w:cs="Arial"/>
                <w:sz w:val="20"/>
                <w:szCs w:val="20"/>
                <w:lang w:val="en-GB"/>
              </w:rPr>
            </w:pPr>
            <w:ins w:id="7806" w:author="Dylan Van Aswegen" w:date="2024-07-15T12:35:00Z" w16du:dateUtc="2024-07-15T10:35:00Z">
              <w:r>
                <w:rPr>
                  <w:rFonts w:ascii="Arial" w:hAnsi="Arial" w:cs="Arial"/>
                  <w:sz w:val="20"/>
                  <w:szCs w:val="20"/>
                  <w:lang w:val="en-GB"/>
                </w:rPr>
                <w:t>Cancel</w:t>
              </w:r>
            </w:ins>
          </w:p>
        </w:tc>
        <w:tc>
          <w:tcPr>
            <w:tcW w:w="1276" w:type="dxa"/>
          </w:tcPr>
          <w:p w14:paraId="0D3631E3" w14:textId="144B9CA8" w:rsidR="00ED0001" w:rsidRDefault="001B1119">
            <w:pPr>
              <w:spacing w:line="360" w:lineRule="auto"/>
              <w:jc w:val="both"/>
              <w:cnfStyle w:val="000000100000" w:firstRow="0" w:lastRow="0" w:firstColumn="0" w:lastColumn="0" w:oddVBand="0" w:evenVBand="0" w:oddHBand="1" w:evenHBand="0" w:firstRowFirstColumn="0" w:firstRowLastColumn="0" w:lastRowFirstColumn="0" w:lastRowLastColumn="0"/>
              <w:rPr>
                <w:ins w:id="7807" w:author="Dylan Van Aswegen" w:date="2024-07-15T12:35:00Z" w16du:dateUtc="2024-07-15T10:35:00Z"/>
                <w:rFonts w:ascii="Arial" w:hAnsi="Arial" w:cs="Arial"/>
                <w:sz w:val="20"/>
                <w:szCs w:val="20"/>
                <w:lang w:val="en-GB"/>
              </w:rPr>
            </w:pPr>
            <w:ins w:id="7808" w:author="Dylan Van Aswegen" w:date="2024-07-15T12:35:00Z" w16du:dateUtc="2024-07-15T10:35:00Z">
              <w:r>
                <w:rPr>
                  <w:rFonts w:ascii="Arial" w:hAnsi="Arial" w:cs="Arial"/>
                  <w:sz w:val="20"/>
                  <w:szCs w:val="20"/>
                  <w:lang w:val="en-GB"/>
                </w:rPr>
                <w:t>Button</w:t>
              </w:r>
            </w:ins>
          </w:p>
        </w:tc>
        <w:tc>
          <w:tcPr>
            <w:tcW w:w="1701" w:type="dxa"/>
          </w:tcPr>
          <w:p w14:paraId="732495B9" w14:textId="77777777" w:rsidR="00ED0001" w:rsidRPr="001B1119" w:rsidRDefault="00ED0001">
            <w:pPr>
              <w:spacing w:line="360" w:lineRule="auto"/>
              <w:jc w:val="both"/>
              <w:cnfStyle w:val="000000100000" w:firstRow="0" w:lastRow="0" w:firstColumn="0" w:lastColumn="0" w:oddVBand="0" w:evenVBand="0" w:oddHBand="1" w:evenHBand="0" w:firstRowFirstColumn="0" w:firstRowLastColumn="0" w:lastRowFirstColumn="0" w:lastRowLastColumn="0"/>
              <w:rPr>
                <w:ins w:id="7809" w:author="Dylan Van Aswegen" w:date="2024-07-15T12:35:00Z" w16du:dateUtc="2024-07-15T10:35:00Z"/>
                <w:rFonts w:ascii="Arial" w:hAnsi="Arial" w:cs="Arial"/>
                <w:sz w:val="20"/>
                <w:szCs w:val="20"/>
                <w:lang w:val="en-GB"/>
                <w:rPrChange w:id="7810" w:author="Dylan Van Aswegen" w:date="2024-07-15T12:35:00Z" w16du:dateUtc="2024-07-15T10:35:00Z">
                  <w:rPr>
                    <w:ins w:id="7811" w:author="Dylan Van Aswegen" w:date="2024-07-15T12:35:00Z" w16du:dateUtc="2024-07-15T10:35:00Z"/>
                    <w:lang w:val="en-GB"/>
                  </w:rPr>
                </w:rPrChange>
              </w:rPr>
              <w:pPrChange w:id="7812" w:author="Dylan Van Aswegen" w:date="2024-07-15T12:35:00Z" w16du:dateUtc="2024-07-15T10:35: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p>
        </w:tc>
        <w:tc>
          <w:tcPr>
            <w:tcW w:w="1417" w:type="dxa"/>
          </w:tcPr>
          <w:p w14:paraId="5D90C641" w14:textId="77777777" w:rsidR="00ED0001" w:rsidRDefault="00ED0001">
            <w:pPr>
              <w:spacing w:line="360" w:lineRule="auto"/>
              <w:jc w:val="both"/>
              <w:cnfStyle w:val="000000100000" w:firstRow="0" w:lastRow="0" w:firstColumn="0" w:lastColumn="0" w:oddVBand="0" w:evenVBand="0" w:oddHBand="1" w:evenHBand="0" w:firstRowFirstColumn="0" w:firstRowLastColumn="0" w:lastRowFirstColumn="0" w:lastRowLastColumn="0"/>
              <w:rPr>
                <w:ins w:id="7813" w:author="Dylan Van Aswegen" w:date="2024-07-15T12:35:00Z" w16du:dateUtc="2024-07-15T10:35:00Z"/>
                <w:rFonts w:ascii="Arial" w:hAnsi="Arial" w:cs="Arial"/>
                <w:sz w:val="20"/>
                <w:szCs w:val="20"/>
                <w:lang w:val="en-GB"/>
              </w:rPr>
            </w:pPr>
          </w:p>
        </w:tc>
        <w:tc>
          <w:tcPr>
            <w:tcW w:w="3828" w:type="dxa"/>
          </w:tcPr>
          <w:p w14:paraId="161282C2" w14:textId="426C935C" w:rsidR="00ED0001" w:rsidRDefault="00A4663F">
            <w:pPr>
              <w:spacing w:line="360" w:lineRule="auto"/>
              <w:jc w:val="both"/>
              <w:cnfStyle w:val="000000100000" w:firstRow="0" w:lastRow="0" w:firstColumn="0" w:lastColumn="0" w:oddVBand="0" w:evenVBand="0" w:oddHBand="1" w:evenHBand="0" w:firstRowFirstColumn="0" w:firstRowLastColumn="0" w:lastRowFirstColumn="0" w:lastRowLastColumn="0"/>
              <w:rPr>
                <w:ins w:id="7814" w:author="Dylan Van Aswegen" w:date="2024-07-15T12:35:00Z" w16du:dateUtc="2024-07-15T10:35:00Z"/>
                <w:rFonts w:ascii="Arial" w:hAnsi="Arial" w:cs="Arial"/>
                <w:sz w:val="20"/>
                <w:szCs w:val="20"/>
                <w:lang w:val="en-GB"/>
              </w:rPr>
            </w:pPr>
            <w:ins w:id="7815" w:author="Dylan Van Aswegen" w:date="2024-07-15T12:37:00Z" w16du:dateUtc="2024-07-15T10:37:00Z">
              <w:r>
                <w:rPr>
                  <w:rFonts w:ascii="Arial" w:hAnsi="Arial" w:cs="Arial"/>
                  <w:sz w:val="20"/>
                  <w:szCs w:val="20"/>
                  <w:lang w:val="en-GB"/>
                </w:rPr>
                <w:t xml:space="preserve">This button will be used by the application admin to </w:t>
              </w:r>
              <w:r w:rsidR="003F0AE7">
                <w:rPr>
                  <w:rFonts w:ascii="Arial" w:hAnsi="Arial" w:cs="Arial"/>
                  <w:sz w:val="20"/>
                  <w:szCs w:val="20"/>
                  <w:lang w:val="en-GB"/>
                </w:rPr>
                <w:t xml:space="preserve">go back. Once clicked, the application admin should be navigated back to the </w:t>
              </w:r>
            </w:ins>
            <w:ins w:id="7816" w:author="Dylan Van Aswegen" w:date="2024-07-15T12:38:00Z" w16du:dateUtc="2024-07-15T10:38:00Z">
              <w:r w:rsidR="003F0AE7">
                <w:rPr>
                  <w:rFonts w:ascii="Arial" w:hAnsi="Arial" w:cs="Arial"/>
                  <w:sz w:val="20"/>
                  <w:szCs w:val="20"/>
                  <w:lang w:val="en-GB"/>
                </w:rPr>
                <w:t xml:space="preserve">organisation page. </w:t>
              </w:r>
            </w:ins>
          </w:p>
        </w:tc>
      </w:tr>
    </w:tbl>
    <w:p w14:paraId="5E5B1ED1" w14:textId="77777777" w:rsidR="003C516B" w:rsidRDefault="003C516B">
      <w:pPr>
        <w:rPr>
          <w:ins w:id="7817" w:author="Dylan Van Aswegen" w:date="2024-07-16T23:36:00Z" w16du:dateUtc="2024-07-16T21:36:00Z"/>
        </w:rPr>
      </w:pPr>
    </w:p>
    <w:p w14:paraId="3B304E81" w14:textId="44B418ED" w:rsidR="00612A63" w:rsidRDefault="00612A63">
      <w:pPr>
        <w:rPr>
          <w:ins w:id="7818" w:author="Dylan Van Aswegen" w:date="2024-07-15T12:57:00Z" w16du:dateUtc="2024-07-15T10:57:00Z"/>
        </w:rPr>
      </w:pPr>
      <w:ins w:id="7819" w:author="Dylan Van Aswegen" w:date="2024-07-16T23:36:00Z" w16du:dateUtc="2024-07-16T21:36:00Z">
        <w:r>
          <w:t xml:space="preserve">The application admin should then be able to </w:t>
        </w:r>
        <w:r w:rsidR="00AD4D40">
          <w:t xml:space="preserve">create specific permissions for the admin member just like the organisation administrator would. </w:t>
        </w:r>
      </w:ins>
    </w:p>
    <w:p w14:paraId="2C92776E" w14:textId="77777777" w:rsidR="001B0CDB" w:rsidRDefault="001B0CDB">
      <w:pPr>
        <w:rPr>
          <w:ins w:id="7820" w:author="Dylan Van Aswegen" w:date="2024-07-15T12:57:00Z" w16du:dateUtc="2024-07-15T10:57:00Z"/>
        </w:rPr>
      </w:pPr>
    </w:p>
    <w:p w14:paraId="6635F764" w14:textId="7939BC87" w:rsidR="001B0CDB" w:rsidRDefault="008B172B">
      <w:pPr>
        <w:rPr>
          <w:ins w:id="7821" w:author="Dylan Van Aswegen" w:date="2024-07-15T12:59:00Z" w16du:dateUtc="2024-07-15T10:59:00Z"/>
        </w:rPr>
      </w:pPr>
      <w:ins w:id="7822" w:author="Dylan Van Aswegen" w:date="2024-07-15T12:58:00Z" w16du:dateUtc="2024-07-15T10:58:00Z">
        <w:r>
          <w:t>The</w:t>
        </w:r>
        <w:r w:rsidR="00814393">
          <w:t xml:space="preserve"> emails</w:t>
        </w:r>
        <w:r>
          <w:t xml:space="preserve"> section of the page will consist of buttons to</w:t>
        </w:r>
      </w:ins>
      <w:ins w:id="7823" w:author="Dylan Van Aswegen" w:date="2024-07-15T12:59:00Z" w16du:dateUtc="2024-07-15T10:59:00Z">
        <w:r w:rsidR="007C4B21">
          <w:t xml:space="preserve"> send an</w:t>
        </w:r>
      </w:ins>
      <w:ins w:id="7824" w:author="Dylan Van Aswegen" w:date="2024-07-15T12:58:00Z" w16du:dateUtc="2024-07-15T10:58:00Z">
        <w:r>
          <w:t xml:space="preserve"> </w:t>
        </w:r>
      </w:ins>
      <w:ins w:id="7825" w:author="Dylan Van Aswegen" w:date="2024-07-15T12:59:00Z" w16du:dateUtc="2024-07-15T10:59:00Z">
        <w:r w:rsidR="00814393">
          <w:t>email</w:t>
        </w:r>
      </w:ins>
      <w:ins w:id="7826" w:author="Dylan Van Aswegen" w:date="2024-07-15T12:58:00Z" w16du:dateUtc="2024-07-15T10:58:00Z">
        <w:r>
          <w:t xml:space="preserve"> to the organisation. The page will further consist of a table that has the following information:</w:t>
        </w:r>
      </w:ins>
    </w:p>
    <w:p w14:paraId="3CA40ADA" w14:textId="77777777" w:rsidR="00EE28C2" w:rsidRDefault="00EE28C2">
      <w:pPr>
        <w:rPr>
          <w:ins w:id="7827" w:author="Dylan Van Aswegen" w:date="2024-07-15T12:57:00Z" w16du:dateUtc="2024-07-15T10:57:00Z"/>
        </w:rPr>
      </w:pPr>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F04570" w14:paraId="3675470C" w14:textId="77777777" w:rsidTr="005C5491">
        <w:trPr>
          <w:cnfStyle w:val="100000000000" w:firstRow="1" w:lastRow="0" w:firstColumn="0" w:lastColumn="0" w:oddVBand="0" w:evenVBand="0" w:oddHBand="0" w:evenHBand="0" w:firstRowFirstColumn="0" w:firstRowLastColumn="0" w:lastRowFirstColumn="0" w:lastRowLastColumn="0"/>
          <w:tblHeader/>
          <w:ins w:id="7828" w:author="Dylan Van Aswegen" w:date="2024-07-15T12:59: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2F829657" w14:textId="77777777" w:rsidR="00F04570" w:rsidRDefault="00F04570">
            <w:pPr>
              <w:spacing w:line="360" w:lineRule="auto"/>
              <w:jc w:val="both"/>
              <w:rPr>
                <w:ins w:id="7829" w:author="Dylan Van Aswegen" w:date="2024-07-15T12:59:00Z" w16du:dateUtc="2024-07-15T10:59:00Z"/>
                <w:rFonts w:ascii="Arial" w:hAnsi="Arial" w:cs="Arial"/>
                <w:sz w:val="20"/>
                <w:szCs w:val="20"/>
                <w:lang w:val="en-GB"/>
              </w:rPr>
            </w:pPr>
            <w:ins w:id="7830" w:author="Dylan Van Aswegen" w:date="2024-07-15T12:59:00Z" w16du:dateUtc="2024-07-15T10:59:00Z">
              <w:r>
                <w:rPr>
                  <w:rFonts w:ascii="Arial" w:hAnsi="Arial" w:cs="Arial"/>
                  <w:sz w:val="20"/>
                  <w:szCs w:val="20"/>
                  <w:lang w:val="en-GB"/>
                </w:rPr>
                <w:t>Column Name</w:t>
              </w:r>
            </w:ins>
          </w:p>
        </w:tc>
        <w:tc>
          <w:tcPr>
            <w:tcW w:w="1273" w:type="dxa"/>
            <w:shd w:val="clear" w:color="auto" w:fill="002060"/>
          </w:tcPr>
          <w:p w14:paraId="3FCE572E" w14:textId="77777777" w:rsidR="00F04570" w:rsidRDefault="00F04570">
            <w:pPr>
              <w:spacing w:line="360" w:lineRule="auto"/>
              <w:jc w:val="both"/>
              <w:cnfStyle w:val="100000000000" w:firstRow="1" w:lastRow="0" w:firstColumn="0" w:lastColumn="0" w:oddVBand="0" w:evenVBand="0" w:oddHBand="0" w:evenHBand="0" w:firstRowFirstColumn="0" w:firstRowLastColumn="0" w:lastRowFirstColumn="0" w:lastRowLastColumn="0"/>
              <w:rPr>
                <w:ins w:id="7831" w:author="Dylan Van Aswegen" w:date="2024-07-15T12:59:00Z" w16du:dateUtc="2024-07-15T10:59:00Z"/>
                <w:rFonts w:ascii="Arial" w:hAnsi="Arial" w:cs="Arial"/>
                <w:sz w:val="20"/>
                <w:szCs w:val="20"/>
                <w:lang w:val="en-GB"/>
              </w:rPr>
            </w:pPr>
            <w:ins w:id="7832" w:author="Dylan Van Aswegen" w:date="2024-07-15T12:59:00Z" w16du:dateUtc="2024-07-15T10:59:00Z">
              <w:r>
                <w:rPr>
                  <w:rFonts w:ascii="Arial" w:hAnsi="Arial" w:cs="Arial"/>
                  <w:sz w:val="20"/>
                  <w:szCs w:val="20"/>
                  <w:lang w:val="en-GB"/>
                </w:rPr>
                <w:t>Column Type</w:t>
              </w:r>
            </w:ins>
          </w:p>
        </w:tc>
        <w:tc>
          <w:tcPr>
            <w:tcW w:w="1694" w:type="dxa"/>
            <w:shd w:val="clear" w:color="auto" w:fill="002060"/>
          </w:tcPr>
          <w:p w14:paraId="69F355CD" w14:textId="77777777" w:rsidR="00F04570" w:rsidRDefault="00F04570">
            <w:pPr>
              <w:spacing w:line="360" w:lineRule="auto"/>
              <w:jc w:val="both"/>
              <w:cnfStyle w:val="100000000000" w:firstRow="1" w:lastRow="0" w:firstColumn="0" w:lastColumn="0" w:oddVBand="0" w:evenVBand="0" w:oddHBand="0" w:evenHBand="0" w:firstRowFirstColumn="0" w:firstRowLastColumn="0" w:lastRowFirstColumn="0" w:lastRowLastColumn="0"/>
              <w:rPr>
                <w:ins w:id="7833" w:author="Dylan Van Aswegen" w:date="2024-07-15T12:59:00Z" w16du:dateUtc="2024-07-15T10:59:00Z"/>
                <w:rFonts w:ascii="Arial" w:hAnsi="Arial" w:cs="Arial"/>
                <w:sz w:val="20"/>
                <w:szCs w:val="20"/>
                <w:lang w:val="en-GB"/>
              </w:rPr>
            </w:pPr>
            <w:ins w:id="7834" w:author="Dylan Van Aswegen" w:date="2024-07-15T12:59:00Z" w16du:dateUtc="2024-07-15T10:59:00Z">
              <w:r>
                <w:rPr>
                  <w:rFonts w:ascii="Arial" w:hAnsi="Arial" w:cs="Arial"/>
                  <w:sz w:val="20"/>
                  <w:szCs w:val="20"/>
                  <w:lang w:val="en-GB"/>
                </w:rPr>
                <w:t>Column Data Type</w:t>
              </w:r>
            </w:ins>
          </w:p>
        </w:tc>
        <w:tc>
          <w:tcPr>
            <w:tcW w:w="3804" w:type="dxa"/>
            <w:shd w:val="clear" w:color="auto" w:fill="002060"/>
          </w:tcPr>
          <w:p w14:paraId="372F8E5D" w14:textId="77777777" w:rsidR="00F04570" w:rsidRDefault="00F04570">
            <w:pPr>
              <w:spacing w:line="360" w:lineRule="auto"/>
              <w:jc w:val="both"/>
              <w:cnfStyle w:val="100000000000" w:firstRow="1" w:lastRow="0" w:firstColumn="0" w:lastColumn="0" w:oddVBand="0" w:evenVBand="0" w:oddHBand="0" w:evenHBand="0" w:firstRowFirstColumn="0" w:firstRowLastColumn="0" w:lastRowFirstColumn="0" w:lastRowLastColumn="0"/>
              <w:rPr>
                <w:ins w:id="7835" w:author="Dylan Van Aswegen" w:date="2024-07-15T12:59:00Z" w16du:dateUtc="2024-07-15T10:59:00Z"/>
                <w:rFonts w:ascii="Arial" w:hAnsi="Arial" w:cs="Arial"/>
                <w:sz w:val="20"/>
                <w:szCs w:val="20"/>
                <w:lang w:val="en-GB"/>
              </w:rPr>
            </w:pPr>
            <w:ins w:id="7836" w:author="Dylan Van Aswegen" w:date="2024-07-15T12:59:00Z" w16du:dateUtc="2024-07-15T10:59:00Z">
              <w:r>
                <w:rPr>
                  <w:rFonts w:ascii="Arial" w:hAnsi="Arial" w:cs="Arial"/>
                  <w:sz w:val="20"/>
                  <w:szCs w:val="20"/>
                  <w:lang w:val="en-GB"/>
                </w:rPr>
                <w:t>Column Rules</w:t>
              </w:r>
            </w:ins>
          </w:p>
        </w:tc>
      </w:tr>
      <w:tr w:rsidR="00F04570" w14:paraId="55F942D1" w14:textId="77777777" w:rsidTr="005C5491">
        <w:trPr>
          <w:cnfStyle w:val="000000100000" w:firstRow="0" w:lastRow="0" w:firstColumn="0" w:lastColumn="0" w:oddVBand="0" w:evenVBand="0" w:oddHBand="1" w:evenHBand="0" w:firstRowFirstColumn="0" w:firstRowLastColumn="0" w:lastRowFirstColumn="0" w:lastRowLastColumn="0"/>
          <w:ins w:id="7837" w:author="Dylan Van Aswegen" w:date="2024-07-15T12:59:00Z"/>
        </w:trPr>
        <w:tc>
          <w:tcPr>
            <w:cnfStyle w:val="001000000000" w:firstRow="0" w:lastRow="0" w:firstColumn="1" w:lastColumn="0" w:oddVBand="0" w:evenVBand="0" w:oddHBand="0" w:evenHBand="0" w:firstRowFirstColumn="0" w:firstRowLastColumn="0" w:lastRowFirstColumn="0" w:lastRowLastColumn="0"/>
            <w:tcW w:w="1451" w:type="dxa"/>
          </w:tcPr>
          <w:p w14:paraId="4C337937" w14:textId="3379D85A" w:rsidR="00F04570" w:rsidRDefault="00211747">
            <w:pPr>
              <w:spacing w:line="360" w:lineRule="auto"/>
              <w:jc w:val="both"/>
              <w:rPr>
                <w:ins w:id="7838" w:author="Dylan Van Aswegen" w:date="2024-07-15T12:59:00Z" w16du:dateUtc="2024-07-15T10:59:00Z"/>
                <w:rFonts w:ascii="Arial" w:hAnsi="Arial" w:cs="Arial"/>
                <w:sz w:val="20"/>
                <w:szCs w:val="20"/>
                <w:lang w:val="en-GB"/>
              </w:rPr>
            </w:pPr>
            <w:ins w:id="7839" w:author="Dylan Van Aswegen" w:date="2024-07-15T13:00:00Z" w16du:dateUtc="2024-07-15T11:00:00Z">
              <w:r>
                <w:rPr>
                  <w:rFonts w:ascii="Arial" w:hAnsi="Arial" w:cs="Arial"/>
                  <w:sz w:val="20"/>
                  <w:szCs w:val="20"/>
                  <w:lang w:val="en-GB"/>
                </w:rPr>
                <w:t xml:space="preserve">Email ID </w:t>
              </w:r>
            </w:ins>
          </w:p>
        </w:tc>
        <w:tc>
          <w:tcPr>
            <w:tcW w:w="1273" w:type="dxa"/>
          </w:tcPr>
          <w:p w14:paraId="6DBE155C" w14:textId="77777777" w:rsidR="00F04570" w:rsidRDefault="00F04570">
            <w:pPr>
              <w:spacing w:line="360" w:lineRule="auto"/>
              <w:jc w:val="both"/>
              <w:cnfStyle w:val="000000100000" w:firstRow="0" w:lastRow="0" w:firstColumn="0" w:lastColumn="0" w:oddVBand="0" w:evenVBand="0" w:oddHBand="1" w:evenHBand="0" w:firstRowFirstColumn="0" w:firstRowLastColumn="0" w:lastRowFirstColumn="0" w:lastRowLastColumn="0"/>
              <w:rPr>
                <w:ins w:id="7840" w:author="Dylan Van Aswegen" w:date="2024-07-15T12:59:00Z" w16du:dateUtc="2024-07-15T10:59:00Z"/>
                <w:rFonts w:ascii="Arial" w:hAnsi="Arial" w:cs="Arial"/>
                <w:sz w:val="20"/>
                <w:szCs w:val="20"/>
                <w:lang w:val="en-GB"/>
              </w:rPr>
            </w:pPr>
            <w:ins w:id="7841" w:author="Dylan Van Aswegen" w:date="2024-07-15T12:59:00Z" w16du:dateUtc="2024-07-15T10:59:00Z">
              <w:r>
                <w:rPr>
                  <w:rFonts w:ascii="Arial" w:hAnsi="Arial" w:cs="Arial"/>
                  <w:sz w:val="20"/>
                  <w:szCs w:val="20"/>
                  <w:lang w:val="en-GB"/>
                </w:rPr>
                <w:t xml:space="preserve">Text Field </w:t>
              </w:r>
            </w:ins>
          </w:p>
        </w:tc>
        <w:tc>
          <w:tcPr>
            <w:tcW w:w="1694" w:type="dxa"/>
          </w:tcPr>
          <w:p w14:paraId="30465738" w14:textId="77777777" w:rsidR="00F04570" w:rsidRDefault="00F04570">
            <w:pPr>
              <w:spacing w:line="360" w:lineRule="auto"/>
              <w:jc w:val="both"/>
              <w:cnfStyle w:val="000000100000" w:firstRow="0" w:lastRow="0" w:firstColumn="0" w:lastColumn="0" w:oddVBand="0" w:evenVBand="0" w:oddHBand="1" w:evenHBand="0" w:firstRowFirstColumn="0" w:firstRowLastColumn="0" w:lastRowFirstColumn="0" w:lastRowLastColumn="0"/>
              <w:rPr>
                <w:ins w:id="7842" w:author="Dylan Van Aswegen" w:date="2024-07-15T12:59:00Z" w16du:dateUtc="2024-07-15T10:59:00Z"/>
                <w:rFonts w:ascii="Arial" w:hAnsi="Arial" w:cs="Arial"/>
                <w:sz w:val="20"/>
                <w:szCs w:val="20"/>
                <w:lang w:val="en-GB"/>
              </w:rPr>
            </w:pPr>
            <w:ins w:id="7843" w:author="Dylan Van Aswegen" w:date="2024-07-15T12:59:00Z" w16du:dateUtc="2024-07-15T10:59:00Z">
              <w:r>
                <w:rPr>
                  <w:rFonts w:ascii="Arial" w:hAnsi="Arial" w:cs="Arial"/>
                  <w:sz w:val="20"/>
                  <w:szCs w:val="20"/>
                  <w:lang w:val="en-GB"/>
                </w:rPr>
                <w:t xml:space="preserve">String </w:t>
              </w:r>
            </w:ins>
          </w:p>
        </w:tc>
        <w:tc>
          <w:tcPr>
            <w:tcW w:w="3804" w:type="dxa"/>
          </w:tcPr>
          <w:p w14:paraId="158CCF4C" w14:textId="401F581E" w:rsidR="00F04570" w:rsidRDefault="00F04570">
            <w:pPr>
              <w:spacing w:line="360" w:lineRule="auto"/>
              <w:jc w:val="both"/>
              <w:cnfStyle w:val="000000100000" w:firstRow="0" w:lastRow="0" w:firstColumn="0" w:lastColumn="0" w:oddVBand="0" w:evenVBand="0" w:oddHBand="1" w:evenHBand="0" w:firstRowFirstColumn="0" w:firstRowLastColumn="0" w:lastRowFirstColumn="0" w:lastRowLastColumn="0"/>
              <w:rPr>
                <w:ins w:id="7844" w:author="Dylan Van Aswegen" w:date="2024-07-15T12:59:00Z" w16du:dateUtc="2024-07-15T10:59:00Z"/>
                <w:rFonts w:ascii="Arial" w:hAnsi="Arial" w:cs="Arial"/>
                <w:sz w:val="20"/>
                <w:szCs w:val="20"/>
                <w:lang w:val="en-GB"/>
              </w:rPr>
            </w:pPr>
            <w:ins w:id="7845" w:author="Dylan Van Aswegen" w:date="2024-07-15T12:59:00Z" w16du:dateUtc="2024-07-15T10:59:00Z">
              <w:r>
                <w:rPr>
                  <w:rFonts w:ascii="Arial" w:hAnsi="Arial" w:cs="Arial"/>
                  <w:sz w:val="20"/>
                  <w:szCs w:val="20"/>
                  <w:lang w:val="en-GB"/>
                </w:rPr>
                <w:t xml:space="preserve">This column will contain the </w:t>
              </w:r>
            </w:ins>
            <w:ins w:id="7846" w:author="Dylan Van Aswegen" w:date="2024-07-15T13:01:00Z" w16du:dateUtc="2024-07-15T11:01:00Z">
              <w:r w:rsidR="0050232A">
                <w:rPr>
                  <w:rFonts w:ascii="Arial" w:hAnsi="Arial" w:cs="Arial"/>
                  <w:sz w:val="20"/>
                  <w:szCs w:val="20"/>
                  <w:lang w:val="en-GB"/>
                </w:rPr>
                <w:t xml:space="preserve">ID of the email. </w:t>
              </w:r>
            </w:ins>
          </w:p>
        </w:tc>
      </w:tr>
      <w:tr w:rsidR="0050232A" w14:paraId="6D502948" w14:textId="77777777" w:rsidTr="005C5491">
        <w:trPr>
          <w:ins w:id="7847" w:author="Dylan Van Aswegen" w:date="2024-07-15T13:00:00Z"/>
        </w:trPr>
        <w:tc>
          <w:tcPr>
            <w:cnfStyle w:val="001000000000" w:firstRow="0" w:lastRow="0" w:firstColumn="1" w:lastColumn="0" w:oddVBand="0" w:evenVBand="0" w:oddHBand="0" w:evenHBand="0" w:firstRowFirstColumn="0" w:firstRowLastColumn="0" w:lastRowFirstColumn="0" w:lastRowLastColumn="0"/>
            <w:tcW w:w="1451" w:type="dxa"/>
          </w:tcPr>
          <w:p w14:paraId="651252BC" w14:textId="0A86AAFC" w:rsidR="0050232A" w:rsidRDefault="0050232A" w:rsidP="0050232A">
            <w:pPr>
              <w:spacing w:line="360" w:lineRule="auto"/>
              <w:jc w:val="both"/>
              <w:rPr>
                <w:ins w:id="7848" w:author="Dylan Van Aswegen" w:date="2024-07-15T13:00:00Z" w16du:dateUtc="2024-07-15T11:00:00Z"/>
                <w:rFonts w:ascii="Arial" w:hAnsi="Arial" w:cs="Arial"/>
                <w:sz w:val="20"/>
                <w:szCs w:val="20"/>
                <w:lang w:val="en-GB"/>
              </w:rPr>
            </w:pPr>
            <w:ins w:id="7849" w:author="Dylan Van Aswegen" w:date="2024-07-15T13:00:00Z" w16du:dateUtc="2024-07-15T11:00:00Z">
              <w:r>
                <w:rPr>
                  <w:rFonts w:ascii="Arial" w:hAnsi="Arial" w:cs="Arial"/>
                  <w:sz w:val="20"/>
                  <w:szCs w:val="20"/>
                  <w:lang w:val="en-GB"/>
                </w:rPr>
                <w:t>Subject</w:t>
              </w:r>
            </w:ins>
          </w:p>
        </w:tc>
        <w:tc>
          <w:tcPr>
            <w:tcW w:w="1273" w:type="dxa"/>
          </w:tcPr>
          <w:p w14:paraId="0AFCD6C5" w14:textId="7DE878F3" w:rsidR="0050232A" w:rsidRDefault="0050232A" w:rsidP="0050232A">
            <w:pPr>
              <w:spacing w:line="360" w:lineRule="auto"/>
              <w:jc w:val="both"/>
              <w:cnfStyle w:val="000000000000" w:firstRow="0" w:lastRow="0" w:firstColumn="0" w:lastColumn="0" w:oddVBand="0" w:evenVBand="0" w:oddHBand="0" w:evenHBand="0" w:firstRowFirstColumn="0" w:firstRowLastColumn="0" w:lastRowFirstColumn="0" w:lastRowLastColumn="0"/>
              <w:rPr>
                <w:ins w:id="7850" w:author="Dylan Van Aswegen" w:date="2024-07-15T13:00:00Z" w16du:dateUtc="2024-07-15T11:00:00Z"/>
                <w:rFonts w:ascii="Arial" w:hAnsi="Arial" w:cs="Arial"/>
                <w:sz w:val="20"/>
                <w:szCs w:val="20"/>
                <w:lang w:val="en-GB"/>
              </w:rPr>
            </w:pPr>
            <w:ins w:id="7851" w:author="Dylan Van Aswegen" w:date="2024-07-15T13:01:00Z" w16du:dateUtc="2024-07-15T11:01:00Z">
              <w:r>
                <w:rPr>
                  <w:rFonts w:ascii="Arial" w:hAnsi="Arial" w:cs="Arial"/>
                  <w:sz w:val="20"/>
                  <w:szCs w:val="20"/>
                  <w:lang w:val="en-GB"/>
                </w:rPr>
                <w:t xml:space="preserve">Text Field </w:t>
              </w:r>
            </w:ins>
          </w:p>
        </w:tc>
        <w:tc>
          <w:tcPr>
            <w:tcW w:w="1694" w:type="dxa"/>
          </w:tcPr>
          <w:p w14:paraId="20C804E8" w14:textId="5A750DB8" w:rsidR="0050232A" w:rsidRDefault="0050232A" w:rsidP="0050232A">
            <w:pPr>
              <w:spacing w:line="360" w:lineRule="auto"/>
              <w:jc w:val="both"/>
              <w:cnfStyle w:val="000000000000" w:firstRow="0" w:lastRow="0" w:firstColumn="0" w:lastColumn="0" w:oddVBand="0" w:evenVBand="0" w:oddHBand="0" w:evenHBand="0" w:firstRowFirstColumn="0" w:firstRowLastColumn="0" w:lastRowFirstColumn="0" w:lastRowLastColumn="0"/>
              <w:rPr>
                <w:ins w:id="7852" w:author="Dylan Van Aswegen" w:date="2024-07-15T13:00:00Z" w16du:dateUtc="2024-07-15T11:00:00Z"/>
                <w:rFonts w:ascii="Arial" w:hAnsi="Arial" w:cs="Arial"/>
                <w:sz w:val="20"/>
                <w:szCs w:val="20"/>
                <w:lang w:val="en-GB"/>
              </w:rPr>
            </w:pPr>
            <w:ins w:id="7853" w:author="Dylan Van Aswegen" w:date="2024-07-15T13:01:00Z" w16du:dateUtc="2024-07-15T11:01:00Z">
              <w:r>
                <w:rPr>
                  <w:rFonts w:ascii="Arial" w:hAnsi="Arial" w:cs="Arial"/>
                  <w:sz w:val="20"/>
                  <w:szCs w:val="20"/>
                  <w:lang w:val="en-GB"/>
                </w:rPr>
                <w:t xml:space="preserve">String </w:t>
              </w:r>
            </w:ins>
          </w:p>
        </w:tc>
        <w:tc>
          <w:tcPr>
            <w:tcW w:w="3804" w:type="dxa"/>
          </w:tcPr>
          <w:p w14:paraId="3470FABE" w14:textId="7D45FF0B" w:rsidR="0050232A" w:rsidRDefault="0050232A" w:rsidP="0050232A">
            <w:pPr>
              <w:spacing w:line="360" w:lineRule="auto"/>
              <w:jc w:val="both"/>
              <w:cnfStyle w:val="000000000000" w:firstRow="0" w:lastRow="0" w:firstColumn="0" w:lastColumn="0" w:oddVBand="0" w:evenVBand="0" w:oddHBand="0" w:evenHBand="0" w:firstRowFirstColumn="0" w:firstRowLastColumn="0" w:lastRowFirstColumn="0" w:lastRowLastColumn="0"/>
              <w:rPr>
                <w:ins w:id="7854" w:author="Dylan Van Aswegen" w:date="2024-07-15T13:00:00Z" w16du:dateUtc="2024-07-15T11:00:00Z"/>
                <w:rFonts w:ascii="Arial" w:hAnsi="Arial" w:cs="Arial"/>
                <w:sz w:val="20"/>
                <w:szCs w:val="20"/>
                <w:lang w:val="en-GB"/>
              </w:rPr>
            </w:pPr>
            <w:ins w:id="7855" w:author="Dylan Van Aswegen" w:date="2024-07-15T13:01:00Z" w16du:dateUtc="2024-07-15T11:01:00Z">
              <w:r>
                <w:rPr>
                  <w:rFonts w:ascii="Arial" w:hAnsi="Arial" w:cs="Arial"/>
                  <w:sz w:val="20"/>
                  <w:szCs w:val="20"/>
                  <w:lang w:val="en-GB"/>
                </w:rPr>
                <w:t xml:space="preserve">This column will contain the subject of the email. </w:t>
              </w:r>
            </w:ins>
          </w:p>
        </w:tc>
      </w:tr>
      <w:tr w:rsidR="0050232A" w14:paraId="2CF39B48" w14:textId="77777777" w:rsidTr="005C5491">
        <w:trPr>
          <w:cnfStyle w:val="000000100000" w:firstRow="0" w:lastRow="0" w:firstColumn="0" w:lastColumn="0" w:oddVBand="0" w:evenVBand="0" w:oddHBand="1" w:evenHBand="0" w:firstRowFirstColumn="0" w:firstRowLastColumn="0" w:lastRowFirstColumn="0" w:lastRowLastColumn="0"/>
          <w:ins w:id="7856" w:author="Dylan Van Aswegen" w:date="2024-07-15T13:00:00Z"/>
        </w:trPr>
        <w:tc>
          <w:tcPr>
            <w:cnfStyle w:val="001000000000" w:firstRow="0" w:lastRow="0" w:firstColumn="1" w:lastColumn="0" w:oddVBand="0" w:evenVBand="0" w:oddHBand="0" w:evenHBand="0" w:firstRowFirstColumn="0" w:firstRowLastColumn="0" w:lastRowFirstColumn="0" w:lastRowLastColumn="0"/>
            <w:tcW w:w="1451" w:type="dxa"/>
          </w:tcPr>
          <w:p w14:paraId="11D6D40F" w14:textId="2995CD57" w:rsidR="0050232A" w:rsidRDefault="0050232A" w:rsidP="0050232A">
            <w:pPr>
              <w:spacing w:line="360" w:lineRule="auto"/>
              <w:jc w:val="both"/>
              <w:rPr>
                <w:ins w:id="7857" w:author="Dylan Van Aswegen" w:date="2024-07-15T13:00:00Z" w16du:dateUtc="2024-07-15T11:00:00Z"/>
                <w:rFonts w:ascii="Arial" w:hAnsi="Arial" w:cs="Arial"/>
                <w:sz w:val="20"/>
                <w:szCs w:val="20"/>
                <w:lang w:val="en-GB"/>
              </w:rPr>
            </w:pPr>
            <w:ins w:id="7858" w:author="Dylan Van Aswegen" w:date="2024-07-15T13:00:00Z" w16du:dateUtc="2024-07-15T11:00:00Z">
              <w:r>
                <w:rPr>
                  <w:rFonts w:ascii="Arial" w:hAnsi="Arial" w:cs="Arial"/>
                  <w:sz w:val="20"/>
                  <w:szCs w:val="20"/>
                  <w:lang w:val="en-GB"/>
                </w:rPr>
                <w:t>Number of Recipients</w:t>
              </w:r>
            </w:ins>
          </w:p>
        </w:tc>
        <w:tc>
          <w:tcPr>
            <w:tcW w:w="1273" w:type="dxa"/>
          </w:tcPr>
          <w:p w14:paraId="7991ED08" w14:textId="2E5DF179" w:rsidR="0050232A" w:rsidRDefault="0050232A" w:rsidP="0050232A">
            <w:pPr>
              <w:spacing w:line="360" w:lineRule="auto"/>
              <w:jc w:val="both"/>
              <w:cnfStyle w:val="000000100000" w:firstRow="0" w:lastRow="0" w:firstColumn="0" w:lastColumn="0" w:oddVBand="0" w:evenVBand="0" w:oddHBand="1" w:evenHBand="0" w:firstRowFirstColumn="0" w:firstRowLastColumn="0" w:lastRowFirstColumn="0" w:lastRowLastColumn="0"/>
              <w:rPr>
                <w:ins w:id="7859" w:author="Dylan Van Aswegen" w:date="2024-07-15T13:00:00Z" w16du:dateUtc="2024-07-15T11:00:00Z"/>
                <w:rFonts w:ascii="Arial" w:hAnsi="Arial" w:cs="Arial"/>
                <w:sz w:val="20"/>
                <w:szCs w:val="20"/>
                <w:lang w:val="en-GB"/>
              </w:rPr>
            </w:pPr>
            <w:ins w:id="7860" w:author="Dylan Van Aswegen" w:date="2024-07-15T13:01:00Z" w16du:dateUtc="2024-07-15T11:01:00Z">
              <w:r>
                <w:rPr>
                  <w:rFonts w:ascii="Arial" w:hAnsi="Arial" w:cs="Arial"/>
                  <w:sz w:val="20"/>
                  <w:szCs w:val="20"/>
                  <w:lang w:val="en-GB"/>
                </w:rPr>
                <w:t xml:space="preserve">Text Field </w:t>
              </w:r>
            </w:ins>
          </w:p>
        </w:tc>
        <w:tc>
          <w:tcPr>
            <w:tcW w:w="1694" w:type="dxa"/>
          </w:tcPr>
          <w:p w14:paraId="6E3F44D7" w14:textId="65058319" w:rsidR="0050232A" w:rsidRDefault="0050232A" w:rsidP="0050232A">
            <w:pPr>
              <w:spacing w:line="360" w:lineRule="auto"/>
              <w:jc w:val="both"/>
              <w:cnfStyle w:val="000000100000" w:firstRow="0" w:lastRow="0" w:firstColumn="0" w:lastColumn="0" w:oddVBand="0" w:evenVBand="0" w:oddHBand="1" w:evenHBand="0" w:firstRowFirstColumn="0" w:firstRowLastColumn="0" w:lastRowFirstColumn="0" w:lastRowLastColumn="0"/>
              <w:rPr>
                <w:ins w:id="7861" w:author="Dylan Van Aswegen" w:date="2024-07-15T13:00:00Z" w16du:dateUtc="2024-07-15T11:00:00Z"/>
                <w:rFonts w:ascii="Arial" w:hAnsi="Arial" w:cs="Arial"/>
                <w:sz w:val="20"/>
                <w:szCs w:val="20"/>
                <w:lang w:val="en-GB"/>
              </w:rPr>
            </w:pPr>
            <w:ins w:id="7862" w:author="Dylan Van Aswegen" w:date="2024-07-15T13:01:00Z" w16du:dateUtc="2024-07-15T11:01:00Z">
              <w:r>
                <w:rPr>
                  <w:rFonts w:ascii="Arial" w:hAnsi="Arial" w:cs="Arial"/>
                  <w:sz w:val="20"/>
                  <w:szCs w:val="20"/>
                  <w:lang w:val="en-GB"/>
                </w:rPr>
                <w:t xml:space="preserve">String </w:t>
              </w:r>
            </w:ins>
          </w:p>
        </w:tc>
        <w:tc>
          <w:tcPr>
            <w:tcW w:w="3804" w:type="dxa"/>
          </w:tcPr>
          <w:p w14:paraId="0C40CC8B" w14:textId="4B73010B" w:rsidR="0050232A" w:rsidRDefault="0050232A" w:rsidP="0050232A">
            <w:pPr>
              <w:spacing w:line="360" w:lineRule="auto"/>
              <w:jc w:val="both"/>
              <w:cnfStyle w:val="000000100000" w:firstRow="0" w:lastRow="0" w:firstColumn="0" w:lastColumn="0" w:oddVBand="0" w:evenVBand="0" w:oddHBand="1" w:evenHBand="0" w:firstRowFirstColumn="0" w:firstRowLastColumn="0" w:lastRowFirstColumn="0" w:lastRowLastColumn="0"/>
              <w:rPr>
                <w:ins w:id="7863" w:author="Dylan Van Aswegen" w:date="2024-07-15T13:00:00Z" w16du:dateUtc="2024-07-15T11:00:00Z"/>
                <w:rFonts w:ascii="Arial" w:hAnsi="Arial" w:cs="Arial"/>
                <w:sz w:val="20"/>
                <w:szCs w:val="20"/>
                <w:lang w:val="en-GB"/>
              </w:rPr>
            </w:pPr>
            <w:ins w:id="7864" w:author="Dylan Van Aswegen" w:date="2024-07-15T13:01:00Z" w16du:dateUtc="2024-07-15T11:01:00Z">
              <w:r>
                <w:rPr>
                  <w:rFonts w:ascii="Arial" w:hAnsi="Arial" w:cs="Arial"/>
                  <w:sz w:val="20"/>
                  <w:szCs w:val="20"/>
                  <w:lang w:val="en-GB"/>
                </w:rPr>
                <w:t xml:space="preserve">This column will contain the number of recipients that the email was sent to. </w:t>
              </w:r>
            </w:ins>
          </w:p>
        </w:tc>
      </w:tr>
      <w:tr w:rsidR="0050232A" w14:paraId="5997B774" w14:textId="77777777" w:rsidTr="005C5491">
        <w:trPr>
          <w:ins w:id="7865" w:author="Dylan Van Aswegen" w:date="2024-07-15T13:00:00Z"/>
        </w:trPr>
        <w:tc>
          <w:tcPr>
            <w:cnfStyle w:val="001000000000" w:firstRow="0" w:lastRow="0" w:firstColumn="1" w:lastColumn="0" w:oddVBand="0" w:evenVBand="0" w:oddHBand="0" w:evenHBand="0" w:firstRowFirstColumn="0" w:firstRowLastColumn="0" w:lastRowFirstColumn="0" w:lastRowLastColumn="0"/>
            <w:tcW w:w="1451" w:type="dxa"/>
          </w:tcPr>
          <w:p w14:paraId="0DD827E4" w14:textId="14D89BF5" w:rsidR="0050232A" w:rsidRDefault="0050232A" w:rsidP="0050232A">
            <w:pPr>
              <w:spacing w:line="360" w:lineRule="auto"/>
              <w:jc w:val="both"/>
              <w:rPr>
                <w:ins w:id="7866" w:author="Dylan Van Aswegen" w:date="2024-07-15T13:00:00Z" w16du:dateUtc="2024-07-15T11:00:00Z"/>
                <w:rFonts w:ascii="Arial" w:hAnsi="Arial" w:cs="Arial"/>
                <w:sz w:val="20"/>
                <w:szCs w:val="20"/>
                <w:lang w:val="en-GB"/>
              </w:rPr>
            </w:pPr>
            <w:ins w:id="7867" w:author="Dylan Van Aswegen" w:date="2024-07-15T13:00:00Z" w16du:dateUtc="2024-07-15T11:00:00Z">
              <w:r>
                <w:rPr>
                  <w:rFonts w:ascii="Arial" w:hAnsi="Arial" w:cs="Arial"/>
                  <w:sz w:val="20"/>
                  <w:szCs w:val="20"/>
                  <w:lang w:val="en-GB"/>
                </w:rPr>
                <w:t>Sent Time</w:t>
              </w:r>
            </w:ins>
          </w:p>
        </w:tc>
        <w:tc>
          <w:tcPr>
            <w:tcW w:w="1273" w:type="dxa"/>
          </w:tcPr>
          <w:p w14:paraId="387F0E2D" w14:textId="2A362D54" w:rsidR="0050232A" w:rsidRDefault="0050232A" w:rsidP="0050232A">
            <w:pPr>
              <w:spacing w:line="360" w:lineRule="auto"/>
              <w:jc w:val="both"/>
              <w:cnfStyle w:val="000000000000" w:firstRow="0" w:lastRow="0" w:firstColumn="0" w:lastColumn="0" w:oddVBand="0" w:evenVBand="0" w:oddHBand="0" w:evenHBand="0" w:firstRowFirstColumn="0" w:firstRowLastColumn="0" w:lastRowFirstColumn="0" w:lastRowLastColumn="0"/>
              <w:rPr>
                <w:ins w:id="7868" w:author="Dylan Van Aswegen" w:date="2024-07-15T13:00:00Z" w16du:dateUtc="2024-07-15T11:00:00Z"/>
                <w:rFonts w:ascii="Arial" w:hAnsi="Arial" w:cs="Arial"/>
                <w:sz w:val="20"/>
                <w:szCs w:val="20"/>
                <w:lang w:val="en-GB"/>
              </w:rPr>
            </w:pPr>
            <w:ins w:id="7869" w:author="Dylan Van Aswegen" w:date="2024-07-15T13:01:00Z" w16du:dateUtc="2024-07-15T11:01:00Z">
              <w:r>
                <w:rPr>
                  <w:rFonts w:ascii="Arial" w:hAnsi="Arial" w:cs="Arial"/>
                  <w:sz w:val="20"/>
                  <w:szCs w:val="20"/>
                  <w:lang w:val="en-GB"/>
                </w:rPr>
                <w:t xml:space="preserve">Text Field </w:t>
              </w:r>
            </w:ins>
          </w:p>
        </w:tc>
        <w:tc>
          <w:tcPr>
            <w:tcW w:w="1694" w:type="dxa"/>
          </w:tcPr>
          <w:p w14:paraId="7D4F9E99" w14:textId="7B75A6CF" w:rsidR="0050232A" w:rsidRDefault="0050232A" w:rsidP="0050232A">
            <w:pPr>
              <w:spacing w:line="360" w:lineRule="auto"/>
              <w:jc w:val="both"/>
              <w:cnfStyle w:val="000000000000" w:firstRow="0" w:lastRow="0" w:firstColumn="0" w:lastColumn="0" w:oddVBand="0" w:evenVBand="0" w:oddHBand="0" w:evenHBand="0" w:firstRowFirstColumn="0" w:firstRowLastColumn="0" w:lastRowFirstColumn="0" w:lastRowLastColumn="0"/>
              <w:rPr>
                <w:ins w:id="7870" w:author="Dylan Van Aswegen" w:date="2024-07-15T13:00:00Z" w16du:dateUtc="2024-07-15T11:00:00Z"/>
                <w:rFonts w:ascii="Arial" w:hAnsi="Arial" w:cs="Arial"/>
                <w:sz w:val="20"/>
                <w:szCs w:val="20"/>
                <w:lang w:val="en-GB"/>
              </w:rPr>
            </w:pPr>
            <w:ins w:id="7871" w:author="Dylan Van Aswegen" w:date="2024-07-15T13:01:00Z" w16du:dateUtc="2024-07-15T11:01:00Z">
              <w:r>
                <w:rPr>
                  <w:rFonts w:ascii="Arial" w:hAnsi="Arial" w:cs="Arial"/>
                  <w:sz w:val="20"/>
                  <w:szCs w:val="20"/>
                  <w:lang w:val="en-GB"/>
                </w:rPr>
                <w:t xml:space="preserve">String </w:t>
              </w:r>
            </w:ins>
          </w:p>
        </w:tc>
        <w:tc>
          <w:tcPr>
            <w:tcW w:w="3804" w:type="dxa"/>
          </w:tcPr>
          <w:p w14:paraId="72845402" w14:textId="4908C521" w:rsidR="0050232A" w:rsidRDefault="0050232A" w:rsidP="0050232A">
            <w:pPr>
              <w:spacing w:line="360" w:lineRule="auto"/>
              <w:jc w:val="both"/>
              <w:cnfStyle w:val="000000000000" w:firstRow="0" w:lastRow="0" w:firstColumn="0" w:lastColumn="0" w:oddVBand="0" w:evenVBand="0" w:oddHBand="0" w:evenHBand="0" w:firstRowFirstColumn="0" w:firstRowLastColumn="0" w:lastRowFirstColumn="0" w:lastRowLastColumn="0"/>
              <w:rPr>
                <w:ins w:id="7872" w:author="Dylan Van Aswegen" w:date="2024-07-15T13:00:00Z" w16du:dateUtc="2024-07-15T11:00:00Z"/>
                <w:rFonts w:ascii="Arial" w:hAnsi="Arial" w:cs="Arial"/>
                <w:sz w:val="20"/>
                <w:szCs w:val="20"/>
                <w:lang w:val="en-GB"/>
              </w:rPr>
            </w:pPr>
            <w:ins w:id="7873" w:author="Dylan Van Aswegen" w:date="2024-07-15T13:01:00Z" w16du:dateUtc="2024-07-15T11:01:00Z">
              <w:r>
                <w:rPr>
                  <w:rFonts w:ascii="Arial" w:hAnsi="Arial" w:cs="Arial"/>
                  <w:sz w:val="20"/>
                  <w:szCs w:val="20"/>
                  <w:lang w:val="en-GB"/>
                </w:rPr>
                <w:t xml:space="preserve">This column will contain the date and time that the email was sent. </w:t>
              </w:r>
            </w:ins>
          </w:p>
        </w:tc>
      </w:tr>
      <w:tr w:rsidR="0050232A" w14:paraId="49D7CC77" w14:textId="77777777" w:rsidTr="005C5491">
        <w:trPr>
          <w:cnfStyle w:val="000000100000" w:firstRow="0" w:lastRow="0" w:firstColumn="0" w:lastColumn="0" w:oddVBand="0" w:evenVBand="0" w:oddHBand="1" w:evenHBand="0" w:firstRowFirstColumn="0" w:firstRowLastColumn="0" w:lastRowFirstColumn="0" w:lastRowLastColumn="0"/>
          <w:ins w:id="7874" w:author="Dylan Van Aswegen" w:date="2024-07-15T13:00:00Z"/>
        </w:trPr>
        <w:tc>
          <w:tcPr>
            <w:cnfStyle w:val="001000000000" w:firstRow="0" w:lastRow="0" w:firstColumn="1" w:lastColumn="0" w:oddVBand="0" w:evenVBand="0" w:oddHBand="0" w:evenHBand="0" w:firstRowFirstColumn="0" w:firstRowLastColumn="0" w:lastRowFirstColumn="0" w:lastRowLastColumn="0"/>
            <w:tcW w:w="1451" w:type="dxa"/>
          </w:tcPr>
          <w:p w14:paraId="5EF7B26A" w14:textId="3B1DAB71" w:rsidR="0050232A" w:rsidRDefault="0050232A" w:rsidP="0050232A">
            <w:pPr>
              <w:spacing w:line="360" w:lineRule="auto"/>
              <w:jc w:val="both"/>
              <w:rPr>
                <w:ins w:id="7875" w:author="Dylan Van Aswegen" w:date="2024-07-15T13:00:00Z" w16du:dateUtc="2024-07-15T11:00:00Z"/>
                <w:rFonts w:ascii="Arial" w:hAnsi="Arial" w:cs="Arial"/>
                <w:sz w:val="20"/>
                <w:szCs w:val="20"/>
                <w:lang w:val="en-GB"/>
              </w:rPr>
            </w:pPr>
            <w:ins w:id="7876" w:author="Dylan Van Aswegen" w:date="2024-07-15T13:00:00Z" w16du:dateUtc="2024-07-15T11:00:00Z">
              <w:r>
                <w:rPr>
                  <w:rFonts w:ascii="Arial" w:hAnsi="Arial" w:cs="Arial"/>
                  <w:sz w:val="20"/>
                  <w:szCs w:val="20"/>
                  <w:lang w:val="en-GB"/>
                </w:rPr>
                <w:t>Open Rate</w:t>
              </w:r>
            </w:ins>
          </w:p>
        </w:tc>
        <w:tc>
          <w:tcPr>
            <w:tcW w:w="1273" w:type="dxa"/>
          </w:tcPr>
          <w:p w14:paraId="5F847B66" w14:textId="5DABA566" w:rsidR="0050232A" w:rsidRDefault="0050232A" w:rsidP="0050232A">
            <w:pPr>
              <w:spacing w:line="360" w:lineRule="auto"/>
              <w:jc w:val="both"/>
              <w:cnfStyle w:val="000000100000" w:firstRow="0" w:lastRow="0" w:firstColumn="0" w:lastColumn="0" w:oddVBand="0" w:evenVBand="0" w:oddHBand="1" w:evenHBand="0" w:firstRowFirstColumn="0" w:firstRowLastColumn="0" w:lastRowFirstColumn="0" w:lastRowLastColumn="0"/>
              <w:rPr>
                <w:ins w:id="7877" w:author="Dylan Van Aswegen" w:date="2024-07-15T13:00:00Z" w16du:dateUtc="2024-07-15T11:00:00Z"/>
                <w:rFonts w:ascii="Arial" w:hAnsi="Arial" w:cs="Arial"/>
                <w:sz w:val="20"/>
                <w:szCs w:val="20"/>
                <w:lang w:val="en-GB"/>
              </w:rPr>
            </w:pPr>
            <w:ins w:id="7878" w:author="Dylan Van Aswegen" w:date="2024-07-15T13:01:00Z" w16du:dateUtc="2024-07-15T11:01:00Z">
              <w:r>
                <w:rPr>
                  <w:rFonts w:ascii="Arial" w:hAnsi="Arial" w:cs="Arial"/>
                  <w:sz w:val="20"/>
                  <w:szCs w:val="20"/>
                  <w:lang w:val="en-GB"/>
                </w:rPr>
                <w:t xml:space="preserve">Text Field </w:t>
              </w:r>
            </w:ins>
          </w:p>
        </w:tc>
        <w:tc>
          <w:tcPr>
            <w:tcW w:w="1694" w:type="dxa"/>
          </w:tcPr>
          <w:p w14:paraId="787EF1A9" w14:textId="1CF5255B" w:rsidR="0050232A" w:rsidRDefault="0050232A" w:rsidP="0050232A">
            <w:pPr>
              <w:spacing w:line="360" w:lineRule="auto"/>
              <w:jc w:val="both"/>
              <w:cnfStyle w:val="000000100000" w:firstRow="0" w:lastRow="0" w:firstColumn="0" w:lastColumn="0" w:oddVBand="0" w:evenVBand="0" w:oddHBand="1" w:evenHBand="0" w:firstRowFirstColumn="0" w:firstRowLastColumn="0" w:lastRowFirstColumn="0" w:lastRowLastColumn="0"/>
              <w:rPr>
                <w:ins w:id="7879" w:author="Dylan Van Aswegen" w:date="2024-07-15T13:00:00Z" w16du:dateUtc="2024-07-15T11:00:00Z"/>
                <w:rFonts w:ascii="Arial" w:hAnsi="Arial" w:cs="Arial"/>
                <w:sz w:val="20"/>
                <w:szCs w:val="20"/>
                <w:lang w:val="en-GB"/>
              </w:rPr>
            </w:pPr>
            <w:ins w:id="7880" w:author="Dylan Van Aswegen" w:date="2024-07-15T13:01:00Z" w16du:dateUtc="2024-07-15T11:01:00Z">
              <w:r>
                <w:rPr>
                  <w:rFonts w:ascii="Arial" w:hAnsi="Arial" w:cs="Arial"/>
                  <w:sz w:val="20"/>
                  <w:szCs w:val="20"/>
                  <w:lang w:val="en-GB"/>
                </w:rPr>
                <w:t xml:space="preserve">String </w:t>
              </w:r>
            </w:ins>
          </w:p>
        </w:tc>
        <w:tc>
          <w:tcPr>
            <w:tcW w:w="3804" w:type="dxa"/>
          </w:tcPr>
          <w:p w14:paraId="3909D908" w14:textId="43028978" w:rsidR="0050232A" w:rsidRDefault="0050232A" w:rsidP="0050232A">
            <w:pPr>
              <w:spacing w:line="360" w:lineRule="auto"/>
              <w:jc w:val="both"/>
              <w:cnfStyle w:val="000000100000" w:firstRow="0" w:lastRow="0" w:firstColumn="0" w:lastColumn="0" w:oddVBand="0" w:evenVBand="0" w:oddHBand="1" w:evenHBand="0" w:firstRowFirstColumn="0" w:firstRowLastColumn="0" w:lastRowFirstColumn="0" w:lastRowLastColumn="0"/>
              <w:rPr>
                <w:ins w:id="7881" w:author="Dylan Van Aswegen" w:date="2024-07-15T13:00:00Z" w16du:dateUtc="2024-07-15T11:00:00Z"/>
                <w:rFonts w:ascii="Arial" w:hAnsi="Arial" w:cs="Arial"/>
                <w:sz w:val="20"/>
                <w:szCs w:val="20"/>
                <w:lang w:val="en-GB"/>
              </w:rPr>
            </w:pPr>
            <w:ins w:id="7882" w:author="Dylan Van Aswegen" w:date="2024-07-15T13:01:00Z" w16du:dateUtc="2024-07-15T11:01:00Z">
              <w:r>
                <w:rPr>
                  <w:rFonts w:ascii="Arial" w:hAnsi="Arial" w:cs="Arial"/>
                  <w:sz w:val="20"/>
                  <w:szCs w:val="20"/>
                  <w:lang w:val="en-GB"/>
                </w:rPr>
                <w:t xml:space="preserve">This </w:t>
              </w:r>
            </w:ins>
            <w:ins w:id="7883" w:author="Dylan Van Aswegen" w:date="2024-07-15T13:02:00Z" w16du:dateUtc="2024-07-15T11:02:00Z">
              <w:r>
                <w:rPr>
                  <w:rFonts w:ascii="Arial" w:hAnsi="Arial" w:cs="Arial"/>
                  <w:sz w:val="20"/>
                  <w:szCs w:val="20"/>
                  <w:lang w:val="en-GB"/>
                </w:rPr>
                <w:t xml:space="preserve">column will contain the percentage of recipients who opened the email. </w:t>
              </w:r>
            </w:ins>
          </w:p>
        </w:tc>
      </w:tr>
      <w:tr w:rsidR="0050232A" w14:paraId="37572F21" w14:textId="77777777" w:rsidTr="005C5491">
        <w:trPr>
          <w:ins w:id="7884" w:author="Dylan Van Aswegen" w:date="2024-07-15T13:00:00Z"/>
        </w:trPr>
        <w:tc>
          <w:tcPr>
            <w:cnfStyle w:val="001000000000" w:firstRow="0" w:lastRow="0" w:firstColumn="1" w:lastColumn="0" w:oddVBand="0" w:evenVBand="0" w:oddHBand="0" w:evenHBand="0" w:firstRowFirstColumn="0" w:firstRowLastColumn="0" w:lastRowFirstColumn="0" w:lastRowLastColumn="0"/>
            <w:tcW w:w="1451" w:type="dxa"/>
          </w:tcPr>
          <w:p w14:paraId="032AB389" w14:textId="7C392FD7" w:rsidR="0050232A" w:rsidRDefault="0050232A" w:rsidP="0050232A">
            <w:pPr>
              <w:spacing w:line="360" w:lineRule="auto"/>
              <w:jc w:val="both"/>
              <w:rPr>
                <w:ins w:id="7885" w:author="Dylan Van Aswegen" w:date="2024-07-15T13:00:00Z" w16du:dateUtc="2024-07-15T11:00:00Z"/>
                <w:rFonts w:ascii="Arial" w:hAnsi="Arial" w:cs="Arial"/>
                <w:sz w:val="20"/>
                <w:szCs w:val="20"/>
                <w:lang w:val="en-GB"/>
              </w:rPr>
            </w:pPr>
            <w:ins w:id="7886" w:author="Dylan Van Aswegen" w:date="2024-07-15T13:00:00Z" w16du:dateUtc="2024-07-15T11:00:00Z">
              <w:r>
                <w:rPr>
                  <w:rFonts w:ascii="Arial" w:hAnsi="Arial" w:cs="Arial"/>
                  <w:sz w:val="20"/>
                  <w:szCs w:val="20"/>
                  <w:lang w:val="en-GB"/>
                </w:rPr>
                <w:t>Action</w:t>
              </w:r>
            </w:ins>
          </w:p>
        </w:tc>
        <w:tc>
          <w:tcPr>
            <w:tcW w:w="1273" w:type="dxa"/>
          </w:tcPr>
          <w:p w14:paraId="1836336A" w14:textId="5D6D95CC" w:rsidR="0050232A" w:rsidRDefault="0050232A" w:rsidP="0050232A">
            <w:pPr>
              <w:spacing w:line="360" w:lineRule="auto"/>
              <w:jc w:val="both"/>
              <w:cnfStyle w:val="000000000000" w:firstRow="0" w:lastRow="0" w:firstColumn="0" w:lastColumn="0" w:oddVBand="0" w:evenVBand="0" w:oddHBand="0" w:evenHBand="0" w:firstRowFirstColumn="0" w:firstRowLastColumn="0" w:lastRowFirstColumn="0" w:lastRowLastColumn="0"/>
              <w:rPr>
                <w:ins w:id="7887" w:author="Dylan Van Aswegen" w:date="2024-07-15T13:00:00Z" w16du:dateUtc="2024-07-15T11:00:00Z"/>
                <w:rFonts w:ascii="Arial" w:hAnsi="Arial" w:cs="Arial"/>
                <w:sz w:val="20"/>
                <w:szCs w:val="20"/>
                <w:lang w:val="en-GB"/>
              </w:rPr>
            </w:pPr>
            <w:ins w:id="7888" w:author="Dylan Van Aswegen" w:date="2024-07-15T13:01:00Z" w16du:dateUtc="2024-07-15T11:01:00Z">
              <w:r>
                <w:rPr>
                  <w:rFonts w:ascii="Arial" w:hAnsi="Arial" w:cs="Arial"/>
                  <w:sz w:val="20"/>
                  <w:szCs w:val="20"/>
                  <w:lang w:val="en-GB"/>
                </w:rPr>
                <w:t>Button</w:t>
              </w:r>
            </w:ins>
          </w:p>
        </w:tc>
        <w:tc>
          <w:tcPr>
            <w:tcW w:w="1694" w:type="dxa"/>
          </w:tcPr>
          <w:p w14:paraId="725F162A" w14:textId="77777777" w:rsidR="0050232A" w:rsidRDefault="0050232A" w:rsidP="0050232A">
            <w:pPr>
              <w:spacing w:line="360" w:lineRule="auto"/>
              <w:jc w:val="both"/>
              <w:cnfStyle w:val="000000000000" w:firstRow="0" w:lastRow="0" w:firstColumn="0" w:lastColumn="0" w:oddVBand="0" w:evenVBand="0" w:oddHBand="0" w:evenHBand="0" w:firstRowFirstColumn="0" w:firstRowLastColumn="0" w:lastRowFirstColumn="0" w:lastRowLastColumn="0"/>
              <w:rPr>
                <w:ins w:id="7889" w:author="Dylan Van Aswegen" w:date="2024-07-15T13:00:00Z" w16du:dateUtc="2024-07-15T11:00:00Z"/>
                <w:rFonts w:ascii="Arial" w:hAnsi="Arial" w:cs="Arial"/>
                <w:sz w:val="20"/>
                <w:szCs w:val="20"/>
                <w:lang w:val="en-GB"/>
              </w:rPr>
            </w:pPr>
          </w:p>
        </w:tc>
        <w:tc>
          <w:tcPr>
            <w:tcW w:w="3804" w:type="dxa"/>
          </w:tcPr>
          <w:p w14:paraId="44E243FE" w14:textId="53BA9A00" w:rsidR="0050232A" w:rsidRDefault="0050232A" w:rsidP="0050232A">
            <w:pPr>
              <w:spacing w:line="360" w:lineRule="auto"/>
              <w:jc w:val="both"/>
              <w:cnfStyle w:val="000000000000" w:firstRow="0" w:lastRow="0" w:firstColumn="0" w:lastColumn="0" w:oddVBand="0" w:evenVBand="0" w:oddHBand="0" w:evenHBand="0" w:firstRowFirstColumn="0" w:firstRowLastColumn="0" w:lastRowFirstColumn="0" w:lastRowLastColumn="0"/>
              <w:rPr>
                <w:ins w:id="7890" w:author="Dylan Van Aswegen" w:date="2024-07-15T13:00:00Z" w16du:dateUtc="2024-07-15T11:00:00Z"/>
                <w:rFonts w:ascii="Arial" w:hAnsi="Arial" w:cs="Arial"/>
                <w:sz w:val="20"/>
                <w:szCs w:val="20"/>
                <w:lang w:val="en-GB"/>
              </w:rPr>
            </w:pPr>
            <w:ins w:id="7891" w:author="Dylan Van Aswegen" w:date="2024-07-15T13:02:00Z" w16du:dateUtc="2024-07-15T11:02:00Z">
              <w:r>
                <w:rPr>
                  <w:rFonts w:ascii="Arial" w:hAnsi="Arial" w:cs="Arial"/>
                  <w:sz w:val="20"/>
                  <w:szCs w:val="20"/>
                  <w:lang w:val="en-GB"/>
                </w:rPr>
                <w:t>This column will contain a button to view the email</w:t>
              </w:r>
              <w:r w:rsidR="00382F6B">
                <w:rPr>
                  <w:rFonts w:ascii="Arial" w:hAnsi="Arial" w:cs="Arial"/>
                  <w:sz w:val="20"/>
                  <w:szCs w:val="20"/>
                  <w:lang w:val="en-GB"/>
                </w:rPr>
                <w:t xml:space="preserve"> that was sent. Once clicked, the application should prese</w:t>
              </w:r>
            </w:ins>
            <w:ins w:id="7892" w:author="Dylan Van Aswegen" w:date="2024-07-15T13:03:00Z" w16du:dateUtc="2024-07-15T11:03:00Z">
              <w:r w:rsidR="00382F6B">
                <w:rPr>
                  <w:rFonts w:ascii="Arial" w:hAnsi="Arial" w:cs="Arial"/>
                  <w:sz w:val="20"/>
                  <w:szCs w:val="20"/>
                  <w:lang w:val="en-GB"/>
                </w:rPr>
                <w:t xml:space="preserve">nt the application admin with a window that displays the email content. </w:t>
              </w:r>
            </w:ins>
          </w:p>
        </w:tc>
      </w:tr>
    </w:tbl>
    <w:p w14:paraId="7A70E4F7" w14:textId="77777777" w:rsidR="001B0CDB" w:rsidRPr="00F04570" w:rsidRDefault="001B0CDB">
      <w:pPr>
        <w:rPr>
          <w:ins w:id="7893" w:author="Dylan Van Aswegen" w:date="2024-07-15T12:57:00Z" w16du:dateUtc="2024-07-15T10:57:00Z"/>
          <w:lang w:val="en-GB"/>
          <w:rPrChange w:id="7894" w:author="Dylan Van Aswegen" w:date="2024-07-15T12:59:00Z" w16du:dateUtc="2024-07-15T10:59:00Z">
            <w:rPr>
              <w:ins w:id="7895" w:author="Dylan Van Aswegen" w:date="2024-07-15T12:57:00Z" w16du:dateUtc="2024-07-15T10:57:00Z"/>
            </w:rPr>
          </w:rPrChange>
        </w:rPr>
      </w:pPr>
    </w:p>
    <w:p w14:paraId="7FC79D5D" w14:textId="15511DB9" w:rsidR="001B0CDB" w:rsidRDefault="00787928">
      <w:pPr>
        <w:rPr>
          <w:ins w:id="7896" w:author="Dylan Van Aswegen" w:date="2024-07-15T13:04:00Z" w16du:dateUtc="2024-07-15T11:04:00Z"/>
        </w:rPr>
      </w:pPr>
      <w:ins w:id="7897" w:author="Dylan Van Aswegen" w:date="2024-07-15T13:03:00Z" w16du:dateUtc="2024-07-15T11:03:00Z">
        <w:r>
          <w:t xml:space="preserve">If the user elects to send an email. They will be presented </w:t>
        </w:r>
        <w:r w:rsidR="00F4128F">
          <w:t xml:space="preserve">with a window that will allow them to build the email. The window will consist of the </w:t>
        </w:r>
      </w:ins>
      <w:ins w:id="7898" w:author="Dylan Van Aswegen" w:date="2024-07-15T13:04:00Z" w16du:dateUtc="2024-07-15T11:04:00Z">
        <w:r w:rsidR="00F4128F">
          <w:t xml:space="preserve">following fields: </w:t>
        </w:r>
      </w:ins>
    </w:p>
    <w:p w14:paraId="400968EF" w14:textId="77777777" w:rsidR="00F4128F" w:rsidRDefault="00F4128F">
      <w:pPr>
        <w:rPr>
          <w:ins w:id="7899" w:author="Dylan Van Aswegen" w:date="2024-07-15T12:57:00Z" w16du:dateUtc="2024-07-15T10:57:00Z"/>
        </w:rPr>
      </w:pPr>
    </w:p>
    <w:tbl>
      <w:tblPr>
        <w:tblStyle w:val="GridTable4-Accent1"/>
        <w:tblW w:w="10774" w:type="dxa"/>
        <w:tblInd w:w="-714" w:type="dxa"/>
        <w:tblLook w:val="04A0" w:firstRow="1" w:lastRow="0" w:firstColumn="1" w:lastColumn="0" w:noHBand="0" w:noVBand="1"/>
      </w:tblPr>
      <w:tblGrid>
        <w:gridCol w:w="1112"/>
        <w:gridCol w:w="1361"/>
        <w:gridCol w:w="1207"/>
        <w:gridCol w:w="2215"/>
        <w:gridCol w:w="1387"/>
        <w:gridCol w:w="3492"/>
      </w:tblGrid>
      <w:tr w:rsidR="00003F6D" w14:paraId="58A98211" w14:textId="77777777" w:rsidTr="008D11C3">
        <w:trPr>
          <w:cnfStyle w:val="100000000000" w:firstRow="1" w:lastRow="0" w:firstColumn="0" w:lastColumn="0" w:oddVBand="0" w:evenVBand="0" w:oddHBand="0" w:evenHBand="0" w:firstRowFirstColumn="0" w:firstRowLastColumn="0" w:lastRowFirstColumn="0" w:lastRowLastColumn="0"/>
          <w:tblHeader/>
          <w:ins w:id="7900" w:author="Dylan Van Aswegen" w:date="2024-07-15T13:04:00Z"/>
        </w:trPr>
        <w:tc>
          <w:tcPr>
            <w:cnfStyle w:val="001000000000" w:firstRow="0" w:lastRow="0" w:firstColumn="1" w:lastColumn="0" w:oddVBand="0" w:evenVBand="0" w:oddHBand="0" w:evenHBand="0" w:firstRowFirstColumn="0" w:firstRowLastColumn="0" w:lastRowFirstColumn="0" w:lastRowLastColumn="0"/>
            <w:tcW w:w="1112" w:type="dxa"/>
            <w:shd w:val="clear" w:color="auto" w:fill="002060"/>
          </w:tcPr>
          <w:p w14:paraId="3FC6A3DA" w14:textId="77777777" w:rsidR="000B476F" w:rsidRDefault="000B476F">
            <w:pPr>
              <w:spacing w:line="360" w:lineRule="auto"/>
              <w:jc w:val="both"/>
              <w:rPr>
                <w:ins w:id="7901" w:author="Dylan Van Aswegen" w:date="2024-07-15T13:04:00Z" w16du:dateUtc="2024-07-15T11:04:00Z"/>
                <w:rFonts w:ascii="Arial" w:hAnsi="Arial" w:cs="Arial"/>
                <w:sz w:val="20"/>
                <w:szCs w:val="20"/>
                <w:lang w:val="en-GB"/>
              </w:rPr>
            </w:pPr>
            <w:ins w:id="7902" w:author="Dylan Van Aswegen" w:date="2024-07-15T13:04:00Z" w16du:dateUtc="2024-07-15T11:04:00Z">
              <w:r>
                <w:rPr>
                  <w:rFonts w:ascii="Arial" w:hAnsi="Arial" w:cs="Arial"/>
                  <w:sz w:val="20"/>
                  <w:szCs w:val="20"/>
                  <w:lang w:val="en-GB"/>
                </w:rPr>
                <w:t xml:space="preserve">Field Number </w:t>
              </w:r>
            </w:ins>
          </w:p>
        </w:tc>
        <w:tc>
          <w:tcPr>
            <w:tcW w:w="1361" w:type="dxa"/>
            <w:shd w:val="clear" w:color="auto" w:fill="002060"/>
          </w:tcPr>
          <w:p w14:paraId="4288C853" w14:textId="77777777" w:rsidR="000B476F" w:rsidRDefault="000B476F">
            <w:pPr>
              <w:spacing w:line="360" w:lineRule="auto"/>
              <w:jc w:val="both"/>
              <w:cnfStyle w:val="100000000000" w:firstRow="1" w:lastRow="0" w:firstColumn="0" w:lastColumn="0" w:oddVBand="0" w:evenVBand="0" w:oddHBand="0" w:evenHBand="0" w:firstRowFirstColumn="0" w:firstRowLastColumn="0" w:lastRowFirstColumn="0" w:lastRowLastColumn="0"/>
              <w:rPr>
                <w:ins w:id="7903" w:author="Dylan Van Aswegen" w:date="2024-07-15T13:04:00Z" w16du:dateUtc="2024-07-15T11:04:00Z"/>
                <w:rFonts w:ascii="Arial" w:hAnsi="Arial" w:cs="Arial"/>
                <w:sz w:val="20"/>
                <w:szCs w:val="20"/>
                <w:lang w:val="en-GB"/>
              </w:rPr>
            </w:pPr>
            <w:ins w:id="7904" w:author="Dylan Van Aswegen" w:date="2024-07-15T13:04:00Z" w16du:dateUtc="2024-07-15T11:04:00Z">
              <w:r>
                <w:rPr>
                  <w:rFonts w:ascii="Arial" w:hAnsi="Arial" w:cs="Arial"/>
                  <w:sz w:val="20"/>
                  <w:szCs w:val="20"/>
                  <w:lang w:val="en-GB"/>
                </w:rPr>
                <w:t>Field Name</w:t>
              </w:r>
            </w:ins>
          </w:p>
        </w:tc>
        <w:tc>
          <w:tcPr>
            <w:tcW w:w="1207" w:type="dxa"/>
            <w:shd w:val="clear" w:color="auto" w:fill="002060"/>
          </w:tcPr>
          <w:p w14:paraId="1479E1BC" w14:textId="77777777" w:rsidR="000B476F" w:rsidRDefault="000B476F">
            <w:pPr>
              <w:spacing w:line="360" w:lineRule="auto"/>
              <w:jc w:val="both"/>
              <w:cnfStyle w:val="100000000000" w:firstRow="1" w:lastRow="0" w:firstColumn="0" w:lastColumn="0" w:oddVBand="0" w:evenVBand="0" w:oddHBand="0" w:evenHBand="0" w:firstRowFirstColumn="0" w:firstRowLastColumn="0" w:lastRowFirstColumn="0" w:lastRowLastColumn="0"/>
              <w:rPr>
                <w:ins w:id="7905" w:author="Dylan Van Aswegen" w:date="2024-07-15T13:04:00Z" w16du:dateUtc="2024-07-15T11:04:00Z"/>
                <w:rFonts w:ascii="Arial" w:hAnsi="Arial" w:cs="Arial"/>
                <w:sz w:val="20"/>
                <w:szCs w:val="20"/>
                <w:lang w:val="en-GB"/>
              </w:rPr>
            </w:pPr>
            <w:ins w:id="7906" w:author="Dylan Van Aswegen" w:date="2024-07-15T13:04:00Z" w16du:dateUtc="2024-07-15T11:04:00Z">
              <w:r>
                <w:rPr>
                  <w:rFonts w:ascii="Arial" w:hAnsi="Arial" w:cs="Arial"/>
                  <w:sz w:val="20"/>
                  <w:szCs w:val="20"/>
                  <w:lang w:val="en-GB"/>
                </w:rPr>
                <w:t>Field Type</w:t>
              </w:r>
            </w:ins>
          </w:p>
        </w:tc>
        <w:tc>
          <w:tcPr>
            <w:tcW w:w="2215" w:type="dxa"/>
            <w:shd w:val="clear" w:color="auto" w:fill="002060"/>
          </w:tcPr>
          <w:p w14:paraId="22D5AB03" w14:textId="77777777" w:rsidR="000B476F" w:rsidRDefault="000B476F">
            <w:pPr>
              <w:spacing w:line="360" w:lineRule="auto"/>
              <w:jc w:val="both"/>
              <w:cnfStyle w:val="100000000000" w:firstRow="1" w:lastRow="0" w:firstColumn="0" w:lastColumn="0" w:oddVBand="0" w:evenVBand="0" w:oddHBand="0" w:evenHBand="0" w:firstRowFirstColumn="0" w:firstRowLastColumn="0" w:lastRowFirstColumn="0" w:lastRowLastColumn="0"/>
              <w:rPr>
                <w:ins w:id="7907" w:author="Dylan Van Aswegen" w:date="2024-07-15T13:04:00Z" w16du:dateUtc="2024-07-15T11:04:00Z"/>
                <w:rFonts w:ascii="Arial" w:hAnsi="Arial" w:cs="Arial"/>
                <w:sz w:val="20"/>
                <w:szCs w:val="20"/>
                <w:lang w:val="en-GB"/>
              </w:rPr>
            </w:pPr>
            <w:ins w:id="7908" w:author="Dylan Van Aswegen" w:date="2024-07-15T13:04:00Z" w16du:dateUtc="2024-07-15T11:04:00Z">
              <w:r>
                <w:rPr>
                  <w:rFonts w:ascii="Arial" w:hAnsi="Arial" w:cs="Arial"/>
                  <w:sz w:val="20"/>
                  <w:szCs w:val="20"/>
                  <w:lang w:val="en-GB"/>
                </w:rPr>
                <w:t>Field Data Type</w:t>
              </w:r>
            </w:ins>
          </w:p>
        </w:tc>
        <w:tc>
          <w:tcPr>
            <w:tcW w:w="1387" w:type="dxa"/>
            <w:shd w:val="clear" w:color="auto" w:fill="002060"/>
          </w:tcPr>
          <w:p w14:paraId="7A0E5107" w14:textId="77777777" w:rsidR="000B476F" w:rsidRDefault="000B476F">
            <w:pPr>
              <w:spacing w:line="360" w:lineRule="auto"/>
              <w:jc w:val="both"/>
              <w:cnfStyle w:val="100000000000" w:firstRow="1" w:lastRow="0" w:firstColumn="0" w:lastColumn="0" w:oddVBand="0" w:evenVBand="0" w:oddHBand="0" w:evenHBand="0" w:firstRowFirstColumn="0" w:firstRowLastColumn="0" w:lastRowFirstColumn="0" w:lastRowLastColumn="0"/>
              <w:rPr>
                <w:ins w:id="7909" w:author="Dylan Van Aswegen" w:date="2024-07-15T13:04:00Z" w16du:dateUtc="2024-07-15T11:04:00Z"/>
                <w:rFonts w:ascii="Arial" w:hAnsi="Arial" w:cs="Arial"/>
                <w:sz w:val="20"/>
                <w:szCs w:val="20"/>
                <w:lang w:val="en-GB"/>
              </w:rPr>
            </w:pPr>
            <w:ins w:id="7910" w:author="Dylan Van Aswegen" w:date="2024-07-15T13:04:00Z" w16du:dateUtc="2024-07-15T11:04:00Z">
              <w:r>
                <w:rPr>
                  <w:rFonts w:ascii="Arial" w:hAnsi="Arial" w:cs="Arial"/>
                  <w:sz w:val="20"/>
                  <w:szCs w:val="20"/>
                  <w:lang w:val="en-GB"/>
                </w:rPr>
                <w:t>Required?</w:t>
              </w:r>
            </w:ins>
          </w:p>
        </w:tc>
        <w:tc>
          <w:tcPr>
            <w:tcW w:w="3492" w:type="dxa"/>
            <w:shd w:val="clear" w:color="auto" w:fill="002060"/>
          </w:tcPr>
          <w:p w14:paraId="12476990" w14:textId="77777777" w:rsidR="000B476F" w:rsidRDefault="000B476F">
            <w:pPr>
              <w:spacing w:line="360" w:lineRule="auto"/>
              <w:jc w:val="both"/>
              <w:cnfStyle w:val="100000000000" w:firstRow="1" w:lastRow="0" w:firstColumn="0" w:lastColumn="0" w:oddVBand="0" w:evenVBand="0" w:oddHBand="0" w:evenHBand="0" w:firstRowFirstColumn="0" w:firstRowLastColumn="0" w:lastRowFirstColumn="0" w:lastRowLastColumn="0"/>
              <w:rPr>
                <w:ins w:id="7911" w:author="Dylan Van Aswegen" w:date="2024-07-15T13:04:00Z" w16du:dateUtc="2024-07-15T11:04:00Z"/>
                <w:rFonts w:ascii="Arial" w:hAnsi="Arial" w:cs="Arial"/>
                <w:sz w:val="20"/>
                <w:szCs w:val="20"/>
                <w:lang w:val="en-GB"/>
              </w:rPr>
            </w:pPr>
            <w:ins w:id="7912" w:author="Dylan Van Aswegen" w:date="2024-07-15T13:04:00Z" w16du:dateUtc="2024-07-15T11:04:00Z">
              <w:r>
                <w:rPr>
                  <w:rFonts w:ascii="Arial" w:hAnsi="Arial" w:cs="Arial"/>
                  <w:sz w:val="20"/>
                  <w:szCs w:val="20"/>
                  <w:lang w:val="en-GB"/>
                </w:rPr>
                <w:t>Field Rules</w:t>
              </w:r>
            </w:ins>
          </w:p>
        </w:tc>
      </w:tr>
      <w:tr w:rsidR="00003F6D" w14:paraId="5AF5FD33" w14:textId="77777777" w:rsidTr="008D11C3">
        <w:trPr>
          <w:cnfStyle w:val="000000100000" w:firstRow="0" w:lastRow="0" w:firstColumn="0" w:lastColumn="0" w:oddVBand="0" w:evenVBand="0" w:oddHBand="1" w:evenHBand="0" w:firstRowFirstColumn="0" w:firstRowLastColumn="0" w:lastRowFirstColumn="0" w:lastRowLastColumn="0"/>
          <w:trHeight w:val="192"/>
          <w:ins w:id="7913" w:author="Dylan Van Aswegen" w:date="2024-07-15T13:04:00Z"/>
        </w:trPr>
        <w:tc>
          <w:tcPr>
            <w:cnfStyle w:val="001000000000" w:firstRow="0" w:lastRow="0" w:firstColumn="1" w:lastColumn="0" w:oddVBand="0" w:evenVBand="0" w:oddHBand="0" w:evenHBand="0" w:firstRowFirstColumn="0" w:firstRowLastColumn="0" w:lastRowFirstColumn="0" w:lastRowLastColumn="0"/>
            <w:tcW w:w="1112" w:type="dxa"/>
          </w:tcPr>
          <w:p w14:paraId="79EFAE53" w14:textId="77777777" w:rsidR="000B476F" w:rsidRDefault="000B476F">
            <w:pPr>
              <w:spacing w:line="360" w:lineRule="auto"/>
              <w:jc w:val="both"/>
              <w:rPr>
                <w:ins w:id="7914" w:author="Dylan Van Aswegen" w:date="2024-07-15T13:04:00Z" w16du:dateUtc="2024-07-15T11:04:00Z"/>
                <w:rFonts w:ascii="Arial" w:hAnsi="Arial" w:cs="Arial"/>
                <w:sz w:val="20"/>
                <w:szCs w:val="20"/>
                <w:lang w:val="en-GB"/>
              </w:rPr>
            </w:pPr>
          </w:p>
        </w:tc>
        <w:tc>
          <w:tcPr>
            <w:tcW w:w="1361" w:type="dxa"/>
          </w:tcPr>
          <w:p w14:paraId="7AFF926C" w14:textId="485AA599" w:rsidR="000B476F" w:rsidRDefault="00BE1173">
            <w:pPr>
              <w:spacing w:line="360" w:lineRule="auto"/>
              <w:jc w:val="both"/>
              <w:cnfStyle w:val="000000100000" w:firstRow="0" w:lastRow="0" w:firstColumn="0" w:lastColumn="0" w:oddVBand="0" w:evenVBand="0" w:oddHBand="1" w:evenHBand="0" w:firstRowFirstColumn="0" w:firstRowLastColumn="0" w:lastRowFirstColumn="0" w:lastRowLastColumn="0"/>
              <w:rPr>
                <w:ins w:id="7915" w:author="Dylan Van Aswegen" w:date="2024-07-15T13:04:00Z" w16du:dateUtc="2024-07-15T11:04:00Z"/>
                <w:rFonts w:ascii="Arial" w:hAnsi="Arial" w:cs="Arial"/>
                <w:sz w:val="20"/>
                <w:szCs w:val="20"/>
                <w:lang w:val="en-GB"/>
              </w:rPr>
            </w:pPr>
            <w:ins w:id="7916" w:author="Dylan Van Aswegen" w:date="2024-07-15T13:04:00Z" w16du:dateUtc="2024-07-15T11:04:00Z">
              <w:r>
                <w:rPr>
                  <w:rFonts w:ascii="Arial" w:hAnsi="Arial" w:cs="Arial"/>
                  <w:sz w:val="20"/>
                  <w:szCs w:val="20"/>
                  <w:lang w:val="en-GB"/>
                </w:rPr>
                <w:t>Send To</w:t>
              </w:r>
              <w:r w:rsidR="000B476F">
                <w:rPr>
                  <w:rFonts w:ascii="Arial" w:hAnsi="Arial" w:cs="Arial"/>
                  <w:sz w:val="20"/>
                  <w:szCs w:val="20"/>
                  <w:lang w:val="en-GB"/>
                </w:rPr>
                <w:t xml:space="preserve"> </w:t>
              </w:r>
            </w:ins>
          </w:p>
        </w:tc>
        <w:tc>
          <w:tcPr>
            <w:tcW w:w="1207" w:type="dxa"/>
          </w:tcPr>
          <w:p w14:paraId="39A12535" w14:textId="0A4813DA" w:rsidR="000B476F" w:rsidRDefault="00BE1173">
            <w:pPr>
              <w:spacing w:line="360" w:lineRule="auto"/>
              <w:jc w:val="both"/>
              <w:cnfStyle w:val="000000100000" w:firstRow="0" w:lastRow="0" w:firstColumn="0" w:lastColumn="0" w:oddVBand="0" w:evenVBand="0" w:oddHBand="1" w:evenHBand="0" w:firstRowFirstColumn="0" w:firstRowLastColumn="0" w:lastRowFirstColumn="0" w:lastRowLastColumn="0"/>
              <w:rPr>
                <w:ins w:id="7917" w:author="Dylan Van Aswegen" w:date="2024-07-15T13:04:00Z" w16du:dateUtc="2024-07-15T11:04:00Z"/>
                <w:rFonts w:ascii="Arial" w:hAnsi="Arial" w:cs="Arial"/>
                <w:sz w:val="20"/>
                <w:szCs w:val="20"/>
                <w:lang w:val="en-GB"/>
              </w:rPr>
            </w:pPr>
            <w:ins w:id="7918" w:author="Dylan Van Aswegen" w:date="2024-07-15T13:04:00Z" w16du:dateUtc="2024-07-15T11:04:00Z">
              <w:r>
                <w:rPr>
                  <w:rFonts w:ascii="Arial" w:hAnsi="Arial" w:cs="Arial"/>
                  <w:sz w:val="20"/>
                  <w:szCs w:val="20"/>
                  <w:lang w:val="en-GB"/>
                </w:rPr>
                <w:t>Multi Select List</w:t>
              </w:r>
              <w:r w:rsidR="000B476F">
                <w:rPr>
                  <w:rFonts w:ascii="Arial" w:hAnsi="Arial" w:cs="Arial"/>
                  <w:sz w:val="20"/>
                  <w:szCs w:val="20"/>
                  <w:lang w:val="en-GB"/>
                </w:rPr>
                <w:t xml:space="preserve"> </w:t>
              </w:r>
            </w:ins>
          </w:p>
        </w:tc>
        <w:tc>
          <w:tcPr>
            <w:tcW w:w="2215" w:type="dxa"/>
          </w:tcPr>
          <w:p w14:paraId="764CADEE" w14:textId="357790D4" w:rsidR="000B476F" w:rsidRPr="00003F6D" w:rsidRDefault="00003F6D" w:rsidP="00003F6D">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7919" w:author="Dylan Van Aswegen" w:date="2024-07-15T13:04:00Z" w16du:dateUtc="2024-07-15T11:04:00Z"/>
                <w:rFonts w:ascii="Arial" w:hAnsi="Arial" w:cs="Arial"/>
                <w:sz w:val="20"/>
                <w:szCs w:val="20"/>
                <w:lang w:val="en-GB"/>
                <w:rPrChange w:id="7920" w:author="Dylan Van Aswegen" w:date="2024-07-15T13:05:00Z" w16du:dateUtc="2024-07-15T11:05:00Z">
                  <w:rPr>
                    <w:ins w:id="7921" w:author="Dylan Van Aswegen" w:date="2024-07-15T13:04:00Z" w16du:dateUtc="2024-07-15T11:04:00Z"/>
                    <w:lang w:val="en-GB"/>
                  </w:rPr>
                </w:rPrChange>
              </w:rPr>
            </w:pPr>
            <w:ins w:id="7922" w:author="Dylan Van Aswegen" w:date="2024-07-15T13:05:00Z" w16du:dateUtc="2024-07-15T11:05:00Z">
              <w:r>
                <w:rPr>
                  <w:rFonts w:ascii="Arial" w:hAnsi="Arial" w:cs="Arial"/>
                  <w:sz w:val="20"/>
                  <w:szCs w:val="20"/>
                  <w:lang w:val="en-GB"/>
                </w:rPr>
                <w:t>Org</w:t>
              </w:r>
            </w:ins>
            <w:ins w:id="7923" w:author="Dylan Van Aswegen" w:date="2024-07-15T13:06:00Z" w16du:dateUtc="2024-07-15T11:06:00Z">
              <w:r>
                <w:rPr>
                  <w:rFonts w:ascii="Arial" w:hAnsi="Arial" w:cs="Arial"/>
                  <w:sz w:val="20"/>
                  <w:szCs w:val="20"/>
                  <w:lang w:val="en-GB"/>
                </w:rPr>
                <w:t>anisation Administrators</w:t>
              </w:r>
            </w:ins>
          </w:p>
        </w:tc>
        <w:tc>
          <w:tcPr>
            <w:tcW w:w="1387" w:type="dxa"/>
          </w:tcPr>
          <w:p w14:paraId="76B96DB5" w14:textId="77777777" w:rsidR="000B476F" w:rsidRDefault="000B476F">
            <w:pPr>
              <w:spacing w:line="360" w:lineRule="auto"/>
              <w:jc w:val="both"/>
              <w:cnfStyle w:val="000000100000" w:firstRow="0" w:lastRow="0" w:firstColumn="0" w:lastColumn="0" w:oddVBand="0" w:evenVBand="0" w:oddHBand="1" w:evenHBand="0" w:firstRowFirstColumn="0" w:firstRowLastColumn="0" w:lastRowFirstColumn="0" w:lastRowLastColumn="0"/>
              <w:rPr>
                <w:ins w:id="7924" w:author="Dylan Van Aswegen" w:date="2024-07-15T13:04:00Z" w16du:dateUtc="2024-07-15T11:04:00Z"/>
                <w:rFonts w:ascii="Arial" w:hAnsi="Arial" w:cs="Arial"/>
                <w:sz w:val="20"/>
                <w:szCs w:val="20"/>
                <w:lang w:val="en-GB"/>
              </w:rPr>
            </w:pPr>
            <w:ins w:id="7925" w:author="Dylan Van Aswegen" w:date="2024-07-15T13:04:00Z" w16du:dateUtc="2024-07-15T11:04:00Z">
              <w:r>
                <w:rPr>
                  <w:rFonts w:ascii="Arial" w:hAnsi="Arial" w:cs="Arial"/>
                  <w:sz w:val="20"/>
                  <w:szCs w:val="20"/>
                  <w:lang w:val="en-GB"/>
                </w:rPr>
                <w:t>Yes</w:t>
              </w:r>
            </w:ins>
          </w:p>
        </w:tc>
        <w:tc>
          <w:tcPr>
            <w:tcW w:w="3492" w:type="dxa"/>
          </w:tcPr>
          <w:p w14:paraId="42B2A879" w14:textId="2121B3BD" w:rsidR="000B476F" w:rsidRDefault="000B476F">
            <w:pPr>
              <w:spacing w:line="360" w:lineRule="auto"/>
              <w:jc w:val="both"/>
              <w:cnfStyle w:val="000000100000" w:firstRow="0" w:lastRow="0" w:firstColumn="0" w:lastColumn="0" w:oddVBand="0" w:evenVBand="0" w:oddHBand="1" w:evenHBand="0" w:firstRowFirstColumn="0" w:firstRowLastColumn="0" w:lastRowFirstColumn="0" w:lastRowLastColumn="0"/>
              <w:rPr>
                <w:ins w:id="7926" w:author="Dylan Van Aswegen" w:date="2024-07-15T13:04:00Z" w16du:dateUtc="2024-07-15T11:04:00Z"/>
                <w:rFonts w:ascii="Arial" w:hAnsi="Arial" w:cs="Arial"/>
                <w:sz w:val="20"/>
                <w:szCs w:val="20"/>
                <w:lang w:val="en-GB"/>
              </w:rPr>
            </w:pPr>
            <w:ins w:id="7927" w:author="Dylan Van Aswegen" w:date="2024-07-15T13:04:00Z" w16du:dateUtc="2024-07-15T11:04:00Z">
              <w:r>
                <w:rPr>
                  <w:rFonts w:ascii="Arial" w:hAnsi="Arial" w:cs="Arial"/>
                  <w:sz w:val="20"/>
                  <w:szCs w:val="20"/>
                  <w:lang w:val="en-GB"/>
                </w:rPr>
                <w:t>Th</w:t>
              </w:r>
            </w:ins>
            <w:ins w:id="7928" w:author="Dylan Van Aswegen" w:date="2024-07-15T13:06:00Z" w16du:dateUtc="2024-07-15T11:06:00Z">
              <w:r w:rsidR="00003F6D">
                <w:rPr>
                  <w:rFonts w:ascii="Arial" w:hAnsi="Arial" w:cs="Arial"/>
                  <w:sz w:val="20"/>
                  <w:szCs w:val="20"/>
                  <w:lang w:val="en-GB"/>
                </w:rPr>
                <w:t>is field will be populated with the names of the administrators for the organisation. The application admin will be able to select t</w:t>
              </w:r>
              <w:r w:rsidR="00B346C0">
                <w:rPr>
                  <w:rFonts w:ascii="Arial" w:hAnsi="Arial" w:cs="Arial"/>
                  <w:sz w:val="20"/>
                  <w:szCs w:val="20"/>
                  <w:lang w:val="en-GB"/>
                </w:rPr>
                <w:t>h</w:t>
              </w:r>
            </w:ins>
            <w:ins w:id="7929" w:author="Dylan Van Aswegen" w:date="2024-07-15T13:07:00Z" w16du:dateUtc="2024-07-15T11:07:00Z">
              <w:r w:rsidR="00B346C0">
                <w:rPr>
                  <w:rFonts w:ascii="Arial" w:hAnsi="Arial" w:cs="Arial"/>
                  <w:sz w:val="20"/>
                  <w:szCs w:val="20"/>
                  <w:lang w:val="en-GB"/>
                </w:rPr>
                <w:t xml:space="preserve">e administrators that they wish to receive the email. </w:t>
              </w:r>
            </w:ins>
          </w:p>
        </w:tc>
      </w:tr>
      <w:tr w:rsidR="00B346C0" w14:paraId="37FD1E5D" w14:textId="77777777" w:rsidTr="008D11C3">
        <w:trPr>
          <w:trHeight w:val="192"/>
          <w:ins w:id="7930" w:author="Dylan Van Aswegen" w:date="2024-07-15T13:07:00Z"/>
        </w:trPr>
        <w:tc>
          <w:tcPr>
            <w:cnfStyle w:val="001000000000" w:firstRow="0" w:lastRow="0" w:firstColumn="1" w:lastColumn="0" w:oddVBand="0" w:evenVBand="0" w:oddHBand="0" w:evenHBand="0" w:firstRowFirstColumn="0" w:firstRowLastColumn="0" w:lastRowFirstColumn="0" w:lastRowLastColumn="0"/>
            <w:tcW w:w="1112" w:type="dxa"/>
          </w:tcPr>
          <w:p w14:paraId="77F5BE78" w14:textId="77777777" w:rsidR="00B346C0" w:rsidRDefault="00B346C0">
            <w:pPr>
              <w:spacing w:line="360" w:lineRule="auto"/>
              <w:jc w:val="both"/>
              <w:rPr>
                <w:ins w:id="7931" w:author="Dylan Van Aswegen" w:date="2024-07-15T13:07:00Z" w16du:dateUtc="2024-07-15T11:07:00Z"/>
                <w:rFonts w:ascii="Arial" w:hAnsi="Arial" w:cs="Arial"/>
                <w:sz w:val="20"/>
                <w:szCs w:val="20"/>
                <w:lang w:val="en-GB"/>
              </w:rPr>
            </w:pPr>
          </w:p>
        </w:tc>
        <w:tc>
          <w:tcPr>
            <w:tcW w:w="1361" w:type="dxa"/>
          </w:tcPr>
          <w:p w14:paraId="2998E9AC" w14:textId="0E55429B" w:rsidR="00B346C0" w:rsidRDefault="00CC4BD5">
            <w:pPr>
              <w:spacing w:line="360" w:lineRule="auto"/>
              <w:jc w:val="both"/>
              <w:cnfStyle w:val="000000000000" w:firstRow="0" w:lastRow="0" w:firstColumn="0" w:lastColumn="0" w:oddVBand="0" w:evenVBand="0" w:oddHBand="0" w:evenHBand="0" w:firstRowFirstColumn="0" w:firstRowLastColumn="0" w:lastRowFirstColumn="0" w:lastRowLastColumn="0"/>
              <w:rPr>
                <w:ins w:id="7932" w:author="Dylan Van Aswegen" w:date="2024-07-15T13:07:00Z" w16du:dateUtc="2024-07-15T11:07:00Z"/>
                <w:rFonts w:ascii="Arial" w:hAnsi="Arial" w:cs="Arial"/>
                <w:sz w:val="20"/>
                <w:szCs w:val="20"/>
                <w:lang w:val="en-GB"/>
              </w:rPr>
            </w:pPr>
            <w:ins w:id="7933" w:author="Dylan Van Aswegen" w:date="2024-07-15T13:07:00Z" w16du:dateUtc="2024-07-15T11:07:00Z">
              <w:r>
                <w:rPr>
                  <w:rFonts w:ascii="Arial" w:hAnsi="Arial" w:cs="Arial"/>
                  <w:sz w:val="20"/>
                  <w:szCs w:val="20"/>
                  <w:lang w:val="en-GB"/>
                </w:rPr>
                <w:t>Template</w:t>
              </w:r>
            </w:ins>
          </w:p>
        </w:tc>
        <w:tc>
          <w:tcPr>
            <w:tcW w:w="1207" w:type="dxa"/>
          </w:tcPr>
          <w:p w14:paraId="6A492A7F" w14:textId="72D48D3A" w:rsidR="00B346C0" w:rsidRDefault="00CC4BD5">
            <w:pPr>
              <w:spacing w:line="360" w:lineRule="auto"/>
              <w:jc w:val="both"/>
              <w:cnfStyle w:val="000000000000" w:firstRow="0" w:lastRow="0" w:firstColumn="0" w:lastColumn="0" w:oddVBand="0" w:evenVBand="0" w:oddHBand="0" w:evenHBand="0" w:firstRowFirstColumn="0" w:firstRowLastColumn="0" w:lastRowFirstColumn="0" w:lastRowLastColumn="0"/>
              <w:rPr>
                <w:ins w:id="7934" w:author="Dylan Van Aswegen" w:date="2024-07-15T13:07:00Z" w16du:dateUtc="2024-07-15T11:07:00Z"/>
                <w:rFonts w:ascii="Arial" w:hAnsi="Arial" w:cs="Arial"/>
                <w:sz w:val="20"/>
                <w:szCs w:val="20"/>
                <w:lang w:val="en-GB"/>
              </w:rPr>
            </w:pPr>
            <w:ins w:id="7935" w:author="Dylan Van Aswegen" w:date="2024-07-15T13:07:00Z" w16du:dateUtc="2024-07-15T11:07:00Z">
              <w:r>
                <w:rPr>
                  <w:rFonts w:ascii="Arial" w:hAnsi="Arial" w:cs="Arial"/>
                  <w:sz w:val="20"/>
                  <w:szCs w:val="20"/>
                  <w:lang w:val="en-GB"/>
                </w:rPr>
                <w:t>Drop Down</w:t>
              </w:r>
            </w:ins>
          </w:p>
        </w:tc>
        <w:tc>
          <w:tcPr>
            <w:tcW w:w="2215" w:type="dxa"/>
          </w:tcPr>
          <w:p w14:paraId="13F04120" w14:textId="6071BB30" w:rsidR="00B346C0" w:rsidRPr="00D647DC" w:rsidRDefault="00CC4BD5">
            <w:pPr>
              <w:spacing w:line="360" w:lineRule="auto"/>
              <w:jc w:val="both"/>
              <w:cnfStyle w:val="000000000000" w:firstRow="0" w:lastRow="0" w:firstColumn="0" w:lastColumn="0" w:oddVBand="0" w:evenVBand="0" w:oddHBand="0" w:evenHBand="0" w:firstRowFirstColumn="0" w:firstRowLastColumn="0" w:lastRowFirstColumn="0" w:lastRowLastColumn="0"/>
              <w:rPr>
                <w:ins w:id="7936" w:author="Dylan Van Aswegen" w:date="2024-07-15T13:07:00Z" w16du:dateUtc="2024-07-15T11:07:00Z"/>
                <w:rFonts w:ascii="Arial" w:hAnsi="Arial" w:cs="Arial"/>
                <w:sz w:val="20"/>
                <w:szCs w:val="20"/>
                <w:lang w:val="en-GB"/>
                <w:rPrChange w:id="7937" w:author="Dylan Van Aswegen" w:date="2024-07-15T13:07:00Z" w16du:dateUtc="2024-07-15T11:07:00Z">
                  <w:rPr>
                    <w:ins w:id="7938" w:author="Dylan Van Aswegen" w:date="2024-07-15T13:07:00Z" w16du:dateUtc="2024-07-15T11:07:00Z"/>
                    <w:lang w:val="en-GB"/>
                  </w:rPr>
                </w:rPrChange>
              </w:rPr>
              <w:pPrChange w:id="7939" w:author="Dylan Van Aswegen" w:date="2024-07-15T13:07:00Z" w16du:dateUtc="2024-07-15T11:07: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7940" w:author="Dylan Van Aswegen" w:date="2024-07-15T13:07:00Z" w16du:dateUtc="2024-07-15T11:07:00Z">
              <w:r>
                <w:rPr>
                  <w:rFonts w:ascii="Arial" w:hAnsi="Arial" w:cs="Arial"/>
                  <w:sz w:val="20"/>
                  <w:szCs w:val="20"/>
                  <w:lang w:val="en-GB"/>
                </w:rPr>
                <w:t>Templates</w:t>
              </w:r>
            </w:ins>
          </w:p>
        </w:tc>
        <w:tc>
          <w:tcPr>
            <w:tcW w:w="1387" w:type="dxa"/>
          </w:tcPr>
          <w:p w14:paraId="02FF2D30" w14:textId="284D2387" w:rsidR="00B346C0" w:rsidRDefault="008B006A">
            <w:pPr>
              <w:spacing w:line="360" w:lineRule="auto"/>
              <w:jc w:val="both"/>
              <w:cnfStyle w:val="000000000000" w:firstRow="0" w:lastRow="0" w:firstColumn="0" w:lastColumn="0" w:oddVBand="0" w:evenVBand="0" w:oddHBand="0" w:evenHBand="0" w:firstRowFirstColumn="0" w:firstRowLastColumn="0" w:lastRowFirstColumn="0" w:lastRowLastColumn="0"/>
              <w:rPr>
                <w:ins w:id="7941" w:author="Dylan Van Aswegen" w:date="2024-07-15T13:07:00Z" w16du:dateUtc="2024-07-15T11:07:00Z"/>
                <w:rFonts w:ascii="Arial" w:hAnsi="Arial" w:cs="Arial"/>
                <w:sz w:val="20"/>
                <w:szCs w:val="20"/>
                <w:lang w:val="en-GB"/>
              </w:rPr>
            </w:pPr>
            <w:ins w:id="7942" w:author="Dylan Van Aswegen" w:date="2024-07-15T13:08:00Z" w16du:dateUtc="2024-07-15T11:08:00Z">
              <w:r>
                <w:rPr>
                  <w:rFonts w:ascii="Arial" w:hAnsi="Arial" w:cs="Arial"/>
                  <w:sz w:val="20"/>
                  <w:szCs w:val="20"/>
                  <w:lang w:val="en-GB"/>
                </w:rPr>
                <w:t>No</w:t>
              </w:r>
            </w:ins>
          </w:p>
        </w:tc>
        <w:tc>
          <w:tcPr>
            <w:tcW w:w="3492" w:type="dxa"/>
          </w:tcPr>
          <w:p w14:paraId="127545A2" w14:textId="75B04C87" w:rsidR="00B346C0" w:rsidRDefault="008B006A">
            <w:pPr>
              <w:spacing w:line="360" w:lineRule="auto"/>
              <w:jc w:val="both"/>
              <w:cnfStyle w:val="000000000000" w:firstRow="0" w:lastRow="0" w:firstColumn="0" w:lastColumn="0" w:oddVBand="0" w:evenVBand="0" w:oddHBand="0" w:evenHBand="0" w:firstRowFirstColumn="0" w:firstRowLastColumn="0" w:lastRowFirstColumn="0" w:lastRowLastColumn="0"/>
              <w:rPr>
                <w:ins w:id="7943" w:author="Dylan Van Aswegen" w:date="2024-07-15T13:07:00Z" w16du:dateUtc="2024-07-15T11:07:00Z"/>
                <w:rFonts w:ascii="Arial" w:hAnsi="Arial" w:cs="Arial"/>
                <w:sz w:val="20"/>
                <w:szCs w:val="20"/>
                <w:lang w:val="en-GB"/>
              </w:rPr>
            </w:pPr>
            <w:ins w:id="7944" w:author="Dylan Van Aswegen" w:date="2024-07-15T13:08:00Z" w16du:dateUtc="2024-07-15T11:08:00Z">
              <w:r>
                <w:rPr>
                  <w:rFonts w:ascii="Arial" w:hAnsi="Arial" w:cs="Arial"/>
                  <w:sz w:val="20"/>
                  <w:szCs w:val="20"/>
                  <w:lang w:val="en-GB"/>
                </w:rPr>
                <w:t>This field will be populated with the email templates that the application admin h</w:t>
              </w:r>
              <w:r w:rsidR="00E10B29">
                <w:rPr>
                  <w:rFonts w:ascii="Arial" w:hAnsi="Arial" w:cs="Arial"/>
                  <w:sz w:val="20"/>
                  <w:szCs w:val="20"/>
                  <w:lang w:val="en-GB"/>
                </w:rPr>
                <w:t>ad created previously. If one is selected, the email text should be pop</w:t>
              </w:r>
            </w:ins>
            <w:ins w:id="7945" w:author="Dylan Van Aswegen" w:date="2024-07-15T13:09:00Z" w16du:dateUtc="2024-07-15T11:09:00Z">
              <w:r w:rsidR="00E10B29">
                <w:rPr>
                  <w:rFonts w:ascii="Arial" w:hAnsi="Arial" w:cs="Arial"/>
                  <w:sz w:val="20"/>
                  <w:szCs w:val="20"/>
                  <w:lang w:val="en-GB"/>
                </w:rPr>
                <w:t xml:space="preserve">ulated with the text of the template email. </w:t>
              </w:r>
            </w:ins>
          </w:p>
        </w:tc>
      </w:tr>
      <w:tr w:rsidR="008D11C3" w14:paraId="64D535FF" w14:textId="77777777" w:rsidTr="008D11C3">
        <w:trPr>
          <w:cnfStyle w:val="000000100000" w:firstRow="0" w:lastRow="0" w:firstColumn="0" w:lastColumn="0" w:oddVBand="0" w:evenVBand="0" w:oddHBand="1" w:evenHBand="0" w:firstRowFirstColumn="0" w:firstRowLastColumn="0" w:lastRowFirstColumn="0" w:lastRowLastColumn="0"/>
          <w:trHeight w:val="192"/>
          <w:ins w:id="7946" w:author="Dylan Van Aswegen" w:date="2024-07-15T15:21:00Z"/>
        </w:trPr>
        <w:tc>
          <w:tcPr>
            <w:cnfStyle w:val="001000000000" w:firstRow="0" w:lastRow="0" w:firstColumn="1" w:lastColumn="0" w:oddVBand="0" w:evenVBand="0" w:oddHBand="0" w:evenHBand="0" w:firstRowFirstColumn="0" w:firstRowLastColumn="0" w:lastRowFirstColumn="0" w:lastRowLastColumn="0"/>
            <w:tcW w:w="1112" w:type="dxa"/>
          </w:tcPr>
          <w:p w14:paraId="75726C2F" w14:textId="77777777" w:rsidR="008D11C3" w:rsidRDefault="008D11C3" w:rsidP="008D11C3">
            <w:pPr>
              <w:spacing w:line="360" w:lineRule="auto"/>
              <w:jc w:val="both"/>
              <w:rPr>
                <w:ins w:id="7947" w:author="Dylan Van Aswegen" w:date="2024-07-15T15:21:00Z" w16du:dateUtc="2024-07-15T13:21:00Z"/>
                <w:rFonts w:ascii="Arial" w:hAnsi="Arial" w:cs="Arial"/>
                <w:sz w:val="20"/>
                <w:szCs w:val="20"/>
                <w:lang w:val="en-GB"/>
              </w:rPr>
            </w:pPr>
          </w:p>
        </w:tc>
        <w:tc>
          <w:tcPr>
            <w:tcW w:w="1361" w:type="dxa"/>
          </w:tcPr>
          <w:p w14:paraId="41AD3FDC" w14:textId="43ADA922"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7948" w:author="Dylan Van Aswegen" w:date="2024-07-15T15:21:00Z" w16du:dateUtc="2024-07-15T13:21:00Z"/>
                <w:rFonts w:ascii="Arial" w:hAnsi="Arial" w:cs="Arial"/>
                <w:sz w:val="20"/>
                <w:szCs w:val="20"/>
                <w:lang w:val="en-GB"/>
              </w:rPr>
            </w:pPr>
            <w:ins w:id="7949" w:author="Dylan Van Aswegen" w:date="2024-07-15T15:21:00Z" w16du:dateUtc="2024-07-15T13:21:00Z">
              <w:r>
                <w:rPr>
                  <w:rFonts w:ascii="Arial" w:hAnsi="Arial" w:cs="Arial"/>
                  <w:sz w:val="20"/>
                  <w:szCs w:val="20"/>
                  <w:lang w:val="en-GB"/>
                </w:rPr>
                <w:t>Subject</w:t>
              </w:r>
            </w:ins>
          </w:p>
        </w:tc>
        <w:tc>
          <w:tcPr>
            <w:tcW w:w="1207" w:type="dxa"/>
          </w:tcPr>
          <w:p w14:paraId="2E77AD45" w14:textId="1C753195"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7950" w:author="Dylan Van Aswegen" w:date="2024-07-15T15:21:00Z" w16du:dateUtc="2024-07-15T13:21:00Z"/>
                <w:rFonts w:ascii="Arial" w:hAnsi="Arial" w:cs="Arial"/>
                <w:sz w:val="20"/>
                <w:szCs w:val="20"/>
                <w:lang w:val="en-GB"/>
              </w:rPr>
            </w:pPr>
            <w:ins w:id="7951" w:author="Dylan Van Aswegen" w:date="2024-07-15T15:21:00Z" w16du:dateUtc="2024-07-15T13:21:00Z">
              <w:r>
                <w:rPr>
                  <w:rFonts w:ascii="Arial" w:hAnsi="Arial" w:cs="Arial"/>
                  <w:sz w:val="20"/>
                  <w:szCs w:val="20"/>
                  <w:lang w:val="en-GB"/>
                </w:rPr>
                <w:t>Text Field</w:t>
              </w:r>
            </w:ins>
          </w:p>
        </w:tc>
        <w:tc>
          <w:tcPr>
            <w:tcW w:w="2215" w:type="dxa"/>
          </w:tcPr>
          <w:p w14:paraId="403EFB72" w14:textId="3ADF1542"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7952" w:author="Dylan Van Aswegen" w:date="2024-07-15T15:21:00Z" w16du:dateUtc="2024-07-15T13:21:00Z"/>
                <w:rFonts w:ascii="Arial" w:hAnsi="Arial" w:cs="Arial"/>
                <w:sz w:val="20"/>
                <w:szCs w:val="20"/>
                <w:lang w:val="en-GB"/>
              </w:rPr>
            </w:pPr>
            <w:ins w:id="7953" w:author="Dylan Van Aswegen" w:date="2024-07-15T15:21:00Z" w16du:dateUtc="2024-07-15T13:21:00Z">
              <w:r>
                <w:rPr>
                  <w:rFonts w:ascii="Arial" w:hAnsi="Arial" w:cs="Arial"/>
                  <w:sz w:val="20"/>
                  <w:szCs w:val="20"/>
                  <w:lang w:val="en-GB"/>
                </w:rPr>
                <w:t>String</w:t>
              </w:r>
            </w:ins>
          </w:p>
        </w:tc>
        <w:tc>
          <w:tcPr>
            <w:tcW w:w="1387" w:type="dxa"/>
          </w:tcPr>
          <w:p w14:paraId="4B4113EA" w14:textId="56FBEF0E"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7954" w:author="Dylan Van Aswegen" w:date="2024-07-15T15:21:00Z" w16du:dateUtc="2024-07-15T13:21:00Z"/>
                <w:rFonts w:ascii="Arial" w:hAnsi="Arial" w:cs="Arial"/>
                <w:sz w:val="20"/>
                <w:szCs w:val="20"/>
                <w:lang w:val="en-GB"/>
              </w:rPr>
            </w:pPr>
            <w:ins w:id="7955" w:author="Dylan Van Aswegen" w:date="2024-07-15T15:21:00Z" w16du:dateUtc="2024-07-15T13:21:00Z">
              <w:r>
                <w:rPr>
                  <w:rFonts w:ascii="Arial" w:hAnsi="Arial" w:cs="Arial"/>
                  <w:sz w:val="20"/>
                  <w:szCs w:val="20"/>
                  <w:lang w:val="en-GB"/>
                </w:rPr>
                <w:t>Yes</w:t>
              </w:r>
            </w:ins>
          </w:p>
        </w:tc>
        <w:tc>
          <w:tcPr>
            <w:tcW w:w="3492" w:type="dxa"/>
          </w:tcPr>
          <w:p w14:paraId="1AA5C722" w14:textId="51E0A024"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7956" w:author="Dylan Van Aswegen" w:date="2024-07-15T15:21:00Z" w16du:dateUtc="2024-07-15T13:21:00Z"/>
                <w:rFonts w:ascii="Arial" w:hAnsi="Arial" w:cs="Arial"/>
                <w:sz w:val="20"/>
                <w:szCs w:val="20"/>
                <w:lang w:val="en-GB"/>
              </w:rPr>
            </w:pPr>
            <w:ins w:id="7957" w:author="Dylan Van Aswegen" w:date="2024-07-15T15:21:00Z" w16du:dateUtc="2024-07-15T13:21:00Z">
              <w:r>
                <w:rPr>
                  <w:rFonts w:ascii="Arial" w:hAnsi="Arial" w:cs="Arial"/>
                  <w:sz w:val="20"/>
                  <w:szCs w:val="20"/>
                  <w:lang w:val="en-GB"/>
                </w:rPr>
                <w:t xml:space="preserve">This field will be used by the application admin to capture a subject line for the email.  </w:t>
              </w:r>
            </w:ins>
          </w:p>
        </w:tc>
      </w:tr>
      <w:tr w:rsidR="008D11C3" w14:paraId="33B566D1" w14:textId="77777777" w:rsidTr="008D11C3">
        <w:trPr>
          <w:trHeight w:val="192"/>
          <w:ins w:id="7958" w:author="Dylan Van Aswegen" w:date="2024-07-15T13:07:00Z"/>
        </w:trPr>
        <w:tc>
          <w:tcPr>
            <w:cnfStyle w:val="001000000000" w:firstRow="0" w:lastRow="0" w:firstColumn="1" w:lastColumn="0" w:oddVBand="0" w:evenVBand="0" w:oddHBand="0" w:evenHBand="0" w:firstRowFirstColumn="0" w:firstRowLastColumn="0" w:lastRowFirstColumn="0" w:lastRowLastColumn="0"/>
            <w:tcW w:w="1112" w:type="dxa"/>
          </w:tcPr>
          <w:p w14:paraId="25D9CB72" w14:textId="77777777" w:rsidR="008D11C3" w:rsidRDefault="008D11C3" w:rsidP="008D11C3">
            <w:pPr>
              <w:spacing w:line="360" w:lineRule="auto"/>
              <w:jc w:val="both"/>
              <w:rPr>
                <w:ins w:id="7959" w:author="Dylan Van Aswegen" w:date="2024-07-15T13:07:00Z" w16du:dateUtc="2024-07-15T11:07:00Z"/>
                <w:rFonts w:ascii="Arial" w:hAnsi="Arial" w:cs="Arial"/>
                <w:sz w:val="20"/>
                <w:szCs w:val="20"/>
                <w:lang w:val="en-GB"/>
              </w:rPr>
            </w:pPr>
          </w:p>
        </w:tc>
        <w:tc>
          <w:tcPr>
            <w:tcW w:w="1361" w:type="dxa"/>
          </w:tcPr>
          <w:p w14:paraId="2F5E99B9" w14:textId="12611396"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7960" w:author="Dylan Van Aswegen" w:date="2024-07-15T13:07:00Z" w16du:dateUtc="2024-07-15T11:07:00Z"/>
                <w:rFonts w:ascii="Arial" w:hAnsi="Arial" w:cs="Arial"/>
                <w:sz w:val="20"/>
                <w:szCs w:val="20"/>
                <w:lang w:val="en-GB"/>
              </w:rPr>
            </w:pPr>
            <w:ins w:id="7961" w:author="Dylan Van Aswegen" w:date="2024-07-15T13:09:00Z" w16du:dateUtc="2024-07-15T11:09:00Z">
              <w:r>
                <w:rPr>
                  <w:rFonts w:ascii="Arial" w:hAnsi="Arial" w:cs="Arial"/>
                  <w:sz w:val="20"/>
                  <w:szCs w:val="20"/>
                  <w:lang w:val="en-GB"/>
                </w:rPr>
                <w:t>Text</w:t>
              </w:r>
            </w:ins>
          </w:p>
        </w:tc>
        <w:tc>
          <w:tcPr>
            <w:tcW w:w="1207" w:type="dxa"/>
          </w:tcPr>
          <w:p w14:paraId="5B3C28B8" w14:textId="05840F58"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7962" w:author="Dylan Van Aswegen" w:date="2024-07-15T13:07:00Z" w16du:dateUtc="2024-07-15T11:07:00Z"/>
                <w:rFonts w:ascii="Arial" w:hAnsi="Arial" w:cs="Arial"/>
                <w:sz w:val="20"/>
                <w:szCs w:val="20"/>
                <w:lang w:val="en-GB"/>
              </w:rPr>
            </w:pPr>
            <w:ins w:id="7963" w:author="Dylan Van Aswegen" w:date="2024-07-15T13:09:00Z" w16du:dateUtc="2024-07-15T11:09:00Z">
              <w:r>
                <w:rPr>
                  <w:rFonts w:ascii="Arial" w:hAnsi="Arial" w:cs="Arial"/>
                  <w:sz w:val="20"/>
                  <w:szCs w:val="20"/>
                  <w:lang w:val="en-GB"/>
                </w:rPr>
                <w:t>Text Field</w:t>
              </w:r>
            </w:ins>
          </w:p>
        </w:tc>
        <w:tc>
          <w:tcPr>
            <w:tcW w:w="2215" w:type="dxa"/>
          </w:tcPr>
          <w:p w14:paraId="2DF304DE" w14:textId="18B0F8EA" w:rsidR="008D11C3" w:rsidRPr="00D647DC" w:rsidRDefault="008D11C3">
            <w:pPr>
              <w:spacing w:line="360" w:lineRule="auto"/>
              <w:jc w:val="both"/>
              <w:cnfStyle w:val="000000000000" w:firstRow="0" w:lastRow="0" w:firstColumn="0" w:lastColumn="0" w:oddVBand="0" w:evenVBand="0" w:oddHBand="0" w:evenHBand="0" w:firstRowFirstColumn="0" w:firstRowLastColumn="0" w:lastRowFirstColumn="0" w:lastRowLastColumn="0"/>
              <w:rPr>
                <w:ins w:id="7964" w:author="Dylan Van Aswegen" w:date="2024-07-15T13:07:00Z" w16du:dateUtc="2024-07-15T11:07:00Z"/>
                <w:rFonts w:ascii="Arial" w:hAnsi="Arial" w:cs="Arial"/>
                <w:sz w:val="20"/>
                <w:szCs w:val="20"/>
                <w:lang w:val="en-GB"/>
                <w:rPrChange w:id="7965" w:author="Dylan Van Aswegen" w:date="2024-07-15T13:07:00Z" w16du:dateUtc="2024-07-15T11:07:00Z">
                  <w:rPr>
                    <w:ins w:id="7966" w:author="Dylan Van Aswegen" w:date="2024-07-15T13:07:00Z" w16du:dateUtc="2024-07-15T11:07:00Z"/>
                    <w:lang w:val="en-GB"/>
                  </w:rPr>
                </w:rPrChange>
              </w:rPr>
              <w:pPrChange w:id="7967" w:author="Dylan Van Aswegen" w:date="2024-07-15T13:07:00Z" w16du:dateUtc="2024-07-15T11:07: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7968" w:author="Dylan Van Aswegen" w:date="2024-07-15T15:21:00Z" w16du:dateUtc="2024-07-15T13:21:00Z">
              <w:r>
                <w:rPr>
                  <w:rFonts w:ascii="Arial" w:hAnsi="Arial" w:cs="Arial"/>
                  <w:sz w:val="20"/>
                  <w:szCs w:val="20"/>
                  <w:lang w:val="en-GB"/>
                </w:rPr>
                <w:t>String</w:t>
              </w:r>
            </w:ins>
          </w:p>
        </w:tc>
        <w:tc>
          <w:tcPr>
            <w:tcW w:w="1387" w:type="dxa"/>
          </w:tcPr>
          <w:p w14:paraId="5F0E934F" w14:textId="77214AD8"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7969" w:author="Dylan Van Aswegen" w:date="2024-07-15T13:07:00Z" w16du:dateUtc="2024-07-15T11:07:00Z"/>
                <w:rFonts w:ascii="Arial" w:hAnsi="Arial" w:cs="Arial"/>
                <w:sz w:val="20"/>
                <w:szCs w:val="20"/>
                <w:lang w:val="en-GB"/>
              </w:rPr>
            </w:pPr>
            <w:ins w:id="7970" w:author="Dylan Van Aswegen" w:date="2024-07-15T13:09:00Z" w16du:dateUtc="2024-07-15T11:09:00Z">
              <w:r>
                <w:rPr>
                  <w:rFonts w:ascii="Arial" w:hAnsi="Arial" w:cs="Arial"/>
                  <w:sz w:val="20"/>
                  <w:szCs w:val="20"/>
                  <w:lang w:val="en-GB"/>
                </w:rPr>
                <w:t>Yes</w:t>
              </w:r>
            </w:ins>
          </w:p>
        </w:tc>
        <w:tc>
          <w:tcPr>
            <w:tcW w:w="3492" w:type="dxa"/>
          </w:tcPr>
          <w:p w14:paraId="4D3635A9" w14:textId="73BF7581"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7971" w:author="Dylan Van Aswegen" w:date="2024-07-15T13:07:00Z" w16du:dateUtc="2024-07-15T11:07:00Z"/>
                <w:rFonts w:ascii="Arial" w:hAnsi="Arial" w:cs="Arial"/>
                <w:sz w:val="20"/>
                <w:szCs w:val="20"/>
                <w:lang w:val="en-GB"/>
              </w:rPr>
            </w:pPr>
            <w:ins w:id="7972" w:author="Dylan Van Aswegen" w:date="2024-07-15T13:10:00Z" w16du:dateUtc="2024-07-15T11:10:00Z">
              <w:r>
                <w:rPr>
                  <w:rFonts w:ascii="Arial" w:hAnsi="Arial" w:cs="Arial"/>
                  <w:sz w:val="20"/>
                  <w:szCs w:val="20"/>
                  <w:lang w:val="en-GB"/>
                </w:rPr>
                <w:t xml:space="preserve">This field will be used by the application admin to </w:t>
              </w:r>
            </w:ins>
            <w:ins w:id="7973" w:author="Dylan Van Aswegen" w:date="2024-07-15T13:11:00Z" w16du:dateUtc="2024-07-15T11:11:00Z">
              <w:r>
                <w:rPr>
                  <w:rFonts w:ascii="Arial" w:hAnsi="Arial" w:cs="Arial"/>
                  <w:sz w:val="20"/>
                  <w:szCs w:val="20"/>
                  <w:lang w:val="en-GB"/>
                </w:rPr>
                <w:t>edit the email that they want to send.</w:t>
              </w:r>
            </w:ins>
            <w:ins w:id="7974" w:author="Dylan Van Aswegen" w:date="2024-07-15T13:12:00Z" w16du:dateUtc="2024-07-15T11:12:00Z">
              <w:r>
                <w:rPr>
                  <w:rFonts w:ascii="Arial" w:hAnsi="Arial" w:cs="Arial"/>
                  <w:sz w:val="20"/>
                  <w:szCs w:val="20"/>
                  <w:lang w:val="en-GB"/>
                </w:rPr>
                <w:t xml:space="preserve"> The application admin will be allowed to use tags. </w:t>
              </w:r>
            </w:ins>
          </w:p>
        </w:tc>
      </w:tr>
      <w:tr w:rsidR="008D11C3" w14:paraId="5E2FC350" w14:textId="77777777" w:rsidTr="008D11C3">
        <w:trPr>
          <w:cnfStyle w:val="000000100000" w:firstRow="0" w:lastRow="0" w:firstColumn="0" w:lastColumn="0" w:oddVBand="0" w:evenVBand="0" w:oddHBand="1" w:evenHBand="0" w:firstRowFirstColumn="0" w:firstRowLastColumn="0" w:lastRowFirstColumn="0" w:lastRowLastColumn="0"/>
          <w:trHeight w:val="192"/>
          <w:ins w:id="7975" w:author="Dylan Van Aswegen" w:date="2024-07-15T13:12:00Z"/>
        </w:trPr>
        <w:tc>
          <w:tcPr>
            <w:cnfStyle w:val="001000000000" w:firstRow="0" w:lastRow="0" w:firstColumn="1" w:lastColumn="0" w:oddVBand="0" w:evenVBand="0" w:oddHBand="0" w:evenHBand="0" w:firstRowFirstColumn="0" w:firstRowLastColumn="0" w:lastRowFirstColumn="0" w:lastRowLastColumn="0"/>
            <w:tcW w:w="1112" w:type="dxa"/>
          </w:tcPr>
          <w:p w14:paraId="6D2C0FF3" w14:textId="77777777" w:rsidR="008D11C3" w:rsidRDefault="008D11C3" w:rsidP="008D11C3">
            <w:pPr>
              <w:spacing w:line="360" w:lineRule="auto"/>
              <w:jc w:val="both"/>
              <w:rPr>
                <w:ins w:id="7976" w:author="Dylan Van Aswegen" w:date="2024-07-15T13:12:00Z" w16du:dateUtc="2024-07-15T11:12:00Z"/>
                <w:rFonts w:ascii="Arial" w:hAnsi="Arial" w:cs="Arial"/>
                <w:sz w:val="20"/>
                <w:szCs w:val="20"/>
                <w:lang w:val="en-GB"/>
              </w:rPr>
            </w:pPr>
          </w:p>
        </w:tc>
        <w:tc>
          <w:tcPr>
            <w:tcW w:w="1361" w:type="dxa"/>
          </w:tcPr>
          <w:p w14:paraId="4E6CC700" w14:textId="4DA4B164"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7977" w:author="Dylan Van Aswegen" w:date="2024-07-15T13:12:00Z" w16du:dateUtc="2024-07-15T11:12:00Z"/>
                <w:rFonts w:ascii="Arial" w:hAnsi="Arial" w:cs="Arial"/>
                <w:sz w:val="20"/>
                <w:szCs w:val="20"/>
                <w:lang w:val="en-GB"/>
              </w:rPr>
            </w:pPr>
            <w:ins w:id="7978" w:author="Dylan Van Aswegen" w:date="2024-07-15T13:12:00Z" w16du:dateUtc="2024-07-15T11:12:00Z">
              <w:r>
                <w:rPr>
                  <w:rFonts w:ascii="Arial" w:hAnsi="Arial" w:cs="Arial"/>
                  <w:sz w:val="20"/>
                  <w:szCs w:val="20"/>
                  <w:lang w:val="en-GB"/>
                </w:rPr>
                <w:t>Preview</w:t>
              </w:r>
            </w:ins>
          </w:p>
        </w:tc>
        <w:tc>
          <w:tcPr>
            <w:tcW w:w="1207" w:type="dxa"/>
          </w:tcPr>
          <w:p w14:paraId="3E1B303B" w14:textId="6DC7706D"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7979" w:author="Dylan Van Aswegen" w:date="2024-07-15T13:12:00Z" w16du:dateUtc="2024-07-15T11:12:00Z"/>
                <w:rFonts w:ascii="Arial" w:hAnsi="Arial" w:cs="Arial"/>
                <w:sz w:val="20"/>
                <w:szCs w:val="20"/>
                <w:lang w:val="en-GB"/>
              </w:rPr>
            </w:pPr>
            <w:ins w:id="7980" w:author="Dylan Van Aswegen" w:date="2024-07-15T13:12:00Z" w16du:dateUtc="2024-07-15T11:12:00Z">
              <w:r>
                <w:rPr>
                  <w:rFonts w:ascii="Arial" w:hAnsi="Arial" w:cs="Arial"/>
                  <w:sz w:val="20"/>
                  <w:szCs w:val="20"/>
                  <w:lang w:val="en-GB"/>
                </w:rPr>
                <w:t>Button</w:t>
              </w:r>
            </w:ins>
          </w:p>
        </w:tc>
        <w:tc>
          <w:tcPr>
            <w:tcW w:w="2215" w:type="dxa"/>
          </w:tcPr>
          <w:p w14:paraId="34160A1F" w14:textId="77777777" w:rsidR="008D11C3" w:rsidRPr="00C06688"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7981" w:author="Dylan Van Aswegen" w:date="2024-07-15T13:12:00Z" w16du:dateUtc="2024-07-15T11:12:00Z"/>
                <w:rFonts w:ascii="Arial" w:hAnsi="Arial" w:cs="Arial"/>
                <w:sz w:val="20"/>
                <w:szCs w:val="20"/>
                <w:lang w:val="en-GB"/>
              </w:rPr>
            </w:pPr>
          </w:p>
        </w:tc>
        <w:tc>
          <w:tcPr>
            <w:tcW w:w="1387" w:type="dxa"/>
          </w:tcPr>
          <w:p w14:paraId="4C8F1410" w14:textId="77777777"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7982" w:author="Dylan Van Aswegen" w:date="2024-07-15T13:12:00Z" w16du:dateUtc="2024-07-15T11:12:00Z"/>
                <w:rFonts w:ascii="Arial" w:hAnsi="Arial" w:cs="Arial"/>
                <w:sz w:val="20"/>
                <w:szCs w:val="20"/>
                <w:lang w:val="en-GB"/>
              </w:rPr>
            </w:pPr>
          </w:p>
        </w:tc>
        <w:tc>
          <w:tcPr>
            <w:tcW w:w="3492" w:type="dxa"/>
          </w:tcPr>
          <w:p w14:paraId="28018A9F" w14:textId="5FD10949"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7983" w:author="Dylan Van Aswegen" w:date="2024-07-15T13:12:00Z" w16du:dateUtc="2024-07-15T11:12:00Z"/>
                <w:rFonts w:ascii="Arial" w:hAnsi="Arial" w:cs="Arial"/>
                <w:sz w:val="20"/>
                <w:szCs w:val="20"/>
                <w:lang w:val="en-GB"/>
              </w:rPr>
            </w:pPr>
            <w:ins w:id="7984" w:author="Dylan Van Aswegen" w:date="2024-07-15T13:13:00Z" w16du:dateUtc="2024-07-15T11:13:00Z">
              <w:r>
                <w:rPr>
                  <w:rFonts w:ascii="Arial" w:hAnsi="Arial" w:cs="Arial"/>
                  <w:sz w:val="20"/>
                  <w:szCs w:val="20"/>
                  <w:lang w:val="en-GB"/>
                </w:rPr>
                <w:t>The application admin will use this button to view a preview of the email. Once clicked, the user will be presented w</w:t>
              </w:r>
            </w:ins>
            <w:ins w:id="7985" w:author="Dylan Van Aswegen" w:date="2024-07-15T13:14:00Z" w16du:dateUtc="2024-07-15T11:14:00Z">
              <w:r>
                <w:rPr>
                  <w:rFonts w:ascii="Arial" w:hAnsi="Arial" w:cs="Arial"/>
                  <w:sz w:val="20"/>
                  <w:szCs w:val="20"/>
                  <w:lang w:val="en-GB"/>
                </w:rPr>
                <w:t xml:space="preserve">ith a window where they can see the email. </w:t>
              </w:r>
            </w:ins>
          </w:p>
        </w:tc>
      </w:tr>
      <w:tr w:rsidR="008D11C3" w14:paraId="4EA1E113" w14:textId="77777777" w:rsidTr="008D11C3">
        <w:trPr>
          <w:trHeight w:val="192"/>
          <w:ins w:id="7986" w:author="Dylan Van Aswegen" w:date="2024-07-15T13:12:00Z"/>
        </w:trPr>
        <w:tc>
          <w:tcPr>
            <w:cnfStyle w:val="001000000000" w:firstRow="0" w:lastRow="0" w:firstColumn="1" w:lastColumn="0" w:oddVBand="0" w:evenVBand="0" w:oddHBand="0" w:evenHBand="0" w:firstRowFirstColumn="0" w:firstRowLastColumn="0" w:lastRowFirstColumn="0" w:lastRowLastColumn="0"/>
            <w:tcW w:w="1112" w:type="dxa"/>
          </w:tcPr>
          <w:p w14:paraId="7C18733A" w14:textId="77777777" w:rsidR="008D11C3" w:rsidRDefault="008D11C3" w:rsidP="008D11C3">
            <w:pPr>
              <w:spacing w:line="360" w:lineRule="auto"/>
              <w:jc w:val="both"/>
              <w:rPr>
                <w:ins w:id="7987" w:author="Dylan Van Aswegen" w:date="2024-07-15T13:12:00Z" w16du:dateUtc="2024-07-15T11:12:00Z"/>
                <w:rFonts w:ascii="Arial" w:hAnsi="Arial" w:cs="Arial"/>
                <w:sz w:val="20"/>
                <w:szCs w:val="20"/>
                <w:lang w:val="en-GB"/>
              </w:rPr>
            </w:pPr>
          </w:p>
        </w:tc>
        <w:tc>
          <w:tcPr>
            <w:tcW w:w="1361" w:type="dxa"/>
          </w:tcPr>
          <w:p w14:paraId="510974FA" w14:textId="68E03C5F"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7988" w:author="Dylan Van Aswegen" w:date="2024-07-15T13:12:00Z" w16du:dateUtc="2024-07-15T11:12:00Z"/>
                <w:rFonts w:ascii="Arial" w:hAnsi="Arial" w:cs="Arial"/>
                <w:sz w:val="20"/>
                <w:szCs w:val="20"/>
                <w:lang w:val="en-GB"/>
              </w:rPr>
            </w:pPr>
            <w:ins w:id="7989" w:author="Dylan Van Aswegen" w:date="2024-07-15T13:12:00Z" w16du:dateUtc="2024-07-15T11:12:00Z">
              <w:r>
                <w:rPr>
                  <w:rFonts w:ascii="Arial" w:hAnsi="Arial" w:cs="Arial"/>
                  <w:sz w:val="20"/>
                  <w:szCs w:val="20"/>
                  <w:lang w:val="en-GB"/>
                </w:rPr>
                <w:t>Cancel</w:t>
              </w:r>
            </w:ins>
          </w:p>
        </w:tc>
        <w:tc>
          <w:tcPr>
            <w:tcW w:w="1207" w:type="dxa"/>
          </w:tcPr>
          <w:p w14:paraId="72D96CDD" w14:textId="1B6AC047"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7990" w:author="Dylan Van Aswegen" w:date="2024-07-15T13:12:00Z" w16du:dateUtc="2024-07-15T11:12:00Z"/>
                <w:rFonts w:ascii="Arial" w:hAnsi="Arial" w:cs="Arial"/>
                <w:sz w:val="20"/>
                <w:szCs w:val="20"/>
                <w:lang w:val="en-GB"/>
              </w:rPr>
            </w:pPr>
            <w:ins w:id="7991" w:author="Dylan Van Aswegen" w:date="2024-07-15T13:12:00Z" w16du:dateUtc="2024-07-15T11:12:00Z">
              <w:r>
                <w:rPr>
                  <w:rFonts w:ascii="Arial" w:hAnsi="Arial" w:cs="Arial"/>
                  <w:sz w:val="20"/>
                  <w:szCs w:val="20"/>
                  <w:lang w:val="en-GB"/>
                </w:rPr>
                <w:t>Button</w:t>
              </w:r>
            </w:ins>
          </w:p>
        </w:tc>
        <w:tc>
          <w:tcPr>
            <w:tcW w:w="2215" w:type="dxa"/>
          </w:tcPr>
          <w:p w14:paraId="1A325685" w14:textId="77777777" w:rsidR="008D11C3" w:rsidRPr="00C06688"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7992" w:author="Dylan Van Aswegen" w:date="2024-07-15T13:12:00Z" w16du:dateUtc="2024-07-15T11:12:00Z"/>
                <w:rFonts w:ascii="Arial" w:hAnsi="Arial" w:cs="Arial"/>
                <w:sz w:val="20"/>
                <w:szCs w:val="20"/>
                <w:lang w:val="en-GB"/>
              </w:rPr>
            </w:pPr>
          </w:p>
        </w:tc>
        <w:tc>
          <w:tcPr>
            <w:tcW w:w="1387" w:type="dxa"/>
          </w:tcPr>
          <w:p w14:paraId="182DE617" w14:textId="77777777"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7993" w:author="Dylan Van Aswegen" w:date="2024-07-15T13:12:00Z" w16du:dateUtc="2024-07-15T11:12:00Z"/>
                <w:rFonts w:ascii="Arial" w:hAnsi="Arial" w:cs="Arial"/>
                <w:sz w:val="20"/>
                <w:szCs w:val="20"/>
                <w:lang w:val="en-GB"/>
              </w:rPr>
            </w:pPr>
          </w:p>
        </w:tc>
        <w:tc>
          <w:tcPr>
            <w:tcW w:w="3492" w:type="dxa"/>
          </w:tcPr>
          <w:p w14:paraId="33E0B58E" w14:textId="7EB88C3C"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7994" w:author="Dylan Van Aswegen" w:date="2024-07-15T13:12:00Z" w16du:dateUtc="2024-07-15T11:12:00Z"/>
                <w:rFonts w:ascii="Arial" w:hAnsi="Arial" w:cs="Arial"/>
                <w:sz w:val="20"/>
                <w:szCs w:val="20"/>
                <w:lang w:val="en-GB"/>
              </w:rPr>
            </w:pPr>
            <w:ins w:id="7995" w:author="Dylan Van Aswegen" w:date="2024-07-15T13:14:00Z" w16du:dateUtc="2024-07-15T11:14:00Z">
              <w:r>
                <w:rPr>
                  <w:rFonts w:ascii="Arial" w:hAnsi="Arial" w:cs="Arial"/>
                  <w:sz w:val="20"/>
                  <w:szCs w:val="20"/>
                  <w:lang w:val="en-GB"/>
                </w:rPr>
                <w:t xml:space="preserve">The application admin will use this button to cancel. Once clicked, the email should be </w:t>
              </w:r>
            </w:ins>
            <w:ins w:id="7996" w:author="Dylan Van Aswegen" w:date="2024-07-15T13:15:00Z" w16du:dateUtc="2024-07-15T11:15:00Z">
              <w:r>
                <w:rPr>
                  <w:rFonts w:ascii="Arial" w:hAnsi="Arial" w:cs="Arial"/>
                  <w:sz w:val="20"/>
                  <w:szCs w:val="20"/>
                  <w:lang w:val="en-GB"/>
                </w:rPr>
                <w:t>discarded,</w:t>
              </w:r>
            </w:ins>
            <w:ins w:id="7997" w:author="Dylan Van Aswegen" w:date="2024-07-15T13:14:00Z" w16du:dateUtc="2024-07-15T11:14:00Z">
              <w:r>
                <w:rPr>
                  <w:rFonts w:ascii="Arial" w:hAnsi="Arial" w:cs="Arial"/>
                  <w:sz w:val="20"/>
                  <w:szCs w:val="20"/>
                  <w:lang w:val="en-GB"/>
                </w:rPr>
                <w:t xml:space="preserve"> and </w:t>
              </w:r>
            </w:ins>
            <w:ins w:id="7998" w:author="Dylan Van Aswegen" w:date="2024-07-15T13:15:00Z" w16du:dateUtc="2024-07-15T11:15:00Z">
              <w:r>
                <w:rPr>
                  <w:rFonts w:ascii="Arial" w:hAnsi="Arial" w:cs="Arial"/>
                  <w:sz w:val="20"/>
                  <w:szCs w:val="20"/>
                  <w:lang w:val="en-GB"/>
                </w:rPr>
                <w:t xml:space="preserve">the application admin user should be navigated back to the organisation page. </w:t>
              </w:r>
            </w:ins>
          </w:p>
        </w:tc>
      </w:tr>
      <w:tr w:rsidR="008D11C3" w14:paraId="393EAC63" w14:textId="77777777" w:rsidTr="008D11C3">
        <w:trPr>
          <w:cnfStyle w:val="000000100000" w:firstRow="0" w:lastRow="0" w:firstColumn="0" w:lastColumn="0" w:oddVBand="0" w:evenVBand="0" w:oddHBand="1" w:evenHBand="0" w:firstRowFirstColumn="0" w:firstRowLastColumn="0" w:lastRowFirstColumn="0" w:lastRowLastColumn="0"/>
          <w:trHeight w:val="192"/>
          <w:ins w:id="7999" w:author="Dylan Van Aswegen" w:date="2024-07-15T13:14:00Z"/>
        </w:trPr>
        <w:tc>
          <w:tcPr>
            <w:cnfStyle w:val="001000000000" w:firstRow="0" w:lastRow="0" w:firstColumn="1" w:lastColumn="0" w:oddVBand="0" w:evenVBand="0" w:oddHBand="0" w:evenHBand="0" w:firstRowFirstColumn="0" w:firstRowLastColumn="0" w:lastRowFirstColumn="0" w:lastRowLastColumn="0"/>
            <w:tcW w:w="1112" w:type="dxa"/>
          </w:tcPr>
          <w:p w14:paraId="3581B3F6" w14:textId="77777777" w:rsidR="008D11C3" w:rsidRDefault="008D11C3" w:rsidP="008D11C3">
            <w:pPr>
              <w:spacing w:line="360" w:lineRule="auto"/>
              <w:jc w:val="both"/>
              <w:rPr>
                <w:ins w:id="8000" w:author="Dylan Van Aswegen" w:date="2024-07-15T13:14:00Z" w16du:dateUtc="2024-07-15T11:14:00Z"/>
                <w:rFonts w:ascii="Arial" w:hAnsi="Arial" w:cs="Arial"/>
                <w:sz w:val="20"/>
                <w:szCs w:val="20"/>
                <w:lang w:val="en-GB"/>
              </w:rPr>
            </w:pPr>
          </w:p>
        </w:tc>
        <w:tc>
          <w:tcPr>
            <w:tcW w:w="1361" w:type="dxa"/>
          </w:tcPr>
          <w:p w14:paraId="4BE1BF8E" w14:textId="52C960D8"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8001" w:author="Dylan Van Aswegen" w:date="2024-07-15T13:14:00Z" w16du:dateUtc="2024-07-15T11:14:00Z"/>
                <w:rFonts w:ascii="Arial" w:hAnsi="Arial" w:cs="Arial"/>
                <w:sz w:val="20"/>
                <w:szCs w:val="20"/>
                <w:lang w:val="en-GB"/>
              </w:rPr>
            </w:pPr>
            <w:ins w:id="8002" w:author="Dylan Van Aswegen" w:date="2024-07-15T13:14:00Z" w16du:dateUtc="2024-07-15T11:14:00Z">
              <w:r>
                <w:rPr>
                  <w:rFonts w:ascii="Arial" w:hAnsi="Arial" w:cs="Arial"/>
                  <w:sz w:val="20"/>
                  <w:szCs w:val="20"/>
                  <w:lang w:val="en-GB"/>
                </w:rPr>
                <w:t>Save as template</w:t>
              </w:r>
            </w:ins>
          </w:p>
        </w:tc>
        <w:tc>
          <w:tcPr>
            <w:tcW w:w="1207" w:type="dxa"/>
          </w:tcPr>
          <w:p w14:paraId="2E7E8699" w14:textId="32591436"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8003" w:author="Dylan Van Aswegen" w:date="2024-07-15T13:14:00Z" w16du:dateUtc="2024-07-15T11:14:00Z"/>
                <w:rFonts w:ascii="Arial" w:hAnsi="Arial" w:cs="Arial"/>
                <w:sz w:val="20"/>
                <w:szCs w:val="20"/>
                <w:lang w:val="en-GB"/>
              </w:rPr>
            </w:pPr>
            <w:ins w:id="8004" w:author="Dylan Van Aswegen" w:date="2024-07-15T13:14:00Z" w16du:dateUtc="2024-07-15T11:14:00Z">
              <w:r>
                <w:rPr>
                  <w:rFonts w:ascii="Arial" w:hAnsi="Arial" w:cs="Arial"/>
                  <w:sz w:val="20"/>
                  <w:szCs w:val="20"/>
                  <w:lang w:val="en-GB"/>
                </w:rPr>
                <w:t>Button</w:t>
              </w:r>
            </w:ins>
          </w:p>
        </w:tc>
        <w:tc>
          <w:tcPr>
            <w:tcW w:w="2215" w:type="dxa"/>
          </w:tcPr>
          <w:p w14:paraId="46FE7785" w14:textId="77777777" w:rsidR="008D11C3" w:rsidRPr="00C06688"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8005" w:author="Dylan Van Aswegen" w:date="2024-07-15T13:14:00Z" w16du:dateUtc="2024-07-15T11:14:00Z"/>
                <w:rFonts w:ascii="Arial" w:hAnsi="Arial" w:cs="Arial"/>
                <w:sz w:val="20"/>
                <w:szCs w:val="20"/>
                <w:lang w:val="en-GB"/>
              </w:rPr>
            </w:pPr>
          </w:p>
        </w:tc>
        <w:tc>
          <w:tcPr>
            <w:tcW w:w="1387" w:type="dxa"/>
          </w:tcPr>
          <w:p w14:paraId="2B3BFE49" w14:textId="77777777"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8006" w:author="Dylan Van Aswegen" w:date="2024-07-15T13:14:00Z" w16du:dateUtc="2024-07-15T11:14:00Z"/>
                <w:rFonts w:ascii="Arial" w:hAnsi="Arial" w:cs="Arial"/>
                <w:sz w:val="20"/>
                <w:szCs w:val="20"/>
                <w:lang w:val="en-GB"/>
              </w:rPr>
            </w:pPr>
          </w:p>
        </w:tc>
        <w:tc>
          <w:tcPr>
            <w:tcW w:w="3492" w:type="dxa"/>
          </w:tcPr>
          <w:p w14:paraId="37970F9C" w14:textId="14308B1B" w:rsidR="008D11C3" w:rsidRDefault="008D11C3" w:rsidP="008D11C3">
            <w:pPr>
              <w:spacing w:line="360" w:lineRule="auto"/>
              <w:jc w:val="both"/>
              <w:cnfStyle w:val="000000100000" w:firstRow="0" w:lastRow="0" w:firstColumn="0" w:lastColumn="0" w:oddVBand="0" w:evenVBand="0" w:oddHBand="1" w:evenHBand="0" w:firstRowFirstColumn="0" w:firstRowLastColumn="0" w:lastRowFirstColumn="0" w:lastRowLastColumn="0"/>
              <w:rPr>
                <w:ins w:id="8007" w:author="Dylan Van Aswegen" w:date="2024-07-15T13:14:00Z" w16du:dateUtc="2024-07-15T11:14:00Z"/>
                <w:rFonts w:ascii="Arial" w:hAnsi="Arial" w:cs="Arial"/>
                <w:sz w:val="20"/>
                <w:szCs w:val="20"/>
                <w:lang w:val="en-GB"/>
              </w:rPr>
            </w:pPr>
            <w:ins w:id="8008" w:author="Dylan Van Aswegen" w:date="2024-07-15T13:15:00Z" w16du:dateUtc="2024-07-15T11:15:00Z">
              <w:r>
                <w:rPr>
                  <w:rFonts w:ascii="Arial" w:hAnsi="Arial" w:cs="Arial"/>
                  <w:sz w:val="20"/>
                  <w:szCs w:val="20"/>
                  <w:lang w:val="en-GB"/>
                </w:rPr>
                <w:t>The application admin will use this button to save the email as a templ</w:t>
              </w:r>
            </w:ins>
            <w:ins w:id="8009" w:author="Dylan Van Aswegen" w:date="2024-07-15T13:16:00Z" w16du:dateUtc="2024-07-15T11:16:00Z">
              <w:r>
                <w:rPr>
                  <w:rFonts w:ascii="Arial" w:hAnsi="Arial" w:cs="Arial"/>
                  <w:sz w:val="20"/>
                  <w:szCs w:val="20"/>
                  <w:lang w:val="en-GB"/>
                </w:rPr>
                <w:t xml:space="preserve">ate. Once selected, the application admin will be presented with a window to enter the template name and save the template. </w:t>
              </w:r>
            </w:ins>
          </w:p>
        </w:tc>
      </w:tr>
      <w:tr w:rsidR="008D11C3" w14:paraId="71ED4651" w14:textId="77777777" w:rsidTr="008D11C3">
        <w:trPr>
          <w:trHeight w:val="192"/>
          <w:ins w:id="8010" w:author="Dylan Van Aswegen" w:date="2024-07-15T13:12:00Z"/>
        </w:trPr>
        <w:tc>
          <w:tcPr>
            <w:cnfStyle w:val="001000000000" w:firstRow="0" w:lastRow="0" w:firstColumn="1" w:lastColumn="0" w:oddVBand="0" w:evenVBand="0" w:oddHBand="0" w:evenHBand="0" w:firstRowFirstColumn="0" w:firstRowLastColumn="0" w:lastRowFirstColumn="0" w:lastRowLastColumn="0"/>
            <w:tcW w:w="1112" w:type="dxa"/>
          </w:tcPr>
          <w:p w14:paraId="616326BA" w14:textId="77777777" w:rsidR="008D11C3" w:rsidRDefault="008D11C3" w:rsidP="008D11C3">
            <w:pPr>
              <w:spacing w:line="360" w:lineRule="auto"/>
              <w:jc w:val="both"/>
              <w:rPr>
                <w:ins w:id="8011" w:author="Dylan Van Aswegen" w:date="2024-07-15T13:12:00Z" w16du:dateUtc="2024-07-15T11:12:00Z"/>
                <w:rFonts w:ascii="Arial" w:hAnsi="Arial" w:cs="Arial"/>
                <w:sz w:val="20"/>
                <w:szCs w:val="20"/>
                <w:lang w:val="en-GB"/>
              </w:rPr>
            </w:pPr>
          </w:p>
        </w:tc>
        <w:tc>
          <w:tcPr>
            <w:tcW w:w="1361" w:type="dxa"/>
          </w:tcPr>
          <w:p w14:paraId="33D1A5C2" w14:textId="11EA01BE"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8012" w:author="Dylan Van Aswegen" w:date="2024-07-15T13:12:00Z" w16du:dateUtc="2024-07-15T11:12:00Z"/>
                <w:rFonts w:ascii="Arial" w:hAnsi="Arial" w:cs="Arial"/>
                <w:sz w:val="20"/>
                <w:szCs w:val="20"/>
                <w:lang w:val="en-GB"/>
              </w:rPr>
            </w:pPr>
            <w:ins w:id="8013" w:author="Dylan Van Aswegen" w:date="2024-07-15T13:12:00Z" w16du:dateUtc="2024-07-15T11:12:00Z">
              <w:r>
                <w:rPr>
                  <w:rFonts w:ascii="Arial" w:hAnsi="Arial" w:cs="Arial"/>
                  <w:sz w:val="20"/>
                  <w:szCs w:val="20"/>
                  <w:lang w:val="en-GB"/>
                </w:rPr>
                <w:t>Send</w:t>
              </w:r>
            </w:ins>
          </w:p>
        </w:tc>
        <w:tc>
          <w:tcPr>
            <w:tcW w:w="1207" w:type="dxa"/>
          </w:tcPr>
          <w:p w14:paraId="0CD0C471" w14:textId="7615CA5D"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8014" w:author="Dylan Van Aswegen" w:date="2024-07-15T13:12:00Z" w16du:dateUtc="2024-07-15T11:12:00Z"/>
                <w:rFonts w:ascii="Arial" w:hAnsi="Arial" w:cs="Arial"/>
                <w:sz w:val="20"/>
                <w:szCs w:val="20"/>
                <w:lang w:val="en-GB"/>
              </w:rPr>
            </w:pPr>
            <w:ins w:id="8015" w:author="Dylan Van Aswegen" w:date="2024-07-15T13:12:00Z" w16du:dateUtc="2024-07-15T11:12:00Z">
              <w:r>
                <w:rPr>
                  <w:rFonts w:ascii="Arial" w:hAnsi="Arial" w:cs="Arial"/>
                  <w:sz w:val="20"/>
                  <w:szCs w:val="20"/>
                  <w:lang w:val="en-GB"/>
                </w:rPr>
                <w:t>Button</w:t>
              </w:r>
            </w:ins>
          </w:p>
        </w:tc>
        <w:tc>
          <w:tcPr>
            <w:tcW w:w="2215" w:type="dxa"/>
          </w:tcPr>
          <w:p w14:paraId="400CE909" w14:textId="77777777" w:rsidR="008D11C3" w:rsidRPr="00C06688"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8016" w:author="Dylan Van Aswegen" w:date="2024-07-15T13:12:00Z" w16du:dateUtc="2024-07-15T11:12:00Z"/>
                <w:rFonts w:ascii="Arial" w:hAnsi="Arial" w:cs="Arial"/>
                <w:sz w:val="20"/>
                <w:szCs w:val="20"/>
                <w:lang w:val="en-GB"/>
              </w:rPr>
            </w:pPr>
          </w:p>
        </w:tc>
        <w:tc>
          <w:tcPr>
            <w:tcW w:w="1387" w:type="dxa"/>
          </w:tcPr>
          <w:p w14:paraId="4A54CAC5" w14:textId="77777777"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8017" w:author="Dylan Van Aswegen" w:date="2024-07-15T13:12:00Z" w16du:dateUtc="2024-07-15T11:12:00Z"/>
                <w:rFonts w:ascii="Arial" w:hAnsi="Arial" w:cs="Arial"/>
                <w:sz w:val="20"/>
                <w:szCs w:val="20"/>
                <w:lang w:val="en-GB"/>
              </w:rPr>
            </w:pPr>
          </w:p>
        </w:tc>
        <w:tc>
          <w:tcPr>
            <w:tcW w:w="3492" w:type="dxa"/>
          </w:tcPr>
          <w:p w14:paraId="31F3D2DD" w14:textId="5086E1D3" w:rsidR="008D11C3" w:rsidRDefault="008D11C3" w:rsidP="008D11C3">
            <w:pPr>
              <w:spacing w:line="360" w:lineRule="auto"/>
              <w:jc w:val="both"/>
              <w:cnfStyle w:val="000000000000" w:firstRow="0" w:lastRow="0" w:firstColumn="0" w:lastColumn="0" w:oddVBand="0" w:evenVBand="0" w:oddHBand="0" w:evenHBand="0" w:firstRowFirstColumn="0" w:firstRowLastColumn="0" w:lastRowFirstColumn="0" w:lastRowLastColumn="0"/>
              <w:rPr>
                <w:ins w:id="8018" w:author="Dylan Van Aswegen" w:date="2024-07-15T13:12:00Z" w16du:dateUtc="2024-07-15T11:12:00Z"/>
                <w:rFonts w:ascii="Arial" w:hAnsi="Arial" w:cs="Arial"/>
                <w:sz w:val="20"/>
                <w:szCs w:val="20"/>
                <w:lang w:val="en-GB"/>
              </w:rPr>
            </w:pPr>
            <w:ins w:id="8019" w:author="Dylan Van Aswegen" w:date="2024-07-15T13:16:00Z" w16du:dateUtc="2024-07-15T11:16:00Z">
              <w:r>
                <w:rPr>
                  <w:rFonts w:ascii="Arial" w:hAnsi="Arial" w:cs="Arial"/>
                  <w:sz w:val="20"/>
                  <w:szCs w:val="20"/>
                  <w:lang w:val="en-GB"/>
                </w:rPr>
                <w:t>The application admin will use this button to send the email. Once clicked, the application should v</w:t>
              </w:r>
            </w:ins>
            <w:ins w:id="8020" w:author="Dylan Van Aswegen" w:date="2024-07-15T13:17:00Z" w16du:dateUtc="2024-07-15T11:17:00Z">
              <w:r>
                <w:rPr>
                  <w:rFonts w:ascii="Arial" w:hAnsi="Arial" w:cs="Arial"/>
                  <w:sz w:val="20"/>
                  <w:szCs w:val="20"/>
                  <w:lang w:val="en-GB"/>
                </w:rPr>
                <w:t>alidate</w:t>
              </w:r>
            </w:ins>
            <w:ins w:id="8021" w:author="Dylan Van Aswegen" w:date="2024-07-15T13:16:00Z" w16du:dateUtc="2024-07-15T11:16:00Z">
              <w:r>
                <w:rPr>
                  <w:rFonts w:ascii="Arial" w:hAnsi="Arial" w:cs="Arial"/>
                  <w:sz w:val="20"/>
                  <w:szCs w:val="20"/>
                  <w:lang w:val="en-GB"/>
                </w:rPr>
                <w:t xml:space="preserve"> that recipients were selected and </w:t>
              </w:r>
            </w:ins>
            <w:ins w:id="8022" w:author="Dylan Van Aswegen" w:date="2024-07-15T13:17:00Z" w16du:dateUtc="2024-07-15T11:17:00Z">
              <w:r>
                <w:rPr>
                  <w:rFonts w:ascii="Arial" w:hAnsi="Arial" w:cs="Arial"/>
                  <w:sz w:val="20"/>
                  <w:szCs w:val="20"/>
                  <w:lang w:val="en-GB"/>
                </w:rPr>
                <w:t xml:space="preserve">that the email body contains content. If either of these </w:t>
              </w:r>
            </w:ins>
            <w:ins w:id="8023" w:author="Dylan Van Aswegen" w:date="2024-07-15T13:18:00Z" w16du:dateUtc="2024-07-15T11:18:00Z">
              <w:r>
                <w:rPr>
                  <w:rFonts w:ascii="Arial" w:hAnsi="Arial" w:cs="Arial"/>
                  <w:sz w:val="20"/>
                  <w:szCs w:val="20"/>
                  <w:lang w:val="en-GB"/>
                </w:rPr>
                <w:t xml:space="preserve">validations </w:t>
              </w:r>
            </w:ins>
            <w:ins w:id="8024" w:author="Dylan Van Aswegen" w:date="2024-07-15T13:17:00Z" w16du:dateUtc="2024-07-15T11:17:00Z">
              <w:r>
                <w:rPr>
                  <w:rFonts w:ascii="Arial" w:hAnsi="Arial" w:cs="Arial"/>
                  <w:sz w:val="20"/>
                  <w:szCs w:val="20"/>
                  <w:lang w:val="en-GB"/>
                </w:rPr>
                <w:t xml:space="preserve">fail, the user will be presented with a message warning them of this. If the validations pass, the </w:t>
              </w:r>
            </w:ins>
            <w:ins w:id="8025" w:author="Dylan Van Aswegen" w:date="2024-07-15T13:18:00Z" w16du:dateUtc="2024-07-15T11:18:00Z">
              <w:r>
                <w:rPr>
                  <w:rFonts w:ascii="Arial" w:hAnsi="Arial" w:cs="Arial"/>
                  <w:sz w:val="20"/>
                  <w:szCs w:val="20"/>
                  <w:lang w:val="en-GB"/>
                </w:rPr>
                <w:t xml:space="preserve">email will be sent to the recipients. </w:t>
              </w:r>
            </w:ins>
          </w:p>
        </w:tc>
      </w:tr>
    </w:tbl>
    <w:p w14:paraId="48697B9F" w14:textId="77777777" w:rsidR="001B0CDB" w:rsidRPr="000B476F" w:rsidRDefault="001B0CDB">
      <w:pPr>
        <w:rPr>
          <w:ins w:id="8026" w:author="Dylan Van Aswegen" w:date="2024-07-15T12:57:00Z" w16du:dateUtc="2024-07-15T10:57:00Z"/>
          <w:lang w:val="en-GB"/>
          <w:rPrChange w:id="8027" w:author="Dylan Van Aswegen" w:date="2024-07-15T13:04:00Z" w16du:dateUtc="2024-07-15T11:04:00Z">
            <w:rPr>
              <w:ins w:id="8028" w:author="Dylan Van Aswegen" w:date="2024-07-15T12:57:00Z" w16du:dateUtc="2024-07-15T10:57:00Z"/>
            </w:rPr>
          </w:rPrChange>
        </w:rPr>
      </w:pPr>
    </w:p>
    <w:p w14:paraId="500F7D29" w14:textId="0048F866" w:rsidR="001B0CDB" w:rsidRDefault="00AE0114">
      <w:pPr>
        <w:rPr>
          <w:ins w:id="8029" w:author="Dylan Van Aswegen" w:date="2024-07-15T13:21:00Z" w16du:dateUtc="2024-07-15T11:21:00Z"/>
        </w:rPr>
      </w:pPr>
      <w:ins w:id="8030" w:author="Dylan Van Aswegen" w:date="2024-07-15T13:18:00Z" w16du:dateUtc="2024-07-15T11:18:00Z">
        <w:r>
          <w:t>The recent orders section of the page will</w:t>
        </w:r>
      </w:ins>
      <w:ins w:id="8031" w:author="Dylan Van Aswegen" w:date="2024-07-15T13:20:00Z" w16du:dateUtc="2024-07-15T11:20:00Z">
        <w:r w:rsidR="003069C6">
          <w:t xml:space="preserve"> con</w:t>
        </w:r>
        <w:r w:rsidR="001077D1">
          <w:t xml:space="preserve">sist of the </w:t>
        </w:r>
      </w:ins>
      <w:ins w:id="8032" w:author="Dylan Van Aswegen" w:date="2024-07-15T13:21:00Z" w16du:dateUtc="2024-07-15T11:21:00Z">
        <w:r w:rsidR="00C42601">
          <w:t>following table</w:t>
        </w:r>
        <w:r w:rsidR="000B7967">
          <w:t xml:space="preserve"> of the last 10 orders</w:t>
        </w:r>
        <w:r w:rsidR="00C42601">
          <w:t xml:space="preserve">: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9E0B7A" w14:paraId="7547B737" w14:textId="77777777" w:rsidTr="005C5491">
        <w:trPr>
          <w:cnfStyle w:val="100000000000" w:firstRow="1" w:lastRow="0" w:firstColumn="0" w:lastColumn="0" w:oddVBand="0" w:evenVBand="0" w:oddHBand="0" w:evenHBand="0" w:firstRowFirstColumn="0" w:firstRowLastColumn="0" w:lastRowFirstColumn="0" w:lastRowLastColumn="0"/>
          <w:tblHeader/>
          <w:ins w:id="8033" w:author="Dylan Van Aswegen" w:date="2024-07-15T13:21: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4A8615E0" w14:textId="77777777" w:rsidR="009E0B7A" w:rsidRDefault="009E0B7A">
            <w:pPr>
              <w:spacing w:line="360" w:lineRule="auto"/>
              <w:jc w:val="both"/>
              <w:rPr>
                <w:ins w:id="8034" w:author="Dylan Van Aswegen" w:date="2024-07-15T13:21:00Z" w16du:dateUtc="2024-07-15T11:21:00Z"/>
                <w:rFonts w:ascii="Arial" w:hAnsi="Arial" w:cs="Arial"/>
                <w:sz w:val="20"/>
                <w:szCs w:val="20"/>
                <w:lang w:val="en-GB"/>
              </w:rPr>
            </w:pPr>
            <w:ins w:id="8035" w:author="Dylan Van Aswegen" w:date="2024-07-15T13:21:00Z" w16du:dateUtc="2024-07-15T11:21:00Z">
              <w:r>
                <w:rPr>
                  <w:rFonts w:ascii="Arial" w:hAnsi="Arial" w:cs="Arial"/>
                  <w:sz w:val="20"/>
                  <w:szCs w:val="20"/>
                  <w:lang w:val="en-GB"/>
                </w:rPr>
                <w:t>Column Name</w:t>
              </w:r>
            </w:ins>
          </w:p>
        </w:tc>
        <w:tc>
          <w:tcPr>
            <w:tcW w:w="1273" w:type="dxa"/>
            <w:shd w:val="clear" w:color="auto" w:fill="002060"/>
          </w:tcPr>
          <w:p w14:paraId="1502205F" w14:textId="77777777" w:rsidR="009E0B7A" w:rsidRDefault="009E0B7A">
            <w:pPr>
              <w:spacing w:line="360" w:lineRule="auto"/>
              <w:jc w:val="both"/>
              <w:cnfStyle w:val="100000000000" w:firstRow="1" w:lastRow="0" w:firstColumn="0" w:lastColumn="0" w:oddVBand="0" w:evenVBand="0" w:oddHBand="0" w:evenHBand="0" w:firstRowFirstColumn="0" w:firstRowLastColumn="0" w:lastRowFirstColumn="0" w:lastRowLastColumn="0"/>
              <w:rPr>
                <w:ins w:id="8036" w:author="Dylan Van Aswegen" w:date="2024-07-15T13:21:00Z" w16du:dateUtc="2024-07-15T11:21:00Z"/>
                <w:rFonts w:ascii="Arial" w:hAnsi="Arial" w:cs="Arial"/>
                <w:sz w:val="20"/>
                <w:szCs w:val="20"/>
                <w:lang w:val="en-GB"/>
              </w:rPr>
            </w:pPr>
            <w:ins w:id="8037" w:author="Dylan Van Aswegen" w:date="2024-07-15T13:21:00Z" w16du:dateUtc="2024-07-15T11:21:00Z">
              <w:r>
                <w:rPr>
                  <w:rFonts w:ascii="Arial" w:hAnsi="Arial" w:cs="Arial"/>
                  <w:sz w:val="20"/>
                  <w:szCs w:val="20"/>
                  <w:lang w:val="en-GB"/>
                </w:rPr>
                <w:t>Column Type</w:t>
              </w:r>
            </w:ins>
          </w:p>
        </w:tc>
        <w:tc>
          <w:tcPr>
            <w:tcW w:w="1694" w:type="dxa"/>
            <w:shd w:val="clear" w:color="auto" w:fill="002060"/>
          </w:tcPr>
          <w:p w14:paraId="0DA0A8DE" w14:textId="77777777" w:rsidR="009E0B7A" w:rsidRDefault="009E0B7A">
            <w:pPr>
              <w:spacing w:line="360" w:lineRule="auto"/>
              <w:jc w:val="both"/>
              <w:cnfStyle w:val="100000000000" w:firstRow="1" w:lastRow="0" w:firstColumn="0" w:lastColumn="0" w:oddVBand="0" w:evenVBand="0" w:oddHBand="0" w:evenHBand="0" w:firstRowFirstColumn="0" w:firstRowLastColumn="0" w:lastRowFirstColumn="0" w:lastRowLastColumn="0"/>
              <w:rPr>
                <w:ins w:id="8038" w:author="Dylan Van Aswegen" w:date="2024-07-15T13:21:00Z" w16du:dateUtc="2024-07-15T11:21:00Z"/>
                <w:rFonts w:ascii="Arial" w:hAnsi="Arial" w:cs="Arial"/>
                <w:sz w:val="20"/>
                <w:szCs w:val="20"/>
                <w:lang w:val="en-GB"/>
              </w:rPr>
            </w:pPr>
            <w:ins w:id="8039" w:author="Dylan Van Aswegen" w:date="2024-07-15T13:21:00Z" w16du:dateUtc="2024-07-15T11:21:00Z">
              <w:r>
                <w:rPr>
                  <w:rFonts w:ascii="Arial" w:hAnsi="Arial" w:cs="Arial"/>
                  <w:sz w:val="20"/>
                  <w:szCs w:val="20"/>
                  <w:lang w:val="en-GB"/>
                </w:rPr>
                <w:t>Column Data Type</w:t>
              </w:r>
            </w:ins>
          </w:p>
        </w:tc>
        <w:tc>
          <w:tcPr>
            <w:tcW w:w="3804" w:type="dxa"/>
            <w:shd w:val="clear" w:color="auto" w:fill="002060"/>
          </w:tcPr>
          <w:p w14:paraId="677B03A5" w14:textId="77777777" w:rsidR="009E0B7A" w:rsidRDefault="009E0B7A">
            <w:pPr>
              <w:spacing w:line="360" w:lineRule="auto"/>
              <w:jc w:val="both"/>
              <w:cnfStyle w:val="100000000000" w:firstRow="1" w:lastRow="0" w:firstColumn="0" w:lastColumn="0" w:oddVBand="0" w:evenVBand="0" w:oddHBand="0" w:evenHBand="0" w:firstRowFirstColumn="0" w:firstRowLastColumn="0" w:lastRowFirstColumn="0" w:lastRowLastColumn="0"/>
              <w:rPr>
                <w:ins w:id="8040" w:author="Dylan Van Aswegen" w:date="2024-07-15T13:21:00Z" w16du:dateUtc="2024-07-15T11:21:00Z"/>
                <w:rFonts w:ascii="Arial" w:hAnsi="Arial" w:cs="Arial"/>
                <w:sz w:val="20"/>
                <w:szCs w:val="20"/>
                <w:lang w:val="en-GB"/>
              </w:rPr>
            </w:pPr>
            <w:ins w:id="8041" w:author="Dylan Van Aswegen" w:date="2024-07-15T13:21:00Z" w16du:dateUtc="2024-07-15T11:21:00Z">
              <w:r>
                <w:rPr>
                  <w:rFonts w:ascii="Arial" w:hAnsi="Arial" w:cs="Arial"/>
                  <w:sz w:val="20"/>
                  <w:szCs w:val="20"/>
                  <w:lang w:val="en-GB"/>
                </w:rPr>
                <w:t>Column Rules</w:t>
              </w:r>
            </w:ins>
          </w:p>
        </w:tc>
      </w:tr>
      <w:tr w:rsidR="009E0B7A" w14:paraId="605F52A1" w14:textId="77777777" w:rsidTr="005C5491">
        <w:trPr>
          <w:cnfStyle w:val="000000100000" w:firstRow="0" w:lastRow="0" w:firstColumn="0" w:lastColumn="0" w:oddVBand="0" w:evenVBand="0" w:oddHBand="1" w:evenHBand="0" w:firstRowFirstColumn="0" w:firstRowLastColumn="0" w:lastRowFirstColumn="0" w:lastRowLastColumn="0"/>
          <w:ins w:id="8042" w:author="Dylan Van Aswegen" w:date="2024-07-15T13:21:00Z"/>
        </w:trPr>
        <w:tc>
          <w:tcPr>
            <w:cnfStyle w:val="001000000000" w:firstRow="0" w:lastRow="0" w:firstColumn="1" w:lastColumn="0" w:oddVBand="0" w:evenVBand="0" w:oddHBand="0" w:evenHBand="0" w:firstRowFirstColumn="0" w:firstRowLastColumn="0" w:lastRowFirstColumn="0" w:lastRowLastColumn="0"/>
            <w:tcW w:w="1451" w:type="dxa"/>
          </w:tcPr>
          <w:p w14:paraId="5B4CB6DC" w14:textId="09551398" w:rsidR="009E0B7A" w:rsidRDefault="005E21A1">
            <w:pPr>
              <w:spacing w:line="360" w:lineRule="auto"/>
              <w:jc w:val="both"/>
              <w:rPr>
                <w:ins w:id="8043" w:author="Dylan Van Aswegen" w:date="2024-07-15T13:21:00Z" w16du:dateUtc="2024-07-15T11:21:00Z"/>
                <w:rFonts w:ascii="Arial" w:hAnsi="Arial" w:cs="Arial"/>
                <w:sz w:val="20"/>
                <w:szCs w:val="20"/>
                <w:lang w:val="en-GB"/>
              </w:rPr>
            </w:pPr>
            <w:ins w:id="8044" w:author="Dylan Van Aswegen" w:date="2024-07-15T13:21:00Z" w16du:dateUtc="2024-07-15T11:21:00Z">
              <w:r>
                <w:rPr>
                  <w:rFonts w:ascii="Arial" w:hAnsi="Arial" w:cs="Arial"/>
                  <w:sz w:val="20"/>
                  <w:szCs w:val="20"/>
                  <w:lang w:val="en-GB"/>
                </w:rPr>
                <w:t>Order Number</w:t>
              </w:r>
            </w:ins>
          </w:p>
        </w:tc>
        <w:tc>
          <w:tcPr>
            <w:tcW w:w="1273" w:type="dxa"/>
          </w:tcPr>
          <w:p w14:paraId="290FF5C2" w14:textId="77777777" w:rsidR="009E0B7A" w:rsidRDefault="009E0B7A">
            <w:pPr>
              <w:spacing w:line="360" w:lineRule="auto"/>
              <w:jc w:val="both"/>
              <w:cnfStyle w:val="000000100000" w:firstRow="0" w:lastRow="0" w:firstColumn="0" w:lastColumn="0" w:oddVBand="0" w:evenVBand="0" w:oddHBand="1" w:evenHBand="0" w:firstRowFirstColumn="0" w:firstRowLastColumn="0" w:lastRowFirstColumn="0" w:lastRowLastColumn="0"/>
              <w:rPr>
                <w:ins w:id="8045" w:author="Dylan Van Aswegen" w:date="2024-07-15T13:21:00Z" w16du:dateUtc="2024-07-15T11:21:00Z"/>
                <w:rFonts w:ascii="Arial" w:hAnsi="Arial" w:cs="Arial"/>
                <w:sz w:val="20"/>
                <w:szCs w:val="20"/>
                <w:lang w:val="en-GB"/>
              </w:rPr>
            </w:pPr>
            <w:ins w:id="8046" w:author="Dylan Van Aswegen" w:date="2024-07-15T13:21:00Z" w16du:dateUtc="2024-07-15T11:21:00Z">
              <w:r>
                <w:rPr>
                  <w:rFonts w:ascii="Arial" w:hAnsi="Arial" w:cs="Arial"/>
                  <w:sz w:val="20"/>
                  <w:szCs w:val="20"/>
                  <w:lang w:val="en-GB"/>
                </w:rPr>
                <w:t xml:space="preserve">Text Field </w:t>
              </w:r>
            </w:ins>
          </w:p>
        </w:tc>
        <w:tc>
          <w:tcPr>
            <w:tcW w:w="1694" w:type="dxa"/>
          </w:tcPr>
          <w:p w14:paraId="6453D32A" w14:textId="77777777" w:rsidR="009E0B7A" w:rsidRDefault="009E0B7A">
            <w:pPr>
              <w:spacing w:line="360" w:lineRule="auto"/>
              <w:jc w:val="both"/>
              <w:cnfStyle w:val="000000100000" w:firstRow="0" w:lastRow="0" w:firstColumn="0" w:lastColumn="0" w:oddVBand="0" w:evenVBand="0" w:oddHBand="1" w:evenHBand="0" w:firstRowFirstColumn="0" w:firstRowLastColumn="0" w:lastRowFirstColumn="0" w:lastRowLastColumn="0"/>
              <w:rPr>
                <w:ins w:id="8047" w:author="Dylan Van Aswegen" w:date="2024-07-15T13:21:00Z" w16du:dateUtc="2024-07-15T11:21:00Z"/>
                <w:rFonts w:ascii="Arial" w:hAnsi="Arial" w:cs="Arial"/>
                <w:sz w:val="20"/>
                <w:szCs w:val="20"/>
                <w:lang w:val="en-GB"/>
              </w:rPr>
            </w:pPr>
            <w:ins w:id="8048" w:author="Dylan Van Aswegen" w:date="2024-07-15T13:21:00Z" w16du:dateUtc="2024-07-15T11:21:00Z">
              <w:r>
                <w:rPr>
                  <w:rFonts w:ascii="Arial" w:hAnsi="Arial" w:cs="Arial"/>
                  <w:sz w:val="20"/>
                  <w:szCs w:val="20"/>
                  <w:lang w:val="en-GB"/>
                </w:rPr>
                <w:t xml:space="preserve">String </w:t>
              </w:r>
            </w:ins>
          </w:p>
        </w:tc>
        <w:tc>
          <w:tcPr>
            <w:tcW w:w="3804" w:type="dxa"/>
          </w:tcPr>
          <w:p w14:paraId="7ED8DB3B" w14:textId="6418AA13" w:rsidR="009E0B7A" w:rsidRDefault="009E0B7A">
            <w:pPr>
              <w:spacing w:line="360" w:lineRule="auto"/>
              <w:jc w:val="both"/>
              <w:cnfStyle w:val="000000100000" w:firstRow="0" w:lastRow="0" w:firstColumn="0" w:lastColumn="0" w:oddVBand="0" w:evenVBand="0" w:oddHBand="1" w:evenHBand="0" w:firstRowFirstColumn="0" w:firstRowLastColumn="0" w:lastRowFirstColumn="0" w:lastRowLastColumn="0"/>
              <w:rPr>
                <w:ins w:id="8049" w:author="Dylan Van Aswegen" w:date="2024-07-15T13:21:00Z" w16du:dateUtc="2024-07-15T11:21:00Z"/>
                <w:rFonts w:ascii="Arial" w:hAnsi="Arial" w:cs="Arial"/>
                <w:sz w:val="20"/>
                <w:szCs w:val="20"/>
                <w:lang w:val="en-GB"/>
              </w:rPr>
            </w:pPr>
            <w:ins w:id="8050" w:author="Dylan Van Aswegen" w:date="2024-07-15T13:21:00Z" w16du:dateUtc="2024-07-15T11:21:00Z">
              <w:r>
                <w:rPr>
                  <w:rFonts w:ascii="Arial" w:hAnsi="Arial" w:cs="Arial"/>
                  <w:sz w:val="20"/>
                  <w:szCs w:val="20"/>
                  <w:lang w:val="en-GB"/>
                </w:rPr>
                <w:t xml:space="preserve">This column will contain the ID of the </w:t>
              </w:r>
            </w:ins>
            <w:ins w:id="8051" w:author="Dylan Van Aswegen" w:date="2024-07-15T13:22:00Z" w16du:dateUtc="2024-07-15T11:22:00Z">
              <w:r w:rsidR="00AD6AFD">
                <w:rPr>
                  <w:rFonts w:ascii="Arial" w:hAnsi="Arial" w:cs="Arial"/>
                  <w:sz w:val="20"/>
                  <w:szCs w:val="20"/>
                  <w:lang w:val="en-GB"/>
                </w:rPr>
                <w:t>order.</w:t>
              </w:r>
            </w:ins>
          </w:p>
        </w:tc>
      </w:tr>
      <w:tr w:rsidR="00AD6AFD" w14:paraId="6E0272C8" w14:textId="77777777" w:rsidTr="005C5491">
        <w:trPr>
          <w:ins w:id="8052" w:author="Dylan Van Aswegen" w:date="2024-07-15T13:22:00Z"/>
        </w:trPr>
        <w:tc>
          <w:tcPr>
            <w:cnfStyle w:val="001000000000" w:firstRow="0" w:lastRow="0" w:firstColumn="1" w:lastColumn="0" w:oddVBand="0" w:evenVBand="0" w:oddHBand="0" w:evenHBand="0" w:firstRowFirstColumn="0" w:firstRowLastColumn="0" w:lastRowFirstColumn="0" w:lastRowLastColumn="0"/>
            <w:tcW w:w="1451" w:type="dxa"/>
          </w:tcPr>
          <w:p w14:paraId="2DA1C6B4" w14:textId="0B87587B" w:rsidR="00AD6AFD" w:rsidRDefault="00AD6AFD" w:rsidP="00AD6AFD">
            <w:pPr>
              <w:spacing w:line="360" w:lineRule="auto"/>
              <w:jc w:val="both"/>
              <w:rPr>
                <w:ins w:id="8053" w:author="Dylan Van Aswegen" w:date="2024-07-15T13:22:00Z" w16du:dateUtc="2024-07-15T11:22:00Z"/>
                <w:rFonts w:ascii="Arial" w:hAnsi="Arial" w:cs="Arial"/>
                <w:sz w:val="20"/>
                <w:szCs w:val="20"/>
                <w:lang w:val="en-GB"/>
              </w:rPr>
            </w:pPr>
            <w:ins w:id="8054" w:author="Dylan Van Aswegen" w:date="2024-07-15T13:22:00Z" w16du:dateUtc="2024-07-15T11:22:00Z">
              <w:r>
                <w:rPr>
                  <w:rFonts w:ascii="Arial" w:hAnsi="Arial" w:cs="Arial"/>
                  <w:sz w:val="20"/>
                  <w:szCs w:val="20"/>
                  <w:lang w:val="en-GB"/>
                </w:rPr>
                <w:t>Time</w:t>
              </w:r>
            </w:ins>
          </w:p>
        </w:tc>
        <w:tc>
          <w:tcPr>
            <w:tcW w:w="1273" w:type="dxa"/>
          </w:tcPr>
          <w:p w14:paraId="3250A702" w14:textId="4F182A26" w:rsidR="00AD6AFD" w:rsidRDefault="00AD6AFD" w:rsidP="00AD6AFD">
            <w:pPr>
              <w:spacing w:line="360" w:lineRule="auto"/>
              <w:jc w:val="both"/>
              <w:cnfStyle w:val="000000000000" w:firstRow="0" w:lastRow="0" w:firstColumn="0" w:lastColumn="0" w:oddVBand="0" w:evenVBand="0" w:oddHBand="0" w:evenHBand="0" w:firstRowFirstColumn="0" w:firstRowLastColumn="0" w:lastRowFirstColumn="0" w:lastRowLastColumn="0"/>
              <w:rPr>
                <w:ins w:id="8055" w:author="Dylan Van Aswegen" w:date="2024-07-15T13:22:00Z" w16du:dateUtc="2024-07-15T11:22:00Z"/>
                <w:rFonts w:ascii="Arial" w:hAnsi="Arial" w:cs="Arial"/>
                <w:sz w:val="20"/>
                <w:szCs w:val="20"/>
                <w:lang w:val="en-GB"/>
              </w:rPr>
            </w:pPr>
            <w:ins w:id="8056" w:author="Dylan Van Aswegen" w:date="2024-07-15T13:22:00Z" w16du:dateUtc="2024-07-15T11:22:00Z">
              <w:r>
                <w:rPr>
                  <w:rFonts w:ascii="Arial" w:hAnsi="Arial" w:cs="Arial"/>
                  <w:sz w:val="20"/>
                  <w:szCs w:val="20"/>
                  <w:lang w:val="en-GB"/>
                </w:rPr>
                <w:t xml:space="preserve">Text Field </w:t>
              </w:r>
            </w:ins>
          </w:p>
        </w:tc>
        <w:tc>
          <w:tcPr>
            <w:tcW w:w="1694" w:type="dxa"/>
          </w:tcPr>
          <w:p w14:paraId="5B23B35E" w14:textId="6D15D582" w:rsidR="00AD6AFD" w:rsidRDefault="00AD6AFD" w:rsidP="00AD6AFD">
            <w:pPr>
              <w:spacing w:line="360" w:lineRule="auto"/>
              <w:jc w:val="both"/>
              <w:cnfStyle w:val="000000000000" w:firstRow="0" w:lastRow="0" w:firstColumn="0" w:lastColumn="0" w:oddVBand="0" w:evenVBand="0" w:oddHBand="0" w:evenHBand="0" w:firstRowFirstColumn="0" w:firstRowLastColumn="0" w:lastRowFirstColumn="0" w:lastRowLastColumn="0"/>
              <w:rPr>
                <w:ins w:id="8057" w:author="Dylan Van Aswegen" w:date="2024-07-15T13:22:00Z" w16du:dateUtc="2024-07-15T11:22:00Z"/>
                <w:rFonts w:ascii="Arial" w:hAnsi="Arial" w:cs="Arial"/>
                <w:sz w:val="20"/>
                <w:szCs w:val="20"/>
                <w:lang w:val="en-GB"/>
              </w:rPr>
            </w:pPr>
            <w:ins w:id="8058" w:author="Dylan Van Aswegen" w:date="2024-07-15T13:22:00Z" w16du:dateUtc="2024-07-15T11:22:00Z">
              <w:r>
                <w:rPr>
                  <w:rFonts w:ascii="Arial" w:hAnsi="Arial" w:cs="Arial"/>
                  <w:sz w:val="20"/>
                  <w:szCs w:val="20"/>
                  <w:lang w:val="en-GB"/>
                </w:rPr>
                <w:t xml:space="preserve">String </w:t>
              </w:r>
            </w:ins>
          </w:p>
        </w:tc>
        <w:tc>
          <w:tcPr>
            <w:tcW w:w="3804" w:type="dxa"/>
          </w:tcPr>
          <w:p w14:paraId="03A50D78" w14:textId="6076BF3D" w:rsidR="00AD6AFD" w:rsidRDefault="00AD6AFD" w:rsidP="00AD6AFD">
            <w:pPr>
              <w:spacing w:line="360" w:lineRule="auto"/>
              <w:jc w:val="both"/>
              <w:cnfStyle w:val="000000000000" w:firstRow="0" w:lastRow="0" w:firstColumn="0" w:lastColumn="0" w:oddVBand="0" w:evenVBand="0" w:oddHBand="0" w:evenHBand="0" w:firstRowFirstColumn="0" w:firstRowLastColumn="0" w:lastRowFirstColumn="0" w:lastRowLastColumn="0"/>
              <w:rPr>
                <w:ins w:id="8059" w:author="Dylan Van Aswegen" w:date="2024-07-15T13:22:00Z" w16du:dateUtc="2024-07-15T11:22:00Z"/>
                <w:rFonts w:ascii="Arial" w:hAnsi="Arial" w:cs="Arial"/>
                <w:sz w:val="20"/>
                <w:szCs w:val="20"/>
                <w:lang w:val="en-GB"/>
              </w:rPr>
            </w:pPr>
            <w:ins w:id="8060" w:author="Dylan Van Aswegen" w:date="2024-07-15T13:22:00Z" w16du:dateUtc="2024-07-15T11:22:00Z">
              <w:r>
                <w:rPr>
                  <w:rFonts w:ascii="Arial" w:hAnsi="Arial" w:cs="Arial"/>
                  <w:sz w:val="20"/>
                  <w:szCs w:val="20"/>
                  <w:lang w:val="en-GB"/>
                </w:rPr>
                <w:t xml:space="preserve">This column will contain the </w:t>
              </w:r>
            </w:ins>
            <w:ins w:id="8061" w:author="Dylan Van Aswegen" w:date="2024-07-15T13:23:00Z" w16du:dateUtc="2024-07-15T11:23:00Z">
              <w:r w:rsidR="007F20AC">
                <w:rPr>
                  <w:rFonts w:ascii="Arial" w:hAnsi="Arial" w:cs="Arial"/>
                  <w:sz w:val="20"/>
                  <w:szCs w:val="20"/>
                  <w:lang w:val="en-GB"/>
                </w:rPr>
                <w:t xml:space="preserve">date and time that the order was made. </w:t>
              </w:r>
            </w:ins>
          </w:p>
        </w:tc>
      </w:tr>
      <w:tr w:rsidR="00AD6AFD" w14:paraId="6B1B5A08" w14:textId="77777777" w:rsidTr="005C5491">
        <w:trPr>
          <w:cnfStyle w:val="000000100000" w:firstRow="0" w:lastRow="0" w:firstColumn="0" w:lastColumn="0" w:oddVBand="0" w:evenVBand="0" w:oddHBand="1" w:evenHBand="0" w:firstRowFirstColumn="0" w:firstRowLastColumn="0" w:lastRowFirstColumn="0" w:lastRowLastColumn="0"/>
          <w:ins w:id="8062" w:author="Dylan Van Aswegen" w:date="2024-07-15T13:22:00Z"/>
        </w:trPr>
        <w:tc>
          <w:tcPr>
            <w:cnfStyle w:val="001000000000" w:firstRow="0" w:lastRow="0" w:firstColumn="1" w:lastColumn="0" w:oddVBand="0" w:evenVBand="0" w:oddHBand="0" w:evenHBand="0" w:firstRowFirstColumn="0" w:firstRowLastColumn="0" w:lastRowFirstColumn="0" w:lastRowLastColumn="0"/>
            <w:tcW w:w="1451" w:type="dxa"/>
          </w:tcPr>
          <w:p w14:paraId="215CA92A" w14:textId="74225F79" w:rsidR="00AD6AFD" w:rsidRDefault="00AD6AFD" w:rsidP="00AD6AFD">
            <w:pPr>
              <w:spacing w:line="360" w:lineRule="auto"/>
              <w:jc w:val="both"/>
              <w:rPr>
                <w:ins w:id="8063" w:author="Dylan Van Aswegen" w:date="2024-07-15T13:22:00Z" w16du:dateUtc="2024-07-15T11:22:00Z"/>
                <w:rFonts w:ascii="Arial" w:hAnsi="Arial" w:cs="Arial"/>
                <w:sz w:val="20"/>
                <w:szCs w:val="20"/>
                <w:lang w:val="en-GB"/>
              </w:rPr>
            </w:pPr>
            <w:ins w:id="8064" w:author="Dylan Van Aswegen" w:date="2024-07-15T13:22:00Z" w16du:dateUtc="2024-07-15T11:22:00Z">
              <w:r>
                <w:rPr>
                  <w:rFonts w:ascii="Arial" w:hAnsi="Arial" w:cs="Arial"/>
                  <w:sz w:val="20"/>
                  <w:szCs w:val="20"/>
                  <w:lang w:val="en-GB"/>
                </w:rPr>
                <w:t>Purchaser</w:t>
              </w:r>
            </w:ins>
          </w:p>
        </w:tc>
        <w:tc>
          <w:tcPr>
            <w:tcW w:w="1273" w:type="dxa"/>
          </w:tcPr>
          <w:p w14:paraId="7AD279D6" w14:textId="0E24DE84" w:rsidR="00AD6AFD" w:rsidRDefault="00AD6AFD" w:rsidP="00AD6AFD">
            <w:pPr>
              <w:spacing w:line="360" w:lineRule="auto"/>
              <w:jc w:val="both"/>
              <w:cnfStyle w:val="000000100000" w:firstRow="0" w:lastRow="0" w:firstColumn="0" w:lastColumn="0" w:oddVBand="0" w:evenVBand="0" w:oddHBand="1" w:evenHBand="0" w:firstRowFirstColumn="0" w:firstRowLastColumn="0" w:lastRowFirstColumn="0" w:lastRowLastColumn="0"/>
              <w:rPr>
                <w:ins w:id="8065" w:author="Dylan Van Aswegen" w:date="2024-07-15T13:22:00Z" w16du:dateUtc="2024-07-15T11:22:00Z"/>
                <w:rFonts w:ascii="Arial" w:hAnsi="Arial" w:cs="Arial"/>
                <w:sz w:val="20"/>
                <w:szCs w:val="20"/>
                <w:lang w:val="en-GB"/>
              </w:rPr>
            </w:pPr>
            <w:ins w:id="8066" w:author="Dylan Van Aswegen" w:date="2024-07-15T13:22:00Z" w16du:dateUtc="2024-07-15T11:22:00Z">
              <w:r>
                <w:rPr>
                  <w:rFonts w:ascii="Arial" w:hAnsi="Arial" w:cs="Arial"/>
                  <w:sz w:val="20"/>
                  <w:szCs w:val="20"/>
                  <w:lang w:val="en-GB"/>
                </w:rPr>
                <w:t xml:space="preserve">Text Field </w:t>
              </w:r>
            </w:ins>
          </w:p>
        </w:tc>
        <w:tc>
          <w:tcPr>
            <w:tcW w:w="1694" w:type="dxa"/>
          </w:tcPr>
          <w:p w14:paraId="7798EED1" w14:textId="377922EE" w:rsidR="00AD6AFD" w:rsidRDefault="00AD6AFD" w:rsidP="00AD6AFD">
            <w:pPr>
              <w:spacing w:line="360" w:lineRule="auto"/>
              <w:jc w:val="both"/>
              <w:cnfStyle w:val="000000100000" w:firstRow="0" w:lastRow="0" w:firstColumn="0" w:lastColumn="0" w:oddVBand="0" w:evenVBand="0" w:oddHBand="1" w:evenHBand="0" w:firstRowFirstColumn="0" w:firstRowLastColumn="0" w:lastRowFirstColumn="0" w:lastRowLastColumn="0"/>
              <w:rPr>
                <w:ins w:id="8067" w:author="Dylan Van Aswegen" w:date="2024-07-15T13:22:00Z" w16du:dateUtc="2024-07-15T11:22:00Z"/>
                <w:rFonts w:ascii="Arial" w:hAnsi="Arial" w:cs="Arial"/>
                <w:sz w:val="20"/>
                <w:szCs w:val="20"/>
                <w:lang w:val="en-GB"/>
              </w:rPr>
            </w:pPr>
            <w:ins w:id="8068" w:author="Dylan Van Aswegen" w:date="2024-07-15T13:22:00Z" w16du:dateUtc="2024-07-15T11:22:00Z">
              <w:r>
                <w:rPr>
                  <w:rFonts w:ascii="Arial" w:hAnsi="Arial" w:cs="Arial"/>
                  <w:sz w:val="20"/>
                  <w:szCs w:val="20"/>
                  <w:lang w:val="en-GB"/>
                </w:rPr>
                <w:t xml:space="preserve">String </w:t>
              </w:r>
            </w:ins>
          </w:p>
        </w:tc>
        <w:tc>
          <w:tcPr>
            <w:tcW w:w="3804" w:type="dxa"/>
          </w:tcPr>
          <w:p w14:paraId="410EAD4E" w14:textId="78A6199A" w:rsidR="00AD6AFD" w:rsidRDefault="00AD6AFD" w:rsidP="00AD6AFD">
            <w:pPr>
              <w:spacing w:line="360" w:lineRule="auto"/>
              <w:jc w:val="both"/>
              <w:cnfStyle w:val="000000100000" w:firstRow="0" w:lastRow="0" w:firstColumn="0" w:lastColumn="0" w:oddVBand="0" w:evenVBand="0" w:oddHBand="1" w:evenHBand="0" w:firstRowFirstColumn="0" w:firstRowLastColumn="0" w:lastRowFirstColumn="0" w:lastRowLastColumn="0"/>
              <w:rPr>
                <w:ins w:id="8069" w:author="Dylan Van Aswegen" w:date="2024-07-15T13:22:00Z" w16du:dateUtc="2024-07-15T11:22:00Z"/>
                <w:rFonts w:ascii="Arial" w:hAnsi="Arial" w:cs="Arial"/>
                <w:sz w:val="20"/>
                <w:szCs w:val="20"/>
                <w:lang w:val="en-GB"/>
              </w:rPr>
            </w:pPr>
            <w:ins w:id="8070" w:author="Dylan Van Aswegen" w:date="2024-07-15T13:22:00Z" w16du:dateUtc="2024-07-15T11:22:00Z">
              <w:r>
                <w:rPr>
                  <w:rFonts w:ascii="Arial" w:hAnsi="Arial" w:cs="Arial"/>
                  <w:sz w:val="20"/>
                  <w:szCs w:val="20"/>
                  <w:lang w:val="en-GB"/>
                </w:rPr>
                <w:t xml:space="preserve">This column will contain the </w:t>
              </w:r>
            </w:ins>
            <w:ins w:id="8071" w:author="Dylan Van Aswegen" w:date="2024-07-15T13:23:00Z" w16du:dateUtc="2024-07-15T11:23:00Z">
              <w:r w:rsidR="007F20AC">
                <w:rPr>
                  <w:rFonts w:ascii="Arial" w:hAnsi="Arial" w:cs="Arial"/>
                  <w:sz w:val="20"/>
                  <w:szCs w:val="20"/>
                  <w:lang w:val="en-GB"/>
                </w:rPr>
                <w:t xml:space="preserve">name of the purchaser of the order. </w:t>
              </w:r>
            </w:ins>
          </w:p>
        </w:tc>
      </w:tr>
      <w:tr w:rsidR="00AD6AFD" w14:paraId="4C45D8B5" w14:textId="77777777" w:rsidTr="005C5491">
        <w:trPr>
          <w:ins w:id="8072" w:author="Dylan Van Aswegen" w:date="2024-07-15T13:22:00Z"/>
        </w:trPr>
        <w:tc>
          <w:tcPr>
            <w:cnfStyle w:val="001000000000" w:firstRow="0" w:lastRow="0" w:firstColumn="1" w:lastColumn="0" w:oddVBand="0" w:evenVBand="0" w:oddHBand="0" w:evenHBand="0" w:firstRowFirstColumn="0" w:firstRowLastColumn="0" w:lastRowFirstColumn="0" w:lastRowLastColumn="0"/>
            <w:tcW w:w="1451" w:type="dxa"/>
          </w:tcPr>
          <w:p w14:paraId="2CFB3E24" w14:textId="2F6CEF0B" w:rsidR="00AD6AFD" w:rsidRDefault="00AD6AFD" w:rsidP="00AD6AFD">
            <w:pPr>
              <w:spacing w:line="360" w:lineRule="auto"/>
              <w:jc w:val="both"/>
              <w:rPr>
                <w:ins w:id="8073" w:author="Dylan Van Aswegen" w:date="2024-07-15T13:22:00Z" w16du:dateUtc="2024-07-15T11:22:00Z"/>
                <w:rFonts w:ascii="Arial" w:hAnsi="Arial" w:cs="Arial"/>
                <w:sz w:val="20"/>
                <w:szCs w:val="20"/>
                <w:lang w:val="en-GB"/>
              </w:rPr>
            </w:pPr>
            <w:ins w:id="8074" w:author="Dylan Van Aswegen" w:date="2024-07-15T13:22:00Z" w16du:dateUtc="2024-07-15T11:22:00Z">
              <w:r>
                <w:rPr>
                  <w:rFonts w:ascii="Arial" w:hAnsi="Arial" w:cs="Arial"/>
                  <w:sz w:val="20"/>
                  <w:szCs w:val="20"/>
                  <w:lang w:val="en-GB"/>
                </w:rPr>
                <w:t xml:space="preserve">Amount </w:t>
              </w:r>
            </w:ins>
          </w:p>
        </w:tc>
        <w:tc>
          <w:tcPr>
            <w:tcW w:w="1273" w:type="dxa"/>
          </w:tcPr>
          <w:p w14:paraId="3D8BB7CE" w14:textId="3050420A" w:rsidR="00AD6AFD" w:rsidRDefault="00AD6AFD" w:rsidP="00AD6AFD">
            <w:pPr>
              <w:spacing w:line="360" w:lineRule="auto"/>
              <w:jc w:val="both"/>
              <w:cnfStyle w:val="000000000000" w:firstRow="0" w:lastRow="0" w:firstColumn="0" w:lastColumn="0" w:oddVBand="0" w:evenVBand="0" w:oddHBand="0" w:evenHBand="0" w:firstRowFirstColumn="0" w:firstRowLastColumn="0" w:lastRowFirstColumn="0" w:lastRowLastColumn="0"/>
              <w:rPr>
                <w:ins w:id="8075" w:author="Dylan Van Aswegen" w:date="2024-07-15T13:22:00Z" w16du:dateUtc="2024-07-15T11:22:00Z"/>
                <w:rFonts w:ascii="Arial" w:hAnsi="Arial" w:cs="Arial"/>
                <w:sz w:val="20"/>
                <w:szCs w:val="20"/>
                <w:lang w:val="en-GB"/>
              </w:rPr>
            </w:pPr>
            <w:ins w:id="8076" w:author="Dylan Van Aswegen" w:date="2024-07-15T13:22:00Z" w16du:dateUtc="2024-07-15T11:22:00Z">
              <w:r>
                <w:rPr>
                  <w:rFonts w:ascii="Arial" w:hAnsi="Arial" w:cs="Arial"/>
                  <w:sz w:val="20"/>
                  <w:szCs w:val="20"/>
                  <w:lang w:val="en-GB"/>
                </w:rPr>
                <w:t xml:space="preserve">Text Field </w:t>
              </w:r>
            </w:ins>
          </w:p>
        </w:tc>
        <w:tc>
          <w:tcPr>
            <w:tcW w:w="1694" w:type="dxa"/>
          </w:tcPr>
          <w:p w14:paraId="341733AD" w14:textId="1202416B" w:rsidR="00AD6AFD" w:rsidRDefault="00AD6AFD" w:rsidP="00AD6AFD">
            <w:pPr>
              <w:spacing w:line="360" w:lineRule="auto"/>
              <w:jc w:val="both"/>
              <w:cnfStyle w:val="000000000000" w:firstRow="0" w:lastRow="0" w:firstColumn="0" w:lastColumn="0" w:oddVBand="0" w:evenVBand="0" w:oddHBand="0" w:evenHBand="0" w:firstRowFirstColumn="0" w:firstRowLastColumn="0" w:lastRowFirstColumn="0" w:lastRowLastColumn="0"/>
              <w:rPr>
                <w:ins w:id="8077" w:author="Dylan Van Aswegen" w:date="2024-07-15T13:22:00Z" w16du:dateUtc="2024-07-15T11:22:00Z"/>
                <w:rFonts w:ascii="Arial" w:hAnsi="Arial" w:cs="Arial"/>
                <w:sz w:val="20"/>
                <w:szCs w:val="20"/>
                <w:lang w:val="en-GB"/>
              </w:rPr>
            </w:pPr>
            <w:ins w:id="8078" w:author="Dylan Van Aswegen" w:date="2024-07-15T13:22:00Z" w16du:dateUtc="2024-07-15T11:22:00Z">
              <w:r>
                <w:rPr>
                  <w:rFonts w:ascii="Arial" w:hAnsi="Arial" w:cs="Arial"/>
                  <w:sz w:val="20"/>
                  <w:szCs w:val="20"/>
                  <w:lang w:val="en-GB"/>
                </w:rPr>
                <w:t xml:space="preserve">String </w:t>
              </w:r>
            </w:ins>
          </w:p>
        </w:tc>
        <w:tc>
          <w:tcPr>
            <w:tcW w:w="3804" w:type="dxa"/>
          </w:tcPr>
          <w:p w14:paraId="79264584" w14:textId="6E4010A1" w:rsidR="00AD6AFD" w:rsidRDefault="00AD6AFD" w:rsidP="00AD6AFD">
            <w:pPr>
              <w:spacing w:line="360" w:lineRule="auto"/>
              <w:jc w:val="both"/>
              <w:cnfStyle w:val="000000000000" w:firstRow="0" w:lastRow="0" w:firstColumn="0" w:lastColumn="0" w:oddVBand="0" w:evenVBand="0" w:oddHBand="0" w:evenHBand="0" w:firstRowFirstColumn="0" w:firstRowLastColumn="0" w:lastRowFirstColumn="0" w:lastRowLastColumn="0"/>
              <w:rPr>
                <w:ins w:id="8079" w:author="Dylan Van Aswegen" w:date="2024-07-15T13:22:00Z" w16du:dateUtc="2024-07-15T11:22:00Z"/>
                <w:rFonts w:ascii="Arial" w:hAnsi="Arial" w:cs="Arial"/>
                <w:sz w:val="20"/>
                <w:szCs w:val="20"/>
                <w:lang w:val="en-GB"/>
              </w:rPr>
            </w:pPr>
            <w:ins w:id="8080" w:author="Dylan Van Aswegen" w:date="2024-07-15T13:22:00Z" w16du:dateUtc="2024-07-15T11:22:00Z">
              <w:r>
                <w:rPr>
                  <w:rFonts w:ascii="Arial" w:hAnsi="Arial" w:cs="Arial"/>
                  <w:sz w:val="20"/>
                  <w:szCs w:val="20"/>
                  <w:lang w:val="en-GB"/>
                </w:rPr>
                <w:t xml:space="preserve">This column will contain the </w:t>
              </w:r>
            </w:ins>
            <w:ins w:id="8081" w:author="Dylan Van Aswegen" w:date="2024-07-15T13:23:00Z" w16du:dateUtc="2024-07-15T11:23:00Z">
              <w:r w:rsidR="007F20AC">
                <w:rPr>
                  <w:rFonts w:ascii="Arial" w:hAnsi="Arial" w:cs="Arial"/>
                  <w:sz w:val="20"/>
                  <w:szCs w:val="20"/>
                  <w:lang w:val="en-GB"/>
                </w:rPr>
                <w:t xml:space="preserve">amount of the order. </w:t>
              </w:r>
            </w:ins>
          </w:p>
        </w:tc>
      </w:tr>
      <w:tr w:rsidR="00AD6AFD" w14:paraId="1A9B8F2C" w14:textId="77777777" w:rsidTr="005C5491">
        <w:trPr>
          <w:cnfStyle w:val="000000100000" w:firstRow="0" w:lastRow="0" w:firstColumn="0" w:lastColumn="0" w:oddVBand="0" w:evenVBand="0" w:oddHBand="1" w:evenHBand="0" w:firstRowFirstColumn="0" w:firstRowLastColumn="0" w:lastRowFirstColumn="0" w:lastRowLastColumn="0"/>
          <w:ins w:id="8082" w:author="Dylan Van Aswegen" w:date="2024-07-15T13:22:00Z"/>
        </w:trPr>
        <w:tc>
          <w:tcPr>
            <w:cnfStyle w:val="001000000000" w:firstRow="0" w:lastRow="0" w:firstColumn="1" w:lastColumn="0" w:oddVBand="0" w:evenVBand="0" w:oddHBand="0" w:evenHBand="0" w:firstRowFirstColumn="0" w:firstRowLastColumn="0" w:lastRowFirstColumn="0" w:lastRowLastColumn="0"/>
            <w:tcW w:w="1451" w:type="dxa"/>
          </w:tcPr>
          <w:p w14:paraId="76AE9195" w14:textId="6489E7A8" w:rsidR="00AD6AFD" w:rsidRDefault="00AD6AFD" w:rsidP="00AD6AFD">
            <w:pPr>
              <w:spacing w:line="360" w:lineRule="auto"/>
              <w:jc w:val="both"/>
              <w:rPr>
                <w:ins w:id="8083" w:author="Dylan Van Aswegen" w:date="2024-07-15T13:22:00Z" w16du:dateUtc="2024-07-15T11:22:00Z"/>
                <w:rFonts w:ascii="Arial" w:hAnsi="Arial" w:cs="Arial"/>
                <w:sz w:val="20"/>
                <w:szCs w:val="20"/>
                <w:lang w:val="en-GB"/>
              </w:rPr>
            </w:pPr>
            <w:ins w:id="8084" w:author="Dylan Van Aswegen" w:date="2024-07-15T13:22:00Z" w16du:dateUtc="2024-07-15T11:22:00Z">
              <w:r>
                <w:rPr>
                  <w:rFonts w:ascii="Arial" w:hAnsi="Arial" w:cs="Arial"/>
                  <w:sz w:val="20"/>
                  <w:szCs w:val="20"/>
                  <w:lang w:val="en-GB"/>
                </w:rPr>
                <w:t>Payment Method</w:t>
              </w:r>
            </w:ins>
          </w:p>
        </w:tc>
        <w:tc>
          <w:tcPr>
            <w:tcW w:w="1273" w:type="dxa"/>
          </w:tcPr>
          <w:p w14:paraId="2213F5DF" w14:textId="4737EE47" w:rsidR="00AD6AFD" w:rsidRDefault="00AD6AFD" w:rsidP="00AD6AFD">
            <w:pPr>
              <w:spacing w:line="360" w:lineRule="auto"/>
              <w:jc w:val="both"/>
              <w:cnfStyle w:val="000000100000" w:firstRow="0" w:lastRow="0" w:firstColumn="0" w:lastColumn="0" w:oddVBand="0" w:evenVBand="0" w:oddHBand="1" w:evenHBand="0" w:firstRowFirstColumn="0" w:firstRowLastColumn="0" w:lastRowFirstColumn="0" w:lastRowLastColumn="0"/>
              <w:rPr>
                <w:ins w:id="8085" w:author="Dylan Van Aswegen" w:date="2024-07-15T13:22:00Z" w16du:dateUtc="2024-07-15T11:22:00Z"/>
                <w:rFonts w:ascii="Arial" w:hAnsi="Arial" w:cs="Arial"/>
                <w:sz w:val="20"/>
                <w:szCs w:val="20"/>
                <w:lang w:val="en-GB"/>
              </w:rPr>
            </w:pPr>
            <w:ins w:id="8086" w:author="Dylan Van Aswegen" w:date="2024-07-15T13:22:00Z" w16du:dateUtc="2024-07-15T11:22:00Z">
              <w:r>
                <w:rPr>
                  <w:rFonts w:ascii="Arial" w:hAnsi="Arial" w:cs="Arial"/>
                  <w:sz w:val="20"/>
                  <w:szCs w:val="20"/>
                  <w:lang w:val="en-GB"/>
                </w:rPr>
                <w:t xml:space="preserve">Text Field </w:t>
              </w:r>
            </w:ins>
          </w:p>
        </w:tc>
        <w:tc>
          <w:tcPr>
            <w:tcW w:w="1694" w:type="dxa"/>
          </w:tcPr>
          <w:p w14:paraId="72CC1F7C" w14:textId="47BCF941" w:rsidR="00AD6AFD" w:rsidRDefault="00AD6AFD" w:rsidP="00AD6AFD">
            <w:pPr>
              <w:spacing w:line="360" w:lineRule="auto"/>
              <w:jc w:val="both"/>
              <w:cnfStyle w:val="000000100000" w:firstRow="0" w:lastRow="0" w:firstColumn="0" w:lastColumn="0" w:oddVBand="0" w:evenVBand="0" w:oddHBand="1" w:evenHBand="0" w:firstRowFirstColumn="0" w:firstRowLastColumn="0" w:lastRowFirstColumn="0" w:lastRowLastColumn="0"/>
              <w:rPr>
                <w:ins w:id="8087" w:author="Dylan Van Aswegen" w:date="2024-07-15T13:22:00Z" w16du:dateUtc="2024-07-15T11:22:00Z"/>
                <w:rFonts w:ascii="Arial" w:hAnsi="Arial" w:cs="Arial"/>
                <w:sz w:val="20"/>
                <w:szCs w:val="20"/>
                <w:lang w:val="en-GB"/>
              </w:rPr>
            </w:pPr>
            <w:ins w:id="8088" w:author="Dylan Van Aswegen" w:date="2024-07-15T13:22:00Z" w16du:dateUtc="2024-07-15T11:22:00Z">
              <w:r>
                <w:rPr>
                  <w:rFonts w:ascii="Arial" w:hAnsi="Arial" w:cs="Arial"/>
                  <w:sz w:val="20"/>
                  <w:szCs w:val="20"/>
                  <w:lang w:val="en-GB"/>
                </w:rPr>
                <w:t xml:space="preserve">String </w:t>
              </w:r>
            </w:ins>
          </w:p>
        </w:tc>
        <w:tc>
          <w:tcPr>
            <w:tcW w:w="3804" w:type="dxa"/>
          </w:tcPr>
          <w:p w14:paraId="1BE0D016" w14:textId="3890DE3F" w:rsidR="00AD6AFD" w:rsidRDefault="00AD6AFD" w:rsidP="00AD6AFD">
            <w:pPr>
              <w:spacing w:line="360" w:lineRule="auto"/>
              <w:jc w:val="both"/>
              <w:cnfStyle w:val="000000100000" w:firstRow="0" w:lastRow="0" w:firstColumn="0" w:lastColumn="0" w:oddVBand="0" w:evenVBand="0" w:oddHBand="1" w:evenHBand="0" w:firstRowFirstColumn="0" w:firstRowLastColumn="0" w:lastRowFirstColumn="0" w:lastRowLastColumn="0"/>
              <w:rPr>
                <w:ins w:id="8089" w:author="Dylan Van Aswegen" w:date="2024-07-15T13:22:00Z" w16du:dateUtc="2024-07-15T11:22:00Z"/>
                <w:rFonts w:ascii="Arial" w:hAnsi="Arial" w:cs="Arial"/>
                <w:sz w:val="20"/>
                <w:szCs w:val="20"/>
                <w:lang w:val="en-GB"/>
              </w:rPr>
            </w:pPr>
            <w:ins w:id="8090" w:author="Dylan Van Aswegen" w:date="2024-07-15T13:22:00Z" w16du:dateUtc="2024-07-15T11:22:00Z">
              <w:r>
                <w:rPr>
                  <w:rFonts w:ascii="Arial" w:hAnsi="Arial" w:cs="Arial"/>
                  <w:sz w:val="20"/>
                  <w:szCs w:val="20"/>
                  <w:lang w:val="en-GB"/>
                </w:rPr>
                <w:t xml:space="preserve">This column will contain the </w:t>
              </w:r>
            </w:ins>
            <w:ins w:id="8091" w:author="Dylan Van Aswegen" w:date="2024-07-15T13:23:00Z" w16du:dateUtc="2024-07-15T11:23:00Z">
              <w:r w:rsidR="007F20AC">
                <w:rPr>
                  <w:rFonts w:ascii="Arial" w:hAnsi="Arial" w:cs="Arial"/>
                  <w:sz w:val="20"/>
                  <w:szCs w:val="20"/>
                  <w:lang w:val="en-GB"/>
                </w:rPr>
                <w:t xml:space="preserve">payment method that was used to pay for the order. </w:t>
              </w:r>
            </w:ins>
          </w:p>
        </w:tc>
      </w:tr>
      <w:tr w:rsidR="00AD6AFD" w14:paraId="149ADD09" w14:textId="77777777" w:rsidTr="005C5491">
        <w:trPr>
          <w:ins w:id="8092" w:author="Dylan Van Aswegen" w:date="2024-07-15T13:22:00Z"/>
        </w:trPr>
        <w:tc>
          <w:tcPr>
            <w:cnfStyle w:val="001000000000" w:firstRow="0" w:lastRow="0" w:firstColumn="1" w:lastColumn="0" w:oddVBand="0" w:evenVBand="0" w:oddHBand="0" w:evenHBand="0" w:firstRowFirstColumn="0" w:firstRowLastColumn="0" w:lastRowFirstColumn="0" w:lastRowLastColumn="0"/>
            <w:tcW w:w="1451" w:type="dxa"/>
          </w:tcPr>
          <w:p w14:paraId="0ABCF011" w14:textId="11631808" w:rsidR="00AD6AFD" w:rsidRDefault="00AD6AFD" w:rsidP="00AD6AFD">
            <w:pPr>
              <w:spacing w:line="360" w:lineRule="auto"/>
              <w:jc w:val="both"/>
              <w:rPr>
                <w:ins w:id="8093" w:author="Dylan Van Aswegen" w:date="2024-07-15T13:22:00Z" w16du:dateUtc="2024-07-15T11:22:00Z"/>
                <w:rFonts w:ascii="Arial" w:hAnsi="Arial" w:cs="Arial"/>
                <w:sz w:val="20"/>
                <w:szCs w:val="20"/>
                <w:lang w:val="en-GB"/>
              </w:rPr>
            </w:pPr>
            <w:ins w:id="8094" w:author="Dylan Van Aswegen" w:date="2024-07-15T13:22:00Z" w16du:dateUtc="2024-07-15T11:22:00Z">
              <w:r>
                <w:rPr>
                  <w:rFonts w:ascii="Arial" w:hAnsi="Arial" w:cs="Arial"/>
                  <w:sz w:val="20"/>
                  <w:szCs w:val="20"/>
                  <w:lang w:val="en-GB"/>
                </w:rPr>
                <w:t>Order Status</w:t>
              </w:r>
            </w:ins>
          </w:p>
        </w:tc>
        <w:tc>
          <w:tcPr>
            <w:tcW w:w="1273" w:type="dxa"/>
          </w:tcPr>
          <w:p w14:paraId="0D5279B2" w14:textId="662AD289" w:rsidR="00AD6AFD" w:rsidRDefault="00AD6AFD" w:rsidP="00AD6AFD">
            <w:pPr>
              <w:spacing w:line="360" w:lineRule="auto"/>
              <w:jc w:val="both"/>
              <w:cnfStyle w:val="000000000000" w:firstRow="0" w:lastRow="0" w:firstColumn="0" w:lastColumn="0" w:oddVBand="0" w:evenVBand="0" w:oddHBand="0" w:evenHBand="0" w:firstRowFirstColumn="0" w:firstRowLastColumn="0" w:lastRowFirstColumn="0" w:lastRowLastColumn="0"/>
              <w:rPr>
                <w:ins w:id="8095" w:author="Dylan Van Aswegen" w:date="2024-07-15T13:22:00Z" w16du:dateUtc="2024-07-15T11:22:00Z"/>
                <w:rFonts w:ascii="Arial" w:hAnsi="Arial" w:cs="Arial"/>
                <w:sz w:val="20"/>
                <w:szCs w:val="20"/>
                <w:lang w:val="en-GB"/>
              </w:rPr>
            </w:pPr>
            <w:ins w:id="8096" w:author="Dylan Van Aswegen" w:date="2024-07-15T13:22:00Z" w16du:dateUtc="2024-07-15T11:22:00Z">
              <w:r>
                <w:rPr>
                  <w:rFonts w:ascii="Arial" w:hAnsi="Arial" w:cs="Arial"/>
                  <w:sz w:val="20"/>
                  <w:szCs w:val="20"/>
                  <w:lang w:val="en-GB"/>
                </w:rPr>
                <w:t xml:space="preserve">Text Field </w:t>
              </w:r>
            </w:ins>
          </w:p>
        </w:tc>
        <w:tc>
          <w:tcPr>
            <w:tcW w:w="1694" w:type="dxa"/>
          </w:tcPr>
          <w:p w14:paraId="30135A03" w14:textId="13DBCCE1" w:rsidR="00AD6AFD" w:rsidRDefault="00AD6AFD" w:rsidP="00AD6AFD">
            <w:pPr>
              <w:spacing w:line="360" w:lineRule="auto"/>
              <w:jc w:val="both"/>
              <w:cnfStyle w:val="000000000000" w:firstRow="0" w:lastRow="0" w:firstColumn="0" w:lastColumn="0" w:oddVBand="0" w:evenVBand="0" w:oddHBand="0" w:evenHBand="0" w:firstRowFirstColumn="0" w:firstRowLastColumn="0" w:lastRowFirstColumn="0" w:lastRowLastColumn="0"/>
              <w:rPr>
                <w:ins w:id="8097" w:author="Dylan Van Aswegen" w:date="2024-07-15T13:22:00Z" w16du:dateUtc="2024-07-15T11:22:00Z"/>
                <w:rFonts w:ascii="Arial" w:hAnsi="Arial" w:cs="Arial"/>
                <w:sz w:val="20"/>
                <w:szCs w:val="20"/>
                <w:lang w:val="en-GB"/>
              </w:rPr>
            </w:pPr>
            <w:ins w:id="8098" w:author="Dylan Van Aswegen" w:date="2024-07-15T13:22:00Z" w16du:dateUtc="2024-07-15T11:22:00Z">
              <w:r>
                <w:rPr>
                  <w:rFonts w:ascii="Arial" w:hAnsi="Arial" w:cs="Arial"/>
                  <w:sz w:val="20"/>
                  <w:szCs w:val="20"/>
                  <w:lang w:val="en-GB"/>
                </w:rPr>
                <w:t xml:space="preserve">String </w:t>
              </w:r>
            </w:ins>
          </w:p>
        </w:tc>
        <w:tc>
          <w:tcPr>
            <w:tcW w:w="3804" w:type="dxa"/>
          </w:tcPr>
          <w:p w14:paraId="7170EF57" w14:textId="02D126FD" w:rsidR="00AD6AFD" w:rsidRDefault="00AD6AFD" w:rsidP="00AD6AFD">
            <w:pPr>
              <w:spacing w:line="360" w:lineRule="auto"/>
              <w:jc w:val="both"/>
              <w:cnfStyle w:val="000000000000" w:firstRow="0" w:lastRow="0" w:firstColumn="0" w:lastColumn="0" w:oddVBand="0" w:evenVBand="0" w:oddHBand="0" w:evenHBand="0" w:firstRowFirstColumn="0" w:firstRowLastColumn="0" w:lastRowFirstColumn="0" w:lastRowLastColumn="0"/>
              <w:rPr>
                <w:ins w:id="8099" w:author="Dylan Van Aswegen" w:date="2024-07-15T13:22:00Z" w16du:dateUtc="2024-07-15T11:22:00Z"/>
                <w:rFonts w:ascii="Arial" w:hAnsi="Arial" w:cs="Arial"/>
                <w:sz w:val="20"/>
                <w:szCs w:val="20"/>
                <w:lang w:val="en-GB"/>
              </w:rPr>
            </w:pPr>
            <w:ins w:id="8100" w:author="Dylan Van Aswegen" w:date="2024-07-15T13:22:00Z" w16du:dateUtc="2024-07-15T11:22:00Z">
              <w:r>
                <w:rPr>
                  <w:rFonts w:ascii="Arial" w:hAnsi="Arial" w:cs="Arial"/>
                  <w:sz w:val="20"/>
                  <w:szCs w:val="20"/>
                  <w:lang w:val="en-GB"/>
                </w:rPr>
                <w:t xml:space="preserve">This column will contain the </w:t>
              </w:r>
            </w:ins>
            <w:ins w:id="8101" w:author="Dylan Van Aswegen" w:date="2024-07-15T13:23:00Z" w16du:dateUtc="2024-07-15T11:23:00Z">
              <w:r w:rsidR="007F20AC">
                <w:rPr>
                  <w:rFonts w:ascii="Arial" w:hAnsi="Arial" w:cs="Arial"/>
                  <w:sz w:val="20"/>
                  <w:szCs w:val="20"/>
                  <w:lang w:val="en-GB"/>
                </w:rPr>
                <w:t>current status of the order</w:t>
              </w:r>
            </w:ins>
          </w:p>
        </w:tc>
      </w:tr>
      <w:tr w:rsidR="00AD6AFD" w14:paraId="65FCBC90" w14:textId="77777777" w:rsidTr="005C5491">
        <w:trPr>
          <w:cnfStyle w:val="000000100000" w:firstRow="0" w:lastRow="0" w:firstColumn="0" w:lastColumn="0" w:oddVBand="0" w:evenVBand="0" w:oddHBand="1" w:evenHBand="0" w:firstRowFirstColumn="0" w:firstRowLastColumn="0" w:lastRowFirstColumn="0" w:lastRowLastColumn="0"/>
          <w:ins w:id="8102" w:author="Dylan Van Aswegen" w:date="2024-07-15T13:22:00Z"/>
        </w:trPr>
        <w:tc>
          <w:tcPr>
            <w:cnfStyle w:val="001000000000" w:firstRow="0" w:lastRow="0" w:firstColumn="1" w:lastColumn="0" w:oddVBand="0" w:evenVBand="0" w:oddHBand="0" w:evenHBand="0" w:firstRowFirstColumn="0" w:firstRowLastColumn="0" w:lastRowFirstColumn="0" w:lastRowLastColumn="0"/>
            <w:tcW w:w="1451" w:type="dxa"/>
          </w:tcPr>
          <w:p w14:paraId="1CAA56F3" w14:textId="717F201B" w:rsidR="00AD6AFD" w:rsidRDefault="00AD6AFD" w:rsidP="00AD6AFD">
            <w:pPr>
              <w:spacing w:line="360" w:lineRule="auto"/>
              <w:jc w:val="both"/>
              <w:rPr>
                <w:ins w:id="8103" w:author="Dylan Van Aswegen" w:date="2024-07-15T13:22:00Z" w16du:dateUtc="2024-07-15T11:22:00Z"/>
                <w:rFonts w:ascii="Arial" w:hAnsi="Arial" w:cs="Arial"/>
                <w:sz w:val="20"/>
                <w:szCs w:val="20"/>
                <w:lang w:val="en-GB"/>
              </w:rPr>
            </w:pPr>
            <w:ins w:id="8104" w:author="Dylan Van Aswegen" w:date="2024-07-15T13:22:00Z" w16du:dateUtc="2024-07-15T11:22:00Z">
              <w:r>
                <w:rPr>
                  <w:rFonts w:ascii="Arial" w:hAnsi="Arial" w:cs="Arial"/>
                  <w:sz w:val="20"/>
                  <w:szCs w:val="20"/>
                  <w:lang w:val="en-GB"/>
                </w:rPr>
                <w:t>Actions</w:t>
              </w:r>
            </w:ins>
          </w:p>
        </w:tc>
        <w:tc>
          <w:tcPr>
            <w:tcW w:w="1273" w:type="dxa"/>
          </w:tcPr>
          <w:p w14:paraId="4DD660FF" w14:textId="0ED950DE" w:rsidR="00AD6AFD" w:rsidRDefault="00AD6AFD" w:rsidP="00AD6AFD">
            <w:pPr>
              <w:spacing w:line="360" w:lineRule="auto"/>
              <w:jc w:val="both"/>
              <w:cnfStyle w:val="000000100000" w:firstRow="0" w:lastRow="0" w:firstColumn="0" w:lastColumn="0" w:oddVBand="0" w:evenVBand="0" w:oddHBand="1" w:evenHBand="0" w:firstRowFirstColumn="0" w:firstRowLastColumn="0" w:lastRowFirstColumn="0" w:lastRowLastColumn="0"/>
              <w:rPr>
                <w:ins w:id="8105" w:author="Dylan Van Aswegen" w:date="2024-07-15T13:22:00Z" w16du:dateUtc="2024-07-15T11:22:00Z"/>
                <w:rFonts w:ascii="Arial" w:hAnsi="Arial" w:cs="Arial"/>
                <w:sz w:val="20"/>
                <w:szCs w:val="20"/>
                <w:lang w:val="en-GB"/>
              </w:rPr>
            </w:pPr>
            <w:ins w:id="8106" w:author="Dylan Van Aswegen" w:date="2024-07-15T13:23:00Z" w16du:dateUtc="2024-07-15T11:23:00Z">
              <w:r>
                <w:rPr>
                  <w:rFonts w:ascii="Arial" w:hAnsi="Arial" w:cs="Arial"/>
                  <w:sz w:val="20"/>
                  <w:szCs w:val="20"/>
                  <w:lang w:val="en-GB"/>
                </w:rPr>
                <w:t>Buttons</w:t>
              </w:r>
            </w:ins>
          </w:p>
        </w:tc>
        <w:tc>
          <w:tcPr>
            <w:tcW w:w="1694" w:type="dxa"/>
          </w:tcPr>
          <w:p w14:paraId="345403BC" w14:textId="77777777" w:rsidR="00AD6AFD" w:rsidRDefault="00AD6AFD" w:rsidP="00AD6AFD">
            <w:pPr>
              <w:spacing w:line="360" w:lineRule="auto"/>
              <w:jc w:val="both"/>
              <w:cnfStyle w:val="000000100000" w:firstRow="0" w:lastRow="0" w:firstColumn="0" w:lastColumn="0" w:oddVBand="0" w:evenVBand="0" w:oddHBand="1" w:evenHBand="0" w:firstRowFirstColumn="0" w:firstRowLastColumn="0" w:lastRowFirstColumn="0" w:lastRowLastColumn="0"/>
              <w:rPr>
                <w:ins w:id="8107" w:author="Dylan Van Aswegen" w:date="2024-07-15T13:22:00Z" w16du:dateUtc="2024-07-15T11:22:00Z"/>
                <w:rFonts w:ascii="Arial" w:hAnsi="Arial" w:cs="Arial"/>
                <w:sz w:val="20"/>
                <w:szCs w:val="20"/>
                <w:lang w:val="en-GB"/>
              </w:rPr>
            </w:pPr>
          </w:p>
        </w:tc>
        <w:tc>
          <w:tcPr>
            <w:tcW w:w="3804" w:type="dxa"/>
          </w:tcPr>
          <w:p w14:paraId="7A261FEB" w14:textId="56298CEA" w:rsidR="00AD6AFD" w:rsidRDefault="007F20AC" w:rsidP="00AD6AFD">
            <w:pPr>
              <w:spacing w:line="360" w:lineRule="auto"/>
              <w:jc w:val="both"/>
              <w:cnfStyle w:val="000000100000" w:firstRow="0" w:lastRow="0" w:firstColumn="0" w:lastColumn="0" w:oddVBand="0" w:evenVBand="0" w:oddHBand="1" w:evenHBand="0" w:firstRowFirstColumn="0" w:firstRowLastColumn="0" w:lastRowFirstColumn="0" w:lastRowLastColumn="0"/>
              <w:rPr>
                <w:ins w:id="8108" w:author="Dylan Van Aswegen" w:date="2024-07-15T13:25:00Z" w16du:dateUtc="2024-07-15T11:25:00Z"/>
                <w:rFonts w:ascii="Arial" w:hAnsi="Arial" w:cs="Arial"/>
                <w:sz w:val="20"/>
                <w:szCs w:val="20"/>
                <w:lang w:val="en-GB"/>
              </w:rPr>
            </w:pPr>
            <w:ins w:id="8109" w:author="Dylan Van Aswegen" w:date="2024-07-15T13:23:00Z" w16du:dateUtc="2024-07-15T11:23:00Z">
              <w:r>
                <w:rPr>
                  <w:rFonts w:ascii="Arial" w:hAnsi="Arial" w:cs="Arial"/>
                  <w:sz w:val="20"/>
                  <w:szCs w:val="20"/>
                  <w:lang w:val="en-GB"/>
                </w:rPr>
                <w:t>This column will c</w:t>
              </w:r>
            </w:ins>
            <w:ins w:id="8110" w:author="Dylan Van Aswegen" w:date="2024-07-15T13:24:00Z" w16du:dateUtc="2024-07-15T11:24:00Z">
              <w:r>
                <w:rPr>
                  <w:rFonts w:ascii="Arial" w:hAnsi="Arial" w:cs="Arial"/>
                  <w:sz w:val="20"/>
                  <w:szCs w:val="20"/>
                  <w:lang w:val="en-GB"/>
                </w:rPr>
                <w:t xml:space="preserve">ontain buttons to allow the organisation admin to </w:t>
              </w:r>
            </w:ins>
            <w:ins w:id="8111" w:author="Dylan Van Aswegen" w:date="2024-07-15T13:25:00Z" w16du:dateUtc="2024-07-15T11:25:00Z">
              <w:r w:rsidR="00787B1C">
                <w:rPr>
                  <w:rFonts w:ascii="Arial" w:hAnsi="Arial" w:cs="Arial"/>
                  <w:sz w:val="20"/>
                  <w:szCs w:val="20"/>
                  <w:lang w:val="en-GB"/>
                </w:rPr>
                <w:t>clear down</w:t>
              </w:r>
            </w:ins>
            <w:ins w:id="8112" w:author="Dylan Van Aswegen" w:date="2024-07-15T13:24:00Z" w16du:dateUtc="2024-07-15T11:24:00Z">
              <w:r w:rsidR="00036939">
                <w:rPr>
                  <w:rFonts w:ascii="Arial" w:hAnsi="Arial" w:cs="Arial"/>
                  <w:sz w:val="20"/>
                  <w:szCs w:val="20"/>
                  <w:lang w:val="en-GB"/>
                </w:rPr>
                <w:t xml:space="preserve"> the order. This button should not be available if the </w:t>
              </w:r>
            </w:ins>
            <w:ins w:id="8113" w:author="Dylan Van Aswegen" w:date="2024-07-15T13:25:00Z" w16du:dateUtc="2024-07-15T11:25:00Z">
              <w:r w:rsidR="00036939">
                <w:rPr>
                  <w:rFonts w:ascii="Arial" w:hAnsi="Arial" w:cs="Arial"/>
                  <w:sz w:val="20"/>
                  <w:szCs w:val="20"/>
                  <w:lang w:val="en-GB"/>
                </w:rPr>
                <w:t xml:space="preserve">payment method is </w:t>
              </w:r>
              <w:r w:rsidR="008847F2">
                <w:rPr>
                  <w:rFonts w:ascii="Arial" w:hAnsi="Arial" w:cs="Arial"/>
                  <w:sz w:val="20"/>
                  <w:szCs w:val="20"/>
                  <w:lang w:val="en-GB"/>
                </w:rPr>
                <w:t xml:space="preserve">Direct Debit and the order status is </w:t>
              </w:r>
              <w:r w:rsidR="00436316">
                <w:rPr>
                  <w:rFonts w:ascii="Arial" w:hAnsi="Arial" w:cs="Arial"/>
                  <w:sz w:val="20"/>
                  <w:szCs w:val="20"/>
                  <w:lang w:val="en-GB"/>
                </w:rPr>
                <w:t xml:space="preserve">Order Placed or </w:t>
              </w:r>
              <w:r w:rsidR="001F3465">
                <w:rPr>
                  <w:rFonts w:ascii="Arial" w:hAnsi="Arial" w:cs="Arial"/>
                  <w:sz w:val="20"/>
                  <w:szCs w:val="20"/>
                  <w:lang w:val="en-GB"/>
                </w:rPr>
                <w:t xml:space="preserve">Payment Received. </w:t>
              </w:r>
            </w:ins>
          </w:p>
          <w:p w14:paraId="162008C2" w14:textId="145DFC65" w:rsidR="00787B1C" w:rsidRDefault="00787B1C" w:rsidP="00AD6AFD">
            <w:pPr>
              <w:spacing w:line="360" w:lineRule="auto"/>
              <w:jc w:val="both"/>
              <w:cnfStyle w:val="000000100000" w:firstRow="0" w:lastRow="0" w:firstColumn="0" w:lastColumn="0" w:oddVBand="0" w:evenVBand="0" w:oddHBand="1" w:evenHBand="0" w:firstRowFirstColumn="0" w:firstRowLastColumn="0" w:lastRowFirstColumn="0" w:lastRowLastColumn="0"/>
              <w:rPr>
                <w:ins w:id="8114" w:author="Dylan Van Aswegen" w:date="2024-07-15T13:22:00Z" w16du:dateUtc="2024-07-15T11:22:00Z"/>
                <w:rFonts w:ascii="Arial" w:hAnsi="Arial" w:cs="Arial"/>
                <w:sz w:val="20"/>
                <w:szCs w:val="20"/>
                <w:lang w:val="en-GB"/>
              </w:rPr>
            </w:pPr>
            <w:ins w:id="8115" w:author="Dylan Van Aswegen" w:date="2024-07-15T13:25:00Z" w16du:dateUtc="2024-07-15T11:25:00Z">
              <w:r>
                <w:rPr>
                  <w:rFonts w:ascii="Arial" w:hAnsi="Arial" w:cs="Arial"/>
                  <w:sz w:val="20"/>
                  <w:szCs w:val="20"/>
                  <w:lang w:val="en-GB"/>
                </w:rPr>
                <w:t xml:space="preserve">If clicked, the </w:t>
              </w:r>
            </w:ins>
            <w:ins w:id="8116" w:author="Dylan Van Aswegen" w:date="2024-07-15T13:26:00Z" w16du:dateUtc="2024-07-15T11:26:00Z">
              <w:r w:rsidR="000320FD">
                <w:rPr>
                  <w:rFonts w:ascii="Arial" w:hAnsi="Arial" w:cs="Arial"/>
                  <w:sz w:val="20"/>
                  <w:szCs w:val="20"/>
                  <w:lang w:val="en-GB"/>
                </w:rPr>
                <w:t>order</w:t>
              </w:r>
              <w:r w:rsidR="00343920">
                <w:rPr>
                  <w:rFonts w:ascii="Arial" w:hAnsi="Arial" w:cs="Arial"/>
                  <w:sz w:val="20"/>
                  <w:szCs w:val="20"/>
                  <w:lang w:val="en-GB"/>
                </w:rPr>
                <w:t xml:space="preserve">, payment and </w:t>
              </w:r>
              <w:r w:rsidR="00B42643">
                <w:rPr>
                  <w:rFonts w:ascii="Arial" w:hAnsi="Arial" w:cs="Arial"/>
                  <w:sz w:val="20"/>
                  <w:szCs w:val="20"/>
                  <w:lang w:val="en-GB"/>
                </w:rPr>
                <w:t>booking (for events) should be cleared</w:t>
              </w:r>
              <w:r w:rsidR="00642C6A">
                <w:rPr>
                  <w:rFonts w:ascii="Arial" w:hAnsi="Arial" w:cs="Arial"/>
                  <w:sz w:val="20"/>
                  <w:szCs w:val="20"/>
                  <w:lang w:val="en-GB"/>
                </w:rPr>
                <w:t xml:space="preserve"> and an audit trail entry should be made f</w:t>
              </w:r>
            </w:ins>
            <w:ins w:id="8117" w:author="Dylan Van Aswegen" w:date="2024-07-15T13:27:00Z" w16du:dateUtc="2024-07-15T11:27:00Z">
              <w:r w:rsidR="00642C6A">
                <w:rPr>
                  <w:rFonts w:ascii="Arial" w:hAnsi="Arial" w:cs="Arial"/>
                  <w:sz w:val="20"/>
                  <w:szCs w:val="20"/>
                  <w:lang w:val="en-GB"/>
                </w:rPr>
                <w:t xml:space="preserve">or the application admin to track who cleared down the order. </w:t>
              </w:r>
            </w:ins>
          </w:p>
        </w:tc>
      </w:tr>
    </w:tbl>
    <w:p w14:paraId="13EF3376" w14:textId="77777777" w:rsidR="00C42601" w:rsidRPr="009E0B7A" w:rsidRDefault="00C42601">
      <w:pPr>
        <w:rPr>
          <w:ins w:id="8118" w:author="Dylan Van Aswegen" w:date="2024-07-15T12:57:00Z" w16du:dateUtc="2024-07-15T10:57:00Z"/>
          <w:lang w:val="en-GB"/>
          <w:rPrChange w:id="8119" w:author="Dylan Van Aswegen" w:date="2024-07-15T13:21:00Z" w16du:dateUtc="2024-07-15T11:21:00Z">
            <w:rPr>
              <w:ins w:id="8120" w:author="Dylan Van Aswegen" w:date="2024-07-15T12:57:00Z" w16du:dateUtc="2024-07-15T10:57:00Z"/>
            </w:rPr>
          </w:rPrChange>
        </w:rPr>
      </w:pPr>
    </w:p>
    <w:p w14:paraId="53E749EE" w14:textId="77777777" w:rsidR="001B0CDB" w:rsidRDefault="001B0CDB">
      <w:pPr>
        <w:rPr>
          <w:ins w:id="8121" w:author="Dylan Van Aswegen" w:date="2024-07-15T12:57:00Z" w16du:dateUtc="2024-07-15T10:57:00Z"/>
        </w:rPr>
      </w:pPr>
    </w:p>
    <w:p w14:paraId="490412AD" w14:textId="77777777" w:rsidR="001B0CDB" w:rsidRDefault="001B0CDB">
      <w:pPr>
        <w:rPr>
          <w:ins w:id="8122" w:author="Dylan Van Aswegen" w:date="2024-07-15T12:57:00Z" w16du:dateUtc="2024-07-15T10:57:00Z"/>
        </w:rPr>
      </w:pPr>
    </w:p>
    <w:p w14:paraId="7F5C27BE" w14:textId="77777777" w:rsidR="001B0CDB" w:rsidRDefault="001B0CDB">
      <w:pPr>
        <w:rPr>
          <w:ins w:id="8123" w:author="Dylan Van Aswegen" w:date="2024-07-15T12:57:00Z" w16du:dateUtc="2024-07-15T10:57:00Z"/>
        </w:rPr>
      </w:pPr>
    </w:p>
    <w:p w14:paraId="6968ED75" w14:textId="77777777" w:rsidR="001B0CDB" w:rsidRDefault="001B0CDB">
      <w:pPr>
        <w:rPr>
          <w:ins w:id="8124" w:author="Dylan Van Aswegen" w:date="2024-07-15T12:57:00Z" w16du:dateUtc="2024-07-15T10:57:00Z"/>
        </w:rPr>
      </w:pPr>
    </w:p>
    <w:p w14:paraId="06AB7DE4" w14:textId="77777777" w:rsidR="001B0CDB" w:rsidRDefault="001B0CDB">
      <w:pPr>
        <w:rPr>
          <w:ins w:id="8125" w:author="Dylan Van Aswegen" w:date="2024-07-15T12:57:00Z" w16du:dateUtc="2024-07-15T10:57:00Z"/>
        </w:rPr>
      </w:pPr>
    </w:p>
    <w:p w14:paraId="0D62B198" w14:textId="77777777" w:rsidR="001B0CDB" w:rsidRDefault="001B0CDB">
      <w:pPr>
        <w:rPr>
          <w:ins w:id="8126" w:author="Dylan Van Aswegen" w:date="2024-07-15T12:57:00Z" w16du:dateUtc="2024-07-15T10:57:00Z"/>
        </w:rPr>
      </w:pPr>
    </w:p>
    <w:p w14:paraId="566EAB79" w14:textId="77777777" w:rsidR="001B0CDB" w:rsidRDefault="001B0CDB">
      <w:pPr>
        <w:rPr>
          <w:ins w:id="8127" w:author="Dylan Van Aswegen" w:date="2024-07-15T12:57:00Z" w16du:dateUtc="2024-07-15T10:57:00Z"/>
        </w:rPr>
      </w:pPr>
    </w:p>
    <w:p w14:paraId="3610E76D" w14:textId="77777777" w:rsidR="001B0CDB" w:rsidRDefault="001B0CDB">
      <w:pPr>
        <w:rPr>
          <w:ins w:id="8128" w:author="Dylan Van Aswegen" w:date="2024-07-15T12:57:00Z" w16du:dateUtc="2024-07-15T10:57:00Z"/>
        </w:rPr>
      </w:pPr>
    </w:p>
    <w:p w14:paraId="3D35BD36" w14:textId="77777777" w:rsidR="001B0CDB" w:rsidRPr="00ED4415" w:rsidRDefault="001B0CDB">
      <w:pPr>
        <w:rPr>
          <w:ins w:id="8129" w:author="Dylan Van Aswegen" w:date="2024-07-15T11:44:00Z" w16du:dateUtc="2024-07-15T09:44:00Z"/>
        </w:rPr>
        <w:pPrChange w:id="8130" w:author="Dylan Van Aswegen" w:date="2024-07-15T11:45:00Z" w16du:dateUtc="2024-07-15T09:45:00Z">
          <w:pPr>
            <w:pStyle w:val="Heading3"/>
          </w:pPr>
        </w:pPrChange>
      </w:pPr>
    </w:p>
    <w:p w14:paraId="08D3DB14" w14:textId="0E273CF8" w:rsidR="00FC71EC" w:rsidRPr="00974A85" w:rsidRDefault="00FC71EC">
      <w:pPr>
        <w:pStyle w:val="Heading4"/>
        <w:rPr>
          <w:ins w:id="8131" w:author="Dylan Van Aswegen" w:date="2024-07-15T12:47:00Z" w16du:dateUtc="2024-07-15T10:47:00Z"/>
          <w:i w:val="0"/>
          <w:iCs w:val="0"/>
          <w:sz w:val="32"/>
          <w:szCs w:val="32"/>
          <w:rPrChange w:id="8132" w:author="Dylan Van Aswegen" w:date="2024-07-15T12:47:00Z" w16du:dateUtc="2024-07-15T10:47:00Z">
            <w:rPr>
              <w:ins w:id="8133" w:author="Dylan Van Aswegen" w:date="2024-07-15T12:47:00Z" w16du:dateUtc="2024-07-15T10:47:00Z"/>
              <w:i w:val="0"/>
              <w:iCs w:val="0"/>
              <w:sz w:val="32"/>
              <w:szCs w:val="32"/>
              <w:lang w:val="fr-MC"/>
            </w:rPr>
          </w:rPrChange>
        </w:rPr>
      </w:pPr>
      <w:ins w:id="8134" w:author="Dylan Van Aswegen" w:date="2024-07-15T12:47:00Z" w16du:dateUtc="2024-07-15T10:47:00Z">
        <w:r w:rsidRPr="00974A85">
          <w:rPr>
            <w:i w:val="0"/>
            <w:iCs w:val="0"/>
            <w:sz w:val="32"/>
            <w:szCs w:val="32"/>
            <w:rPrChange w:id="8135" w:author="Dylan Van Aswegen" w:date="2024-07-15T12:47:00Z" w16du:dateUtc="2024-07-15T10:47:00Z">
              <w:rPr/>
            </w:rPrChange>
          </w:rPr>
          <w:t>Clear down page</w:t>
        </w:r>
      </w:ins>
    </w:p>
    <w:p w14:paraId="12B5A388" w14:textId="4BC91A51" w:rsidR="00FC71EC" w:rsidRDefault="00974A85" w:rsidP="00FC71EC">
      <w:pPr>
        <w:rPr>
          <w:ins w:id="8136" w:author="Dylan Van Aswegen" w:date="2024-07-15T12:48:00Z" w16du:dateUtc="2024-07-15T10:48:00Z"/>
        </w:rPr>
      </w:pPr>
      <w:ins w:id="8137" w:author="Dylan Van Aswegen" w:date="2024-07-15T12:47:00Z" w16du:dateUtc="2024-07-15T10:47:00Z">
        <w:r w:rsidRPr="00974A85">
          <w:rPr>
            <w:rPrChange w:id="8138" w:author="Dylan Van Aswegen" w:date="2024-07-15T12:47:00Z" w16du:dateUtc="2024-07-15T10:47:00Z">
              <w:rPr>
                <w:lang w:val="fr-MC"/>
              </w:rPr>
            </w:rPrChange>
          </w:rPr>
          <w:t xml:space="preserve">The user will be presented </w:t>
        </w:r>
        <w:r>
          <w:t>with this window once they c</w:t>
        </w:r>
      </w:ins>
      <w:ins w:id="8139" w:author="Dylan Van Aswegen" w:date="2024-07-15T12:48:00Z" w16du:dateUtc="2024-07-15T10:48:00Z">
        <w:r>
          <w:t xml:space="preserve">lick on the clear down button on the organisations table. </w:t>
        </w:r>
      </w:ins>
    </w:p>
    <w:p w14:paraId="1592CE58" w14:textId="11392CE0" w:rsidR="00974A85" w:rsidRDefault="00974A85" w:rsidP="00FC71EC">
      <w:pPr>
        <w:rPr>
          <w:ins w:id="8140" w:author="Dylan Van Aswegen" w:date="2024-07-15T12:48:00Z" w16du:dateUtc="2024-07-15T10:48:00Z"/>
        </w:rPr>
      </w:pPr>
      <w:ins w:id="8141" w:author="Dylan Van Aswegen" w:date="2024-07-15T12:48:00Z" w16du:dateUtc="2024-07-15T10:48:00Z">
        <w:r>
          <w:t xml:space="preserve">The window will consist of the following fields: </w:t>
        </w:r>
      </w:ins>
    </w:p>
    <w:tbl>
      <w:tblPr>
        <w:tblStyle w:val="GridTable4-Accent1"/>
        <w:tblW w:w="10774" w:type="dxa"/>
        <w:tblInd w:w="-714" w:type="dxa"/>
        <w:tblLook w:val="04A0" w:firstRow="1" w:lastRow="0" w:firstColumn="1" w:lastColumn="0" w:noHBand="0" w:noVBand="1"/>
      </w:tblPr>
      <w:tblGrid>
        <w:gridCol w:w="1135"/>
        <w:gridCol w:w="1417"/>
        <w:gridCol w:w="1276"/>
        <w:gridCol w:w="1701"/>
        <w:gridCol w:w="1417"/>
        <w:gridCol w:w="3828"/>
      </w:tblGrid>
      <w:tr w:rsidR="00974A85" w14:paraId="59C816CF" w14:textId="77777777" w:rsidTr="005C5491">
        <w:trPr>
          <w:cnfStyle w:val="100000000000" w:firstRow="1" w:lastRow="0" w:firstColumn="0" w:lastColumn="0" w:oddVBand="0" w:evenVBand="0" w:oddHBand="0" w:evenHBand="0" w:firstRowFirstColumn="0" w:firstRowLastColumn="0" w:lastRowFirstColumn="0" w:lastRowLastColumn="0"/>
          <w:tblHeader/>
          <w:ins w:id="8142" w:author="Dylan Van Aswegen" w:date="2024-07-15T12:48:00Z"/>
        </w:trPr>
        <w:tc>
          <w:tcPr>
            <w:cnfStyle w:val="001000000000" w:firstRow="0" w:lastRow="0" w:firstColumn="1" w:lastColumn="0" w:oddVBand="0" w:evenVBand="0" w:oddHBand="0" w:evenHBand="0" w:firstRowFirstColumn="0" w:firstRowLastColumn="0" w:lastRowFirstColumn="0" w:lastRowLastColumn="0"/>
            <w:tcW w:w="1135" w:type="dxa"/>
            <w:shd w:val="clear" w:color="auto" w:fill="002060"/>
          </w:tcPr>
          <w:p w14:paraId="469439B8" w14:textId="77777777" w:rsidR="00974A85" w:rsidRDefault="00974A85">
            <w:pPr>
              <w:spacing w:line="360" w:lineRule="auto"/>
              <w:jc w:val="both"/>
              <w:rPr>
                <w:ins w:id="8143" w:author="Dylan Van Aswegen" w:date="2024-07-15T12:48:00Z" w16du:dateUtc="2024-07-15T10:48:00Z"/>
                <w:rFonts w:ascii="Arial" w:hAnsi="Arial" w:cs="Arial"/>
                <w:sz w:val="20"/>
                <w:szCs w:val="20"/>
                <w:lang w:val="en-GB"/>
              </w:rPr>
            </w:pPr>
            <w:ins w:id="8144" w:author="Dylan Van Aswegen" w:date="2024-07-15T12:48:00Z" w16du:dateUtc="2024-07-15T10:48:00Z">
              <w:r>
                <w:rPr>
                  <w:rFonts w:ascii="Arial" w:hAnsi="Arial" w:cs="Arial"/>
                  <w:sz w:val="20"/>
                  <w:szCs w:val="20"/>
                  <w:lang w:val="en-GB"/>
                </w:rPr>
                <w:t xml:space="preserve">Field Number </w:t>
              </w:r>
            </w:ins>
          </w:p>
        </w:tc>
        <w:tc>
          <w:tcPr>
            <w:tcW w:w="1417" w:type="dxa"/>
            <w:shd w:val="clear" w:color="auto" w:fill="002060"/>
          </w:tcPr>
          <w:p w14:paraId="3F771AA4" w14:textId="77777777" w:rsidR="00974A85" w:rsidRDefault="00974A85">
            <w:pPr>
              <w:spacing w:line="360" w:lineRule="auto"/>
              <w:jc w:val="both"/>
              <w:cnfStyle w:val="100000000000" w:firstRow="1" w:lastRow="0" w:firstColumn="0" w:lastColumn="0" w:oddVBand="0" w:evenVBand="0" w:oddHBand="0" w:evenHBand="0" w:firstRowFirstColumn="0" w:firstRowLastColumn="0" w:lastRowFirstColumn="0" w:lastRowLastColumn="0"/>
              <w:rPr>
                <w:ins w:id="8145" w:author="Dylan Van Aswegen" w:date="2024-07-15T12:48:00Z" w16du:dateUtc="2024-07-15T10:48:00Z"/>
                <w:rFonts w:ascii="Arial" w:hAnsi="Arial" w:cs="Arial"/>
                <w:sz w:val="20"/>
                <w:szCs w:val="20"/>
                <w:lang w:val="en-GB"/>
              </w:rPr>
            </w:pPr>
            <w:ins w:id="8146" w:author="Dylan Van Aswegen" w:date="2024-07-15T12:48:00Z" w16du:dateUtc="2024-07-15T10:48:00Z">
              <w:r>
                <w:rPr>
                  <w:rFonts w:ascii="Arial" w:hAnsi="Arial" w:cs="Arial"/>
                  <w:sz w:val="20"/>
                  <w:szCs w:val="20"/>
                  <w:lang w:val="en-GB"/>
                </w:rPr>
                <w:t>Field Name</w:t>
              </w:r>
            </w:ins>
          </w:p>
        </w:tc>
        <w:tc>
          <w:tcPr>
            <w:tcW w:w="1276" w:type="dxa"/>
            <w:shd w:val="clear" w:color="auto" w:fill="002060"/>
          </w:tcPr>
          <w:p w14:paraId="5745D467" w14:textId="77777777" w:rsidR="00974A85" w:rsidRDefault="00974A85">
            <w:pPr>
              <w:spacing w:line="360" w:lineRule="auto"/>
              <w:jc w:val="both"/>
              <w:cnfStyle w:val="100000000000" w:firstRow="1" w:lastRow="0" w:firstColumn="0" w:lastColumn="0" w:oddVBand="0" w:evenVBand="0" w:oddHBand="0" w:evenHBand="0" w:firstRowFirstColumn="0" w:firstRowLastColumn="0" w:lastRowFirstColumn="0" w:lastRowLastColumn="0"/>
              <w:rPr>
                <w:ins w:id="8147" w:author="Dylan Van Aswegen" w:date="2024-07-15T12:48:00Z" w16du:dateUtc="2024-07-15T10:48:00Z"/>
                <w:rFonts w:ascii="Arial" w:hAnsi="Arial" w:cs="Arial"/>
                <w:sz w:val="20"/>
                <w:szCs w:val="20"/>
                <w:lang w:val="en-GB"/>
              </w:rPr>
            </w:pPr>
            <w:ins w:id="8148" w:author="Dylan Van Aswegen" w:date="2024-07-15T12:48:00Z" w16du:dateUtc="2024-07-15T10:48:00Z">
              <w:r>
                <w:rPr>
                  <w:rFonts w:ascii="Arial" w:hAnsi="Arial" w:cs="Arial"/>
                  <w:sz w:val="20"/>
                  <w:szCs w:val="20"/>
                  <w:lang w:val="en-GB"/>
                </w:rPr>
                <w:t>Field Type</w:t>
              </w:r>
            </w:ins>
          </w:p>
        </w:tc>
        <w:tc>
          <w:tcPr>
            <w:tcW w:w="1701" w:type="dxa"/>
            <w:shd w:val="clear" w:color="auto" w:fill="002060"/>
          </w:tcPr>
          <w:p w14:paraId="2CF2508E" w14:textId="77777777" w:rsidR="00974A85" w:rsidRDefault="00974A85">
            <w:pPr>
              <w:spacing w:line="360" w:lineRule="auto"/>
              <w:jc w:val="both"/>
              <w:cnfStyle w:val="100000000000" w:firstRow="1" w:lastRow="0" w:firstColumn="0" w:lastColumn="0" w:oddVBand="0" w:evenVBand="0" w:oddHBand="0" w:evenHBand="0" w:firstRowFirstColumn="0" w:firstRowLastColumn="0" w:lastRowFirstColumn="0" w:lastRowLastColumn="0"/>
              <w:rPr>
                <w:ins w:id="8149" w:author="Dylan Van Aswegen" w:date="2024-07-15T12:48:00Z" w16du:dateUtc="2024-07-15T10:48:00Z"/>
                <w:rFonts w:ascii="Arial" w:hAnsi="Arial" w:cs="Arial"/>
                <w:sz w:val="20"/>
                <w:szCs w:val="20"/>
                <w:lang w:val="en-GB"/>
              </w:rPr>
            </w:pPr>
            <w:ins w:id="8150" w:author="Dylan Van Aswegen" w:date="2024-07-15T12:48:00Z" w16du:dateUtc="2024-07-15T10:48:00Z">
              <w:r>
                <w:rPr>
                  <w:rFonts w:ascii="Arial" w:hAnsi="Arial" w:cs="Arial"/>
                  <w:sz w:val="20"/>
                  <w:szCs w:val="20"/>
                  <w:lang w:val="en-GB"/>
                </w:rPr>
                <w:t>Field Data Type</w:t>
              </w:r>
            </w:ins>
          </w:p>
        </w:tc>
        <w:tc>
          <w:tcPr>
            <w:tcW w:w="1417" w:type="dxa"/>
            <w:shd w:val="clear" w:color="auto" w:fill="002060"/>
          </w:tcPr>
          <w:p w14:paraId="670928F5" w14:textId="77777777" w:rsidR="00974A85" w:rsidRDefault="00974A85">
            <w:pPr>
              <w:spacing w:line="360" w:lineRule="auto"/>
              <w:jc w:val="both"/>
              <w:cnfStyle w:val="100000000000" w:firstRow="1" w:lastRow="0" w:firstColumn="0" w:lastColumn="0" w:oddVBand="0" w:evenVBand="0" w:oddHBand="0" w:evenHBand="0" w:firstRowFirstColumn="0" w:firstRowLastColumn="0" w:lastRowFirstColumn="0" w:lastRowLastColumn="0"/>
              <w:rPr>
                <w:ins w:id="8151" w:author="Dylan Van Aswegen" w:date="2024-07-15T12:48:00Z" w16du:dateUtc="2024-07-15T10:48:00Z"/>
                <w:rFonts w:ascii="Arial" w:hAnsi="Arial" w:cs="Arial"/>
                <w:sz w:val="20"/>
                <w:szCs w:val="20"/>
                <w:lang w:val="en-GB"/>
              </w:rPr>
            </w:pPr>
            <w:ins w:id="8152" w:author="Dylan Van Aswegen" w:date="2024-07-15T12:48:00Z" w16du:dateUtc="2024-07-15T10:48:00Z">
              <w:r>
                <w:rPr>
                  <w:rFonts w:ascii="Arial" w:hAnsi="Arial" w:cs="Arial"/>
                  <w:sz w:val="20"/>
                  <w:szCs w:val="20"/>
                  <w:lang w:val="en-GB"/>
                </w:rPr>
                <w:t>Required?</w:t>
              </w:r>
            </w:ins>
          </w:p>
        </w:tc>
        <w:tc>
          <w:tcPr>
            <w:tcW w:w="3828" w:type="dxa"/>
            <w:shd w:val="clear" w:color="auto" w:fill="002060"/>
          </w:tcPr>
          <w:p w14:paraId="657522E2" w14:textId="77777777" w:rsidR="00974A85" w:rsidRDefault="00974A85">
            <w:pPr>
              <w:spacing w:line="360" w:lineRule="auto"/>
              <w:jc w:val="both"/>
              <w:cnfStyle w:val="100000000000" w:firstRow="1" w:lastRow="0" w:firstColumn="0" w:lastColumn="0" w:oddVBand="0" w:evenVBand="0" w:oddHBand="0" w:evenHBand="0" w:firstRowFirstColumn="0" w:firstRowLastColumn="0" w:lastRowFirstColumn="0" w:lastRowLastColumn="0"/>
              <w:rPr>
                <w:ins w:id="8153" w:author="Dylan Van Aswegen" w:date="2024-07-15T12:48:00Z" w16du:dateUtc="2024-07-15T10:48:00Z"/>
                <w:rFonts w:ascii="Arial" w:hAnsi="Arial" w:cs="Arial"/>
                <w:sz w:val="20"/>
                <w:szCs w:val="20"/>
                <w:lang w:val="en-GB"/>
              </w:rPr>
            </w:pPr>
            <w:ins w:id="8154" w:author="Dylan Van Aswegen" w:date="2024-07-15T12:48:00Z" w16du:dateUtc="2024-07-15T10:48:00Z">
              <w:r>
                <w:rPr>
                  <w:rFonts w:ascii="Arial" w:hAnsi="Arial" w:cs="Arial"/>
                  <w:sz w:val="20"/>
                  <w:szCs w:val="20"/>
                  <w:lang w:val="en-GB"/>
                </w:rPr>
                <w:t>Field Rules</w:t>
              </w:r>
            </w:ins>
          </w:p>
        </w:tc>
      </w:tr>
      <w:tr w:rsidR="00974A85" w14:paraId="43899A90" w14:textId="77777777" w:rsidTr="005C5491">
        <w:trPr>
          <w:cnfStyle w:val="000000100000" w:firstRow="0" w:lastRow="0" w:firstColumn="0" w:lastColumn="0" w:oddVBand="0" w:evenVBand="0" w:oddHBand="1" w:evenHBand="0" w:firstRowFirstColumn="0" w:firstRowLastColumn="0" w:lastRowFirstColumn="0" w:lastRowLastColumn="0"/>
          <w:trHeight w:val="192"/>
          <w:ins w:id="8155" w:author="Dylan Van Aswegen" w:date="2024-07-15T12:48:00Z"/>
        </w:trPr>
        <w:tc>
          <w:tcPr>
            <w:cnfStyle w:val="001000000000" w:firstRow="0" w:lastRow="0" w:firstColumn="1" w:lastColumn="0" w:oddVBand="0" w:evenVBand="0" w:oddHBand="0" w:evenHBand="0" w:firstRowFirstColumn="0" w:firstRowLastColumn="0" w:lastRowFirstColumn="0" w:lastRowLastColumn="0"/>
            <w:tcW w:w="1135" w:type="dxa"/>
          </w:tcPr>
          <w:p w14:paraId="6C1FF3D0" w14:textId="77777777" w:rsidR="00974A85" w:rsidRDefault="00974A85">
            <w:pPr>
              <w:spacing w:line="360" w:lineRule="auto"/>
              <w:jc w:val="both"/>
              <w:rPr>
                <w:ins w:id="8156" w:author="Dylan Van Aswegen" w:date="2024-07-15T12:48:00Z" w16du:dateUtc="2024-07-15T10:48:00Z"/>
                <w:rFonts w:ascii="Arial" w:hAnsi="Arial" w:cs="Arial"/>
                <w:sz w:val="20"/>
                <w:szCs w:val="20"/>
                <w:lang w:val="en-GB"/>
              </w:rPr>
            </w:pPr>
          </w:p>
        </w:tc>
        <w:tc>
          <w:tcPr>
            <w:tcW w:w="1417" w:type="dxa"/>
          </w:tcPr>
          <w:p w14:paraId="20D972FE" w14:textId="631CB8C7" w:rsidR="00974A85" w:rsidRDefault="00974A85">
            <w:pPr>
              <w:spacing w:line="360" w:lineRule="auto"/>
              <w:jc w:val="both"/>
              <w:cnfStyle w:val="000000100000" w:firstRow="0" w:lastRow="0" w:firstColumn="0" w:lastColumn="0" w:oddVBand="0" w:evenVBand="0" w:oddHBand="1" w:evenHBand="0" w:firstRowFirstColumn="0" w:firstRowLastColumn="0" w:lastRowFirstColumn="0" w:lastRowLastColumn="0"/>
              <w:rPr>
                <w:ins w:id="8157" w:author="Dylan Van Aswegen" w:date="2024-07-15T12:48:00Z" w16du:dateUtc="2024-07-15T10:48:00Z"/>
                <w:rFonts w:ascii="Arial" w:hAnsi="Arial" w:cs="Arial"/>
                <w:sz w:val="20"/>
                <w:szCs w:val="20"/>
                <w:lang w:val="en-GB"/>
              </w:rPr>
            </w:pPr>
            <w:ins w:id="8158" w:author="Dylan Van Aswegen" w:date="2024-07-15T12:48:00Z" w16du:dateUtc="2024-07-15T10:48:00Z">
              <w:r>
                <w:rPr>
                  <w:rFonts w:ascii="Arial" w:hAnsi="Arial" w:cs="Arial"/>
                  <w:sz w:val="20"/>
                  <w:szCs w:val="20"/>
                  <w:lang w:val="en-GB"/>
                </w:rPr>
                <w:t xml:space="preserve">Clear Down </w:t>
              </w:r>
            </w:ins>
          </w:p>
        </w:tc>
        <w:tc>
          <w:tcPr>
            <w:tcW w:w="1276" w:type="dxa"/>
          </w:tcPr>
          <w:p w14:paraId="511D3AA3" w14:textId="05E2576B" w:rsidR="00974A85" w:rsidRDefault="00974A85">
            <w:pPr>
              <w:spacing w:line="360" w:lineRule="auto"/>
              <w:jc w:val="both"/>
              <w:cnfStyle w:val="000000100000" w:firstRow="0" w:lastRow="0" w:firstColumn="0" w:lastColumn="0" w:oddVBand="0" w:evenVBand="0" w:oddHBand="1" w:evenHBand="0" w:firstRowFirstColumn="0" w:firstRowLastColumn="0" w:lastRowFirstColumn="0" w:lastRowLastColumn="0"/>
              <w:rPr>
                <w:ins w:id="8159" w:author="Dylan Van Aswegen" w:date="2024-07-15T12:48:00Z" w16du:dateUtc="2024-07-15T10:48:00Z"/>
                <w:rFonts w:ascii="Arial" w:hAnsi="Arial" w:cs="Arial"/>
                <w:sz w:val="20"/>
                <w:szCs w:val="20"/>
                <w:lang w:val="en-GB"/>
              </w:rPr>
            </w:pPr>
            <w:ins w:id="8160" w:author="Dylan Van Aswegen" w:date="2024-07-15T12:48:00Z" w16du:dateUtc="2024-07-15T10:48:00Z">
              <w:r>
                <w:rPr>
                  <w:rFonts w:ascii="Arial" w:hAnsi="Arial" w:cs="Arial"/>
                  <w:sz w:val="20"/>
                  <w:szCs w:val="20"/>
                  <w:lang w:val="en-GB"/>
                </w:rPr>
                <w:t xml:space="preserve">Radio Button </w:t>
              </w:r>
            </w:ins>
          </w:p>
        </w:tc>
        <w:tc>
          <w:tcPr>
            <w:tcW w:w="1701" w:type="dxa"/>
          </w:tcPr>
          <w:p w14:paraId="5539E085" w14:textId="77777777" w:rsidR="00974A85" w:rsidRDefault="00367CEF">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8161" w:author="Dylan Van Aswegen" w:date="2024-07-15T12:49:00Z" w16du:dateUtc="2024-07-15T10:49:00Z"/>
                <w:rFonts w:ascii="Arial" w:hAnsi="Arial" w:cs="Arial"/>
                <w:sz w:val="20"/>
                <w:szCs w:val="20"/>
                <w:lang w:val="en-GB"/>
              </w:rPr>
            </w:pPr>
            <w:ins w:id="8162" w:author="Dylan Van Aswegen" w:date="2024-07-15T12:48:00Z" w16du:dateUtc="2024-07-15T10:48:00Z">
              <w:r>
                <w:rPr>
                  <w:rFonts w:ascii="Arial" w:hAnsi="Arial" w:cs="Arial"/>
                  <w:sz w:val="20"/>
                  <w:szCs w:val="20"/>
                  <w:lang w:val="en-GB"/>
                </w:rPr>
                <w:t xml:space="preserve">All Data </w:t>
              </w:r>
            </w:ins>
          </w:p>
          <w:p w14:paraId="2403033A" w14:textId="56DC045A" w:rsidR="00DC3E6C" w:rsidRPr="00DD6EA7" w:rsidRDefault="00DC3E6C">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8163" w:author="Dylan Van Aswegen" w:date="2024-07-15T12:48:00Z" w16du:dateUtc="2024-07-15T10:48:00Z"/>
                <w:rFonts w:ascii="Arial" w:hAnsi="Arial" w:cs="Arial"/>
                <w:sz w:val="20"/>
                <w:szCs w:val="20"/>
                <w:lang w:val="en-GB"/>
              </w:rPr>
            </w:pPr>
            <w:ins w:id="8164" w:author="Dylan Van Aswegen" w:date="2024-07-15T12:49:00Z" w16du:dateUtc="2024-07-15T10:49:00Z">
              <w:r>
                <w:rPr>
                  <w:rFonts w:ascii="Arial" w:hAnsi="Arial" w:cs="Arial"/>
                  <w:sz w:val="20"/>
                  <w:szCs w:val="20"/>
                  <w:lang w:val="en-GB"/>
                </w:rPr>
                <w:t>Specific Data</w:t>
              </w:r>
            </w:ins>
          </w:p>
        </w:tc>
        <w:tc>
          <w:tcPr>
            <w:tcW w:w="1417" w:type="dxa"/>
          </w:tcPr>
          <w:p w14:paraId="229F9BEB" w14:textId="77777777" w:rsidR="00974A85" w:rsidRDefault="00974A85">
            <w:pPr>
              <w:spacing w:line="360" w:lineRule="auto"/>
              <w:jc w:val="both"/>
              <w:cnfStyle w:val="000000100000" w:firstRow="0" w:lastRow="0" w:firstColumn="0" w:lastColumn="0" w:oddVBand="0" w:evenVBand="0" w:oddHBand="1" w:evenHBand="0" w:firstRowFirstColumn="0" w:firstRowLastColumn="0" w:lastRowFirstColumn="0" w:lastRowLastColumn="0"/>
              <w:rPr>
                <w:ins w:id="8165" w:author="Dylan Van Aswegen" w:date="2024-07-15T12:48:00Z" w16du:dateUtc="2024-07-15T10:48:00Z"/>
                <w:rFonts w:ascii="Arial" w:hAnsi="Arial" w:cs="Arial"/>
                <w:sz w:val="20"/>
                <w:szCs w:val="20"/>
                <w:lang w:val="en-GB"/>
              </w:rPr>
            </w:pPr>
            <w:ins w:id="8166" w:author="Dylan Van Aswegen" w:date="2024-07-15T12:48:00Z" w16du:dateUtc="2024-07-15T10:48:00Z">
              <w:r>
                <w:rPr>
                  <w:rFonts w:ascii="Arial" w:hAnsi="Arial" w:cs="Arial"/>
                  <w:sz w:val="20"/>
                  <w:szCs w:val="20"/>
                  <w:lang w:val="en-GB"/>
                </w:rPr>
                <w:t>Yes</w:t>
              </w:r>
            </w:ins>
          </w:p>
        </w:tc>
        <w:tc>
          <w:tcPr>
            <w:tcW w:w="3828" w:type="dxa"/>
          </w:tcPr>
          <w:p w14:paraId="602D43A9" w14:textId="448667A0" w:rsidR="00974A85" w:rsidRDefault="00DC3E6C">
            <w:pPr>
              <w:spacing w:line="360" w:lineRule="auto"/>
              <w:jc w:val="both"/>
              <w:cnfStyle w:val="000000100000" w:firstRow="0" w:lastRow="0" w:firstColumn="0" w:lastColumn="0" w:oddVBand="0" w:evenVBand="0" w:oddHBand="1" w:evenHBand="0" w:firstRowFirstColumn="0" w:firstRowLastColumn="0" w:lastRowFirstColumn="0" w:lastRowLastColumn="0"/>
              <w:rPr>
                <w:ins w:id="8167" w:author="Dylan Van Aswegen" w:date="2024-07-15T12:48:00Z" w16du:dateUtc="2024-07-15T10:48:00Z"/>
                <w:rFonts w:ascii="Arial" w:hAnsi="Arial" w:cs="Arial"/>
                <w:sz w:val="20"/>
                <w:szCs w:val="20"/>
                <w:lang w:val="en-GB"/>
              </w:rPr>
            </w:pPr>
            <w:ins w:id="8168" w:author="Dylan Van Aswegen" w:date="2024-07-15T12:49:00Z" w16du:dateUtc="2024-07-15T10:49:00Z">
              <w:r>
                <w:rPr>
                  <w:rFonts w:ascii="Arial" w:hAnsi="Arial" w:cs="Arial"/>
                  <w:sz w:val="20"/>
                  <w:szCs w:val="20"/>
                  <w:lang w:val="en-GB"/>
                </w:rPr>
                <w:t>The application admin will use this field to select</w:t>
              </w:r>
            </w:ins>
            <w:ins w:id="8169" w:author="Dylan Van Aswegen" w:date="2024-07-15T12:50:00Z" w16du:dateUtc="2024-07-15T10:50:00Z">
              <w:r w:rsidR="00C65BBA">
                <w:rPr>
                  <w:rFonts w:ascii="Arial" w:hAnsi="Arial" w:cs="Arial"/>
                  <w:sz w:val="20"/>
                  <w:szCs w:val="20"/>
                  <w:lang w:val="en-GB"/>
                </w:rPr>
                <w:t xml:space="preserve"> the data they want to delete. </w:t>
              </w:r>
            </w:ins>
            <w:ins w:id="8170" w:author="Dylan Van Aswegen" w:date="2024-07-15T12:48:00Z" w16du:dateUtc="2024-07-15T10:48:00Z">
              <w:r w:rsidR="00974A85">
                <w:rPr>
                  <w:rFonts w:ascii="Arial" w:hAnsi="Arial" w:cs="Arial"/>
                  <w:sz w:val="20"/>
                  <w:szCs w:val="20"/>
                  <w:lang w:val="en-GB"/>
                </w:rPr>
                <w:t xml:space="preserve"> </w:t>
              </w:r>
            </w:ins>
          </w:p>
        </w:tc>
      </w:tr>
      <w:tr w:rsidR="005634D3" w14:paraId="7888B505" w14:textId="77777777" w:rsidTr="005C5491">
        <w:trPr>
          <w:trHeight w:val="192"/>
          <w:ins w:id="8171" w:author="Dylan Van Aswegen" w:date="2024-07-15T12:51:00Z"/>
        </w:trPr>
        <w:tc>
          <w:tcPr>
            <w:cnfStyle w:val="001000000000" w:firstRow="0" w:lastRow="0" w:firstColumn="1" w:lastColumn="0" w:oddVBand="0" w:evenVBand="0" w:oddHBand="0" w:evenHBand="0" w:firstRowFirstColumn="0" w:firstRowLastColumn="0" w:lastRowFirstColumn="0" w:lastRowLastColumn="0"/>
            <w:tcW w:w="1135" w:type="dxa"/>
          </w:tcPr>
          <w:p w14:paraId="0EB3523B" w14:textId="77777777" w:rsidR="005634D3" w:rsidRDefault="005634D3">
            <w:pPr>
              <w:spacing w:line="360" w:lineRule="auto"/>
              <w:jc w:val="both"/>
              <w:rPr>
                <w:ins w:id="8172" w:author="Dylan Van Aswegen" w:date="2024-07-15T12:51:00Z" w16du:dateUtc="2024-07-15T10:51:00Z"/>
                <w:rFonts w:ascii="Arial" w:hAnsi="Arial" w:cs="Arial"/>
                <w:sz w:val="20"/>
                <w:szCs w:val="20"/>
                <w:lang w:val="en-GB"/>
              </w:rPr>
            </w:pPr>
          </w:p>
        </w:tc>
        <w:tc>
          <w:tcPr>
            <w:tcW w:w="1417" w:type="dxa"/>
          </w:tcPr>
          <w:p w14:paraId="106660AD" w14:textId="2669BA27" w:rsidR="005634D3" w:rsidRDefault="00F60B73">
            <w:pPr>
              <w:spacing w:line="360" w:lineRule="auto"/>
              <w:jc w:val="both"/>
              <w:cnfStyle w:val="000000000000" w:firstRow="0" w:lastRow="0" w:firstColumn="0" w:lastColumn="0" w:oddVBand="0" w:evenVBand="0" w:oddHBand="0" w:evenHBand="0" w:firstRowFirstColumn="0" w:firstRowLastColumn="0" w:lastRowFirstColumn="0" w:lastRowLastColumn="0"/>
              <w:rPr>
                <w:ins w:id="8173" w:author="Dylan Van Aswegen" w:date="2024-07-15T12:51:00Z" w16du:dateUtc="2024-07-15T10:51:00Z"/>
                <w:rFonts w:ascii="Arial" w:hAnsi="Arial" w:cs="Arial"/>
                <w:sz w:val="20"/>
                <w:szCs w:val="20"/>
                <w:lang w:val="en-GB"/>
              </w:rPr>
            </w:pPr>
            <w:ins w:id="8174" w:author="Dylan Van Aswegen" w:date="2024-07-15T12:52:00Z" w16du:dateUtc="2024-07-15T10:52:00Z">
              <w:r>
                <w:rPr>
                  <w:rFonts w:ascii="Arial" w:hAnsi="Arial" w:cs="Arial"/>
                  <w:sz w:val="20"/>
                  <w:szCs w:val="20"/>
                  <w:lang w:val="en-GB"/>
                </w:rPr>
                <w:t xml:space="preserve">Orders, Payments, </w:t>
              </w:r>
            </w:ins>
            <w:ins w:id="8175" w:author="Dylan Van Aswegen" w:date="2024-07-15T12:56:00Z" w16du:dateUtc="2024-07-15T10:56:00Z">
              <w:r w:rsidR="00FD55D2">
                <w:rPr>
                  <w:rFonts w:ascii="Arial" w:hAnsi="Arial" w:cs="Arial"/>
                  <w:sz w:val="20"/>
                  <w:szCs w:val="20"/>
                  <w:lang w:val="en-GB"/>
                </w:rPr>
                <w:t xml:space="preserve">Event </w:t>
              </w:r>
            </w:ins>
            <w:ins w:id="8176" w:author="Dylan Van Aswegen" w:date="2024-07-15T12:52:00Z" w16du:dateUtc="2024-07-15T10:52:00Z">
              <w:r>
                <w:rPr>
                  <w:rFonts w:ascii="Arial" w:hAnsi="Arial" w:cs="Arial"/>
                  <w:sz w:val="20"/>
                  <w:szCs w:val="20"/>
                  <w:lang w:val="en-GB"/>
                </w:rPr>
                <w:t xml:space="preserve">Bookings and </w:t>
              </w:r>
              <w:r w:rsidR="002D0CDA">
                <w:rPr>
                  <w:rFonts w:ascii="Arial" w:hAnsi="Arial" w:cs="Arial"/>
                  <w:sz w:val="20"/>
                  <w:szCs w:val="20"/>
                  <w:lang w:val="en-GB"/>
                </w:rPr>
                <w:t>Account Balances</w:t>
              </w:r>
            </w:ins>
          </w:p>
        </w:tc>
        <w:tc>
          <w:tcPr>
            <w:tcW w:w="1276" w:type="dxa"/>
          </w:tcPr>
          <w:p w14:paraId="42978C03" w14:textId="3D432CDB" w:rsidR="005634D3" w:rsidRDefault="002D0CDA">
            <w:pPr>
              <w:spacing w:line="360" w:lineRule="auto"/>
              <w:jc w:val="both"/>
              <w:cnfStyle w:val="000000000000" w:firstRow="0" w:lastRow="0" w:firstColumn="0" w:lastColumn="0" w:oddVBand="0" w:evenVBand="0" w:oddHBand="0" w:evenHBand="0" w:firstRowFirstColumn="0" w:firstRowLastColumn="0" w:lastRowFirstColumn="0" w:lastRowLastColumn="0"/>
              <w:rPr>
                <w:ins w:id="8177" w:author="Dylan Van Aswegen" w:date="2024-07-15T12:51:00Z" w16du:dateUtc="2024-07-15T10:51:00Z"/>
                <w:rFonts w:ascii="Arial" w:hAnsi="Arial" w:cs="Arial"/>
                <w:sz w:val="20"/>
                <w:szCs w:val="20"/>
                <w:lang w:val="en-GB"/>
              </w:rPr>
            </w:pPr>
            <w:proofErr w:type="spellStart"/>
            <w:ins w:id="8178" w:author="Dylan Van Aswegen" w:date="2024-07-15T12:53:00Z" w16du:dateUtc="2024-07-15T10:53:00Z">
              <w:r>
                <w:rPr>
                  <w:rFonts w:ascii="Arial" w:hAnsi="Arial" w:cs="Arial"/>
                  <w:sz w:val="20"/>
                  <w:szCs w:val="20"/>
                  <w:lang w:val="en-GB"/>
                </w:rPr>
                <w:t>CheckBox</w:t>
              </w:r>
            </w:ins>
            <w:proofErr w:type="spellEnd"/>
          </w:p>
        </w:tc>
        <w:tc>
          <w:tcPr>
            <w:tcW w:w="1701" w:type="dxa"/>
          </w:tcPr>
          <w:p w14:paraId="4AE32DA6" w14:textId="77777777" w:rsidR="005634D3" w:rsidRPr="002D0CDA" w:rsidRDefault="005634D3">
            <w:pPr>
              <w:spacing w:line="360" w:lineRule="auto"/>
              <w:jc w:val="both"/>
              <w:cnfStyle w:val="000000000000" w:firstRow="0" w:lastRow="0" w:firstColumn="0" w:lastColumn="0" w:oddVBand="0" w:evenVBand="0" w:oddHBand="0" w:evenHBand="0" w:firstRowFirstColumn="0" w:firstRowLastColumn="0" w:lastRowFirstColumn="0" w:lastRowLastColumn="0"/>
              <w:rPr>
                <w:ins w:id="8179" w:author="Dylan Van Aswegen" w:date="2024-07-15T12:51:00Z" w16du:dateUtc="2024-07-15T10:51:00Z"/>
                <w:rFonts w:ascii="Arial" w:hAnsi="Arial" w:cs="Arial"/>
                <w:sz w:val="20"/>
                <w:szCs w:val="20"/>
                <w:lang w:val="en-GB"/>
                <w:rPrChange w:id="8180" w:author="Dylan Van Aswegen" w:date="2024-07-15T12:53:00Z" w16du:dateUtc="2024-07-15T10:53:00Z">
                  <w:rPr>
                    <w:ins w:id="8181" w:author="Dylan Van Aswegen" w:date="2024-07-15T12:51:00Z" w16du:dateUtc="2024-07-15T10:51:00Z"/>
                    <w:lang w:val="en-GB"/>
                  </w:rPr>
                </w:rPrChange>
              </w:rPr>
              <w:pPrChange w:id="8182" w:author="Dylan Van Aswegen" w:date="2024-07-15T12:53:00Z" w16du:dateUtc="2024-07-15T10:53: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417" w:type="dxa"/>
          </w:tcPr>
          <w:p w14:paraId="085B1BFD" w14:textId="77777777" w:rsidR="005634D3" w:rsidRDefault="005634D3">
            <w:pPr>
              <w:spacing w:line="360" w:lineRule="auto"/>
              <w:jc w:val="both"/>
              <w:cnfStyle w:val="000000000000" w:firstRow="0" w:lastRow="0" w:firstColumn="0" w:lastColumn="0" w:oddVBand="0" w:evenVBand="0" w:oddHBand="0" w:evenHBand="0" w:firstRowFirstColumn="0" w:firstRowLastColumn="0" w:lastRowFirstColumn="0" w:lastRowLastColumn="0"/>
              <w:rPr>
                <w:ins w:id="8183" w:author="Dylan Van Aswegen" w:date="2024-07-15T12:51:00Z" w16du:dateUtc="2024-07-15T10:51:00Z"/>
                <w:rFonts w:ascii="Arial" w:hAnsi="Arial" w:cs="Arial"/>
                <w:sz w:val="20"/>
                <w:szCs w:val="20"/>
                <w:lang w:val="en-GB"/>
              </w:rPr>
            </w:pPr>
          </w:p>
        </w:tc>
        <w:tc>
          <w:tcPr>
            <w:tcW w:w="3828" w:type="dxa"/>
          </w:tcPr>
          <w:p w14:paraId="2A4D74DB" w14:textId="2CBE61E0" w:rsidR="005634D3" w:rsidRDefault="002D0CDA">
            <w:pPr>
              <w:spacing w:line="360" w:lineRule="auto"/>
              <w:jc w:val="both"/>
              <w:cnfStyle w:val="000000000000" w:firstRow="0" w:lastRow="0" w:firstColumn="0" w:lastColumn="0" w:oddVBand="0" w:evenVBand="0" w:oddHBand="0" w:evenHBand="0" w:firstRowFirstColumn="0" w:firstRowLastColumn="0" w:lastRowFirstColumn="0" w:lastRowLastColumn="0"/>
              <w:rPr>
                <w:ins w:id="8184" w:author="Dylan Van Aswegen" w:date="2024-07-15T12:51:00Z" w16du:dateUtc="2024-07-15T10:51:00Z"/>
                <w:rFonts w:ascii="Arial" w:hAnsi="Arial" w:cs="Arial"/>
                <w:sz w:val="20"/>
                <w:szCs w:val="20"/>
                <w:lang w:val="en-GB"/>
              </w:rPr>
            </w:pPr>
            <w:ins w:id="8185" w:author="Dylan Van Aswegen" w:date="2024-07-15T12:53:00Z" w16du:dateUtc="2024-07-15T10:53:00Z">
              <w:r>
                <w:rPr>
                  <w:rFonts w:ascii="Arial" w:hAnsi="Arial" w:cs="Arial"/>
                  <w:sz w:val="20"/>
                  <w:szCs w:val="20"/>
                  <w:lang w:val="en-GB"/>
                </w:rPr>
                <w:t>Th</w:t>
              </w:r>
              <w:r w:rsidR="00D60E40">
                <w:rPr>
                  <w:rFonts w:ascii="Arial" w:hAnsi="Arial" w:cs="Arial"/>
                  <w:sz w:val="20"/>
                  <w:szCs w:val="20"/>
                  <w:lang w:val="en-GB"/>
                </w:rPr>
                <w:t xml:space="preserve">is field will be displayed if the </w:t>
              </w:r>
            </w:ins>
            <w:ins w:id="8186" w:author="Dylan Van Aswegen" w:date="2024-07-15T12:54:00Z" w16du:dateUtc="2024-07-15T10:54:00Z">
              <w:r w:rsidR="00280B77">
                <w:rPr>
                  <w:rFonts w:ascii="Arial" w:hAnsi="Arial" w:cs="Arial"/>
                  <w:sz w:val="20"/>
                  <w:szCs w:val="20"/>
                  <w:lang w:val="en-GB"/>
                </w:rPr>
                <w:t>application admin</w:t>
              </w:r>
            </w:ins>
            <w:ins w:id="8187" w:author="Dylan Van Aswegen" w:date="2024-07-15T12:53:00Z" w16du:dateUtc="2024-07-15T10:53:00Z">
              <w:r w:rsidR="00D60E40">
                <w:rPr>
                  <w:rFonts w:ascii="Arial" w:hAnsi="Arial" w:cs="Arial"/>
                  <w:sz w:val="20"/>
                  <w:szCs w:val="20"/>
                  <w:lang w:val="en-GB"/>
                </w:rPr>
                <w:t xml:space="preserve"> selects the specific data radio button. The application admin will sele</w:t>
              </w:r>
            </w:ins>
            <w:ins w:id="8188" w:author="Dylan Van Aswegen" w:date="2024-07-15T12:54:00Z" w16du:dateUtc="2024-07-15T10:54:00Z">
              <w:r w:rsidR="00D60E40">
                <w:rPr>
                  <w:rFonts w:ascii="Arial" w:hAnsi="Arial" w:cs="Arial"/>
                  <w:sz w:val="20"/>
                  <w:szCs w:val="20"/>
                  <w:lang w:val="en-GB"/>
                </w:rPr>
                <w:t xml:space="preserve">ct this if they want to delete </w:t>
              </w:r>
            </w:ins>
            <w:ins w:id="8189" w:author="Dylan Van Aswegen" w:date="2024-07-15T12:55:00Z" w16du:dateUtc="2024-07-15T10:55:00Z">
              <w:r w:rsidR="00280B77">
                <w:rPr>
                  <w:rFonts w:ascii="Arial" w:hAnsi="Arial" w:cs="Arial"/>
                  <w:sz w:val="20"/>
                  <w:szCs w:val="20"/>
                  <w:lang w:val="en-GB"/>
                </w:rPr>
                <w:t xml:space="preserve">the data for </w:t>
              </w:r>
            </w:ins>
            <w:ins w:id="8190" w:author="Dylan Van Aswegen" w:date="2024-07-15T12:54:00Z" w16du:dateUtc="2024-07-15T10:54:00Z">
              <w:r w:rsidR="00D60E40">
                <w:rPr>
                  <w:rFonts w:ascii="Arial" w:hAnsi="Arial" w:cs="Arial"/>
                  <w:sz w:val="20"/>
                  <w:szCs w:val="20"/>
                  <w:lang w:val="en-GB"/>
                </w:rPr>
                <w:t xml:space="preserve">these specific items from an organisation. </w:t>
              </w:r>
            </w:ins>
          </w:p>
        </w:tc>
      </w:tr>
      <w:tr w:rsidR="00280B77" w14:paraId="7F7BBEEF" w14:textId="77777777" w:rsidTr="005C5491">
        <w:trPr>
          <w:cnfStyle w:val="000000100000" w:firstRow="0" w:lastRow="0" w:firstColumn="0" w:lastColumn="0" w:oddVBand="0" w:evenVBand="0" w:oddHBand="1" w:evenHBand="0" w:firstRowFirstColumn="0" w:firstRowLastColumn="0" w:lastRowFirstColumn="0" w:lastRowLastColumn="0"/>
          <w:trHeight w:val="192"/>
          <w:ins w:id="8191" w:author="Dylan Van Aswegen" w:date="2024-07-15T12:51:00Z"/>
        </w:trPr>
        <w:tc>
          <w:tcPr>
            <w:cnfStyle w:val="001000000000" w:firstRow="0" w:lastRow="0" w:firstColumn="1" w:lastColumn="0" w:oddVBand="0" w:evenVBand="0" w:oddHBand="0" w:evenHBand="0" w:firstRowFirstColumn="0" w:firstRowLastColumn="0" w:lastRowFirstColumn="0" w:lastRowLastColumn="0"/>
            <w:tcW w:w="1135" w:type="dxa"/>
          </w:tcPr>
          <w:p w14:paraId="1CCBFBD3" w14:textId="77777777" w:rsidR="00280B77" w:rsidRDefault="00280B77" w:rsidP="00280B77">
            <w:pPr>
              <w:spacing w:line="360" w:lineRule="auto"/>
              <w:jc w:val="both"/>
              <w:rPr>
                <w:ins w:id="8192" w:author="Dylan Van Aswegen" w:date="2024-07-15T12:51:00Z" w16du:dateUtc="2024-07-15T10:51:00Z"/>
                <w:rFonts w:ascii="Arial" w:hAnsi="Arial" w:cs="Arial"/>
                <w:sz w:val="20"/>
                <w:szCs w:val="20"/>
                <w:lang w:val="en-GB"/>
              </w:rPr>
            </w:pPr>
          </w:p>
        </w:tc>
        <w:tc>
          <w:tcPr>
            <w:tcW w:w="1417" w:type="dxa"/>
          </w:tcPr>
          <w:p w14:paraId="5888900A" w14:textId="103985EC" w:rsidR="00280B77" w:rsidRDefault="00280B77"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193" w:author="Dylan Van Aswegen" w:date="2024-07-15T12:51:00Z" w16du:dateUtc="2024-07-15T10:51:00Z"/>
                <w:rFonts w:ascii="Arial" w:hAnsi="Arial" w:cs="Arial"/>
                <w:sz w:val="20"/>
                <w:szCs w:val="20"/>
                <w:lang w:val="en-GB"/>
              </w:rPr>
            </w:pPr>
            <w:ins w:id="8194" w:author="Dylan Van Aswegen" w:date="2024-07-15T12:54:00Z" w16du:dateUtc="2024-07-15T10:54:00Z">
              <w:r>
                <w:rPr>
                  <w:rFonts w:ascii="Arial" w:hAnsi="Arial" w:cs="Arial"/>
                  <w:sz w:val="20"/>
                  <w:szCs w:val="20"/>
                  <w:lang w:val="en-GB"/>
                </w:rPr>
                <w:t>Subscriptions</w:t>
              </w:r>
            </w:ins>
          </w:p>
        </w:tc>
        <w:tc>
          <w:tcPr>
            <w:tcW w:w="1276" w:type="dxa"/>
          </w:tcPr>
          <w:p w14:paraId="0A0AA6EE" w14:textId="1E119B9E" w:rsidR="00280B77" w:rsidRDefault="00280B77"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195" w:author="Dylan Van Aswegen" w:date="2024-07-15T12:51:00Z" w16du:dateUtc="2024-07-15T10:51:00Z"/>
                <w:rFonts w:ascii="Arial" w:hAnsi="Arial" w:cs="Arial"/>
                <w:sz w:val="20"/>
                <w:szCs w:val="20"/>
                <w:lang w:val="en-GB"/>
              </w:rPr>
            </w:pPr>
            <w:proofErr w:type="spellStart"/>
            <w:ins w:id="8196" w:author="Dylan Van Aswegen" w:date="2024-07-15T12:54:00Z" w16du:dateUtc="2024-07-15T10:54:00Z">
              <w:r>
                <w:rPr>
                  <w:rFonts w:ascii="Arial" w:hAnsi="Arial" w:cs="Arial"/>
                  <w:sz w:val="20"/>
                  <w:szCs w:val="20"/>
                  <w:lang w:val="en-GB"/>
                </w:rPr>
                <w:t>CheckBox</w:t>
              </w:r>
            </w:ins>
            <w:proofErr w:type="spellEnd"/>
          </w:p>
        </w:tc>
        <w:tc>
          <w:tcPr>
            <w:tcW w:w="1701" w:type="dxa"/>
          </w:tcPr>
          <w:p w14:paraId="55B29D06" w14:textId="77777777" w:rsidR="00280B77" w:rsidRPr="00280B77" w:rsidRDefault="00280B77">
            <w:pPr>
              <w:spacing w:line="360" w:lineRule="auto"/>
              <w:jc w:val="both"/>
              <w:cnfStyle w:val="000000100000" w:firstRow="0" w:lastRow="0" w:firstColumn="0" w:lastColumn="0" w:oddVBand="0" w:evenVBand="0" w:oddHBand="1" w:evenHBand="0" w:firstRowFirstColumn="0" w:firstRowLastColumn="0" w:lastRowFirstColumn="0" w:lastRowLastColumn="0"/>
              <w:rPr>
                <w:ins w:id="8197" w:author="Dylan Van Aswegen" w:date="2024-07-15T12:51:00Z" w16du:dateUtc="2024-07-15T10:51:00Z"/>
                <w:rFonts w:ascii="Arial" w:hAnsi="Arial" w:cs="Arial"/>
                <w:sz w:val="20"/>
                <w:szCs w:val="20"/>
                <w:lang w:val="en-GB"/>
                <w:rPrChange w:id="8198" w:author="Dylan Van Aswegen" w:date="2024-07-15T12:54:00Z" w16du:dateUtc="2024-07-15T10:54:00Z">
                  <w:rPr>
                    <w:ins w:id="8199" w:author="Dylan Van Aswegen" w:date="2024-07-15T12:51:00Z" w16du:dateUtc="2024-07-15T10:51:00Z"/>
                    <w:lang w:val="en-GB"/>
                  </w:rPr>
                </w:rPrChange>
              </w:rPr>
              <w:pPrChange w:id="8200" w:author="Dylan Van Aswegen" w:date="2024-07-15T12:54:00Z" w16du:dateUtc="2024-07-15T10:54: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p>
        </w:tc>
        <w:tc>
          <w:tcPr>
            <w:tcW w:w="1417" w:type="dxa"/>
          </w:tcPr>
          <w:p w14:paraId="403EE198" w14:textId="77777777" w:rsidR="00280B77" w:rsidRDefault="00280B77"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201" w:author="Dylan Van Aswegen" w:date="2024-07-15T12:51:00Z" w16du:dateUtc="2024-07-15T10:51:00Z"/>
                <w:rFonts w:ascii="Arial" w:hAnsi="Arial" w:cs="Arial"/>
                <w:sz w:val="20"/>
                <w:szCs w:val="20"/>
                <w:lang w:val="en-GB"/>
              </w:rPr>
            </w:pPr>
          </w:p>
        </w:tc>
        <w:tc>
          <w:tcPr>
            <w:tcW w:w="3828" w:type="dxa"/>
          </w:tcPr>
          <w:p w14:paraId="47616C12" w14:textId="73A9C34F" w:rsidR="00280B77" w:rsidRDefault="00280B77"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202" w:author="Dylan Van Aswegen" w:date="2024-07-15T12:51:00Z" w16du:dateUtc="2024-07-15T10:51:00Z"/>
                <w:rFonts w:ascii="Arial" w:hAnsi="Arial" w:cs="Arial"/>
                <w:sz w:val="20"/>
                <w:szCs w:val="20"/>
                <w:lang w:val="en-GB"/>
              </w:rPr>
            </w:pPr>
            <w:ins w:id="8203" w:author="Dylan Van Aswegen" w:date="2024-07-15T12:55:00Z" w16du:dateUtc="2024-07-15T10:55:00Z">
              <w:r>
                <w:rPr>
                  <w:rFonts w:ascii="Arial" w:hAnsi="Arial" w:cs="Arial"/>
                  <w:sz w:val="20"/>
                  <w:szCs w:val="20"/>
                  <w:lang w:val="en-GB"/>
                </w:rPr>
                <w:t xml:space="preserve">This field will be displayed if the application admin selects the specific data radio button. The application admin will select this if they want to delete the data for subscriptions specifically. </w:t>
              </w:r>
            </w:ins>
          </w:p>
        </w:tc>
      </w:tr>
      <w:tr w:rsidR="00280B77" w14:paraId="6CD84D1F" w14:textId="77777777" w:rsidTr="005C5491">
        <w:trPr>
          <w:trHeight w:val="192"/>
          <w:ins w:id="8204" w:author="Dylan Van Aswegen" w:date="2024-07-15T12:51:00Z"/>
        </w:trPr>
        <w:tc>
          <w:tcPr>
            <w:cnfStyle w:val="001000000000" w:firstRow="0" w:lastRow="0" w:firstColumn="1" w:lastColumn="0" w:oddVBand="0" w:evenVBand="0" w:oddHBand="0" w:evenHBand="0" w:firstRowFirstColumn="0" w:firstRowLastColumn="0" w:lastRowFirstColumn="0" w:lastRowLastColumn="0"/>
            <w:tcW w:w="1135" w:type="dxa"/>
          </w:tcPr>
          <w:p w14:paraId="0E87AF7D" w14:textId="77777777" w:rsidR="00280B77" w:rsidRDefault="00280B77" w:rsidP="00280B77">
            <w:pPr>
              <w:spacing w:line="360" w:lineRule="auto"/>
              <w:jc w:val="both"/>
              <w:rPr>
                <w:ins w:id="8205" w:author="Dylan Van Aswegen" w:date="2024-07-15T12:51:00Z" w16du:dateUtc="2024-07-15T10:51:00Z"/>
                <w:rFonts w:ascii="Arial" w:hAnsi="Arial" w:cs="Arial"/>
                <w:sz w:val="20"/>
                <w:szCs w:val="20"/>
                <w:lang w:val="en-GB"/>
              </w:rPr>
            </w:pPr>
          </w:p>
        </w:tc>
        <w:tc>
          <w:tcPr>
            <w:tcW w:w="1417" w:type="dxa"/>
          </w:tcPr>
          <w:p w14:paraId="066419F1" w14:textId="6B6F801D" w:rsidR="00280B77" w:rsidRDefault="00280B77"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06" w:author="Dylan Van Aswegen" w:date="2024-07-15T12:51:00Z" w16du:dateUtc="2024-07-15T10:51:00Z"/>
                <w:rFonts w:ascii="Arial" w:hAnsi="Arial" w:cs="Arial"/>
                <w:sz w:val="20"/>
                <w:szCs w:val="20"/>
                <w:lang w:val="en-GB"/>
              </w:rPr>
            </w:pPr>
            <w:ins w:id="8207" w:author="Dylan Van Aswegen" w:date="2024-07-15T12:54:00Z" w16du:dateUtc="2024-07-15T10:54:00Z">
              <w:r>
                <w:rPr>
                  <w:rFonts w:ascii="Arial" w:hAnsi="Arial" w:cs="Arial"/>
                  <w:sz w:val="20"/>
                  <w:szCs w:val="20"/>
                  <w:lang w:val="en-GB"/>
                </w:rPr>
                <w:t>Form Data</w:t>
              </w:r>
            </w:ins>
          </w:p>
        </w:tc>
        <w:tc>
          <w:tcPr>
            <w:tcW w:w="1276" w:type="dxa"/>
          </w:tcPr>
          <w:p w14:paraId="4943E99F" w14:textId="11CFF150" w:rsidR="00280B77" w:rsidRDefault="00280B77"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08" w:author="Dylan Van Aswegen" w:date="2024-07-15T12:51:00Z" w16du:dateUtc="2024-07-15T10:51:00Z"/>
                <w:rFonts w:ascii="Arial" w:hAnsi="Arial" w:cs="Arial"/>
                <w:sz w:val="20"/>
                <w:szCs w:val="20"/>
                <w:lang w:val="en-GB"/>
              </w:rPr>
            </w:pPr>
            <w:proofErr w:type="spellStart"/>
            <w:ins w:id="8209" w:author="Dylan Van Aswegen" w:date="2024-07-15T12:54:00Z" w16du:dateUtc="2024-07-15T10:54:00Z">
              <w:r>
                <w:rPr>
                  <w:rFonts w:ascii="Arial" w:hAnsi="Arial" w:cs="Arial"/>
                  <w:sz w:val="20"/>
                  <w:szCs w:val="20"/>
                  <w:lang w:val="en-GB"/>
                </w:rPr>
                <w:t>CheckBox</w:t>
              </w:r>
            </w:ins>
            <w:proofErr w:type="spellEnd"/>
          </w:p>
        </w:tc>
        <w:tc>
          <w:tcPr>
            <w:tcW w:w="1701" w:type="dxa"/>
          </w:tcPr>
          <w:p w14:paraId="4D666602" w14:textId="77777777" w:rsidR="00280B77" w:rsidRPr="00280B77" w:rsidRDefault="00280B77">
            <w:pPr>
              <w:spacing w:line="360" w:lineRule="auto"/>
              <w:jc w:val="both"/>
              <w:cnfStyle w:val="000000000000" w:firstRow="0" w:lastRow="0" w:firstColumn="0" w:lastColumn="0" w:oddVBand="0" w:evenVBand="0" w:oddHBand="0" w:evenHBand="0" w:firstRowFirstColumn="0" w:firstRowLastColumn="0" w:lastRowFirstColumn="0" w:lastRowLastColumn="0"/>
              <w:rPr>
                <w:ins w:id="8210" w:author="Dylan Van Aswegen" w:date="2024-07-15T12:51:00Z" w16du:dateUtc="2024-07-15T10:51:00Z"/>
                <w:rFonts w:ascii="Arial" w:hAnsi="Arial" w:cs="Arial"/>
                <w:sz w:val="20"/>
                <w:szCs w:val="20"/>
                <w:lang w:val="en-GB"/>
                <w:rPrChange w:id="8211" w:author="Dylan Van Aswegen" w:date="2024-07-15T12:54:00Z" w16du:dateUtc="2024-07-15T10:54:00Z">
                  <w:rPr>
                    <w:ins w:id="8212" w:author="Dylan Van Aswegen" w:date="2024-07-15T12:51:00Z" w16du:dateUtc="2024-07-15T10:51:00Z"/>
                    <w:lang w:val="en-GB"/>
                  </w:rPr>
                </w:rPrChange>
              </w:rPr>
              <w:pPrChange w:id="8213" w:author="Dylan Van Aswegen" w:date="2024-07-15T12:54:00Z" w16du:dateUtc="2024-07-15T10:54: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417" w:type="dxa"/>
          </w:tcPr>
          <w:p w14:paraId="6C642E1F" w14:textId="77777777" w:rsidR="00280B77" w:rsidRDefault="00280B77"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14" w:author="Dylan Van Aswegen" w:date="2024-07-15T12:51:00Z" w16du:dateUtc="2024-07-15T10:51:00Z"/>
                <w:rFonts w:ascii="Arial" w:hAnsi="Arial" w:cs="Arial"/>
                <w:sz w:val="20"/>
                <w:szCs w:val="20"/>
                <w:lang w:val="en-GB"/>
              </w:rPr>
            </w:pPr>
          </w:p>
        </w:tc>
        <w:tc>
          <w:tcPr>
            <w:tcW w:w="3828" w:type="dxa"/>
          </w:tcPr>
          <w:p w14:paraId="5A4A3B78" w14:textId="3B698C4D" w:rsidR="00280B77" w:rsidRDefault="00280B77"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15" w:author="Dylan Van Aswegen" w:date="2024-07-15T12:51:00Z" w16du:dateUtc="2024-07-15T10:51:00Z"/>
                <w:rFonts w:ascii="Arial" w:hAnsi="Arial" w:cs="Arial"/>
                <w:sz w:val="20"/>
                <w:szCs w:val="20"/>
                <w:lang w:val="en-GB"/>
              </w:rPr>
            </w:pPr>
            <w:ins w:id="8216" w:author="Dylan Van Aswegen" w:date="2024-07-15T12:55:00Z" w16du:dateUtc="2024-07-15T10:55:00Z">
              <w:r>
                <w:rPr>
                  <w:rFonts w:ascii="Arial" w:hAnsi="Arial" w:cs="Arial"/>
                  <w:sz w:val="20"/>
                  <w:szCs w:val="20"/>
                  <w:lang w:val="en-GB"/>
                </w:rPr>
                <w:t>This field will be displayed if the application admin selects the specific data radio button. The application admin will select this if they want to delete the data for subscriptions specifically.</w:t>
              </w:r>
            </w:ins>
          </w:p>
        </w:tc>
      </w:tr>
      <w:tr w:rsidR="00280B77" w14:paraId="72B9F1BC" w14:textId="77777777" w:rsidTr="005C5491">
        <w:trPr>
          <w:cnfStyle w:val="000000100000" w:firstRow="0" w:lastRow="0" w:firstColumn="0" w:lastColumn="0" w:oddVBand="0" w:evenVBand="0" w:oddHBand="1" w:evenHBand="0" w:firstRowFirstColumn="0" w:firstRowLastColumn="0" w:lastRowFirstColumn="0" w:lastRowLastColumn="0"/>
          <w:trHeight w:val="192"/>
          <w:ins w:id="8217" w:author="Dylan Van Aswegen" w:date="2024-07-15T12:51:00Z"/>
        </w:trPr>
        <w:tc>
          <w:tcPr>
            <w:cnfStyle w:val="001000000000" w:firstRow="0" w:lastRow="0" w:firstColumn="1" w:lastColumn="0" w:oddVBand="0" w:evenVBand="0" w:oddHBand="0" w:evenHBand="0" w:firstRowFirstColumn="0" w:firstRowLastColumn="0" w:lastRowFirstColumn="0" w:lastRowLastColumn="0"/>
            <w:tcW w:w="1135" w:type="dxa"/>
          </w:tcPr>
          <w:p w14:paraId="5072B35C" w14:textId="77777777" w:rsidR="00280B77" w:rsidRDefault="00280B77" w:rsidP="00280B77">
            <w:pPr>
              <w:spacing w:line="360" w:lineRule="auto"/>
              <w:jc w:val="both"/>
              <w:rPr>
                <w:ins w:id="8218" w:author="Dylan Van Aswegen" w:date="2024-07-15T12:51:00Z" w16du:dateUtc="2024-07-15T10:51:00Z"/>
                <w:rFonts w:ascii="Arial" w:hAnsi="Arial" w:cs="Arial"/>
                <w:sz w:val="20"/>
                <w:szCs w:val="20"/>
                <w:lang w:val="en-GB"/>
              </w:rPr>
            </w:pPr>
          </w:p>
        </w:tc>
        <w:tc>
          <w:tcPr>
            <w:tcW w:w="1417" w:type="dxa"/>
          </w:tcPr>
          <w:p w14:paraId="5B57A730" w14:textId="34F41213" w:rsidR="00280B77" w:rsidRDefault="00280B77"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219" w:author="Dylan Van Aswegen" w:date="2024-07-15T12:51:00Z" w16du:dateUtc="2024-07-15T10:51:00Z"/>
                <w:rFonts w:ascii="Arial" w:hAnsi="Arial" w:cs="Arial"/>
                <w:sz w:val="20"/>
                <w:szCs w:val="20"/>
                <w:lang w:val="en-GB"/>
              </w:rPr>
            </w:pPr>
            <w:ins w:id="8220" w:author="Dylan Van Aswegen" w:date="2024-07-15T12:54:00Z" w16du:dateUtc="2024-07-15T10:54:00Z">
              <w:r>
                <w:rPr>
                  <w:rFonts w:ascii="Arial" w:hAnsi="Arial" w:cs="Arial"/>
                  <w:sz w:val="20"/>
                  <w:szCs w:val="20"/>
                  <w:lang w:val="en-GB"/>
                </w:rPr>
                <w:t>Members</w:t>
              </w:r>
            </w:ins>
          </w:p>
        </w:tc>
        <w:tc>
          <w:tcPr>
            <w:tcW w:w="1276" w:type="dxa"/>
          </w:tcPr>
          <w:p w14:paraId="4CB5C350" w14:textId="4360BE0B" w:rsidR="00280B77" w:rsidRDefault="00280B77"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221" w:author="Dylan Van Aswegen" w:date="2024-07-15T12:51:00Z" w16du:dateUtc="2024-07-15T10:51:00Z"/>
                <w:rFonts w:ascii="Arial" w:hAnsi="Arial" w:cs="Arial"/>
                <w:sz w:val="20"/>
                <w:szCs w:val="20"/>
                <w:lang w:val="en-GB"/>
              </w:rPr>
            </w:pPr>
            <w:proofErr w:type="spellStart"/>
            <w:ins w:id="8222" w:author="Dylan Van Aswegen" w:date="2024-07-15T12:54:00Z" w16du:dateUtc="2024-07-15T10:54:00Z">
              <w:r>
                <w:rPr>
                  <w:rFonts w:ascii="Arial" w:hAnsi="Arial" w:cs="Arial"/>
                  <w:sz w:val="20"/>
                  <w:szCs w:val="20"/>
                  <w:lang w:val="en-GB"/>
                </w:rPr>
                <w:t>CheckBox</w:t>
              </w:r>
            </w:ins>
            <w:proofErr w:type="spellEnd"/>
          </w:p>
        </w:tc>
        <w:tc>
          <w:tcPr>
            <w:tcW w:w="1701" w:type="dxa"/>
          </w:tcPr>
          <w:p w14:paraId="7412BCF6" w14:textId="77777777" w:rsidR="00280B77" w:rsidRPr="00280B77" w:rsidRDefault="00280B77">
            <w:pPr>
              <w:spacing w:line="360" w:lineRule="auto"/>
              <w:jc w:val="both"/>
              <w:cnfStyle w:val="000000100000" w:firstRow="0" w:lastRow="0" w:firstColumn="0" w:lastColumn="0" w:oddVBand="0" w:evenVBand="0" w:oddHBand="1" w:evenHBand="0" w:firstRowFirstColumn="0" w:firstRowLastColumn="0" w:lastRowFirstColumn="0" w:lastRowLastColumn="0"/>
              <w:rPr>
                <w:ins w:id="8223" w:author="Dylan Van Aswegen" w:date="2024-07-15T12:51:00Z" w16du:dateUtc="2024-07-15T10:51:00Z"/>
                <w:rFonts w:ascii="Arial" w:hAnsi="Arial" w:cs="Arial"/>
                <w:sz w:val="20"/>
                <w:szCs w:val="20"/>
                <w:lang w:val="en-GB"/>
                <w:rPrChange w:id="8224" w:author="Dylan Van Aswegen" w:date="2024-07-15T12:54:00Z" w16du:dateUtc="2024-07-15T10:54:00Z">
                  <w:rPr>
                    <w:ins w:id="8225" w:author="Dylan Van Aswegen" w:date="2024-07-15T12:51:00Z" w16du:dateUtc="2024-07-15T10:51:00Z"/>
                    <w:lang w:val="en-GB"/>
                  </w:rPr>
                </w:rPrChange>
              </w:rPr>
              <w:pPrChange w:id="8226" w:author="Dylan Van Aswegen" w:date="2024-07-15T12:54:00Z" w16du:dateUtc="2024-07-15T10:54: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p>
        </w:tc>
        <w:tc>
          <w:tcPr>
            <w:tcW w:w="1417" w:type="dxa"/>
          </w:tcPr>
          <w:p w14:paraId="0DE80E99" w14:textId="77777777" w:rsidR="00280B77" w:rsidRDefault="00280B77"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227" w:author="Dylan Van Aswegen" w:date="2024-07-15T12:51:00Z" w16du:dateUtc="2024-07-15T10:51:00Z"/>
                <w:rFonts w:ascii="Arial" w:hAnsi="Arial" w:cs="Arial"/>
                <w:sz w:val="20"/>
                <w:szCs w:val="20"/>
                <w:lang w:val="en-GB"/>
              </w:rPr>
            </w:pPr>
          </w:p>
        </w:tc>
        <w:tc>
          <w:tcPr>
            <w:tcW w:w="3828" w:type="dxa"/>
          </w:tcPr>
          <w:p w14:paraId="1A84C659" w14:textId="0E93CB18" w:rsidR="00280B77" w:rsidRDefault="00FD55D2"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228" w:author="Dylan Van Aswegen" w:date="2024-07-15T12:51:00Z" w16du:dateUtc="2024-07-15T10:51:00Z"/>
                <w:rFonts w:ascii="Arial" w:hAnsi="Arial" w:cs="Arial"/>
                <w:sz w:val="20"/>
                <w:szCs w:val="20"/>
                <w:lang w:val="en-GB"/>
              </w:rPr>
            </w:pPr>
            <w:ins w:id="8229" w:author="Dylan Van Aswegen" w:date="2024-07-15T12:56:00Z" w16du:dateUtc="2024-07-15T10:56:00Z">
              <w:r>
                <w:rPr>
                  <w:rFonts w:ascii="Arial" w:hAnsi="Arial" w:cs="Arial"/>
                  <w:sz w:val="20"/>
                  <w:szCs w:val="20"/>
                  <w:lang w:val="en-GB"/>
                </w:rPr>
                <w:t>This field will be displayed if the application admin selects the specific data radio button. The application admin will select this if they want to delete the data for members specifically.</w:t>
              </w:r>
            </w:ins>
          </w:p>
        </w:tc>
      </w:tr>
      <w:tr w:rsidR="00280B77" w14:paraId="1DDDD97D" w14:textId="77777777" w:rsidTr="005C5491">
        <w:trPr>
          <w:trHeight w:val="192"/>
          <w:ins w:id="8230" w:author="Dylan Van Aswegen" w:date="2024-07-15T12:51:00Z"/>
        </w:trPr>
        <w:tc>
          <w:tcPr>
            <w:cnfStyle w:val="001000000000" w:firstRow="0" w:lastRow="0" w:firstColumn="1" w:lastColumn="0" w:oddVBand="0" w:evenVBand="0" w:oddHBand="0" w:evenHBand="0" w:firstRowFirstColumn="0" w:firstRowLastColumn="0" w:lastRowFirstColumn="0" w:lastRowLastColumn="0"/>
            <w:tcW w:w="1135" w:type="dxa"/>
          </w:tcPr>
          <w:p w14:paraId="6223530A" w14:textId="77777777" w:rsidR="00280B77" w:rsidRDefault="00280B77" w:rsidP="00280B77">
            <w:pPr>
              <w:spacing w:line="360" w:lineRule="auto"/>
              <w:jc w:val="both"/>
              <w:rPr>
                <w:ins w:id="8231" w:author="Dylan Van Aswegen" w:date="2024-07-15T12:51:00Z" w16du:dateUtc="2024-07-15T10:51:00Z"/>
                <w:rFonts w:ascii="Arial" w:hAnsi="Arial" w:cs="Arial"/>
                <w:sz w:val="20"/>
                <w:szCs w:val="20"/>
                <w:lang w:val="en-GB"/>
              </w:rPr>
            </w:pPr>
          </w:p>
        </w:tc>
        <w:tc>
          <w:tcPr>
            <w:tcW w:w="1417" w:type="dxa"/>
          </w:tcPr>
          <w:p w14:paraId="00359F59" w14:textId="3227B71A" w:rsidR="00280B77" w:rsidRDefault="00280B77"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32" w:author="Dylan Van Aswegen" w:date="2024-07-15T12:51:00Z" w16du:dateUtc="2024-07-15T10:51:00Z"/>
                <w:rFonts w:ascii="Arial" w:hAnsi="Arial" w:cs="Arial"/>
                <w:sz w:val="20"/>
                <w:szCs w:val="20"/>
                <w:lang w:val="en-GB"/>
              </w:rPr>
            </w:pPr>
            <w:ins w:id="8233" w:author="Dylan Van Aswegen" w:date="2024-07-15T12:54:00Z" w16du:dateUtc="2024-07-15T10:54:00Z">
              <w:r>
                <w:rPr>
                  <w:rFonts w:ascii="Arial" w:hAnsi="Arial" w:cs="Arial"/>
                  <w:sz w:val="20"/>
                  <w:szCs w:val="20"/>
                  <w:lang w:val="en-GB"/>
                </w:rPr>
                <w:t>Emails</w:t>
              </w:r>
            </w:ins>
          </w:p>
        </w:tc>
        <w:tc>
          <w:tcPr>
            <w:tcW w:w="1276" w:type="dxa"/>
          </w:tcPr>
          <w:p w14:paraId="242EBE59" w14:textId="49CBF234" w:rsidR="00280B77" w:rsidRDefault="00280B77"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34" w:author="Dylan Van Aswegen" w:date="2024-07-15T12:51:00Z" w16du:dateUtc="2024-07-15T10:51:00Z"/>
                <w:rFonts w:ascii="Arial" w:hAnsi="Arial" w:cs="Arial"/>
                <w:sz w:val="20"/>
                <w:szCs w:val="20"/>
                <w:lang w:val="en-GB"/>
              </w:rPr>
            </w:pPr>
            <w:proofErr w:type="spellStart"/>
            <w:ins w:id="8235" w:author="Dylan Van Aswegen" w:date="2024-07-15T12:54:00Z" w16du:dateUtc="2024-07-15T10:54:00Z">
              <w:r>
                <w:rPr>
                  <w:rFonts w:ascii="Arial" w:hAnsi="Arial" w:cs="Arial"/>
                  <w:sz w:val="20"/>
                  <w:szCs w:val="20"/>
                  <w:lang w:val="en-GB"/>
                </w:rPr>
                <w:t>CheckBox</w:t>
              </w:r>
            </w:ins>
            <w:proofErr w:type="spellEnd"/>
          </w:p>
        </w:tc>
        <w:tc>
          <w:tcPr>
            <w:tcW w:w="1701" w:type="dxa"/>
          </w:tcPr>
          <w:p w14:paraId="30492BD5" w14:textId="77777777" w:rsidR="00280B77" w:rsidRPr="00280B77" w:rsidRDefault="00280B77">
            <w:pPr>
              <w:spacing w:line="360" w:lineRule="auto"/>
              <w:jc w:val="both"/>
              <w:cnfStyle w:val="000000000000" w:firstRow="0" w:lastRow="0" w:firstColumn="0" w:lastColumn="0" w:oddVBand="0" w:evenVBand="0" w:oddHBand="0" w:evenHBand="0" w:firstRowFirstColumn="0" w:firstRowLastColumn="0" w:lastRowFirstColumn="0" w:lastRowLastColumn="0"/>
              <w:rPr>
                <w:ins w:id="8236" w:author="Dylan Van Aswegen" w:date="2024-07-15T12:51:00Z" w16du:dateUtc="2024-07-15T10:51:00Z"/>
                <w:rFonts w:ascii="Arial" w:hAnsi="Arial" w:cs="Arial"/>
                <w:sz w:val="20"/>
                <w:szCs w:val="20"/>
                <w:lang w:val="en-GB"/>
                <w:rPrChange w:id="8237" w:author="Dylan Van Aswegen" w:date="2024-07-15T12:54:00Z" w16du:dateUtc="2024-07-15T10:54:00Z">
                  <w:rPr>
                    <w:ins w:id="8238" w:author="Dylan Van Aswegen" w:date="2024-07-15T12:51:00Z" w16du:dateUtc="2024-07-15T10:51:00Z"/>
                    <w:lang w:val="en-GB"/>
                  </w:rPr>
                </w:rPrChange>
              </w:rPr>
              <w:pPrChange w:id="8239" w:author="Dylan Van Aswegen" w:date="2024-07-15T12:54:00Z" w16du:dateUtc="2024-07-15T10:54: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417" w:type="dxa"/>
          </w:tcPr>
          <w:p w14:paraId="022367E5" w14:textId="77777777" w:rsidR="00280B77" w:rsidRDefault="00280B77"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40" w:author="Dylan Van Aswegen" w:date="2024-07-15T12:51:00Z" w16du:dateUtc="2024-07-15T10:51:00Z"/>
                <w:rFonts w:ascii="Arial" w:hAnsi="Arial" w:cs="Arial"/>
                <w:sz w:val="20"/>
                <w:szCs w:val="20"/>
                <w:lang w:val="en-GB"/>
              </w:rPr>
            </w:pPr>
          </w:p>
        </w:tc>
        <w:tc>
          <w:tcPr>
            <w:tcW w:w="3828" w:type="dxa"/>
          </w:tcPr>
          <w:p w14:paraId="235563AE" w14:textId="704E9AC1" w:rsidR="00280B77" w:rsidRDefault="00FD55D2"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41" w:author="Dylan Van Aswegen" w:date="2024-07-15T12:51:00Z" w16du:dateUtc="2024-07-15T10:51:00Z"/>
                <w:rFonts w:ascii="Arial" w:hAnsi="Arial" w:cs="Arial"/>
                <w:sz w:val="20"/>
                <w:szCs w:val="20"/>
                <w:lang w:val="en-GB"/>
              </w:rPr>
            </w:pPr>
            <w:ins w:id="8242" w:author="Dylan Van Aswegen" w:date="2024-07-15T12:56:00Z" w16du:dateUtc="2024-07-15T10:56:00Z">
              <w:r>
                <w:rPr>
                  <w:rFonts w:ascii="Arial" w:hAnsi="Arial" w:cs="Arial"/>
                  <w:sz w:val="20"/>
                  <w:szCs w:val="20"/>
                  <w:lang w:val="en-GB"/>
                </w:rPr>
                <w:t xml:space="preserve">This field will be displayed if the application admin selects the specific data radio button. The application admin will select this if they want to delete the data </w:t>
              </w:r>
              <w:r w:rsidR="00CC343A">
                <w:rPr>
                  <w:rFonts w:ascii="Arial" w:hAnsi="Arial" w:cs="Arial"/>
                  <w:sz w:val="20"/>
                  <w:szCs w:val="20"/>
                  <w:lang w:val="en-GB"/>
                </w:rPr>
                <w:t>for emails</w:t>
              </w:r>
              <w:r>
                <w:rPr>
                  <w:rFonts w:ascii="Arial" w:hAnsi="Arial" w:cs="Arial"/>
                  <w:sz w:val="20"/>
                  <w:szCs w:val="20"/>
                  <w:lang w:val="en-GB"/>
                </w:rPr>
                <w:t xml:space="preserve"> specifically.</w:t>
              </w:r>
            </w:ins>
          </w:p>
        </w:tc>
      </w:tr>
      <w:tr w:rsidR="00280B77" w14:paraId="088E9E32" w14:textId="77777777" w:rsidTr="005C5491">
        <w:trPr>
          <w:cnfStyle w:val="000000100000" w:firstRow="0" w:lastRow="0" w:firstColumn="0" w:lastColumn="0" w:oddVBand="0" w:evenVBand="0" w:oddHBand="1" w:evenHBand="0" w:firstRowFirstColumn="0" w:firstRowLastColumn="0" w:lastRowFirstColumn="0" w:lastRowLastColumn="0"/>
          <w:trHeight w:val="192"/>
          <w:ins w:id="8243" w:author="Dylan Van Aswegen" w:date="2024-07-15T12:51:00Z"/>
        </w:trPr>
        <w:tc>
          <w:tcPr>
            <w:cnfStyle w:val="001000000000" w:firstRow="0" w:lastRow="0" w:firstColumn="1" w:lastColumn="0" w:oddVBand="0" w:evenVBand="0" w:oddHBand="0" w:evenHBand="0" w:firstRowFirstColumn="0" w:firstRowLastColumn="0" w:lastRowFirstColumn="0" w:lastRowLastColumn="0"/>
            <w:tcW w:w="1135" w:type="dxa"/>
          </w:tcPr>
          <w:p w14:paraId="7FC185F0" w14:textId="77777777" w:rsidR="00280B77" w:rsidRDefault="00280B77" w:rsidP="00280B77">
            <w:pPr>
              <w:spacing w:line="360" w:lineRule="auto"/>
              <w:jc w:val="both"/>
              <w:rPr>
                <w:ins w:id="8244" w:author="Dylan Van Aswegen" w:date="2024-07-15T12:51:00Z" w16du:dateUtc="2024-07-15T10:51:00Z"/>
                <w:rFonts w:ascii="Arial" w:hAnsi="Arial" w:cs="Arial"/>
                <w:sz w:val="20"/>
                <w:szCs w:val="20"/>
                <w:lang w:val="en-GB"/>
              </w:rPr>
            </w:pPr>
          </w:p>
        </w:tc>
        <w:tc>
          <w:tcPr>
            <w:tcW w:w="1417" w:type="dxa"/>
          </w:tcPr>
          <w:p w14:paraId="3E3C4432" w14:textId="19F5E510" w:rsidR="00280B77" w:rsidRDefault="00280B77"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245" w:author="Dylan Van Aswegen" w:date="2024-07-15T12:51:00Z" w16du:dateUtc="2024-07-15T10:51:00Z"/>
                <w:rFonts w:ascii="Arial" w:hAnsi="Arial" w:cs="Arial"/>
                <w:sz w:val="20"/>
                <w:szCs w:val="20"/>
                <w:lang w:val="en-GB"/>
              </w:rPr>
            </w:pPr>
            <w:ins w:id="8246" w:author="Dylan Van Aswegen" w:date="2024-07-15T12:51:00Z" w16du:dateUtc="2024-07-15T10:51:00Z">
              <w:r>
                <w:rPr>
                  <w:rFonts w:ascii="Arial" w:hAnsi="Arial" w:cs="Arial"/>
                  <w:sz w:val="20"/>
                  <w:szCs w:val="20"/>
                  <w:lang w:val="en-GB"/>
                </w:rPr>
                <w:t>Cancel</w:t>
              </w:r>
            </w:ins>
          </w:p>
        </w:tc>
        <w:tc>
          <w:tcPr>
            <w:tcW w:w="1276" w:type="dxa"/>
          </w:tcPr>
          <w:p w14:paraId="2910FD52" w14:textId="3410A7AC" w:rsidR="00280B77" w:rsidRDefault="00B57B4E"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247" w:author="Dylan Van Aswegen" w:date="2024-07-15T12:51:00Z" w16du:dateUtc="2024-07-15T10:51:00Z"/>
                <w:rFonts w:ascii="Arial" w:hAnsi="Arial" w:cs="Arial"/>
                <w:sz w:val="20"/>
                <w:szCs w:val="20"/>
                <w:lang w:val="en-GB"/>
              </w:rPr>
            </w:pPr>
            <w:ins w:id="8248" w:author="Dylan Van Aswegen" w:date="2024-07-15T12:56:00Z" w16du:dateUtc="2024-07-15T10:56:00Z">
              <w:r>
                <w:rPr>
                  <w:rFonts w:ascii="Arial" w:hAnsi="Arial" w:cs="Arial"/>
                  <w:sz w:val="20"/>
                  <w:szCs w:val="20"/>
                  <w:lang w:val="en-GB"/>
                </w:rPr>
                <w:t>Button</w:t>
              </w:r>
            </w:ins>
          </w:p>
        </w:tc>
        <w:tc>
          <w:tcPr>
            <w:tcW w:w="1701" w:type="dxa"/>
          </w:tcPr>
          <w:p w14:paraId="0BD2ED63" w14:textId="77777777" w:rsidR="00280B77" w:rsidRPr="00B57B4E" w:rsidRDefault="00280B77">
            <w:pPr>
              <w:spacing w:line="360" w:lineRule="auto"/>
              <w:jc w:val="both"/>
              <w:cnfStyle w:val="000000100000" w:firstRow="0" w:lastRow="0" w:firstColumn="0" w:lastColumn="0" w:oddVBand="0" w:evenVBand="0" w:oddHBand="1" w:evenHBand="0" w:firstRowFirstColumn="0" w:firstRowLastColumn="0" w:lastRowFirstColumn="0" w:lastRowLastColumn="0"/>
              <w:rPr>
                <w:ins w:id="8249" w:author="Dylan Van Aswegen" w:date="2024-07-15T12:51:00Z" w16du:dateUtc="2024-07-15T10:51:00Z"/>
                <w:rFonts w:ascii="Arial" w:hAnsi="Arial" w:cs="Arial"/>
                <w:sz w:val="20"/>
                <w:szCs w:val="20"/>
                <w:lang w:val="en-GB"/>
                <w:rPrChange w:id="8250" w:author="Dylan Van Aswegen" w:date="2024-07-15T12:56:00Z" w16du:dateUtc="2024-07-15T10:56:00Z">
                  <w:rPr>
                    <w:ins w:id="8251" w:author="Dylan Van Aswegen" w:date="2024-07-15T12:51:00Z" w16du:dateUtc="2024-07-15T10:51:00Z"/>
                    <w:lang w:val="en-GB"/>
                  </w:rPr>
                </w:rPrChange>
              </w:rPr>
              <w:pPrChange w:id="8252" w:author="Dylan Van Aswegen" w:date="2024-07-15T12:56:00Z" w16du:dateUtc="2024-07-15T10:56: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p>
        </w:tc>
        <w:tc>
          <w:tcPr>
            <w:tcW w:w="1417" w:type="dxa"/>
          </w:tcPr>
          <w:p w14:paraId="35E9A417" w14:textId="77777777" w:rsidR="00280B77" w:rsidRDefault="00280B77"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253" w:author="Dylan Van Aswegen" w:date="2024-07-15T12:51:00Z" w16du:dateUtc="2024-07-15T10:51:00Z"/>
                <w:rFonts w:ascii="Arial" w:hAnsi="Arial" w:cs="Arial"/>
                <w:sz w:val="20"/>
                <w:szCs w:val="20"/>
                <w:lang w:val="en-GB"/>
              </w:rPr>
            </w:pPr>
          </w:p>
        </w:tc>
        <w:tc>
          <w:tcPr>
            <w:tcW w:w="3828" w:type="dxa"/>
          </w:tcPr>
          <w:p w14:paraId="5F48D7E0" w14:textId="0E2C642C" w:rsidR="00280B77" w:rsidRDefault="00280B77" w:rsidP="00280B77">
            <w:pPr>
              <w:spacing w:line="360" w:lineRule="auto"/>
              <w:jc w:val="both"/>
              <w:cnfStyle w:val="000000100000" w:firstRow="0" w:lastRow="0" w:firstColumn="0" w:lastColumn="0" w:oddVBand="0" w:evenVBand="0" w:oddHBand="1" w:evenHBand="0" w:firstRowFirstColumn="0" w:firstRowLastColumn="0" w:lastRowFirstColumn="0" w:lastRowLastColumn="0"/>
              <w:rPr>
                <w:ins w:id="8254" w:author="Dylan Van Aswegen" w:date="2024-07-15T12:51:00Z" w16du:dateUtc="2024-07-15T10:51:00Z"/>
                <w:rFonts w:ascii="Arial" w:hAnsi="Arial" w:cs="Arial"/>
                <w:sz w:val="20"/>
                <w:szCs w:val="20"/>
                <w:lang w:val="en-GB"/>
              </w:rPr>
            </w:pPr>
            <w:ins w:id="8255" w:author="Dylan Van Aswegen" w:date="2024-07-15T12:51:00Z" w16du:dateUtc="2024-07-15T10:51:00Z">
              <w:r>
                <w:rPr>
                  <w:rFonts w:ascii="Arial" w:hAnsi="Arial" w:cs="Arial"/>
                  <w:sz w:val="20"/>
                  <w:szCs w:val="20"/>
                  <w:lang w:val="en-GB"/>
                </w:rPr>
                <w:t>This button will be used by the application admin to cancel the clear down. Once clicked, the application admin should be navigated back to the organisation page</w:t>
              </w:r>
            </w:ins>
          </w:p>
        </w:tc>
      </w:tr>
      <w:tr w:rsidR="00280B77" w14:paraId="2842BBC5" w14:textId="77777777" w:rsidTr="005C5491">
        <w:trPr>
          <w:trHeight w:val="192"/>
          <w:ins w:id="8256" w:author="Dylan Van Aswegen" w:date="2024-07-15T12:51:00Z"/>
        </w:trPr>
        <w:tc>
          <w:tcPr>
            <w:cnfStyle w:val="001000000000" w:firstRow="0" w:lastRow="0" w:firstColumn="1" w:lastColumn="0" w:oddVBand="0" w:evenVBand="0" w:oddHBand="0" w:evenHBand="0" w:firstRowFirstColumn="0" w:firstRowLastColumn="0" w:lastRowFirstColumn="0" w:lastRowLastColumn="0"/>
            <w:tcW w:w="1135" w:type="dxa"/>
          </w:tcPr>
          <w:p w14:paraId="1D3022E9" w14:textId="77777777" w:rsidR="00280B77" w:rsidRDefault="00280B77" w:rsidP="00280B77">
            <w:pPr>
              <w:spacing w:line="360" w:lineRule="auto"/>
              <w:jc w:val="both"/>
              <w:rPr>
                <w:ins w:id="8257" w:author="Dylan Van Aswegen" w:date="2024-07-15T12:51:00Z" w16du:dateUtc="2024-07-15T10:51:00Z"/>
                <w:rFonts w:ascii="Arial" w:hAnsi="Arial" w:cs="Arial"/>
                <w:sz w:val="20"/>
                <w:szCs w:val="20"/>
                <w:lang w:val="en-GB"/>
              </w:rPr>
            </w:pPr>
          </w:p>
        </w:tc>
        <w:tc>
          <w:tcPr>
            <w:tcW w:w="1417" w:type="dxa"/>
          </w:tcPr>
          <w:p w14:paraId="5AB805AE" w14:textId="53810C47" w:rsidR="00280B77" w:rsidRDefault="00280B77"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58" w:author="Dylan Van Aswegen" w:date="2024-07-15T12:51:00Z" w16du:dateUtc="2024-07-15T10:51:00Z"/>
                <w:rFonts w:ascii="Arial" w:hAnsi="Arial" w:cs="Arial"/>
                <w:sz w:val="20"/>
                <w:szCs w:val="20"/>
                <w:lang w:val="en-GB"/>
              </w:rPr>
            </w:pPr>
            <w:ins w:id="8259" w:author="Dylan Van Aswegen" w:date="2024-07-15T12:51:00Z" w16du:dateUtc="2024-07-15T10:51:00Z">
              <w:r>
                <w:rPr>
                  <w:rFonts w:ascii="Arial" w:hAnsi="Arial" w:cs="Arial"/>
                  <w:sz w:val="20"/>
                  <w:szCs w:val="20"/>
                  <w:lang w:val="en-GB"/>
                </w:rPr>
                <w:t>Confirm</w:t>
              </w:r>
            </w:ins>
          </w:p>
        </w:tc>
        <w:tc>
          <w:tcPr>
            <w:tcW w:w="1276" w:type="dxa"/>
          </w:tcPr>
          <w:p w14:paraId="60BED786" w14:textId="7E9246CA" w:rsidR="00280B77" w:rsidRDefault="00B57B4E"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60" w:author="Dylan Van Aswegen" w:date="2024-07-15T12:51:00Z" w16du:dateUtc="2024-07-15T10:51:00Z"/>
                <w:rFonts w:ascii="Arial" w:hAnsi="Arial" w:cs="Arial"/>
                <w:sz w:val="20"/>
                <w:szCs w:val="20"/>
                <w:lang w:val="en-GB"/>
              </w:rPr>
            </w:pPr>
            <w:ins w:id="8261" w:author="Dylan Van Aswegen" w:date="2024-07-15T12:56:00Z" w16du:dateUtc="2024-07-15T10:56:00Z">
              <w:r>
                <w:rPr>
                  <w:rFonts w:ascii="Arial" w:hAnsi="Arial" w:cs="Arial"/>
                  <w:sz w:val="20"/>
                  <w:szCs w:val="20"/>
                  <w:lang w:val="en-GB"/>
                </w:rPr>
                <w:t>Button</w:t>
              </w:r>
            </w:ins>
          </w:p>
        </w:tc>
        <w:tc>
          <w:tcPr>
            <w:tcW w:w="1701" w:type="dxa"/>
          </w:tcPr>
          <w:p w14:paraId="145F1E6D" w14:textId="77777777" w:rsidR="00280B77" w:rsidRPr="00B57B4E" w:rsidRDefault="00280B77">
            <w:pPr>
              <w:spacing w:line="360" w:lineRule="auto"/>
              <w:jc w:val="both"/>
              <w:cnfStyle w:val="000000000000" w:firstRow="0" w:lastRow="0" w:firstColumn="0" w:lastColumn="0" w:oddVBand="0" w:evenVBand="0" w:oddHBand="0" w:evenHBand="0" w:firstRowFirstColumn="0" w:firstRowLastColumn="0" w:lastRowFirstColumn="0" w:lastRowLastColumn="0"/>
              <w:rPr>
                <w:ins w:id="8262" w:author="Dylan Van Aswegen" w:date="2024-07-15T12:51:00Z" w16du:dateUtc="2024-07-15T10:51:00Z"/>
                <w:rFonts w:ascii="Arial" w:hAnsi="Arial" w:cs="Arial"/>
                <w:sz w:val="20"/>
                <w:szCs w:val="20"/>
                <w:lang w:val="en-GB"/>
                <w:rPrChange w:id="8263" w:author="Dylan Van Aswegen" w:date="2024-07-15T12:56:00Z" w16du:dateUtc="2024-07-15T10:56:00Z">
                  <w:rPr>
                    <w:ins w:id="8264" w:author="Dylan Van Aswegen" w:date="2024-07-15T12:51:00Z" w16du:dateUtc="2024-07-15T10:51:00Z"/>
                    <w:lang w:val="en-GB"/>
                  </w:rPr>
                </w:rPrChange>
              </w:rPr>
              <w:pPrChange w:id="8265" w:author="Dylan Van Aswegen" w:date="2024-07-15T12:56:00Z" w16du:dateUtc="2024-07-15T10:56: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p>
        </w:tc>
        <w:tc>
          <w:tcPr>
            <w:tcW w:w="1417" w:type="dxa"/>
          </w:tcPr>
          <w:p w14:paraId="201F00E9" w14:textId="77777777" w:rsidR="00280B77" w:rsidRDefault="00280B77"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66" w:author="Dylan Van Aswegen" w:date="2024-07-15T12:51:00Z" w16du:dateUtc="2024-07-15T10:51:00Z"/>
                <w:rFonts w:ascii="Arial" w:hAnsi="Arial" w:cs="Arial"/>
                <w:sz w:val="20"/>
                <w:szCs w:val="20"/>
                <w:lang w:val="en-GB"/>
              </w:rPr>
            </w:pPr>
          </w:p>
        </w:tc>
        <w:tc>
          <w:tcPr>
            <w:tcW w:w="3828" w:type="dxa"/>
          </w:tcPr>
          <w:p w14:paraId="60729ECB" w14:textId="2E1EA01B" w:rsidR="00280B77" w:rsidRDefault="00280B77" w:rsidP="00280B77">
            <w:pPr>
              <w:spacing w:line="360" w:lineRule="auto"/>
              <w:jc w:val="both"/>
              <w:cnfStyle w:val="000000000000" w:firstRow="0" w:lastRow="0" w:firstColumn="0" w:lastColumn="0" w:oddVBand="0" w:evenVBand="0" w:oddHBand="0" w:evenHBand="0" w:firstRowFirstColumn="0" w:firstRowLastColumn="0" w:lastRowFirstColumn="0" w:lastRowLastColumn="0"/>
              <w:rPr>
                <w:ins w:id="8267" w:author="Dylan Van Aswegen" w:date="2024-07-15T12:51:00Z" w16du:dateUtc="2024-07-15T10:51:00Z"/>
                <w:rFonts w:ascii="Arial" w:hAnsi="Arial" w:cs="Arial"/>
                <w:sz w:val="20"/>
                <w:szCs w:val="20"/>
                <w:lang w:val="en-GB"/>
              </w:rPr>
            </w:pPr>
            <w:ins w:id="8268" w:author="Dylan Van Aswegen" w:date="2024-07-15T12:51:00Z" w16du:dateUtc="2024-07-15T10:51:00Z">
              <w:r>
                <w:rPr>
                  <w:rFonts w:ascii="Arial" w:hAnsi="Arial" w:cs="Arial"/>
                  <w:sz w:val="20"/>
                  <w:szCs w:val="20"/>
                  <w:lang w:val="en-GB"/>
                </w:rPr>
                <w:t>The application admin will use this button to confirm their selection. Once clicked, the application should remove t</w:t>
              </w:r>
            </w:ins>
            <w:ins w:id="8269" w:author="Dylan Van Aswegen" w:date="2024-07-15T12:52:00Z" w16du:dateUtc="2024-07-15T10:52:00Z">
              <w:r>
                <w:rPr>
                  <w:rFonts w:ascii="Arial" w:hAnsi="Arial" w:cs="Arial"/>
                  <w:sz w:val="20"/>
                  <w:szCs w:val="20"/>
                  <w:lang w:val="en-GB"/>
                </w:rPr>
                <w:t xml:space="preserve">he indicated data for that organisation. </w:t>
              </w:r>
            </w:ins>
          </w:p>
        </w:tc>
      </w:tr>
    </w:tbl>
    <w:p w14:paraId="5B2FC9AE" w14:textId="77777777" w:rsidR="00FC71EC" w:rsidRPr="00974A85" w:rsidRDefault="00FC71EC">
      <w:pPr>
        <w:rPr>
          <w:ins w:id="8270" w:author="Dylan Van Aswegen" w:date="2024-07-15T12:47:00Z" w16du:dateUtc="2024-07-15T10:47:00Z"/>
        </w:rPr>
        <w:pPrChange w:id="8271" w:author="Dylan Van Aswegen" w:date="2024-07-15T12:47:00Z" w16du:dateUtc="2024-07-15T10:47:00Z">
          <w:pPr>
            <w:pStyle w:val="Heading4"/>
          </w:pPr>
        </w:pPrChange>
      </w:pPr>
    </w:p>
    <w:p w14:paraId="3CC2AB10" w14:textId="3A02F647" w:rsidR="005A68A6" w:rsidRDefault="005A68A6">
      <w:pPr>
        <w:pStyle w:val="Heading3"/>
        <w:rPr>
          <w:ins w:id="8272" w:author="Dylan Van Aswegen" w:date="2024-07-16T23:52:00Z" w16du:dateUtc="2024-07-16T21:52:00Z"/>
        </w:rPr>
      </w:pPr>
      <w:ins w:id="8273" w:author="Dylan Van Aswegen" w:date="2024-07-16T23:52:00Z" w16du:dateUtc="2024-07-16T21:52:00Z">
        <w:r>
          <w:t>Members</w:t>
        </w:r>
      </w:ins>
    </w:p>
    <w:p w14:paraId="42D1C4F1" w14:textId="0F2AE1EA" w:rsidR="005A68A6" w:rsidRDefault="005A68A6" w:rsidP="005A68A6">
      <w:pPr>
        <w:rPr>
          <w:ins w:id="8274" w:author="Dylan Van Aswegen" w:date="2024-07-16T23:53:00Z" w16du:dateUtc="2024-07-16T21:53:00Z"/>
        </w:rPr>
      </w:pPr>
      <w:ins w:id="8275" w:author="Dylan Van Aswegen" w:date="2024-07-16T23:52:00Z" w16du:dateUtc="2024-07-16T21:52:00Z">
        <w:r>
          <w:t xml:space="preserve">The application administrator will be navigated to the members section of the application </w:t>
        </w:r>
      </w:ins>
      <w:ins w:id="8276" w:author="Dylan Van Aswegen" w:date="2024-07-16T23:53:00Z" w16du:dateUtc="2024-07-16T21:53:00Z">
        <w:r w:rsidR="00427F1B">
          <w:t xml:space="preserve">after clicking on the members link in the side menu on the application administrator home page. </w:t>
        </w:r>
      </w:ins>
    </w:p>
    <w:p w14:paraId="2CB1128B" w14:textId="76CF8BDB" w:rsidR="00427F1B" w:rsidRDefault="00427F1B" w:rsidP="005A68A6">
      <w:pPr>
        <w:rPr>
          <w:ins w:id="8277" w:author="Dylan Van Aswegen" w:date="2024-07-16T23:54:00Z" w16du:dateUtc="2024-07-16T21:54:00Z"/>
        </w:rPr>
      </w:pPr>
      <w:ins w:id="8278" w:author="Dylan Van Aswegen" w:date="2024-07-16T23:53:00Z" w16du:dateUtc="2024-07-16T21:53:00Z">
        <w:r>
          <w:t xml:space="preserve">The members </w:t>
        </w:r>
        <w:proofErr w:type="spellStart"/>
        <w:r w:rsidR="00034E09">
          <w:t>members</w:t>
        </w:r>
        <w:proofErr w:type="spellEnd"/>
        <w:r w:rsidR="00034E09">
          <w:t xml:space="preserve"> section will consist of </w:t>
        </w:r>
      </w:ins>
      <w:ins w:id="8279" w:author="Dylan Van Aswegen" w:date="2024-07-16T23:54:00Z" w16du:dateUtc="2024-07-16T21:54:00Z">
        <w:r w:rsidR="00034E09">
          <w:t>a button to add a new member, a</w:t>
        </w:r>
        <w:r w:rsidR="00B557EB">
          <w:t xml:space="preserve"> search box to search for a member and a table detailing the members on the application. </w:t>
        </w:r>
      </w:ins>
    </w:p>
    <w:p w14:paraId="68395DF3" w14:textId="012D2383" w:rsidR="00B557EB" w:rsidRDefault="00B557EB" w:rsidP="005A68A6">
      <w:pPr>
        <w:rPr>
          <w:ins w:id="8280" w:author="Dylan Van Aswegen" w:date="2024-07-16T23:54:00Z" w16du:dateUtc="2024-07-16T21:54:00Z"/>
        </w:rPr>
      </w:pPr>
      <w:ins w:id="8281" w:author="Dylan Van Aswegen" w:date="2024-07-16T23:54:00Z" w16du:dateUtc="2024-07-16T21:54:00Z">
        <w:r>
          <w:t xml:space="preserve">The table will consist of the following columns: </w:t>
        </w:r>
      </w:ins>
    </w:p>
    <w:tbl>
      <w:tblPr>
        <w:tblStyle w:val="GridTable4-Accent1"/>
        <w:tblW w:w="8222" w:type="dxa"/>
        <w:tblInd w:w="-714" w:type="dxa"/>
        <w:tblLook w:val="04A0" w:firstRow="1" w:lastRow="0" w:firstColumn="1" w:lastColumn="0" w:noHBand="0" w:noVBand="1"/>
      </w:tblPr>
      <w:tblGrid>
        <w:gridCol w:w="1561"/>
        <w:gridCol w:w="1264"/>
        <w:gridCol w:w="1673"/>
        <w:gridCol w:w="3724"/>
      </w:tblGrid>
      <w:tr w:rsidR="001D2ACC" w14:paraId="656348BD" w14:textId="77777777" w:rsidTr="001D2ACC">
        <w:trPr>
          <w:cnfStyle w:val="100000000000" w:firstRow="1" w:lastRow="0" w:firstColumn="0" w:lastColumn="0" w:oddVBand="0" w:evenVBand="0" w:oddHBand="0" w:evenHBand="0" w:firstRowFirstColumn="0" w:firstRowLastColumn="0" w:lastRowFirstColumn="0" w:lastRowLastColumn="0"/>
          <w:tblHeader/>
          <w:ins w:id="8282" w:author="Dylan Van Aswegen" w:date="2024-07-16T23:55:00Z" w16du:dateUtc="2024-07-16T21:55:00Z"/>
        </w:trPr>
        <w:tc>
          <w:tcPr>
            <w:cnfStyle w:val="001000000000" w:firstRow="0" w:lastRow="0" w:firstColumn="1" w:lastColumn="0" w:oddVBand="0" w:evenVBand="0" w:oddHBand="0" w:evenHBand="0" w:firstRowFirstColumn="0" w:firstRowLastColumn="0" w:lastRowFirstColumn="0" w:lastRowLastColumn="0"/>
            <w:tcW w:w="1561" w:type="dxa"/>
            <w:shd w:val="clear" w:color="auto" w:fill="002060"/>
          </w:tcPr>
          <w:p w14:paraId="00C41B89" w14:textId="77777777" w:rsidR="001D2ACC" w:rsidRDefault="001D2ACC">
            <w:pPr>
              <w:spacing w:line="360" w:lineRule="auto"/>
              <w:jc w:val="both"/>
              <w:rPr>
                <w:ins w:id="8283" w:author="Dylan Van Aswegen" w:date="2024-07-16T23:55:00Z" w16du:dateUtc="2024-07-16T21:55:00Z"/>
                <w:rFonts w:ascii="Arial" w:hAnsi="Arial" w:cs="Arial"/>
                <w:sz w:val="20"/>
                <w:szCs w:val="20"/>
                <w:lang w:val="en-GB"/>
              </w:rPr>
            </w:pPr>
            <w:ins w:id="8284" w:author="Dylan Van Aswegen" w:date="2024-07-16T23:55:00Z" w16du:dateUtc="2024-07-16T21:55:00Z">
              <w:r>
                <w:rPr>
                  <w:rFonts w:ascii="Arial" w:hAnsi="Arial" w:cs="Arial"/>
                  <w:sz w:val="20"/>
                  <w:szCs w:val="20"/>
                  <w:lang w:val="en-GB"/>
                </w:rPr>
                <w:t>Column Name</w:t>
              </w:r>
            </w:ins>
          </w:p>
        </w:tc>
        <w:tc>
          <w:tcPr>
            <w:tcW w:w="1264" w:type="dxa"/>
            <w:shd w:val="clear" w:color="auto" w:fill="002060"/>
          </w:tcPr>
          <w:p w14:paraId="7E610C6A" w14:textId="77777777" w:rsidR="001D2ACC" w:rsidRDefault="001D2ACC">
            <w:pPr>
              <w:spacing w:line="360" w:lineRule="auto"/>
              <w:jc w:val="both"/>
              <w:cnfStyle w:val="100000000000" w:firstRow="1" w:lastRow="0" w:firstColumn="0" w:lastColumn="0" w:oddVBand="0" w:evenVBand="0" w:oddHBand="0" w:evenHBand="0" w:firstRowFirstColumn="0" w:firstRowLastColumn="0" w:lastRowFirstColumn="0" w:lastRowLastColumn="0"/>
              <w:rPr>
                <w:ins w:id="8285" w:author="Dylan Van Aswegen" w:date="2024-07-16T23:55:00Z" w16du:dateUtc="2024-07-16T21:55:00Z"/>
                <w:rFonts w:ascii="Arial" w:hAnsi="Arial" w:cs="Arial"/>
                <w:sz w:val="20"/>
                <w:szCs w:val="20"/>
                <w:lang w:val="en-GB"/>
              </w:rPr>
            </w:pPr>
            <w:ins w:id="8286" w:author="Dylan Van Aswegen" w:date="2024-07-16T23:55:00Z" w16du:dateUtc="2024-07-16T21:55:00Z">
              <w:r>
                <w:rPr>
                  <w:rFonts w:ascii="Arial" w:hAnsi="Arial" w:cs="Arial"/>
                  <w:sz w:val="20"/>
                  <w:szCs w:val="20"/>
                  <w:lang w:val="en-GB"/>
                </w:rPr>
                <w:t>Column Type</w:t>
              </w:r>
            </w:ins>
          </w:p>
        </w:tc>
        <w:tc>
          <w:tcPr>
            <w:tcW w:w="1673" w:type="dxa"/>
            <w:shd w:val="clear" w:color="auto" w:fill="002060"/>
          </w:tcPr>
          <w:p w14:paraId="6C2640CF" w14:textId="77777777" w:rsidR="001D2ACC" w:rsidRDefault="001D2ACC">
            <w:pPr>
              <w:spacing w:line="360" w:lineRule="auto"/>
              <w:jc w:val="both"/>
              <w:cnfStyle w:val="100000000000" w:firstRow="1" w:lastRow="0" w:firstColumn="0" w:lastColumn="0" w:oddVBand="0" w:evenVBand="0" w:oddHBand="0" w:evenHBand="0" w:firstRowFirstColumn="0" w:firstRowLastColumn="0" w:lastRowFirstColumn="0" w:lastRowLastColumn="0"/>
              <w:rPr>
                <w:ins w:id="8287" w:author="Dylan Van Aswegen" w:date="2024-07-16T23:55:00Z" w16du:dateUtc="2024-07-16T21:55:00Z"/>
                <w:rFonts w:ascii="Arial" w:hAnsi="Arial" w:cs="Arial"/>
                <w:sz w:val="20"/>
                <w:szCs w:val="20"/>
                <w:lang w:val="en-GB"/>
              </w:rPr>
            </w:pPr>
            <w:ins w:id="8288" w:author="Dylan Van Aswegen" w:date="2024-07-16T23:55:00Z" w16du:dateUtc="2024-07-16T21:55:00Z">
              <w:r>
                <w:rPr>
                  <w:rFonts w:ascii="Arial" w:hAnsi="Arial" w:cs="Arial"/>
                  <w:sz w:val="20"/>
                  <w:szCs w:val="20"/>
                  <w:lang w:val="en-GB"/>
                </w:rPr>
                <w:t>Column Data Type</w:t>
              </w:r>
            </w:ins>
          </w:p>
        </w:tc>
        <w:tc>
          <w:tcPr>
            <w:tcW w:w="3724" w:type="dxa"/>
            <w:shd w:val="clear" w:color="auto" w:fill="002060"/>
          </w:tcPr>
          <w:p w14:paraId="129125C9" w14:textId="77777777" w:rsidR="001D2ACC" w:rsidRDefault="001D2ACC">
            <w:pPr>
              <w:spacing w:line="360" w:lineRule="auto"/>
              <w:jc w:val="both"/>
              <w:cnfStyle w:val="100000000000" w:firstRow="1" w:lastRow="0" w:firstColumn="0" w:lastColumn="0" w:oddVBand="0" w:evenVBand="0" w:oddHBand="0" w:evenHBand="0" w:firstRowFirstColumn="0" w:firstRowLastColumn="0" w:lastRowFirstColumn="0" w:lastRowLastColumn="0"/>
              <w:rPr>
                <w:ins w:id="8289" w:author="Dylan Van Aswegen" w:date="2024-07-16T23:55:00Z" w16du:dateUtc="2024-07-16T21:55:00Z"/>
                <w:rFonts w:ascii="Arial" w:hAnsi="Arial" w:cs="Arial"/>
                <w:sz w:val="20"/>
                <w:szCs w:val="20"/>
                <w:lang w:val="en-GB"/>
              </w:rPr>
            </w:pPr>
            <w:ins w:id="8290" w:author="Dylan Van Aswegen" w:date="2024-07-16T23:55:00Z" w16du:dateUtc="2024-07-16T21:55:00Z">
              <w:r>
                <w:rPr>
                  <w:rFonts w:ascii="Arial" w:hAnsi="Arial" w:cs="Arial"/>
                  <w:sz w:val="20"/>
                  <w:szCs w:val="20"/>
                  <w:lang w:val="en-GB"/>
                </w:rPr>
                <w:t>Column Rules</w:t>
              </w:r>
            </w:ins>
          </w:p>
        </w:tc>
      </w:tr>
      <w:tr w:rsidR="001D2ACC" w14:paraId="0B1B0109" w14:textId="77777777" w:rsidTr="001D2ACC">
        <w:trPr>
          <w:cnfStyle w:val="000000100000" w:firstRow="0" w:lastRow="0" w:firstColumn="0" w:lastColumn="0" w:oddVBand="0" w:evenVBand="0" w:oddHBand="1" w:evenHBand="0" w:firstRowFirstColumn="0" w:firstRowLastColumn="0" w:lastRowFirstColumn="0" w:lastRowLastColumn="0"/>
          <w:ins w:id="8291" w:author="Dylan Van Aswegen" w:date="2024-07-16T23:55:00Z" w16du:dateUtc="2024-07-16T21:55:00Z"/>
        </w:trPr>
        <w:tc>
          <w:tcPr>
            <w:cnfStyle w:val="001000000000" w:firstRow="0" w:lastRow="0" w:firstColumn="1" w:lastColumn="0" w:oddVBand="0" w:evenVBand="0" w:oddHBand="0" w:evenHBand="0" w:firstRowFirstColumn="0" w:firstRowLastColumn="0" w:lastRowFirstColumn="0" w:lastRowLastColumn="0"/>
            <w:tcW w:w="1561" w:type="dxa"/>
          </w:tcPr>
          <w:p w14:paraId="2CEA67C2" w14:textId="6BA775E4" w:rsidR="001D2ACC" w:rsidRDefault="001D2ACC">
            <w:pPr>
              <w:spacing w:line="360" w:lineRule="auto"/>
              <w:jc w:val="both"/>
              <w:rPr>
                <w:ins w:id="8292" w:author="Dylan Van Aswegen" w:date="2024-07-16T23:55:00Z" w16du:dateUtc="2024-07-16T21:55:00Z"/>
                <w:rFonts w:ascii="Arial" w:hAnsi="Arial" w:cs="Arial"/>
                <w:sz w:val="20"/>
                <w:szCs w:val="20"/>
                <w:lang w:val="en-GB"/>
              </w:rPr>
            </w:pPr>
            <w:ins w:id="8293" w:author="Dylan Van Aswegen" w:date="2024-07-16T23:55:00Z" w16du:dateUtc="2024-07-16T21:55:00Z">
              <w:r>
                <w:rPr>
                  <w:rFonts w:ascii="Arial" w:hAnsi="Arial" w:cs="Arial"/>
                  <w:sz w:val="20"/>
                  <w:szCs w:val="20"/>
                  <w:lang w:val="en-GB"/>
                </w:rPr>
                <w:t xml:space="preserve">First Name  </w:t>
              </w:r>
            </w:ins>
          </w:p>
        </w:tc>
        <w:tc>
          <w:tcPr>
            <w:tcW w:w="1264" w:type="dxa"/>
          </w:tcPr>
          <w:p w14:paraId="379B42F0" w14:textId="77777777" w:rsidR="001D2ACC" w:rsidRDefault="001D2ACC">
            <w:pPr>
              <w:spacing w:line="360" w:lineRule="auto"/>
              <w:jc w:val="both"/>
              <w:cnfStyle w:val="000000100000" w:firstRow="0" w:lastRow="0" w:firstColumn="0" w:lastColumn="0" w:oddVBand="0" w:evenVBand="0" w:oddHBand="1" w:evenHBand="0" w:firstRowFirstColumn="0" w:firstRowLastColumn="0" w:lastRowFirstColumn="0" w:lastRowLastColumn="0"/>
              <w:rPr>
                <w:ins w:id="8294" w:author="Dylan Van Aswegen" w:date="2024-07-16T23:55:00Z" w16du:dateUtc="2024-07-16T21:55:00Z"/>
                <w:rFonts w:ascii="Arial" w:hAnsi="Arial" w:cs="Arial"/>
                <w:sz w:val="20"/>
                <w:szCs w:val="20"/>
                <w:lang w:val="en-GB"/>
              </w:rPr>
            </w:pPr>
            <w:ins w:id="8295" w:author="Dylan Van Aswegen" w:date="2024-07-16T23:55:00Z" w16du:dateUtc="2024-07-16T21:55:00Z">
              <w:r>
                <w:rPr>
                  <w:rFonts w:ascii="Arial" w:hAnsi="Arial" w:cs="Arial"/>
                  <w:sz w:val="20"/>
                  <w:szCs w:val="20"/>
                  <w:lang w:val="en-GB"/>
                </w:rPr>
                <w:t xml:space="preserve">Text Field </w:t>
              </w:r>
            </w:ins>
          </w:p>
        </w:tc>
        <w:tc>
          <w:tcPr>
            <w:tcW w:w="1673" w:type="dxa"/>
          </w:tcPr>
          <w:p w14:paraId="5A63B346" w14:textId="77777777" w:rsidR="001D2ACC" w:rsidRDefault="001D2ACC">
            <w:pPr>
              <w:spacing w:line="360" w:lineRule="auto"/>
              <w:jc w:val="both"/>
              <w:cnfStyle w:val="000000100000" w:firstRow="0" w:lastRow="0" w:firstColumn="0" w:lastColumn="0" w:oddVBand="0" w:evenVBand="0" w:oddHBand="1" w:evenHBand="0" w:firstRowFirstColumn="0" w:firstRowLastColumn="0" w:lastRowFirstColumn="0" w:lastRowLastColumn="0"/>
              <w:rPr>
                <w:ins w:id="8296" w:author="Dylan Van Aswegen" w:date="2024-07-16T23:55:00Z" w16du:dateUtc="2024-07-16T21:55:00Z"/>
                <w:rFonts w:ascii="Arial" w:hAnsi="Arial" w:cs="Arial"/>
                <w:sz w:val="20"/>
                <w:szCs w:val="20"/>
                <w:lang w:val="en-GB"/>
              </w:rPr>
            </w:pPr>
            <w:ins w:id="8297" w:author="Dylan Van Aswegen" w:date="2024-07-16T23:55:00Z" w16du:dateUtc="2024-07-16T21:55:00Z">
              <w:r>
                <w:rPr>
                  <w:rFonts w:ascii="Arial" w:hAnsi="Arial" w:cs="Arial"/>
                  <w:sz w:val="20"/>
                  <w:szCs w:val="20"/>
                  <w:lang w:val="en-GB"/>
                </w:rPr>
                <w:t xml:space="preserve">String </w:t>
              </w:r>
            </w:ins>
          </w:p>
        </w:tc>
        <w:tc>
          <w:tcPr>
            <w:tcW w:w="3724" w:type="dxa"/>
          </w:tcPr>
          <w:p w14:paraId="3DE16636" w14:textId="2591DFE0" w:rsidR="001D2ACC" w:rsidRDefault="001D2ACC">
            <w:pPr>
              <w:spacing w:line="360" w:lineRule="auto"/>
              <w:jc w:val="both"/>
              <w:cnfStyle w:val="000000100000" w:firstRow="0" w:lastRow="0" w:firstColumn="0" w:lastColumn="0" w:oddVBand="0" w:evenVBand="0" w:oddHBand="1" w:evenHBand="0" w:firstRowFirstColumn="0" w:firstRowLastColumn="0" w:lastRowFirstColumn="0" w:lastRowLastColumn="0"/>
              <w:rPr>
                <w:ins w:id="8298" w:author="Dylan Van Aswegen" w:date="2024-07-16T23:55:00Z" w16du:dateUtc="2024-07-16T21:55:00Z"/>
                <w:rFonts w:ascii="Arial" w:hAnsi="Arial" w:cs="Arial"/>
                <w:sz w:val="20"/>
                <w:szCs w:val="20"/>
                <w:lang w:val="en-GB"/>
              </w:rPr>
            </w:pPr>
            <w:ins w:id="8299" w:author="Dylan Van Aswegen" w:date="2024-07-16T23:55:00Z" w16du:dateUtc="2024-07-16T21:55:00Z">
              <w:r>
                <w:rPr>
                  <w:rFonts w:ascii="Arial" w:hAnsi="Arial" w:cs="Arial"/>
                  <w:sz w:val="20"/>
                  <w:szCs w:val="20"/>
                  <w:lang w:val="en-GB"/>
                </w:rPr>
                <w:t xml:space="preserve">This column will contain the </w:t>
              </w:r>
            </w:ins>
            <w:ins w:id="8300" w:author="Dylan Van Aswegen" w:date="2024-07-16T23:56:00Z" w16du:dateUtc="2024-07-16T21:56:00Z">
              <w:r w:rsidR="00C8401E">
                <w:rPr>
                  <w:rFonts w:ascii="Arial" w:hAnsi="Arial" w:cs="Arial"/>
                  <w:sz w:val="20"/>
                  <w:szCs w:val="20"/>
                  <w:lang w:val="en-GB"/>
                </w:rPr>
                <w:t xml:space="preserve">first name of the member. </w:t>
              </w:r>
            </w:ins>
          </w:p>
        </w:tc>
      </w:tr>
      <w:tr w:rsidR="001D2ACC" w14:paraId="11415E53" w14:textId="77777777" w:rsidTr="001D2ACC">
        <w:trPr>
          <w:ins w:id="8301" w:author="Dylan Van Aswegen" w:date="2024-07-16T23:55:00Z" w16du:dateUtc="2024-07-16T21:55:00Z"/>
        </w:trPr>
        <w:tc>
          <w:tcPr>
            <w:cnfStyle w:val="001000000000" w:firstRow="0" w:lastRow="0" w:firstColumn="1" w:lastColumn="0" w:oddVBand="0" w:evenVBand="0" w:oddHBand="0" w:evenHBand="0" w:firstRowFirstColumn="0" w:firstRowLastColumn="0" w:lastRowFirstColumn="0" w:lastRowLastColumn="0"/>
            <w:tcW w:w="1561" w:type="dxa"/>
          </w:tcPr>
          <w:p w14:paraId="664FB9E6" w14:textId="24C25735" w:rsidR="001D2ACC" w:rsidRDefault="001D2ACC" w:rsidP="001D2ACC">
            <w:pPr>
              <w:spacing w:line="360" w:lineRule="auto"/>
              <w:jc w:val="both"/>
              <w:rPr>
                <w:ins w:id="8302" w:author="Dylan Van Aswegen" w:date="2024-07-16T23:55:00Z" w16du:dateUtc="2024-07-16T21:55:00Z"/>
                <w:rFonts w:ascii="Arial" w:hAnsi="Arial" w:cs="Arial"/>
                <w:sz w:val="20"/>
                <w:szCs w:val="20"/>
                <w:lang w:val="en-GB"/>
              </w:rPr>
            </w:pPr>
            <w:ins w:id="8303" w:author="Dylan Van Aswegen" w:date="2024-07-16T23:55:00Z" w16du:dateUtc="2024-07-16T21:55:00Z">
              <w:r>
                <w:rPr>
                  <w:rFonts w:ascii="Arial" w:hAnsi="Arial" w:cs="Arial"/>
                  <w:sz w:val="20"/>
                  <w:szCs w:val="20"/>
                  <w:lang w:val="en-GB"/>
                </w:rPr>
                <w:t xml:space="preserve">Last Name </w:t>
              </w:r>
            </w:ins>
          </w:p>
        </w:tc>
        <w:tc>
          <w:tcPr>
            <w:tcW w:w="1264" w:type="dxa"/>
          </w:tcPr>
          <w:p w14:paraId="1B9B8A5E" w14:textId="3DD3460B" w:rsidR="001D2ACC" w:rsidRDefault="001D2ACC"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04" w:author="Dylan Van Aswegen" w:date="2024-07-16T23:55:00Z" w16du:dateUtc="2024-07-16T21:55:00Z"/>
                <w:rFonts w:ascii="Arial" w:hAnsi="Arial" w:cs="Arial"/>
                <w:sz w:val="20"/>
                <w:szCs w:val="20"/>
                <w:lang w:val="en-GB"/>
              </w:rPr>
            </w:pPr>
            <w:ins w:id="8305" w:author="Dylan Van Aswegen" w:date="2024-07-16T23:56:00Z">
              <w:r>
                <w:rPr>
                  <w:rFonts w:ascii="Arial" w:hAnsi="Arial" w:cs="Arial"/>
                  <w:sz w:val="20"/>
                  <w:szCs w:val="20"/>
                  <w:lang w:val="en-GB"/>
                </w:rPr>
                <w:t xml:space="preserve">Text Field </w:t>
              </w:r>
            </w:ins>
          </w:p>
        </w:tc>
        <w:tc>
          <w:tcPr>
            <w:tcW w:w="1673" w:type="dxa"/>
          </w:tcPr>
          <w:p w14:paraId="3917FB82" w14:textId="6D32F88C" w:rsidR="001D2ACC" w:rsidRDefault="001D2ACC"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06" w:author="Dylan Van Aswegen" w:date="2024-07-16T23:55:00Z" w16du:dateUtc="2024-07-16T21:55:00Z"/>
                <w:rFonts w:ascii="Arial" w:hAnsi="Arial" w:cs="Arial"/>
                <w:sz w:val="20"/>
                <w:szCs w:val="20"/>
                <w:lang w:val="en-GB"/>
              </w:rPr>
            </w:pPr>
            <w:ins w:id="8307" w:author="Dylan Van Aswegen" w:date="2024-07-16T23:56:00Z">
              <w:r>
                <w:rPr>
                  <w:rFonts w:ascii="Arial" w:hAnsi="Arial" w:cs="Arial"/>
                  <w:sz w:val="20"/>
                  <w:szCs w:val="20"/>
                  <w:lang w:val="en-GB"/>
                </w:rPr>
                <w:t xml:space="preserve">String </w:t>
              </w:r>
            </w:ins>
          </w:p>
        </w:tc>
        <w:tc>
          <w:tcPr>
            <w:tcW w:w="3724" w:type="dxa"/>
          </w:tcPr>
          <w:p w14:paraId="68188F61" w14:textId="407248B5" w:rsidR="001D2ACC" w:rsidRDefault="00C8401E"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08" w:author="Dylan Van Aswegen" w:date="2024-07-16T23:55:00Z" w16du:dateUtc="2024-07-16T21:55:00Z"/>
                <w:rFonts w:ascii="Arial" w:hAnsi="Arial" w:cs="Arial"/>
                <w:sz w:val="20"/>
                <w:szCs w:val="20"/>
                <w:lang w:val="en-GB"/>
              </w:rPr>
            </w:pPr>
            <w:ins w:id="8309" w:author="Dylan Van Aswegen" w:date="2024-07-16T23:56:00Z" w16du:dateUtc="2024-07-16T21:56:00Z">
              <w:r>
                <w:rPr>
                  <w:rFonts w:ascii="Arial" w:hAnsi="Arial" w:cs="Arial"/>
                  <w:sz w:val="20"/>
                  <w:szCs w:val="20"/>
                  <w:lang w:val="en-GB"/>
                </w:rPr>
                <w:t>This column will contain the last name of the member.</w:t>
              </w:r>
            </w:ins>
          </w:p>
        </w:tc>
      </w:tr>
      <w:tr w:rsidR="001D2ACC" w14:paraId="07C01860" w14:textId="77777777" w:rsidTr="001D2ACC">
        <w:trPr>
          <w:cnfStyle w:val="000000100000" w:firstRow="0" w:lastRow="0" w:firstColumn="0" w:lastColumn="0" w:oddVBand="0" w:evenVBand="0" w:oddHBand="1" w:evenHBand="0" w:firstRowFirstColumn="0" w:firstRowLastColumn="0" w:lastRowFirstColumn="0" w:lastRowLastColumn="0"/>
          <w:ins w:id="8310" w:author="Dylan Van Aswegen" w:date="2024-07-16T23:55:00Z" w16du:dateUtc="2024-07-16T21:55:00Z"/>
        </w:trPr>
        <w:tc>
          <w:tcPr>
            <w:cnfStyle w:val="001000000000" w:firstRow="0" w:lastRow="0" w:firstColumn="1" w:lastColumn="0" w:oddVBand="0" w:evenVBand="0" w:oddHBand="0" w:evenHBand="0" w:firstRowFirstColumn="0" w:firstRowLastColumn="0" w:lastRowFirstColumn="0" w:lastRowLastColumn="0"/>
            <w:tcW w:w="1561" w:type="dxa"/>
          </w:tcPr>
          <w:p w14:paraId="3BA197E0" w14:textId="11A68E33" w:rsidR="001D2ACC" w:rsidRDefault="001D2ACC" w:rsidP="001D2ACC">
            <w:pPr>
              <w:spacing w:line="360" w:lineRule="auto"/>
              <w:jc w:val="both"/>
              <w:rPr>
                <w:ins w:id="8311" w:author="Dylan Van Aswegen" w:date="2024-07-16T23:55:00Z" w16du:dateUtc="2024-07-16T21:55:00Z"/>
                <w:rFonts w:ascii="Arial" w:hAnsi="Arial" w:cs="Arial"/>
                <w:sz w:val="20"/>
                <w:szCs w:val="20"/>
                <w:lang w:val="en-GB"/>
              </w:rPr>
            </w:pPr>
            <w:ins w:id="8312" w:author="Dylan Van Aswegen" w:date="2024-07-16T23:55:00Z" w16du:dateUtc="2024-07-16T21:55:00Z">
              <w:r>
                <w:rPr>
                  <w:rFonts w:ascii="Arial" w:hAnsi="Arial" w:cs="Arial"/>
                  <w:sz w:val="20"/>
                  <w:szCs w:val="20"/>
                  <w:lang w:val="en-GB"/>
                </w:rPr>
                <w:t xml:space="preserve">Email Address </w:t>
              </w:r>
            </w:ins>
          </w:p>
        </w:tc>
        <w:tc>
          <w:tcPr>
            <w:tcW w:w="1264" w:type="dxa"/>
          </w:tcPr>
          <w:p w14:paraId="414C4E3B" w14:textId="653A3E3D" w:rsidR="001D2ACC" w:rsidRDefault="001D2ACC"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13" w:author="Dylan Van Aswegen" w:date="2024-07-16T23:55:00Z" w16du:dateUtc="2024-07-16T21:55:00Z"/>
                <w:rFonts w:ascii="Arial" w:hAnsi="Arial" w:cs="Arial"/>
                <w:sz w:val="20"/>
                <w:szCs w:val="20"/>
                <w:lang w:val="en-GB"/>
              </w:rPr>
            </w:pPr>
            <w:ins w:id="8314" w:author="Dylan Van Aswegen" w:date="2024-07-16T23:56:00Z">
              <w:r>
                <w:rPr>
                  <w:rFonts w:ascii="Arial" w:hAnsi="Arial" w:cs="Arial"/>
                  <w:sz w:val="20"/>
                  <w:szCs w:val="20"/>
                  <w:lang w:val="en-GB"/>
                </w:rPr>
                <w:t xml:space="preserve">Text Field </w:t>
              </w:r>
            </w:ins>
          </w:p>
        </w:tc>
        <w:tc>
          <w:tcPr>
            <w:tcW w:w="1673" w:type="dxa"/>
          </w:tcPr>
          <w:p w14:paraId="27620FD1" w14:textId="06729829" w:rsidR="001D2ACC" w:rsidRDefault="001D2ACC"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15" w:author="Dylan Van Aswegen" w:date="2024-07-16T23:55:00Z" w16du:dateUtc="2024-07-16T21:55:00Z"/>
                <w:rFonts w:ascii="Arial" w:hAnsi="Arial" w:cs="Arial"/>
                <w:sz w:val="20"/>
                <w:szCs w:val="20"/>
                <w:lang w:val="en-GB"/>
              </w:rPr>
            </w:pPr>
            <w:ins w:id="8316" w:author="Dylan Van Aswegen" w:date="2024-07-16T23:56:00Z">
              <w:r>
                <w:rPr>
                  <w:rFonts w:ascii="Arial" w:hAnsi="Arial" w:cs="Arial"/>
                  <w:sz w:val="20"/>
                  <w:szCs w:val="20"/>
                  <w:lang w:val="en-GB"/>
                </w:rPr>
                <w:t xml:space="preserve">String </w:t>
              </w:r>
            </w:ins>
          </w:p>
        </w:tc>
        <w:tc>
          <w:tcPr>
            <w:tcW w:w="3724" w:type="dxa"/>
          </w:tcPr>
          <w:p w14:paraId="78058B5B" w14:textId="5BBF17E3" w:rsidR="001D2ACC" w:rsidRDefault="00C8401E"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17" w:author="Dylan Van Aswegen" w:date="2024-07-16T23:55:00Z" w16du:dateUtc="2024-07-16T21:55:00Z"/>
                <w:rFonts w:ascii="Arial" w:hAnsi="Arial" w:cs="Arial"/>
                <w:sz w:val="20"/>
                <w:szCs w:val="20"/>
                <w:lang w:val="en-GB"/>
              </w:rPr>
            </w:pPr>
            <w:ins w:id="8318" w:author="Dylan Van Aswegen" w:date="2024-07-16T23:56:00Z" w16du:dateUtc="2024-07-16T21:56:00Z">
              <w:r>
                <w:rPr>
                  <w:rFonts w:ascii="Arial" w:hAnsi="Arial" w:cs="Arial"/>
                  <w:sz w:val="20"/>
                  <w:szCs w:val="20"/>
                  <w:lang w:val="en-GB"/>
                </w:rPr>
                <w:t xml:space="preserve">This column will contain the email </w:t>
              </w:r>
            </w:ins>
            <w:ins w:id="8319" w:author="Dylan Van Aswegen" w:date="2024-07-16T23:57:00Z" w16du:dateUtc="2024-07-16T21:57:00Z">
              <w:r>
                <w:rPr>
                  <w:rFonts w:ascii="Arial" w:hAnsi="Arial" w:cs="Arial"/>
                  <w:sz w:val="20"/>
                  <w:szCs w:val="20"/>
                  <w:lang w:val="en-GB"/>
                </w:rPr>
                <w:t>address</w:t>
              </w:r>
            </w:ins>
            <w:ins w:id="8320" w:author="Dylan Van Aswegen" w:date="2024-07-16T23:56:00Z" w16du:dateUtc="2024-07-16T21:56:00Z">
              <w:r>
                <w:rPr>
                  <w:rFonts w:ascii="Arial" w:hAnsi="Arial" w:cs="Arial"/>
                  <w:sz w:val="20"/>
                  <w:szCs w:val="20"/>
                  <w:lang w:val="en-GB"/>
                </w:rPr>
                <w:t xml:space="preserve"> of the member.</w:t>
              </w:r>
            </w:ins>
          </w:p>
        </w:tc>
      </w:tr>
      <w:tr w:rsidR="001D2ACC" w14:paraId="7B345500" w14:textId="77777777" w:rsidTr="001D2ACC">
        <w:trPr>
          <w:ins w:id="8321" w:author="Dylan Van Aswegen" w:date="2024-07-16T23:55:00Z" w16du:dateUtc="2024-07-16T21:55:00Z"/>
        </w:trPr>
        <w:tc>
          <w:tcPr>
            <w:cnfStyle w:val="001000000000" w:firstRow="0" w:lastRow="0" w:firstColumn="1" w:lastColumn="0" w:oddVBand="0" w:evenVBand="0" w:oddHBand="0" w:evenHBand="0" w:firstRowFirstColumn="0" w:firstRowLastColumn="0" w:lastRowFirstColumn="0" w:lastRowLastColumn="0"/>
            <w:tcW w:w="1561" w:type="dxa"/>
          </w:tcPr>
          <w:p w14:paraId="6214D866" w14:textId="6E8B50C6" w:rsidR="001D2ACC" w:rsidRDefault="001D2ACC" w:rsidP="001D2ACC">
            <w:pPr>
              <w:spacing w:line="360" w:lineRule="auto"/>
              <w:jc w:val="both"/>
              <w:rPr>
                <w:ins w:id="8322" w:author="Dylan Van Aswegen" w:date="2024-07-16T23:55:00Z" w16du:dateUtc="2024-07-16T21:55:00Z"/>
                <w:rFonts w:ascii="Arial" w:hAnsi="Arial" w:cs="Arial"/>
                <w:sz w:val="20"/>
                <w:szCs w:val="20"/>
                <w:lang w:val="en-GB"/>
              </w:rPr>
            </w:pPr>
            <w:ins w:id="8323" w:author="Dylan Van Aswegen" w:date="2024-07-16T23:55:00Z" w16du:dateUtc="2024-07-16T21:55:00Z">
              <w:r>
                <w:rPr>
                  <w:rFonts w:ascii="Arial" w:hAnsi="Arial" w:cs="Arial"/>
                  <w:sz w:val="20"/>
                  <w:szCs w:val="20"/>
                  <w:lang w:val="en-GB"/>
                </w:rPr>
                <w:t>Last Login</w:t>
              </w:r>
            </w:ins>
          </w:p>
        </w:tc>
        <w:tc>
          <w:tcPr>
            <w:tcW w:w="1264" w:type="dxa"/>
          </w:tcPr>
          <w:p w14:paraId="54BE9905" w14:textId="3B41B880" w:rsidR="001D2ACC" w:rsidRDefault="001D2ACC"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24" w:author="Dylan Van Aswegen" w:date="2024-07-16T23:55:00Z" w16du:dateUtc="2024-07-16T21:55:00Z"/>
                <w:rFonts w:ascii="Arial" w:hAnsi="Arial" w:cs="Arial"/>
                <w:sz w:val="20"/>
                <w:szCs w:val="20"/>
                <w:lang w:val="en-GB"/>
              </w:rPr>
            </w:pPr>
            <w:ins w:id="8325" w:author="Dylan Van Aswegen" w:date="2024-07-16T23:56:00Z">
              <w:r>
                <w:rPr>
                  <w:rFonts w:ascii="Arial" w:hAnsi="Arial" w:cs="Arial"/>
                  <w:sz w:val="20"/>
                  <w:szCs w:val="20"/>
                  <w:lang w:val="en-GB"/>
                </w:rPr>
                <w:t xml:space="preserve">Text Field </w:t>
              </w:r>
            </w:ins>
          </w:p>
        </w:tc>
        <w:tc>
          <w:tcPr>
            <w:tcW w:w="1673" w:type="dxa"/>
          </w:tcPr>
          <w:p w14:paraId="2F013819" w14:textId="634FDFBD" w:rsidR="001D2ACC" w:rsidRDefault="001D2ACC"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26" w:author="Dylan Van Aswegen" w:date="2024-07-16T23:55:00Z" w16du:dateUtc="2024-07-16T21:55:00Z"/>
                <w:rFonts w:ascii="Arial" w:hAnsi="Arial" w:cs="Arial"/>
                <w:sz w:val="20"/>
                <w:szCs w:val="20"/>
                <w:lang w:val="en-GB"/>
              </w:rPr>
            </w:pPr>
            <w:ins w:id="8327" w:author="Dylan Van Aswegen" w:date="2024-07-16T23:56:00Z">
              <w:r>
                <w:rPr>
                  <w:rFonts w:ascii="Arial" w:hAnsi="Arial" w:cs="Arial"/>
                  <w:sz w:val="20"/>
                  <w:szCs w:val="20"/>
                  <w:lang w:val="en-GB"/>
                </w:rPr>
                <w:t xml:space="preserve">String </w:t>
              </w:r>
            </w:ins>
          </w:p>
        </w:tc>
        <w:tc>
          <w:tcPr>
            <w:tcW w:w="3724" w:type="dxa"/>
          </w:tcPr>
          <w:p w14:paraId="5CD1E468" w14:textId="3036B36D" w:rsidR="001D2ACC" w:rsidRDefault="00C8401E"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28" w:author="Dylan Van Aswegen" w:date="2024-07-16T23:55:00Z" w16du:dateUtc="2024-07-16T21:55:00Z"/>
                <w:rFonts w:ascii="Arial" w:hAnsi="Arial" w:cs="Arial"/>
                <w:sz w:val="20"/>
                <w:szCs w:val="20"/>
                <w:lang w:val="en-GB"/>
              </w:rPr>
            </w:pPr>
            <w:ins w:id="8329" w:author="Dylan Van Aswegen" w:date="2024-07-16T23:57:00Z" w16du:dateUtc="2024-07-16T21:57:00Z">
              <w:r>
                <w:rPr>
                  <w:rFonts w:ascii="Arial" w:hAnsi="Arial" w:cs="Arial"/>
                  <w:sz w:val="20"/>
                  <w:szCs w:val="20"/>
                  <w:lang w:val="en-GB"/>
                </w:rPr>
                <w:t xml:space="preserve">This column will contain the date and time that the member last logged in. </w:t>
              </w:r>
            </w:ins>
          </w:p>
        </w:tc>
      </w:tr>
      <w:tr w:rsidR="001D2ACC" w14:paraId="544CE633" w14:textId="77777777" w:rsidTr="001D2ACC">
        <w:trPr>
          <w:cnfStyle w:val="000000100000" w:firstRow="0" w:lastRow="0" w:firstColumn="0" w:lastColumn="0" w:oddVBand="0" w:evenVBand="0" w:oddHBand="1" w:evenHBand="0" w:firstRowFirstColumn="0" w:firstRowLastColumn="0" w:lastRowFirstColumn="0" w:lastRowLastColumn="0"/>
          <w:ins w:id="8330" w:author="Dylan Van Aswegen" w:date="2024-07-16T23:55:00Z" w16du:dateUtc="2024-07-16T21:55:00Z"/>
        </w:trPr>
        <w:tc>
          <w:tcPr>
            <w:cnfStyle w:val="001000000000" w:firstRow="0" w:lastRow="0" w:firstColumn="1" w:lastColumn="0" w:oddVBand="0" w:evenVBand="0" w:oddHBand="0" w:evenHBand="0" w:firstRowFirstColumn="0" w:firstRowLastColumn="0" w:lastRowFirstColumn="0" w:lastRowLastColumn="0"/>
            <w:tcW w:w="1561" w:type="dxa"/>
          </w:tcPr>
          <w:p w14:paraId="579F5767" w14:textId="1AB31F99" w:rsidR="001D2ACC" w:rsidRDefault="001D2ACC" w:rsidP="001D2ACC">
            <w:pPr>
              <w:spacing w:line="360" w:lineRule="auto"/>
              <w:jc w:val="both"/>
              <w:rPr>
                <w:ins w:id="8331" w:author="Dylan Van Aswegen" w:date="2024-07-16T23:55:00Z" w16du:dateUtc="2024-07-16T21:55:00Z"/>
                <w:rFonts w:ascii="Arial" w:hAnsi="Arial" w:cs="Arial"/>
                <w:sz w:val="20"/>
                <w:szCs w:val="20"/>
                <w:lang w:val="en-GB"/>
              </w:rPr>
            </w:pPr>
            <w:ins w:id="8332" w:author="Dylan Van Aswegen" w:date="2024-07-16T23:55:00Z" w16du:dateUtc="2024-07-16T21:55:00Z">
              <w:r>
                <w:rPr>
                  <w:rFonts w:ascii="Arial" w:hAnsi="Arial" w:cs="Arial"/>
                  <w:sz w:val="20"/>
                  <w:szCs w:val="20"/>
                  <w:lang w:val="en-GB"/>
                </w:rPr>
                <w:t xml:space="preserve">Created </w:t>
              </w:r>
            </w:ins>
          </w:p>
        </w:tc>
        <w:tc>
          <w:tcPr>
            <w:tcW w:w="1264" w:type="dxa"/>
          </w:tcPr>
          <w:p w14:paraId="16E8F20C" w14:textId="2B22557A" w:rsidR="001D2ACC" w:rsidRDefault="001D2ACC"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33" w:author="Dylan Van Aswegen" w:date="2024-07-16T23:55:00Z" w16du:dateUtc="2024-07-16T21:55:00Z"/>
                <w:rFonts w:ascii="Arial" w:hAnsi="Arial" w:cs="Arial"/>
                <w:sz w:val="20"/>
                <w:szCs w:val="20"/>
                <w:lang w:val="en-GB"/>
              </w:rPr>
            </w:pPr>
            <w:ins w:id="8334" w:author="Dylan Van Aswegen" w:date="2024-07-16T23:56:00Z">
              <w:r>
                <w:rPr>
                  <w:rFonts w:ascii="Arial" w:hAnsi="Arial" w:cs="Arial"/>
                  <w:sz w:val="20"/>
                  <w:szCs w:val="20"/>
                  <w:lang w:val="en-GB"/>
                </w:rPr>
                <w:t xml:space="preserve">Text Field </w:t>
              </w:r>
            </w:ins>
          </w:p>
        </w:tc>
        <w:tc>
          <w:tcPr>
            <w:tcW w:w="1673" w:type="dxa"/>
          </w:tcPr>
          <w:p w14:paraId="019A71DB" w14:textId="5F35E3B0" w:rsidR="001D2ACC" w:rsidRDefault="001D2ACC"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35" w:author="Dylan Van Aswegen" w:date="2024-07-16T23:55:00Z" w16du:dateUtc="2024-07-16T21:55:00Z"/>
                <w:rFonts w:ascii="Arial" w:hAnsi="Arial" w:cs="Arial"/>
                <w:sz w:val="20"/>
                <w:szCs w:val="20"/>
                <w:lang w:val="en-GB"/>
              </w:rPr>
            </w:pPr>
            <w:ins w:id="8336" w:author="Dylan Van Aswegen" w:date="2024-07-16T23:56:00Z">
              <w:r>
                <w:rPr>
                  <w:rFonts w:ascii="Arial" w:hAnsi="Arial" w:cs="Arial"/>
                  <w:sz w:val="20"/>
                  <w:szCs w:val="20"/>
                  <w:lang w:val="en-GB"/>
                </w:rPr>
                <w:t xml:space="preserve">String </w:t>
              </w:r>
            </w:ins>
          </w:p>
        </w:tc>
        <w:tc>
          <w:tcPr>
            <w:tcW w:w="3724" w:type="dxa"/>
          </w:tcPr>
          <w:p w14:paraId="1D0E9A94" w14:textId="5F7ADE11" w:rsidR="001D2ACC" w:rsidRDefault="00C8401E"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37" w:author="Dylan Van Aswegen" w:date="2024-07-16T23:55:00Z" w16du:dateUtc="2024-07-16T21:55:00Z"/>
                <w:rFonts w:ascii="Arial" w:hAnsi="Arial" w:cs="Arial"/>
                <w:sz w:val="20"/>
                <w:szCs w:val="20"/>
                <w:lang w:val="en-GB"/>
              </w:rPr>
            </w:pPr>
            <w:ins w:id="8338" w:author="Dylan Van Aswegen" w:date="2024-07-16T23:57:00Z" w16du:dateUtc="2024-07-16T21:57:00Z">
              <w:r>
                <w:rPr>
                  <w:rFonts w:ascii="Arial" w:hAnsi="Arial" w:cs="Arial"/>
                  <w:sz w:val="20"/>
                  <w:szCs w:val="20"/>
                  <w:lang w:val="en-GB"/>
                </w:rPr>
                <w:t xml:space="preserve">This column will contain the date and time that the member profile was created. </w:t>
              </w:r>
            </w:ins>
          </w:p>
        </w:tc>
      </w:tr>
      <w:tr w:rsidR="001D2ACC" w14:paraId="34C37C57" w14:textId="77777777" w:rsidTr="001D2ACC">
        <w:trPr>
          <w:ins w:id="8339" w:author="Dylan Van Aswegen" w:date="2024-07-16T23:55:00Z" w16du:dateUtc="2024-07-16T21:55:00Z"/>
        </w:trPr>
        <w:tc>
          <w:tcPr>
            <w:cnfStyle w:val="001000000000" w:firstRow="0" w:lastRow="0" w:firstColumn="1" w:lastColumn="0" w:oddVBand="0" w:evenVBand="0" w:oddHBand="0" w:evenHBand="0" w:firstRowFirstColumn="0" w:firstRowLastColumn="0" w:lastRowFirstColumn="0" w:lastRowLastColumn="0"/>
            <w:tcW w:w="1561" w:type="dxa"/>
          </w:tcPr>
          <w:p w14:paraId="7B832855" w14:textId="4963693F" w:rsidR="001D2ACC" w:rsidRDefault="001D2ACC" w:rsidP="001D2ACC">
            <w:pPr>
              <w:spacing w:line="360" w:lineRule="auto"/>
              <w:jc w:val="both"/>
              <w:rPr>
                <w:ins w:id="8340" w:author="Dylan Van Aswegen" w:date="2024-07-16T23:55:00Z" w16du:dateUtc="2024-07-16T21:55:00Z"/>
                <w:rFonts w:ascii="Arial" w:hAnsi="Arial" w:cs="Arial"/>
                <w:sz w:val="20"/>
                <w:szCs w:val="20"/>
                <w:lang w:val="en-GB"/>
              </w:rPr>
            </w:pPr>
            <w:ins w:id="8341" w:author="Dylan Van Aswegen" w:date="2024-07-16T23:55:00Z" w16du:dateUtc="2024-07-16T21:55:00Z">
              <w:r>
                <w:rPr>
                  <w:rFonts w:ascii="Arial" w:hAnsi="Arial" w:cs="Arial"/>
                  <w:sz w:val="20"/>
                  <w:szCs w:val="20"/>
                  <w:lang w:val="en-GB"/>
                </w:rPr>
                <w:t xml:space="preserve">Updated </w:t>
              </w:r>
            </w:ins>
          </w:p>
        </w:tc>
        <w:tc>
          <w:tcPr>
            <w:tcW w:w="1264" w:type="dxa"/>
          </w:tcPr>
          <w:p w14:paraId="71AF4D05" w14:textId="6C41A5AC" w:rsidR="001D2ACC" w:rsidRDefault="001D2ACC"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42" w:author="Dylan Van Aswegen" w:date="2024-07-16T23:55:00Z" w16du:dateUtc="2024-07-16T21:55:00Z"/>
                <w:rFonts w:ascii="Arial" w:hAnsi="Arial" w:cs="Arial"/>
                <w:sz w:val="20"/>
                <w:szCs w:val="20"/>
                <w:lang w:val="en-GB"/>
              </w:rPr>
            </w:pPr>
            <w:ins w:id="8343" w:author="Dylan Van Aswegen" w:date="2024-07-16T23:56:00Z">
              <w:r>
                <w:rPr>
                  <w:rFonts w:ascii="Arial" w:hAnsi="Arial" w:cs="Arial"/>
                  <w:sz w:val="20"/>
                  <w:szCs w:val="20"/>
                  <w:lang w:val="en-GB"/>
                </w:rPr>
                <w:t xml:space="preserve">Text Field </w:t>
              </w:r>
            </w:ins>
          </w:p>
        </w:tc>
        <w:tc>
          <w:tcPr>
            <w:tcW w:w="1673" w:type="dxa"/>
          </w:tcPr>
          <w:p w14:paraId="6D2ABAAA" w14:textId="2D7D9BD1" w:rsidR="001D2ACC" w:rsidRDefault="001D2ACC"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44" w:author="Dylan Van Aswegen" w:date="2024-07-16T23:55:00Z" w16du:dateUtc="2024-07-16T21:55:00Z"/>
                <w:rFonts w:ascii="Arial" w:hAnsi="Arial" w:cs="Arial"/>
                <w:sz w:val="20"/>
                <w:szCs w:val="20"/>
                <w:lang w:val="en-GB"/>
              </w:rPr>
            </w:pPr>
            <w:ins w:id="8345" w:author="Dylan Van Aswegen" w:date="2024-07-16T23:56:00Z">
              <w:r>
                <w:rPr>
                  <w:rFonts w:ascii="Arial" w:hAnsi="Arial" w:cs="Arial"/>
                  <w:sz w:val="20"/>
                  <w:szCs w:val="20"/>
                  <w:lang w:val="en-GB"/>
                </w:rPr>
                <w:t xml:space="preserve">String </w:t>
              </w:r>
            </w:ins>
          </w:p>
        </w:tc>
        <w:tc>
          <w:tcPr>
            <w:tcW w:w="3724" w:type="dxa"/>
          </w:tcPr>
          <w:p w14:paraId="1B4803B8" w14:textId="0494F207" w:rsidR="001D2ACC" w:rsidRDefault="00C8401E"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46" w:author="Dylan Van Aswegen" w:date="2024-07-16T23:55:00Z" w16du:dateUtc="2024-07-16T21:55:00Z"/>
                <w:rFonts w:ascii="Arial" w:hAnsi="Arial" w:cs="Arial"/>
                <w:sz w:val="20"/>
                <w:szCs w:val="20"/>
                <w:lang w:val="en-GB"/>
              </w:rPr>
            </w:pPr>
            <w:ins w:id="8347" w:author="Dylan Van Aswegen" w:date="2024-07-16T23:57:00Z" w16du:dateUtc="2024-07-16T21:57:00Z">
              <w:r>
                <w:rPr>
                  <w:rFonts w:ascii="Arial" w:hAnsi="Arial" w:cs="Arial"/>
                  <w:sz w:val="20"/>
                  <w:szCs w:val="20"/>
                  <w:lang w:val="en-GB"/>
                </w:rPr>
                <w:t>This column will contain the date and time that the member profile was</w:t>
              </w:r>
            </w:ins>
            <w:ins w:id="8348" w:author="Dylan Van Aswegen" w:date="2024-07-16T23:58:00Z" w16du:dateUtc="2024-07-16T21:58:00Z">
              <w:r>
                <w:rPr>
                  <w:rFonts w:ascii="Arial" w:hAnsi="Arial" w:cs="Arial"/>
                  <w:sz w:val="20"/>
                  <w:szCs w:val="20"/>
                  <w:lang w:val="en-GB"/>
                </w:rPr>
                <w:t xml:space="preserve"> last updated. </w:t>
              </w:r>
            </w:ins>
          </w:p>
        </w:tc>
      </w:tr>
      <w:tr w:rsidR="001D2ACC" w14:paraId="054AA8AA" w14:textId="77777777" w:rsidTr="001D2ACC">
        <w:trPr>
          <w:cnfStyle w:val="000000100000" w:firstRow="0" w:lastRow="0" w:firstColumn="0" w:lastColumn="0" w:oddVBand="0" w:evenVBand="0" w:oddHBand="1" w:evenHBand="0" w:firstRowFirstColumn="0" w:firstRowLastColumn="0" w:lastRowFirstColumn="0" w:lastRowLastColumn="0"/>
          <w:ins w:id="8349" w:author="Dylan Van Aswegen" w:date="2024-07-16T23:55:00Z" w16du:dateUtc="2024-07-16T21:55:00Z"/>
        </w:trPr>
        <w:tc>
          <w:tcPr>
            <w:cnfStyle w:val="001000000000" w:firstRow="0" w:lastRow="0" w:firstColumn="1" w:lastColumn="0" w:oddVBand="0" w:evenVBand="0" w:oddHBand="0" w:evenHBand="0" w:firstRowFirstColumn="0" w:firstRowLastColumn="0" w:lastRowFirstColumn="0" w:lastRowLastColumn="0"/>
            <w:tcW w:w="1561" w:type="dxa"/>
          </w:tcPr>
          <w:p w14:paraId="34E4567C" w14:textId="1AC0268B" w:rsidR="001D2ACC" w:rsidRDefault="001D2ACC" w:rsidP="001D2ACC">
            <w:pPr>
              <w:spacing w:line="360" w:lineRule="auto"/>
              <w:jc w:val="both"/>
              <w:rPr>
                <w:ins w:id="8350" w:author="Dylan Van Aswegen" w:date="2024-07-16T23:55:00Z" w16du:dateUtc="2024-07-16T21:55:00Z"/>
                <w:rFonts w:ascii="Arial" w:hAnsi="Arial" w:cs="Arial"/>
                <w:sz w:val="20"/>
                <w:szCs w:val="20"/>
                <w:lang w:val="en-GB"/>
              </w:rPr>
            </w:pPr>
            <w:ins w:id="8351" w:author="Dylan Van Aswegen" w:date="2024-07-16T23:55:00Z" w16du:dateUtc="2024-07-16T21:55:00Z">
              <w:r>
                <w:rPr>
                  <w:rFonts w:ascii="Arial" w:hAnsi="Arial" w:cs="Arial"/>
                  <w:sz w:val="20"/>
                  <w:szCs w:val="20"/>
                  <w:lang w:val="en-GB"/>
                </w:rPr>
                <w:t xml:space="preserve">Invalidated </w:t>
              </w:r>
            </w:ins>
          </w:p>
        </w:tc>
        <w:tc>
          <w:tcPr>
            <w:tcW w:w="1264" w:type="dxa"/>
          </w:tcPr>
          <w:p w14:paraId="36D6A2C5" w14:textId="07A14ACE" w:rsidR="001D2ACC" w:rsidRDefault="001D2ACC"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52" w:author="Dylan Van Aswegen" w:date="2024-07-16T23:55:00Z" w16du:dateUtc="2024-07-16T21:55:00Z"/>
                <w:rFonts w:ascii="Arial" w:hAnsi="Arial" w:cs="Arial"/>
                <w:sz w:val="20"/>
                <w:szCs w:val="20"/>
                <w:lang w:val="en-GB"/>
              </w:rPr>
            </w:pPr>
            <w:ins w:id="8353" w:author="Dylan Van Aswegen" w:date="2024-07-16T23:56:00Z">
              <w:r>
                <w:rPr>
                  <w:rFonts w:ascii="Arial" w:hAnsi="Arial" w:cs="Arial"/>
                  <w:sz w:val="20"/>
                  <w:szCs w:val="20"/>
                  <w:lang w:val="en-GB"/>
                </w:rPr>
                <w:t xml:space="preserve">Text Field </w:t>
              </w:r>
            </w:ins>
          </w:p>
        </w:tc>
        <w:tc>
          <w:tcPr>
            <w:tcW w:w="1673" w:type="dxa"/>
          </w:tcPr>
          <w:p w14:paraId="632F4398" w14:textId="51BF7E6D" w:rsidR="001D2ACC" w:rsidRDefault="001D2ACC"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54" w:author="Dylan Van Aswegen" w:date="2024-07-16T23:55:00Z" w16du:dateUtc="2024-07-16T21:55:00Z"/>
                <w:rFonts w:ascii="Arial" w:hAnsi="Arial" w:cs="Arial"/>
                <w:sz w:val="20"/>
                <w:szCs w:val="20"/>
                <w:lang w:val="en-GB"/>
              </w:rPr>
            </w:pPr>
            <w:ins w:id="8355" w:author="Dylan Van Aswegen" w:date="2024-07-16T23:56:00Z">
              <w:r>
                <w:rPr>
                  <w:rFonts w:ascii="Arial" w:hAnsi="Arial" w:cs="Arial"/>
                  <w:sz w:val="20"/>
                  <w:szCs w:val="20"/>
                  <w:lang w:val="en-GB"/>
                </w:rPr>
                <w:t xml:space="preserve">String </w:t>
              </w:r>
            </w:ins>
          </w:p>
        </w:tc>
        <w:tc>
          <w:tcPr>
            <w:tcW w:w="3724" w:type="dxa"/>
          </w:tcPr>
          <w:p w14:paraId="27410ADE" w14:textId="36548A11" w:rsidR="001D2ACC" w:rsidRDefault="00C8401E"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56" w:author="Dylan Van Aswegen" w:date="2024-07-16T23:55:00Z" w16du:dateUtc="2024-07-16T21:55:00Z"/>
                <w:rFonts w:ascii="Arial" w:hAnsi="Arial" w:cs="Arial"/>
                <w:sz w:val="20"/>
                <w:szCs w:val="20"/>
                <w:lang w:val="en-GB"/>
              </w:rPr>
            </w:pPr>
            <w:ins w:id="8357" w:author="Dylan Van Aswegen" w:date="2024-07-16T23:58:00Z" w16du:dateUtc="2024-07-16T21:58:00Z">
              <w:r>
                <w:rPr>
                  <w:rFonts w:ascii="Arial" w:hAnsi="Arial" w:cs="Arial"/>
                  <w:sz w:val="20"/>
                  <w:szCs w:val="20"/>
                  <w:lang w:val="en-GB"/>
                </w:rPr>
                <w:t xml:space="preserve">This column will contain the date and time that the member profile was </w:t>
              </w:r>
              <w:r w:rsidR="00F62FD8">
                <w:rPr>
                  <w:rFonts w:ascii="Arial" w:hAnsi="Arial" w:cs="Arial"/>
                  <w:sz w:val="20"/>
                  <w:szCs w:val="20"/>
                  <w:lang w:val="en-GB"/>
                </w:rPr>
                <w:t xml:space="preserve">deleted. </w:t>
              </w:r>
            </w:ins>
          </w:p>
        </w:tc>
      </w:tr>
      <w:tr w:rsidR="001D2ACC" w14:paraId="32A38B3D" w14:textId="77777777" w:rsidTr="001D2ACC">
        <w:trPr>
          <w:ins w:id="8358" w:author="Dylan Van Aswegen" w:date="2024-07-16T23:55:00Z" w16du:dateUtc="2024-07-16T21:55:00Z"/>
        </w:trPr>
        <w:tc>
          <w:tcPr>
            <w:cnfStyle w:val="001000000000" w:firstRow="0" w:lastRow="0" w:firstColumn="1" w:lastColumn="0" w:oddVBand="0" w:evenVBand="0" w:oddHBand="0" w:evenHBand="0" w:firstRowFirstColumn="0" w:firstRowLastColumn="0" w:lastRowFirstColumn="0" w:lastRowLastColumn="0"/>
            <w:tcW w:w="1561" w:type="dxa"/>
          </w:tcPr>
          <w:p w14:paraId="49BE9DDF" w14:textId="424BE3AC" w:rsidR="001D2ACC" w:rsidRDefault="001D2ACC" w:rsidP="001D2ACC">
            <w:pPr>
              <w:spacing w:line="360" w:lineRule="auto"/>
              <w:jc w:val="both"/>
              <w:rPr>
                <w:ins w:id="8359" w:author="Dylan Van Aswegen" w:date="2024-07-16T23:55:00Z" w16du:dateUtc="2024-07-16T21:55:00Z"/>
                <w:rFonts w:ascii="Arial" w:hAnsi="Arial" w:cs="Arial"/>
                <w:sz w:val="20"/>
                <w:szCs w:val="20"/>
                <w:lang w:val="en-GB"/>
              </w:rPr>
            </w:pPr>
            <w:ins w:id="8360" w:author="Dylan Van Aswegen" w:date="2024-07-16T23:55:00Z" w16du:dateUtc="2024-07-16T21:55:00Z">
              <w:r>
                <w:rPr>
                  <w:rFonts w:ascii="Arial" w:hAnsi="Arial" w:cs="Arial"/>
                  <w:sz w:val="20"/>
                  <w:szCs w:val="20"/>
                  <w:lang w:val="en-GB"/>
                </w:rPr>
                <w:t xml:space="preserve">Organisations </w:t>
              </w:r>
            </w:ins>
          </w:p>
        </w:tc>
        <w:tc>
          <w:tcPr>
            <w:tcW w:w="1264" w:type="dxa"/>
          </w:tcPr>
          <w:p w14:paraId="30BB5D83" w14:textId="68B7ED33" w:rsidR="001D2ACC" w:rsidRDefault="001D2ACC"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61" w:author="Dylan Van Aswegen" w:date="2024-07-16T23:55:00Z" w16du:dateUtc="2024-07-16T21:55:00Z"/>
                <w:rFonts w:ascii="Arial" w:hAnsi="Arial" w:cs="Arial"/>
                <w:sz w:val="20"/>
                <w:szCs w:val="20"/>
                <w:lang w:val="en-GB"/>
              </w:rPr>
            </w:pPr>
            <w:ins w:id="8362" w:author="Dylan Van Aswegen" w:date="2024-07-16T23:56:00Z">
              <w:r>
                <w:rPr>
                  <w:rFonts w:ascii="Arial" w:hAnsi="Arial" w:cs="Arial"/>
                  <w:sz w:val="20"/>
                  <w:szCs w:val="20"/>
                  <w:lang w:val="en-GB"/>
                </w:rPr>
                <w:t xml:space="preserve">Text Field </w:t>
              </w:r>
            </w:ins>
          </w:p>
        </w:tc>
        <w:tc>
          <w:tcPr>
            <w:tcW w:w="1673" w:type="dxa"/>
          </w:tcPr>
          <w:p w14:paraId="1EFF3AD7" w14:textId="7313BB41" w:rsidR="001D2ACC" w:rsidRDefault="001D2ACC"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63" w:author="Dylan Van Aswegen" w:date="2024-07-16T23:55:00Z" w16du:dateUtc="2024-07-16T21:55:00Z"/>
                <w:rFonts w:ascii="Arial" w:hAnsi="Arial" w:cs="Arial"/>
                <w:sz w:val="20"/>
                <w:szCs w:val="20"/>
                <w:lang w:val="en-GB"/>
              </w:rPr>
            </w:pPr>
            <w:ins w:id="8364" w:author="Dylan Van Aswegen" w:date="2024-07-16T23:56:00Z">
              <w:r>
                <w:rPr>
                  <w:rFonts w:ascii="Arial" w:hAnsi="Arial" w:cs="Arial"/>
                  <w:sz w:val="20"/>
                  <w:szCs w:val="20"/>
                  <w:lang w:val="en-GB"/>
                </w:rPr>
                <w:t xml:space="preserve">String </w:t>
              </w:r>
            </w:ins>
          </w:p>
        </w:tc>
        <w:tc>
          <w:tcPr>
            <w:tcW w:w="3724" w:type="dxa"/>
          </w:tcPr>
          <w:p w14:paraId="40811230" w14:textId="29B80D0D" w:rsidR="001D2ACC" w:rsidRDefault="00F62FD8" w:rsidP="001D2ACC">
            <w:pPr>
              <w:spacing w:line="360" w:lineRule="auto"/>
              <w:jc w:val="both"/>
              <w:cnfStyle w:val="000000000000" w:firstRow="0" w:lastRow="0" w:firstColumn="0" w:lastColumn="0" w:oddVBand="0" w:evenVBand="0" w:oddHBand="0" w:evenHBand="0" w:firstRowFirstColumn="0" w:firstRowLastColumn="0" w:lastRowFirstColumn="0" w:lastRowLastColumn="0"/>
              <w:rPr>
                <w:ins w:id="8365" w:author="Dylan Van Aswegen" w:date="2024-07-16T23:55:00Z" w16du:dateUtc="2024-07-16T21:55:00Z"/>
                <w:rFonts w:ascii="Arial" w:hAnsi="Arial" w:cs="Arial"/>
                <w:sz w:val="20"/>
                <w:szCs w:val="20"/>
                <w:lang w:val="en-GB"/>
              </w:rPr>
            </w:pPr>
            <w:ins w:id="8366" w:author="Dylan Van Aswegen" w:date="2024-07-16T23:58:00Z" w16du:dateUtc="2024-07-16T21:58:00Z">
              <w:r>
                <w:rPr>
                  <w:rFonts w:ascii="Arial" w:hAnsi="Arial" w:cs="Arial"/>
                  <w:sz w:val="20"/>
                  <w:szCs w:val="20"/>
                  <w:lang w:val="en-GB"/>
                </w:rPr>
                <w:t xml:space="preserve">This column contains the organisations that the member is linked to. </w:t>
              </w:r>
            </w:ins>
          </w:p>
        </w:tc>
      </w:tr>
      <w:tr w:rsidR="001D2ACC" w14:paraId="7F8D69FA" w14:textId="77777777" w:rsidTr="001D2ACC">
        <w:trPr>
          <w:cnfStyle w:val="000000100000" w:firstRow="0" w:lastRow="0" w:firstColumn="0" w:lastColumn="0" w:oddVBand="0" w:evenVBand="0" w:oddHBand="1" w:evenHBand="0" w:firstRowFirstColumn="0" w:firstRowLastColumn="0" w:lastRowFirstColumn="0" w:lastRowLastColumn="0"/>
          <w:ins w:id="8367" w:author="Dylan Van Aswegen" w:date="2024-07-16T23:55:00Z" w16du:dateUtc="2024-07-16T21:55:00Z"/>
        </w:trPr>
        <w:tc>
          <w:tcPr>
            <w:cnfStyle w:val="001000000000" w:firstRow="0" w:lastRow="0" w:firstColumn="1" w:lastColumn="0" w:oddVBand="0" w:evenVBand="0" w:oddHBand="0" w:evenHBand="0" w:firstRowFirstColumn="0" w:firstRowLastColumn="0" w:lastRowFirstColumn="0" w:lastRowLastColumn="0"/>
            <w:tcW w:w="1561" w:type="dxa"/>
          </w:tcPr>
          <w:p w14:paraId="40EF99A9" w14:textId="3EEDED96" w:rsidR="001D2ACC" w:rsidRDefault="001D2ACC" w:rsidP="001D2ACC">
            <w:pPr>
              <w:spacing w:line="360" w:lineRule="auto"/>
              <w:jc w:val="both"/>
              <w:rPr>
                <w:ins w:id="8368" w:author="Dylan Van Aswegen" w:date="2024-07-16T23:55:00Z" w16du:dateUtc="2024-07-16T21:55:00Z"/>
                <w:rFonts w:ascii="Arial" w:hAnsi="Arial" w:cs="Arial"/>
                <w:sz w:val="20"/>
                <w:szCs w:val="20"/>
                <w:lang w:val="en-GB"/>
              </w:rPr>
            </w:pPr>
            <w:ins w:id="8369" w:author="Dylan Van Aswegen" w:date="2024-07-16T23:55:00Z" w16du:dateUtc="2024-07-16T21:55:00Z">
              <w:r>
                <w:rPr>
                  <w:rFonts w:ascii="Arial" w:hAnsi="Arial" w:cs="Arial"/>
                  <w:sz w:val="20"/>
                  <w:szCs w:val="20"/>
                  <w:lang w:val="en-GB"/>
                </w:rPr>
                <w:t>Actions</w:t>
              </w:r>
            </w:ins>
          </w:p>
        </w:tc>
        <w:tc>
          <w:tcPr>
            <w:tcW w:w="1264" w:type="dxa"/>
          </w:tcPr>
          <w:p w14:paraId="42E6B798" w14:textId="5C9E65B9" w:rsidR="001D2ACC" w:rsidRDefault="001D2ACC"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70" w:author="Dylan Van Aswegen" w:date="2024-07-16T23:55:00Z" w16du:dateUtc="2024-07-16T21:55:00Z"/>
                <w:rFonts w:ascii="Arial" w:hAnsi="Arial" w:cs="Arial"/>
                <w:sz w:val="20"/>
                <w:szCs w:val="20"/>
                <w:lang w:val="en-GB"/>
              </w:rPr>
            </w:pPr>
            <w:ins w:id="8371" w:author="Dylan Van Aswegen" w:date="2024-07-16T23:56:00Z" w16du:dateUtc="2024-07-16T21:56:00Z">
              <w:r>
                <w:rPr>
                  <w:rFonts w:ascii="Arial" w:hAnsi="Arial" w:cs="Arial"/>
                  <w:sz w:val="20"/>
                  <w:szCs w:val="20"/>
                  <w:lang w:val="en-GB"/>
                </w:rPr>
                <w:t>Buttons</w:t>
              </w:r>
            </w:ins>
          </w:p>
        </w:tc>
        <w:tc>
          <w:tcPr>
            <w:tcW w:w="1673" w:type="dxa"/>
          </w:tcPr>
          <w:p w14:paraId="281E1BD6" w14:textId="77777777" w:rsidR="001D2ACC" w:rsidRDefault="001D2ACC"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72" w:author="Dylan Van Aswegen" w:date="2024-07-16T23:55:00Z" w16du:dateUtc="2024-07-16T21:55:00Z"/>
                <w:rFonts w:ascii="Arial" w:hAnsi="Arial" w:cs="Arial"/>
                <w:sz w:val="20"/>
                <w:szCs w:val="20"/>
                <w:lang w:val="en-GB"/>
              </w:rPr>
            </w:pPr>
          </w:p>
        </w:tc>
        <w:tc>
          <w:tcPr>
            <w:tcW w:w="3724" w:type="dxa"/>
          </w:tcPr>
          <w:p w14:paraId="261E9D83" w14:textId="61C7E00D" w:rsidR="001D2ACC" w:rsidRDefault="00F62FD8" w:rsidP="001D2ACC">
            <w:pPr>
              <w:spacing w:line="360" w:lineRule="auto"/>
              <w:jc w:val="both"/>
              <w:cnfStyle w:val="000000100000" w:firstRow="0" w:lastRow="0" w:firstColumn="0" w:lastColumn="0" w:oddVBand="0" w:evenVBand="0" w:oddHBand="1" w:evenHBand="0" w:firstRowFirstColumn="0" w:firstRowLastColumn="0" w:lastRowFirstColumn="0" w:lastRowLastColumn="0"/>
              <w:rPr>
                <w:ins w:id="8373" w:author="Dylan Van Aswegen" w:date="2024-07-16T23:55:00Z" w16du:dateUtc="2024-07-16T21:55:00Z"/>
                <w:rFonts w:ascii="Arial" w:hAnsi="Arial" w:cs="Arial"/>
                <w:sz w:val="20"/>
                <w:szCs w:val="20"/>
                <w:lang w:val="en-GB"/>
              </w:rPr>
            </w:pPr>
            <w:ins w:id="8374" w:author="Dylan Van Aswegen" w:date="2024-07-16T23:58:00Z" w16du:dateUtc="2024-07-16T21:58:00Z">
              <w:r>
                <w:rPr>
                  <w:rFonts w:ascii="Arial" w:hAnsi="Arial" w:cs="Arial"/>
                  <w:sz w:val="20"/>
                  <w:szCs w:val="20"/>
                  <w:lang w:val="en-GB"/>
                </w:rPr>
                <w:t>This column will contain action buttons for the application administrator to view a member</w:t>
              </w:r>
            </w:ins>
            <w:ins w:id="8375" w:author="Dylan Van Aswegen" w:date="2024-07-16T23:59:00Z" w16du:dateUtc="2024-07-16T21:59:00Z">
              <w:r>
                <w:rPr>
                  <w:rFonts w:ascii="Arial" w:hAnsi="Arial" w:cs="Arial"/>
                  <w:sz w:val="20"/>
                  <w:szCs w:val="20"/>
                  <w:lang w:val="en-GB"/>
                </w:rPr>
                <w:t xml:space="preserve"> profile</w:t>
              </w:r>
            </w:ins>
            <w:ins w:id="8376" w:author="Dylan Van Aswegen" w:date="2024-07-17T00:15:00Z" w16du:dateUtc="2024-07-16T22:15:00Z">
              <w:r w:rsidR="00A30896">
                <w:rPr>
                  <w:rFonts w:ascii="Arial" w:hAnsi="Arial" w:cs="Arial"/>
                  <w:sz w:val="20"/>
                  <w:szCs w:val="20"/>
                  <w:lang w:val="en-GB"/>
                </w:rPr>
                <w:t xml:space="preserve">, </w:t>
              </w:r>
            </w:ins>
            <w:ins w:id="8377" w:author="Dylan Van Aswegen" w:date="2024-07-16T23:59:00Z" w16du:dateUtc="2024-07-16T21:59:00Z">
              <w:r>
                <w:rPr>
                  <w:rFonts w:ascii="Arial" w:hAnsi="Arial" w:cs="Arial"/>
                  <w:sz w:val="20"/>
                  <w:szCs w:val="20"/>
                  <w:lang w:val="en-GB"/>
                </w:rPr>
                <w:t>delete a member profile</w:t>
              </w:r>
            </w:ins>
            <w:ins w:id="8378" w:author="Dylan Van Aswegen" w:date="2024-07-17T00:15:00Z" w16du:dateUtc="2024-07-16T22:15:00Z">
              <w:r w:rsidR="00A30896">
                <w:rPr>
                  <w:rFonts w:ascii="Arial" w:hAnsi="Arial" w:cs="Arial"/>
                  <w:sz w:val="20"/>
                  <w:szCs w:val="20"/>
                  <w:lang w:val="en-GB"/>
                </w:rPr>
                <w:t>, view the audit trail</w:t>
              </w:r>
            </w:ins>
            <w:ins w:id="8379" w:author="Dylan Van Aswegen" w:date="2024-07-17T00:16:00Z" w16du:dateUtc="2024-07-16T22:16:00Z">
              <w:r w:rsidR="00C129AA">
                <w:rPr>
                  <w:rFonts w:ascii="Arial" w:hAnsi="Arial" w:cs="Arial"/>
                  <w:sz w:val="20"/>
                  <w:szCs w:val="20"/>
                  <w:lang w:val="en-GB"/>
                </w:rPr>
                <w:t xml:space="preserve"> for the member</w:t>
              </w:r>
            </w:ins>
            <w:ins w:id="8380" w:author="Dylan Van Aswegen" w:date="2024-07-17T00:15:00Z" w16du:dateUtc="2024-07-16T22:15:00Z">
              <w:r w:rsidR="00C129AA">
                <w:rPr>
                  <w:rFonts w:ascii="Arial" w:hAnsi="Arial" w:cs="Arial"/>
                  <w:sz w:val="20"/>
                  <w:szCs w:val="20"/>
                  <w:lang w:val="en-GB"/>
                </w:rPr>
                <w:t xml:space="preserve"> and view the</w:t>
              </w:r>
            </w:ins>
            <w:ins w:id="8381" w:author="Dylan Van Aswegen" w:date="2024-07-17T00:16:00Z" w16du:dateUtc="2024-07-16T22:16:00Z">
              <w:r w:rsidR="00C129AA">
                <w:rPr>
                  <w:rFonts w:ascii="Arial" w:hAnsi="Arial" w:cs="Arial"/>
                  <w:sz w:val="20"/>
                  <w:szCs w:val="20"/>
                  <w:lang w:val="en-GB"/>
                </w:rPr>
                <w:t xml:space="preserve"> login history</w:t>
              </w:r>
            </w:ins>
            <w:ins w:id="8382" w:author="Dylan Van Aswegen" w:date="2024-07-16T23:59:00Z" w16du:dateUtc="2024-07-16T21:59:00Z">
              <w:r>
                <w:rPr>
                  <w:rFonts w:ascii="Arial" w:hAnsi="Arial" w:cs="Arial"/>
                  <w:sz w:val="20"/>
                  <w:szCs w:val="20"/>
                  <w:lang w:val="en-GB"/>
                </w:rPr>
                <w:t>. If the view button is clicked, the application admin will be directed to the member page for that member. If the delete button is clicked, the</w:t>
              </w:r>
            </w:ins>
            <w:ins w:id="8383" w:author="Dylan Van Aswegen" w:date="2024-07-17T00:00:00Z" w16du:dateUtc="2024-07-16T22:00:00Z">
              <w:r>
                <w:rPr>
                  <w:rFonts w:ascii="Arial" w:hAnsi="Arial" w:cs="Arial"/>
                  <w:sz w:val="20"/>
                  <w:szCs w:val="20"/>
                  <w:lang w:val="en-GB"/>
                </w:rPr>
                <w:t xml:space="preserve"> application should present a warning message to the user. Once they confirm, the application should remove the user profile. </w:t>
              </w:r>
            </w:ins>
            <w:ins w:id="8384" w:author="Dylan Van Aswegen" w:date="2024-07-17T00:16:00Z" w16du:dateUtc="2024-07-16T22:16:00Z">
              <w:r w:rsidR="002B1207">
                <w:rPr>
                  <w:rFonts w:ascii="Arial" w:hAnsi="Arial" w:cs="Arial"/>
                  <w:sz w:val="20"/>
                  <w:szCs w:val="20"/>
                  <w:lang w:val="en-GB"/>
                </w:rPr>
                <w:t>If the audit trail button is clicked, the application will direct the application administrator to the Audit trail page for that member. I</w:t>
              </w:r>
            </w:ins>
            <w:ins w:id="8385" w:author="Dylan Van Aswegen" w:date="2024-07-17T00:17:00Z" w16du:dateUtc="2024-07-16T22:17:00Z">
              <w:r w:rsidR="002B1207">
                <w:rPr>
                  <w:rFonts w:ascii="Arial" w:hAnsi="Arial" w:cs="Arial"/>
                  <w:sz w:val="20"/>
                  <w:szCs w:val="20"/>
                  <w:lang w:val="en-GB"/>
                </w:rPr>
                <w:t xml:space="preserve">f the view login history is clicked, the application will direct the application administrator to a page containing the login history for the last 6 weeks. </w:t>
              </w:r>
            </w:ins>
          </w:p>
        </w:tc>
      </w:tr>
    </w:tbl>
    <w:p w14:paraId="0EE97E1A" w14:textId="77777777" w:rsidR="00B557EB" w:rsidRDefault="00B557EB" w:rsidP="005A68A6">
      <w:pPr>
        <w:rPr>
          <w:ins w:id="8386" w:author="Dylan Van Aswegen" w:date="2024-07-17T00:00:00Z" w16du:dateUtc="2024-07-16T22:00:00Z"/>
          <w:lang w:val="en-GB"/>
        </w:rPr>
      </w:pPr>
    </w:p>
    <w:p w14:paraId="6CAF5ACF" w14:textId="649A751E" w:rsidR="003B4ADD" w:rsidRDefault="003B4ADD" w:rsidP="005A68A6">
      <w:pPr>
        <w:rPr>
          <w:ins w:id="8387" w:author="Dylan Van Aswegen" w:date="2024-07-17T00:02:00Z" w16du:dateUtc="2024-07-16T22:02:00Z"/>
          <w:lang w:val="en-GB"/>
        </w:rPr>
      </w:pPr>
      <w:ins w:id="8388" w:author="Dylan Van Aswegen" w:date="2024-07-17T00:00:00Z" w16du:dateUtc="2024-07-16T22:00:00Z">
        <w:r>
          <w:rPr>
            <w:lang w:val="en-GB"/>
          </w:rPr>
          <w:t>If the add a member button is clic</w:t>
        </w:r>
      </w:ins>
      <w:ins w:id="8389" w:author="Dylan Van Aswegen" w:date="2024-07-17T00:01:00Z" w16du:dateUtc="2024-07-16T22:01:00Z">
        <w:r>
          <w:rPr>
            <w:lang w:val="en-GB"/>
          </w:rPr>
          <w:t xml:space="preserve">ked, the application administrator will be presented with a page </w:t>
        </w:r>
        <w:r w:rsidR="00E34CEA">
          <w:rPr>
            <w:lang w:val="en-GB"/>
          </w:rPr>
          <w:t xml:space="preserve">allowing them to capture the basic user details and link them to an organisation. </w:t>
        </w:r>
        <w:r w:rsidR="00B34B1C">
          <w:rPr>
            <w:lang w:val="en-GB"/>
          </w:rPr>
          <w:t xml:space="preserve">Once created, the user </w:t>
        </w:r>
      </w:ins>
      <w:ins w:id="8390" w:author="Dylan Van Aswegen" w:date="2024-07-17T00:02:00Z" w16du:dateUtc="2024-07-16T22:02:00Z">
        <w:r w:rsidR="00B34B1C">
          <w:rPr>
            <w:lang w:val="en-GB"/>
          </w:rPr>
          <w:t xml:space="preserve">and administrator will be notified via email. </w:t>
        </w:r>
      </w:ins>
    </w:p>
    <w:p w14:paraId="2875480E" w14:textId="77777777" w:rsidR="00B34B1C" w:rsidRPr="001D2ACC" w:rsidRDefault="00B34B1C" w:rsidP="005A68A6">
      <w:pPr>
        <w:rPr>
          <w:ins w:id="8391" w:author="Dylan Van Aswegen" w:date="2024-07-16T23:52:00Z" w16du:dateUtc="2024-07-16T21:52:00Z"/>
          <w:lang w:val="en-GB"/>
          <w:rPrChange w:id="8392" w:author="Dylan Van Aswegen" w:date="2024-07-16T23:55:00Z" w16du:dateUtc="2024-07-16T21:55:00Z">
            <w:rPr>
              <w:ins w:id="8393" w:author="Dylan Van Aswegen" w:date="2024-07-16T23:52:00Z" w16du:dateUtc="2024-07-16T21:52:00Z"/>
            </w:rPr>
          </w:rPrChange>
        </w:rPr>
        <w:pPrChange w:id="8394" w:author="Dylan Van Aswegen" w:date="2024-07-16T23:52:00Z" w16du:dateUtc="2024-07-16T21:52:00Z">
          <w:pPr>
            <w:pStyle w:val="Heading3"/>
          </w:pPr>
        </w:pPrChange>
      </w:pPr>
    </w:p>
    <w:p w14:paraId="53A839A5" w14:textId="128A431C" w:rsidR="009A0480" w:rsidRDefault="009A0480">
      <w:pPr>
        <w:pStyle w:val="Heading3"/>
        <w:rPr>
          <w:ins w:id="8395" w:author="Dylan Van Aswegen" w:date="2024-07-17T00:02:00Z" w16du:dateUtc="2024-07-16T22:02:00Z"/>
        </w:rPr>
      </w:pPr>
      <w:ins w:id="8396" w:author="Dylan Van Aswegen" w:date="2024-07-17T00:02:00Z" w16du:dateUtc="2024-07-16T22:02:00Z">
        <w:r>
          <w:t xml:space="preserve">Orders </w:t>
        </w:r>
      </w:ins>
    </w:p>
    <w:p w14:paraId="77612194" w14:textId="5EEA27BD" w:rsidR="009A0480" w:rsidRDefault="009A0480" w:rsidP="009A0480">
      <w:pPr>
        <w:rPr>
          <w:ins w:id="8397" w:author="Dylan Van Aswegen" w:date="2024-07-17T00:02:00Z" w16du:dateUtc="2024-07-16T22:02:00Z"/>
        </w:rPr>
      </w:pPr>
      <w:ins w:id="8398" w:author="Dylan Van Aswegen" w:date="2024-07-17T00:02:00Z" w16du:dateUtc="2024-07-16T22:02:00Z">
        <w:r>
          <w:t xml:space="preserve">The application administrator will be navigated to the </w:t>
        </w:r>
      </w:ins>
      <w:ins w:id="8399" w:author="Dylan Van Aswegen" w:date="2024-07-17T00:18:00Z" w16du:dateUtc="2024-07-16T22:18:00Z">
        <w:r w:rsidR="00DB4446">
          <w:t>orders</w:t>
        </w:r>
      </w:ins>
      <w:ins w:id="8400" w:author="Dylan Van Aswegen" w:date="2024-07-17T00:02:00Z" w16du:dateUtc="2024-07-16T22:02:00Z">
        <w:r>
          <w:t xml:space="preserve"> section of the application after clicking on the </w:t>
        </w:r>
      </w:ins>
      <w:ins w:id="8401" w:author="Dylan Van Aswegen" w:date="2024-07-17T00:18:00Z" w16du:dateUtc="2024-07-16T22:18:00Z">
        <w:r w:rsidR="00DB4446">
          <w:t>orders</w:t>
        </w:r>
      </w:ins>
      <w:ins w:id="8402" w:author="Dylan Van Aswegen" w:date="2024-07-17T00:02:00Z" w16du:dateUtc="2024-07-16T22:02:00Z">
        <w:r>
          <w:t xml:space="preserve"> link in the side menu on the application administrator home page. </w:t>
        </w:r>
      </w:ins>
    </w:p>
    <w:p w14:paraId="64521E74" w14:textId="519F5316" w:rsidR="009A0480" w:rsidRDefault="009A0480" w:rsidP="009A0480">
      <w:pPr>
        <w:rPr>
          <w:ins w:id="8403" w:author="Dylan Van Aswegen" w:date="2024-07-17T00:02:00Z" w16du:dateUtc="2024-07-16T22:02:00Z"/>
        </w:rPr>
      </w:pPr>
      <w:ins w:id="8404" w:author="Dylan Van Aswegen" w:date="2024-07-17T00:02:00Z" w16du:dateUtc="2024-07-16T22:02:00Z">
        <w:r>
          <w:t xml:space="preserve">The </w:t>
        </w:r>
      </w:ins>
      <w:ins w:id="8405" w:author="Dylan Van Aswegen" w:date="2024-07-17T00:19:00Z" w16du:dateUtc="2024-07-16T22:19:00Z">
        <w:r w:rsidR="00DB4446">
          <w:t>orders</w:t>
        </w:r>
      </w:ins>
      <w:ins w:id="8406" w:author="Dylan Van Aswegen" w:date="2024-07-17T00:02:00Z" w16du:dateUtc="2024-07-16T22:02:00Z">
        <w:r>
          <w:t xml:space="preserve"> section will </w:t>
        </w:r>
      </w:ins>
      <w:ins w:id="8407" w:author="Dylan Van Aswegen" w:date="2024-07-17T00:20:00Z" w16du:dateUtc="2024-07-16T22:20:00Z">
        <w:r w:rsidR="000D7C48">
          <w:t>consist of</w:t>
        </w:r>
      </w:ins>
      <w:ins w:id="8408" w:author="Dylan Van Aswegen" w:date="2024-07-17T00:02:00Z" w16du:dateUtc="2024-07-16T22:02:00Z">
        <w:r>
          <w:t xml:space="preserve"> a table detailing the members on the application. </w:t>
        </w:r>
      </w:ins>
    </w:p>
    <w:p w14:paraId="3D67335D" w14:textId="77777777" w:rsidR="009A0480" w:rsidRDefault="009A0480" w:rsidP="009A0480">
      <w:pPr>
        <w:rPr>
          <w:ins w:id="8409" w:author="Dylan Van Aswegen" w:date="2024-07-17T00:02:00Z" w16du:dateUtc="2024-07-16T22:02:00Z"/>
        </w:rPr>
      </w:pPr>
      <w:ins w:id="8410" w:author="Dylan Van Aswegen" w:date="2024-07-17T00:02:00Z" w16du:dateUtc="2024-07-16T22:02:00Z">
        <w:r>
          <w:t xml:space="preserve">The table will consist of the following columns: </w:t>
        </w:r>
      </w:ins>
    </w:p>
    <w:tbl>
      <w:tblPr>
        <w:tblStyle w:val="GridTable4-Accent1"/>
        <w:tblW w:w="8222" w:type="dxa"/>
        <w:tblInd w:w="-714" w:type="dxa"/>
        <w:tblLook w:val="04A0" w:firstRow="1" w:lastRow="0" w:firstColumn="1" w:lastColumn="0" w:noHBand="0" w:noVBand="1"/>
      </w:tblPr>
      <w:tblGrid>
        <w:gridCol w:w="1561"/>
        <w:gridCol w:w="1264"/>
        <w:gridCol w:w="1673"/>
        <w:gridCol w:w="3724"/>
      </w:tblGrid>
      <w:tr w:rsidR="00DB4446" w14:paraId="08E939B0" w14:textId="77777777" w:rsidTr="005C5491">
        <w:trPr>
          <w:cnfStyle w:val="100000000000" w:firstRow="1" w:lastRow="0" w:firstColumn="0" w:lastColumn="0" w:oddVBand="0" w:evenVBand="0" w:oddHBand="0" w:evenHBand="0" w:firstRowFirstColumn="0" w:firstRowLastColumn="0" w:lastRowFirstColumn="0" w:lastRowLastColumn="0"/>
          <w:tblHeader/>
          <w:ins w:id="8411" w:author="Dylan Van Aswegen" w:date="2024-07-17T00:19:00Z" w16du:dateUtc="2024-07-16T22:19:00Z"/>
        </w:trPr>
        <w:tc>
          <w:tcPr>
            <w:cnfStyle w:val="001000000000" w:firstRow="0" w:lastRow="0" w:firstColumn="1" w:lastColumn="0" w:oddVBand="0" w:evenVBand="0" w:oddHBand="0" w:evenHBand="0" w:firstRowFirstColumn="0" w:firstRowLastColumn="0" w:lastRowFirstColumn="0" w:lastRowLastColumn="0"/>
            <w:tcW w:w="1561" w:type="dxa"/>
            <w:shd w:val="clear" w:color="auto" w:fill="002060"/>
          </w:tcPr>
          <w:p w14:paraId="61BABB21" w14:textId="77777777" w:rsidR="00DB4446" w:rsidRDefault="00DB4446">
            <w:pPr>
              <w:spacing w:line="360" w:lineRule="auto"/>
              <w:jc w:val="both"/>
              <w:rPr>
                <w:ins w:id="8412" w:author="Dylan Van Aswegen" w:date="2024-07-17T00:19:00Z" w16du:dateUtc="2024-07-16T22:19:00Z"/>
                <w:rFonts w:ascii="Arial" w:hAnsi="Arial" w:cs="Arial"/>
                <w:sz w:val="20"/>
                <w:szCs w:val="20"/>
                <w:lang w:val="en-GB"/>
              </w:rPr>
            </w:pPr>
            <w:ins w:id="8413" w:author="Dylan Van Aswegen" w:date="2024-07-17T00:19:00Z" w16du:dateUtc="2024-07-16T22:19:00Z">
              <w:r>
                <w:rPr>
                  <w:rFonts w:ascii="Arial" w:hAnsi="Arial" w:cs="Arial"/>
                  <w:sz w:val="20"/>
                  <w:szCs w:val="20"/>
                  <w:lang w:val="en-GB"/>
                </w:rPr>
                <w:t>Column Name</w:t>
              </w:r>
            </w:ins>
          </w:p>
        </w:tc>
        <w:tc>
          <w:tcPr>
            <w:tcW w:w="1264" w:type="dxa"/>
            <w:shd w:val="clear" w:color="auto" w:fill="002060"/>
          </w:tcPr>
          <w:p w14:paraId="53A9C996" w14:textId="77777777" w:rsidR="00DB4446" w:rsidRDefault="00DB4446">
            <w:pPr>
              <w:spacing w:line="360" w:lineRule="auto"/>
              <w:jc w:val="both"/>
              <w:cnfStyle w:val="100000000000" w:firstRow="1" w:lastRow="0" w:firstColumn="0" w:lastColumn="0" w:oddVBand="0" w:evenVBand="0" w:oddHBand="0" w:evenHBand="0" w:firstRowFirstColumn="0" w:firstRowLastColumn="0" w:lastRowFirstColumn="0" w:lastRowLastColumn="0"/>
              <w:rPr>
                <w:ins w:id="8414" w:author="Dylan Van Aswegen" w:date="2024-07-17T00:19:00Z" w16du:dateUtc="2024-07-16T22:19:00Z"/>
                <w:rFonts w:ascii="Arial" w:hAnsi="Arial" w:cs="Arial"/>
                <w:sz w:val="20"/>
                <w:szCs w:val="20"/>
                <w:lang w:val="en-GB"/>
              </w:rPr>
            </w:pPr>
            <w:ins w:id="8415" w:author="Dylan Van Aswegen" w:date="2024-07-17T00:19:00Z" w16du:dateUtc="2024-07-16T22:19:00Z">
              <w:r>
                <w:rPr>
                  <w:rFonts w:ascii="Arial" w:hAnsi="Arial" w:cs="Arial"/>
                  <w:sz w:val="20"/>
                  <w:szCs w:val="20"/>
                  <w:lang w:val="en-GB"/>
                </w:rPr>
                <w:t>Column Type</w:t>
              </w:r>
            </w:ins>
          </w:p>
        </w:tc>
        <w:tc>
          <w:tcPr>
            <w:tcW w:w="1673" w:type="dxa"/>
            <w:shd w:val="clear" w:color="auto" w:fill="002060"/>
          </w:tcPr>
          <w:p w14:paraId="33A76F36" w14:textId="77777777" w:rsidR="00DB4446" w:rsidRDefault="00DB4446">
            <w:pPr>
              <w:spacing w:line="360" w:lineRule="auto"/>
              <w:jc w:val="both"/>
              <w:cnfStyle w:val="100000000000" w:firstRow="1" w:lastRow="0" w:firstColumn="0" w:lastColumn="0" w:oddVBand="0" w:evenVBand="0" w:oddHBand="0" w:evenHBand="0" w:firstRowFirstColumn="0" w:firstRowLastColumn="0" w:lastRowFirstColumn="0" w:lastRowLastColumn="0"/>
              <w:rPr>
                <w:ins w:id="8416" w:author="Dylan Van Aswegen" w:date="2024-07-17T00:19:00Z" w16du:dateUtc="2024-07-16T22:19:00Z"/>
                <w:rFonts w:ascii="Arial" w:hAnsi="Arial" w:cs="Arial"/>
                <w:sz w:val="20"/>
                <w:szCs w:val="20"/>
                <w:lang w:val="en-GB"/>
              </w:rPr>
            </w:pPr>
            <w:ins w:id="8417" w:author="Dylan Van Aswegen" w:date="2024-07-17T00:19:00Z" w16du:dateUtc="2024-07-16T22:19:00Z">
              <w:r>
                <w:rPr>
                  <w:rFonts w:ascii="Arial" w:hAnsi="Arial" w:cs="Arial"/>
                  <w:sz w:val="20"/>
                  <w:szCs w:val="20"/>
                  <w:lang w:val="en-GB"/>
                </w:rPr>
                <w:t>Column Data Type</w:t>
              </w:r>
            </w:ins>
          </w:p>
        </w:tc>
        <w:tc>
          <w:tcPr>
            <w:tcW w:w="3724" w:type="dxa"/>
            <w:shd w:val="clear" w:color="auto" w:fill="002060"/>
          </w:tcPr>
          <w:p w14:paraId="39623DCA" w14:textId="77777777" w:rsidR="00DB4446" w:rsidRDefault="00DB4446">
            <w:pPr>
              <w:spacing w:line="360" w:lineRule="auto"/>
              <w:jc w:val="both"/>
              <w:cnfStyle w:val="100000000000" w:firstRow="1" w:lastRow="0" w:firstColumn="0" w:lastColumn="0" w:oddVBand="0" w:evenVBand="0" w:oddHBand="0" w:evenHBand="0" w:firstRowFirstColumn="0" w:firstRowLastColumn="0" w:lastRowFirstColumn="0" w:lastRowLastColumn="0"/>
              <w:rPr>
                <w:ins w:id="8418" w:author="Dylan Van Aswegen" w:date="2024-07-17T00:19:00Z" w16du:dateUtc="2024-07-16T22:19:00Z"/>
                <w:rFonts w:ascii="Arial" w:hAnsi="Arial" w:cs="Arial"/>
                <w:sz w:val="20"/>
                <w:szCs w:val="20"/>
                <w:lang w:val="en-GB"/>
              </w:rPr>
            </w:pPr>
            <w:ins w:id="8419" w:author="Dylan Van Aswegen" w:date="2024-07-17T00:19:00Z" w16du:dateUtc="2024-07-16T22:19:00Z">
              <w:r>
                <w:rPr>
                  <w:rFonts w:ascii="Arial" w:hAnsi="Arial" w:cs="Arial"/>
                  <w:sz w:val="20"/>
                  <w:szCs w:val="20"/>
                  <w:lang w:val="en-GB"/>
                </w:rPr>
                <w:t>Column Rules</w:t>
              </w:r>
            </w:ins>
          </w:p>
        </w:tc>
      </w:tr>
      <w:tr w:rsidR="00DB4446" w14:paraId="0EE643C4" w14:textId="77777777" w:rsidTr="005C5491">
        <w:trPr>
          <w:cnfStyle w:val="000000100000" w:firstRow="0" w:lastRow="0" w:firstColumn="0" w:lastColumn="0" w:oddVBand="0" w:evenVBand="0" w:oddHBand="1" w:evenHBand="0" w:firstRowFirstColumn="0" w:firstRowLastColumn="0" w:lastRowFirstColumn="0" w:lastRowLastColumn="0"/>
          <w:ins w:id="8420" w:author="Dylan Van Aswegen" w:date="2024-07-17T00:19:00Z" w16du:dateUtc="2024-07-16T22:19:00Z"/>
        </w:trPr>
        <w:tc>
          <w:tcPr>
            <w:cnfStyle w:val="001000000000" w:firstRow="0" w:lastRow="0" w:firstColumn="1" w:lastColumn="0" w:oddVBand="0" w:evenVBand="0" w:oddHBand="0" w:evenHBand="0" w:firstRowFirstColumn="0" w:firstRowLastColumn="0" w:lastRowFirstColumn="0" w:lastRowLastColumn="0"/>
            <w:tcW w:w="1561" w:type="dxa"/>
          </w:tcPr>
          <w:p w14:paraId="7656DD77" w14:textId="1E550B06" w:rsidR="00DB4446" w:rsidRDefault="00AD5C21">
            <w:pPr>
              <w:spacing w:line="360" w:lineRule="auto"/>
              <w:jc w:val="both"/>
              <w:rPr>
                <w:ins w:id="8421" w:author="Dylan Van Aswegen" w:date="2024-07-17T00:19:00Z" w16du:dateUtc="2024-07-16T22:19:00Z"/>
                <w:rFonts w:ascii="Arial" w:hAnsi="Arial" w:cs="Arial"/>
                <w:sz w:val="20"/>
                <w:szCs w:val="20"/>
                <w:lang w:val="en-GB"/>
              </w:rPr>
            </w:pPr>
            <w:ins w:id="8422" w:author="Dylan Van Aswegen" w:date="2024-07-17T00:21:00Z" w16du:dateUtc="2024-07-16T22:21:00Z">
              <w:r>
                <w:rPr>
                  <w:rFonts w:ascii="Arial" w:hAnsi="Arial" w:cs="Arial"/>
                  <w:sz w:val="20"/>
                  <w:szCs w:val="20"/>
                  <w:lang w:val="en-GB"/>
                </w:rPr>
                <w:t xml:space="preserve">Organisation </w:t>
              </w:r>
            </w:ins>
            <w:ins w:id="8423" w:author="Dylan Van Aswegen" w:date="2024-07-17T00:19:00Z" w16du:dateUtc="2024-07-16T22:19:00Z">
              <w:r w:rsidR="00DB4446">
                <w:rPr>
                  <w:rFonts w:ascii="Arial" w:hAnsi="Arial" w:cs="Arial"/>
                  <w:sz w:val="20"/>
                  <w:szCs w:val="20"/>
                  <w:lang w:val="en-GB"/>
                </w:rPr>
                <w:t xml:space="preserve">  </w:t>
              </w:r>
            </w:ins>
          </w:p>
        </w:tc>
        <w:tc>
          <w:tcPr>
            <w:tcW w:w="1264" w:type="dxa"/>
          </w:tcPr>
          <w:p w14:paraId="7D7B17D6" w14:textId="77777777" w:rsidR="00DB4446" w:rsidRDefault="00DB4446">
            <w:pPr>
              <w:spacing w:line="360" w:lineRule="auto"/>
              <w:jc w:val="both"/>
              <w:cnfStyle w:val="000000100000" w:firstRow="0" w:lastRow="0" w:firstColumn="0" w:lastColumn="0" w:oddVBand="0" w:evenVBand="0" w:oddHBand="1" w:evenHBand="0" w:firstRowFirstColumn="0" w:firstRowLastColumn="0" w:lastRowFirstColumn="0" w:lastRowLastColumn="0"/>
              <w:rPr>
                <w:ins w:id="8424" w:author="Dylan Van Aswegen" w:date="2024-07-17T00:19:00Z" w16du:dateUtc="2024-07-16T22:19:00Z"/>
                <w:rFonts w:ascii="Arial" w:hAnsi="Arial" w:cs="Arial"/>
                <w:sz w:val="20"/>
                <w:szCs w:val="20"/>
                <w:lang w:val="en-GB"/>
              </w:rPr>
            </w:pPr>
            <w:ins w:id="8425" w:author="Dylan Van Aswegen" w:date="2024-07-17T00:19:00Z" w16du:dateUtc="2024-07-16T22:19:00Z">
              <w:r>
                <w:rPr>
                  <w:rFonts w:ascii="Arial" w:hAnsi="Arial" w:cs="Arial"/>
                  <w:sz w:val="20"/>
                  <w:szCs w:val="20"/>
                  <w:lang w:val="en-GB"/>
                </w:rPr>
                <w:t xml:space="preserve">Text Field </w:t>
              </w:r>
            </w:ins>
          </w:p>
        </w:tc>
        <w:tc>
          <w:tcPr>
            <w:tcW w:w="1673" w:type="dxa"/>
          </w:tcPr>
          <w:p w14:paraId="764E6573" w14:textId="77777777" w:rsidR="00DB4446" w:rsidRDefault="00DB4446">
            <w:pPr>
              <w:spacing w:line="360" w:lineRule="auto"/>
              <w:jc w:val="both"/>
              <w:cnfStyle w:val="000000100000" w:firstRow="0" w:lastRow="0" w:firstColumn="0" w:lastColumn="0" w:oddVBand="0" w:evenVBand="0" w:oddHBand="1" w:evenHBand="0" w:firstRowFirstColumn="0" w:firstRowLastColumn="0" w:lastRowFirstColumn="0" w:lastRowLastColumn="0"/>
              <w:rPr>
                <w:ins w:id="8426" w:author="Dylan Van Aswegen" w:date="2024-07-17T00:19:00Z" w16du:dateUtc="2024-07-16T22:19:00Z"/>
                <w:rFonts w:ascii="Arial" w:hAnsi="Arial" w:cs="Arial"/>
                <w:sz w:val="20"/>
                <w:szCs w:val="20"/>
                <w:lang w:val="en-GB"/>
              </w:rPr>
            </w:pPr>
            <w:ins w:id="8427" w:author="Dylan Van Aswegen" w:date="2024-07-17T00:19:00Z" w16du:dateUtc="2024-07-16T22:19:00Z">
              <w:r>
                <w:rPr>
                  <w:rFonts w:ascii="Arial" w:hAnsi="Arial" w:cs="Arial"/>
                  <w:sz w:val="20"/>
                  <w:szCs w:val="20"/>
                  <w:lang w:val="en-GB"/>
                </w:rPr>
                <w:t xml:space="preserve">String </w:t>
              </w:r>
            </w:ins>
          </w:p>
        </w:tc>
        <w:tc>
          <w:tcPr>
            <w:tcW w:w="3724" w:type="dxa"/>
          </w:tcPr>
          <w:p w14:paraId="3896DE98" w14:textId="7748558A" w:rsidR="00DB4446" w:rsidRDefault="00DB4446">
            <w:pPr>
              <w:spacing w:line="360" w:lineRule="auto"/>
              <w:jc w:val="both"/>
              <w:cnfStyle w:val="000000100000" w:firstRow="0" w:lastRow="0" w:firstColumn="0" w:lastColumn="0" w:oddVBand="0" w:evenVBand="0" w:oddHBand="1" w:evenHBand="0" w:firstRowFirstColumn="0" w:firstRowLastColumn="0" w:lastRowFirstColumn="0" w:lastRowLastColumn="0"/>
              <w:rPr>
                <w:ins w:id="8428" w:author="Dylan Van Aswegen" w:date="2024-07-17T00:19:00Z" w16du:dateUtc="2024-07-16T22:19:00Z"/>
                <w:rFonts w:ascii="Arial" w:hAnsi="Arial" w:cs="Arial"/>
                <w:sz w:val="20"/>
                <w:szCs w:val="20"/>
                <w:lang w:val="en-GB"/>
              </w:rPr>
            </w:pPr>
            <w:ins w:id="8429" w:author="Dylan Van Aswegen" w:date="2024-07-17T00:19:00Z" w16du:dateUtc="2024-07-16T22:19:00Z">
              <w:r>
                <w:rPr>
                  <w:rFonts w:ascii="Arial" w:hAnsi="Arial" w:cs="Arial"/>
                  <w:sz w:val="20"/>
                  <w:szCs w:val="20"/>
                  <w:lang w:val="en-GB"/>
                </w:rPr>
                <w:t xml:space="preserve">This column will contain the </w:t>
              </w:r>
            </w:ins>
            <w:ins w:id="8430" w:author="Dylan Van Aswegen" w:date="2024-07-17T00:22:00Z" w16du:dateUtc="2024-07-16T22:22:00Z">
              <w:r w:rsidR="00633BFC">
                <w:rPr>
                  <w:rFonts w:ascii="Arial" w:hAnsi="Arial" w:cs="Arial"/>
                  <w:sz w:val="20"/>
                  <w:szCs w:val="20"/>
                  <w:lang w:val="en-GB"/>
                </w:rPr>
                <w:t>name of the organisation</w:t>
              </w:r>
            </w:ins>
            <w:ins w:id="8431" w:author="Dylan Van Aswegen" w:date="2024-07-17T00:19:00Z" w16du:dateUtc="2024-07-16T22:19:00Z">
              <w:r>
                <w:rPr>
                  <w:rFonts w:ascii="Arial" w:hAnsi="Arial" w:cs="Arial"/>
                  <w:sz w:val="20"/>
                  <w:szCs w:val="20"/>
                  <w:lang w:val="en-GB"/>
                </w:rPr>
                <w:t xml:space="preserve">. </w:t>
              </w:r>
            </w:ins>
            <w:ins w:id="8432" w:author="Dylan Van Aswegen" w:date="2024-07-17T00:25:00Z" w16du:dateUtc="2024-07-16T22:25:00Z">
              <w:r w:rsidR="00472A16">
                <w:rPr>
                  <w:rFonts w:ascii="Arial" w:hAnsi="Arial" w:cs="Arial"/>
                  <w:sz w:val="20"/>
                  <w:szCs w:val="20"/>
                  <w:lang w:val="en-GB"/>
                </w:rPr>
                <w:t xml:space="preserve">The user will click on the organisation name to be navigated to the organisation page. </w:t>
              </w:r>
            </w:ins>
          </w:p>
        </w:tc>
      </w:tr>
      <w:tr w:rsidR="00165B09" w14:paraId="7873D66E" w14:textId="77777777" w:rsidTr="005C5491">
        <w:trPr>
          <w:ins w:id="8433" w:author="Dylan Van Aswegen" w:date="2024-07-17T00:21:00Z" w16du:dateUtc="2024-07-16T22:21:00Z"/>
        </w:trPr>
        <w:tc>
          <w:tcPr>
            <w:cnfStyle w:val="001000000000" w:firstRow="0" w:lastRow="0" w:firstColumn="1" w:lastColumn="0" w:oddVBand="0" w:evenVBand="0" w:oddHBand="0" w:evenHBand="0" w:firstRowFirstColumn="0" w:firstRowLastColumn="0" w:lastRowFirstColumn="0" w:lastRowLastColumn="0"/>
            <w:tcW w:w="1561" w:type="dxa"/>
          </w:tcPr>
          <w:p w14:paraId="4ECC1C8C" w14:textId="70080867" w:rsidR="00165B09" w:rsidRDefault="00165B09" w:rsidP="00165B09">
            <w:pPr>
              <w:spacing w:line="360" w:lineRule="auto"/>
              <w:jc w:val="both"/>
              <w:rPr>
                <w:ins w:id="8434" w:author="Dylan Van Aswegen" w:date="2024-07-17T00:21:00Z" w16du:dateUtc="2024-07-16T22:21:00Z"/>
                <w:rFonts w:ascii="Arial" w:hAnsi="Arial" w:cs="Arial"/>
                <w:sz w:val="20"/>
                <w:szCs w:val="20"/>
                <w:lang w:val="en-GB"/>
              </w:rPr>
            </w:pPr>
            <w:ins w:id="8435" w:author="Dylan Van Aswegen" w:date="2024-07-17T00:21:00Z" w16du:dateUtc="2024-07-16T22:21:00Z">
              <w:r>
                <w:rPr>
                  <w:rFonts w:ascii="Arial" w:hAnsi="Arial" w:cs="Arial"/>
                  <w:sz w:val="20"/>
                  <w:szCs w:val="20"/>
                  <w:lang w:val="en-GB"/>
                </w:rPr>
                <w:t xml:space="preserve">Order </w:t>
              </w:r>
            </w:ins>
          </w:p>
        </w:tc>
        <w:tc>
          <w:tcPr>
            <w:tcW w:w="1264" w:type="dxa"/>
          </w:tcPr>
          <w:p w14:paraId="07701814" w14:textId="4997B376"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436" w:author="Dylan Van Aswegen" w:date="2024-07-17T00:21:00Z" w16du:dateUtc="2024-07-16T22:21:00Z"/>
                <w:rFonts w:ascii="Arial" w:hAnsi="Arial" w:cs="Arial"/>
                <w:sz w:val="20"/>
                <w:szCs w:val="20"/>
                <w:lang w:val="en-GB"/>
              </w:rPr>
            </w:pPr>
            <w:ins w:id="8437" w:author="Dylan Van Aswegen" w:date="2024-07-17T00:22:00Z">
              <w:r>
                <w:rPr>
                  <w:rFonts w:ascii="Arial" w:hAnsi="Arial" w:cs="Arial"/>
                  <w:sz w:val="20"/>
                  <w:szCs w:val="20"/>
                  <w:lang w:val="en-GB"/>
                </w:rPr>
                <w:t xml:space="preserve">Text Field </w:t>
              </w:r>
            </w:ins>
          </w:p>
        </w:tc>
        <w:tc>
          <w:tcPr>
            <w:tcW w:w="1673" w:type="dxa"/>
          </w:tcPr>
          <w:p w14:paraId="72587C59" w14:textId="5BCC801F"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438" w:author="Dylan Van Aswegen" w:date="2024-07-17T00:21:00Z" w16du:dateUtc="2024-07-16T22:21:00Z"/>
                <w:rFonts w:ascii="Arial" w:hAnsi="Arial" w:cs="Arial"/>
                <w:sz w:val="20"/>
                <w:szCs w:val="20"/>
                <w:lang w:val="en-GB"/>
              </w:rPr>
            </w:pPr>
            <w:ins w:id="8439" w:author="Dylan Van Aswegen" w:date="2024-07-17T00:22:00Z">
              <w:r>
                <w:rPr>
                  <w:rFonts w:ascii="Arial" w:hAnsi="Arial" w:cs="Arial"/>
                  <w:sz w:val="20"/>
                  <w:szCs w:val="20"/>
                  <w:lang w:val="en-GB"/>
                </w:rPr>
                <w:t xml:space="preserve">String </w:t>
              </w:r>
            </w:ins>
          </w:p>
        </w:tc>
        <w:tc>
          <w:tcPr>
            <w:tcW w:w="3724" w:type="dxa"/>
          </w:tcPr>
          <w:p w14:paraId="47A74E4E" w14:textId="42A6D36F"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440" w:author="Dylan Van Aswegen" w:date="2024-07-17T00:21:00Z" w16du:dateUtc="2024-07-16T22:21:00Z"/>
                <w:rFonts w:ascii="Arial" w:hAnsi="Arial" w:cs="Arial"/>
                <w:sz w:val="20"/>
                <w:szCs w:val="20"/>
                <w:lang w:val="en-GB"/>
              </w:rPr>
            </w:pPr>
            <w:ins w:id="8441" w:author="Dylan Van Aswegen" w:date="2024-07-17T00:22:00Z">
              <w:r>
                <w:rPr>
                  <w:rFonts w:ascii="Arial" w:hAnsi="Arial" w:cs="Arial"/>
                  <w:sz w:val="20"/>
                  <w:szCs w:val="20"/>
                  <w:lang w:val="en-GB"/>
                </w:rPr>
                <w:t xml:space="preserve">This column will contain </w:t>
              </w:r>
            </w:ins>
            <w:ins w:id="8442" w:author="Dylan Van Aswegen" w:date="2024-07-17T00:22:00Z" w16du:dateUtc="2024-07-16T22:22:00Z">
              <w:r w:rsidR="00633BFC">
                <w:rPr>
                  <w:rFonts w:ascii="Arial" w:hAnsi="Arial" w:cs="Arial"/>
                  <w:sz w:val="20"/>
                  <w:szCs w:val="20"/>
                  <w:lang w:val="en-GB"/>
                </w:rPr>
                <w:t>the order number of t</w:t>
              </w:r>
            </w:ins>
            <w:ins w:id="8443" w:author="Dylan Van Aswegen" w:date="2024-07-17T00:23:00Z" w16du:dateUtc="2024-07-16T22:23:00Z">
              <w:r w:rsidR="00633BFC">
                <w:rPr>
                  <w:rFonts w:ascii="Arial" w:hAnsi="Arial" w:cs="Arial"/>
                  <w:sz w:val="20"/>
                  <w:szCs w:val="20"/>
                  <w:lang w:val="en-GB"/>
                </w:rPr>
                <w:t xml:space="preserve">he order. </w:t>
              </w:r>
            </w:ins>
            <w:ins w:id="8444" w:author="Dylan Van Aswegen" w:date="2024-07-17T00:22:00Z">
              <w:r>
                <w:rPr>
                  <w:rFonts w:ascii="Arial" w:hAnsi="Arial" w:cs="Arial"/>
                  <w:sz w:val="20"/>
                  <w:szCs w:val="20"/>
                  <w:lang w:val="en-GB"/>
                </w:rPr>
                <w:t xml:space="preserve"> </w:t>
              </w:r>
            </w:ins>
            <w:ins w:id="8445" w:author="Dylan Van Aswegen" w:date="2024-07-17T00:25:00Z" w16du:dateUtc="2024-07-16T22:25:00Z">
              <w:r w:rsidR="00472A16">
                <w:rPr>
                  <w:rFonts w:ascii="Arial" w:hAnsi="Arial" w:cs="Arial"/>
                  <w:sz w:val="20"/>
                  <w:szCs w:val="20"/>
                  <w:lang w:val="en-GB"/>
                </w:rPr>
                <w:t xml:space="preserve">The user will click on the </w:t>
              </w:r>
            </w:ins>
            <w:ins w:id="8446" w:author="Dylan Van Aswegen" w:date="2024-07-17T00:26:00Z" w16du:dateUtc="2024-07-16T22:26:00Z">
              <w:r w:rsidR="00472A16">
                <w:rPr>
                  <w:rFonts w:ascii="Arial" w:hAnsi="Arial" w:cs="Arial"/>
                  <w:sz w:val="20"/>
                  <w:szCs w:val="20"/>
                  <w:lang w:val="en-GB"/>
                </w:rPr>
                <w:t>order number</w:t>
              </w:r>
            </w:ins>
            <w:ins w:id="8447" w:author="Dylan Van Aswegen" w:date="2024-07-17T00:25:00Z" w16du:dateUtc="2024-07-16T22:25:00Z">
              <w:r w:rsidR="00472A16">
                <w:rPr>
                  <w:rFonts w:ascii="Arial" w:hAnsi="Arial" w:cs="Arial"/>
                  <w:sz w:val="20"/>
                  <w:szCs w:val="20"/>
                  <w:lang w:val="en-GB"/>
                </w:rPr>
                <w:t xml:space="preserve"> to be navigated to the o</w:t>
              </w:r>
            </w:ins>
            <w:ins w:id="8448" w:author="Dylan Van Aswegen" w:date="2024-07-17T00:26:00Z" w16du:dateUtc="2024-07-16T22:26:00Z">
              <w:r w:rsidR="00472A16">
                <w:rPr>
                  <w:rFonts w:ascii="Arial" w:hAnsi="Arial" w:cs="Arial"/>
                  <w:sz w:val="20"/>
                  <w:szCs w:val="20"/>
                  <w:lang w:val="en-GB"/>
                </w:rPr>
                <w:t>rder</w:t>
              </w:r>
            </w:ins>
            <w:ins w:id="8449" w:author="Dylan Van Aswegen" w:date="2024-07-17T00:25:00Z" w16du:dateUtc="2024-07-16T22:25:00Z">
              <w:r w:rsidR="00472A16">
                <w:rPr>
                  <w:rFonts w:ascii="Arial" w:hAnsi="Arial" w:cs="Arial"/>
                  <w:sz w:val="20"/>
                  <w:szCs w:val="20"/>
                  <w:lang w:val="en-GB"/>
                </w:rPr>
                <w:t xml:space="preserve"> page.</w:t>
              </w:r>
            </w:ins>
          </w:p>
        </w:tc>
      </w:tr>
      <w:tr w:rsidR="00165B09" w14:paraId="4304212E" w14:textId="77777777" w:rsidTr="005C5491">
        <w:trPr>
          <w:cnfStyle w:val="000000100000" w:firstRow="0" w:lastRow="0" w:firstColumn="0" w:lastColumn="0" w:oddVBand="0" w:evenVBand="0" w:oddHBand="1" w:evenHBand="0" w:firstRowFirstColumn="0" w:firstRowLastColumn="0" w:lastRowFirstColumn="0" w:lastRowLastColumn="0"/>
          <w:ins w:id="8450" w:author="Dylan Van Aswegen" w:date="2024-07-17T00:21:00Z" w16du:dateUtc="2024-07-16T22:21:00Z"/>
        </w:trPr>
        <w:tc>
          <w:tcPr>
            <w:cnfStyle w:val="001000000000" w:firstRow="0" w:lastRow="0" w:firstColumn="1" w:lastColumn="0" w:oddVBand="0" w:evenVBand="0" w:oddHBand="0" w:evenHBand="0" w:firstRowFirstColumn="0" w:firstRowLastColumn="0" w:lastRowFirstColumn="0" w:lastRowLastColumn="0"/>
            <w:tcW w:w="1561" w:type="dxa"/>
          </w:tcPr>
          <w:p w14:paraId="3694FB48" w14:textId="519617DD" w:rsidR="00165B09" w:rsidRDefault="00165B09" w:rsidP="00165B09">
            <w:pPr>
              <w:spacing w:line="360" w:lineRule="auto"/>
              <w:jc w:val="both"/>
              <w:rPr>
                <w:ins w:id="8451" w:author="Dylan Van Aswegen" w:date="2024-07-17T00:21:00Z" w16du:dateUtc="2024-07-16T22:21:00Z"/>
                <w:rFonts w:ascii="Arial" w:hAnsi="Arial" w:cs="Arial"/>
                <w:sz w:val="20"/>
                <w:szCs w:val="20"/>
                <w:lang w:val="en-GB"/>
              </w:rPr>
            </w:pPr>
            <w:ins w:id="8452" w:author="Dylan Van Aswegen" w:date="2024-07-17T00:21:00Z" w16du:dateUtc="2024-07-16T22:21:00Z">
              <w:r>
                <w:rPr>
                  <w:rFonts w:ascii="Arial" w:hAnsi="Arial" w:cs="Arial"/>
                  <w:sz w:val="20"/>
                  <w:szCs w:val="20"/>
                  <w:lang w:val="en-GB"/>
                </w:rPr>
                <w:t xml:space="preserve">Member </w:t>
              </w:r>
            </w:ins>
          </w:p>
        </w:tc>
        <w:tc>
          <w:tcPr>
            <w:tcW w:w="1264" w:type="dxa"/>
          </w:tcPr>
          <w:p w14:paraId="0C78D865" w14:textId="35176ACB" w:rsidR="00165B09" w:rsidRDefault="00165B09" w:rsidP="00165B09">
            <w:pPr>
              <w:spacing w:line="360" w:lineRule="auto"/>
              <w:jc w:val="both"/>
              <w:cnfStyle w:val="000000100000" w:firstRow="0" w:lastRow="0" w:firstColumn="0" w:lastColumn="0" w:oddVBand="0" w:evenVBand="0" w:oddHBand="1" w:evenHBand="0" w:firstRowFirstColumn="0" w:firstRowLastColumn="0" w:lastRowFirstColumn="0" w:lastRowLastColumn="0"/>
              <w:rPr>
                <w:ins w:id="8453" w:author="Dylan Van Aswegen" w:date="2024-07-17T00:21:00Z" w16du:dateUtc="2024-07-16T22:21:00Z"/>
                <w:rFonts w:ascii="Arial" w:hAnsi="Arial" w:cs="Arial"/>
                <w:sz w:val="20"/>
                <w:szCs w:val="20"/>
                <w:lang w:val="en-GB"/>
              </w:rPr>
            </w:pPr>
            <w:ins w:id="8454" w:author="Dylan Van Aswegen" w:date="2024-07-17T00:22:00Z">
              <w:r>
                <w:rPr>
                  <w:rFonts w:ascii="Arial" w:hAnsi="Arial" w:cs="Arial"/>
                  <w:sz w:val="20"/>
                  <w:szCs w:val="20"/>
                  <w:lang w:val="en-GB"/>
                </w:rPr>
                <w:t xml:space="preserve">Text Field </w:t>
              </w:r>
            </w:ins>
          </w:p>
        </w:tc>
        <w:tc>
          <w:tcPr>
            <w:tcW w:w="1673" w:type="dxa"/>
          </w:tcPr>
          <w:p w14:paraId="13124900" w14:textId="5E68B5E7" w:rsidR="00165B09" w:rsidRDefault="00165B09" w:rsidP="00165B09">
            <w:pPr>
              <w:spacing w:line="360" w:lineRule="auto"/>
              <w:jc w:val="both"/>
              <w:cnfStyle w:val="000000100000" w:firstRow="0" w:lastRow="0" w:firstColumn="0" w:lastColumn="0" w:oddVBand="0" w:evenVBand="0" w:oddHBand="1" w:evenHBand="0" w:firstRowFirstColumn="0" w:firstRowLastColumn="0" w:lastRowFirstColumn="0" w:lastRowLastColumn="0"/>
              <w:rPr>
                <w:ins w:id="8455" w:author="Dylan Van Aswegen" w:date="2024-07-17T00:21:00Z" w16du:dateUtc="2024-07-16T22:21:00Z"/>
                <w:rFonts w:ascii="Arial" w:hAnsi="Arial" w:cs="Arial"/>
                <w:sz w:val="20"/>
                <w:szCs w:val="20"/>
                <w:lang w:val="en-GB"/>
              </w:rPr>
            </w:pPr>
            <w:ins w:id="8456" w:author="Dylan Van Aswegen" w:date="2024-07-17T00:22:00Z">
              <w:r>
                <w:rPr>
                  <w:rFonts w:ascii="Arial" w:hAnsi="Arial" w:cs="Arial"/>
                  <w:sz w:val="20"/>
                  <w:szCs w:val="20"/>
                  <w:lang w:val="en-GB"/>
                </w:rPr>
                <w:t xml:space="preserve">String </w:t>
              </w:r>
            </w:ins>
          </w:p>
        </w:tc>
        <w:tc>
          <w:tcPr>
            <w:tcW w:w="3724" w:type="dxa"/>
          </w:tcPr>
          <w:p w14:paraId="3F874237" w14:textId="1EA59158" w:rsidR="00165B09" w:rsidRDefault="00165B09" w:rsidP="00165B09">
            <w:pPr>
              <w:spacing w:line="360" w:lineRule="auto"/>
              <w:jc w:val="both"/>
              <w:cnfStyle w:val="000000100000" w:firstRow="0" w:lastRow="0" w:firstColumn="0" w:lastColumn="0" w:oddVBand="0" w:evenVBand="0" w:oddHBand="1" w:evenHBand="0" w:firstRowFirstColumn="0" w:firstRowLastColumn="0" w:lastRowFirstColumn="0" w:lastRowLastColumn="0"/>
              <w:rPr>
                <w:ins w:id="8457" w:author="Dylan Van Aswegen" w:date="2024-07-17T00:21:00Z" w16du:dateUtc="2024-07-16T22:21:00Z"/>
                <w:rFonts w:ascii="Arial" w:hAnsi="Arial" w:cs="Arial"/>
                <w:sz w:val="20"/>
                <w:szCs w:val="20"/>
                <w:lang w:val="en-GB"/>
              </w:rPr>
            </w:pPr>
            <w:ins w:id="8458" w:author="Dylan Van Aswegen" w:date="2024-07-17T00:22:00Z">
              <w:r>
                <w:rPr>
                  <w:rFonts w:ascii="Arial" w:hAnsi="Arial" w:cs="Arial"/>
                  <w:sz w:val="20"/>
                  <w:szCs w:val="20"/>
                  <w:lang w:val="en-GB"/>
                </w:rPr>
                <w:t>This column will contain the first name</w:t>
              </w:r>
            </w:ins>
            <w:ins w:id="8459" w:author="Dylan Van Aswegen" w:date="2024-07-17T00:23:00Z" w16du:dateUtc="2024-07-16T22:23:00Z">
              <w:r w:rsidR="004F3F6E">
                <w:rPr>
                  <w:rFonts w:ascii="Arial" w:hAnsi="Arial" w:cs="Arial"/>
                  <w:sz w:val="20"/>
                  <w:szCs w:val="20"/>
                  <w:lang w:val="en-GB"/>
                </w:rPr>
                <w:t xml:space="preserve"> and surname</w:t>
              </w:r>
            </w:ins>
            <w:ins w:id="8460" w:author="Dylan Van Aswegen" w:date="2024-07-17T00:22:00Z">
              <w:r>
                <w:rPr>
                  <w:rFonts w:ascii="Arial" w:hAnsi="Arial" w:cs="Arial"/>
                  <w:sz w:val="20"/>
                  <w:szCs w:val="20"/>
                  <w:lang w:val="en-GB"/>
                </w:rPr>
                <w:t xml:space="preserve"> of the member</w:t>
              </w:r>
            </w:ins>
            <w:ins w:id="8461" w:author="Dylan Van Aswegen" w:date="2024-07-17T00:23:00Z" w16du:dateUtc="2024-07-16T22:23:00Z">
              <w:r w:rsidR="004F3F6E">
                <w:rPr>
                  <w:rFonts w:ascii="Arial" w:hAnsi="Arial" w:cs="Arial"/>
                  <w:sz w:val="20"/>
                  <w:szCs w:val="20"/>
                  <w:lang w:val="en-GB"/>
                </w:rPr>
                <w:t xml:space="preserve"> who the order was assigned to. </w:t>
              </w:r>
            </w:ins>
            <w:ins w:id="8462" w:author="Dylan Van Aswegen" w:date="2024-07-17T00:26:00Z" w16du:dateUtc="2024-07-16T22:26:00Z">
              <w:r w:rsidR="00472A16">
                <w:rPr>
                  <w:rFonts w:ascii="Arial" w:hAnsi="Arial" w:cs="Arial"/>
                  <w:sz w:val="20"/>
                  <w:szCs w:val="20"/>
                  <w:lang w:val="en-GB"/>
                </w:rPr>
                <w:t>The user will click on the member name to be navigated to the member page.</w:t>
              </w:r>
            </w:ins>
          </w:p>
        </w:tc>
      </w:tr>
      <w:tr w:rsidR="00165B09" w14:paraId="20D05ABD" w14:textId="77777777" w:rsidTr="005C5491">
        <w:trPr>
          <w:ins w:id="8463" w:author="Dylan Van Aswegen" w:date="2024-07-17T00:21:00Z" w16du:dateUtc="2024-07-16T22:21:00Z"/>
        </w:trPr>
        <w:tc>
          <w:tcPr>
            <w:cnfStyle w:val="001000000000" w:firstRow="0" w:lastRow="0" w:firstColumn="1" w:lastColumn="0" w:oddVBand="0" w:evenVBand="0" w:oddHBand="0" w:evenHBand="0" w:firstRowFirstColumn="0" w:firstRowLastColumn="0" w:lastRowFirstColumn="0" w:lastRowLastColumn="0"/>
            <w:tcW w:w="1561" w:type="dxa"/>
          </w:tcPr>
          <w:p w14:paraId="254A3978" w14:textId="28D4B25D" w:rsidR="00165B09" w:rsidRDefault="00165B09" w:rsidP="00165B09">
            <w:pPr>
              <w:spacing w:line="360" w:lineRule="auto"/>
              <w:jc w:val="both"/>
              <w:rPr>
                <w:ins w:id="8464" w:author="Dylan Van Aswegen" w:date="2024-07-17T00:21:00Z" w16du:dateUtc="2024-07-16T22:21:00Z"/>
                <w:rFonts w:ascii="Arial" w:hAnsi="Arial" w:cs="Arial"/>
                <w:sz w:val="20"/>
                <w:szCs w:val="20"/>
                <w:lang w:val="en-GB"/>
              </w:rPr>
            </w:pPr>
            <w:ins w:id="8465" w:author="Dylan Van Aswegen" w:date="2024-07-17T00:21:00Z" w16du:dateUtc="2024-07-16T22:21:00Z">
              <w:r>
                <w:rPr>
                  <w:rFonts w:ascii="Arial" w:hAnsi="Arial" w:cs="Arial"/>
                  <w:sz w:val="20"/>
                  <w:szCs w:val="20"/>
                  <w:lang w:val="en-GB"/>
                </w:rPr>
                <w:t xml:space="preserve">Total </w:t>
              </w:r>
            </w:ins>
          </w:p>
        </w:tc>
        <w:tc>
          <w:tcPr>
            <w:tcW w:w="1264" w:type="dxa"/>
          </w:tcPr>
          <w:p w14:paraId="2B8B73E2" w14:textId="29A55D2B"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466" w:author="Dylan Van Aswegen" w:date="2024-07-17T00:21:00Z" w16du:dateUtc="2024-07-16T22:21:00Z"/>
                <w:rFonts w:ascii="Arial" w:hAnsi="Arial" w:cs="Arial"/>
                <w:sz w:val="20"/>
                <w:szCs w:val="20"/>
                <w:lang w:val="en-GB"/>
              </w:rPr>
            </w:pPr>
            <w:ins w:id="8467" w:author="Dylan Van Aswegen" w:date="2024-07-17T00:22:00Z">
              <w:r>
                <w:rPr>
                  <w:rFonts w:ascii="Arial" w:hAnsi="Arial" w:cs="Arial"/>
                  <w:sz w:val="20"/>
                  <w:szCs w:val="20"/>
                  <w:lang w:val="en-GB"/>
                </w:rPr>
                <w:t xml:space="preserve">Text Field </w:t>
              </w:r>
            </w:ins>
          </w:p>
        </w:tc>
        <w:tc>
          <w:tcPr>
            <w:tcW w:w="1673" w:type="dxa"/>
          </w:tcPr>
          <w:p w14:paraId="1FE95CED" w14:textId="47F40300"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468" w:author="Dylan Van Aswegen" w:date="2024-07-17T00:21:00Z" w16du:dateUtc="2024-07-16T22:21:00Z"/>
                <w:rFonts w:ascii="Arial" w:hAnsi="Arial" w:cs="Arial"/>
                <w:sz w:val="20"/>
                <w:szCs w:val="20"/>
                <w:lang w:val="en-GB"/>
              </w:rPr>
            </w:pPr>
            <w:ins w:id="8469" w:author="Dylan Van Aswegen" w:date="2024-07-17T00:22:00Z">
              <w:r>
                <w:rPr>
                  <w:rFonts w:ascii="Arial" w:hAnsi="Arial" w:cs="Arial"/>
                  <w:sz w:val="20"/>
                  <w:szCs w:val="20"/>
                  <w:lang w:val="en-GB"/>
                </w:rPr>
                <w:t xml:space="preserve">String </w:t>
              </w:r>
            </w:ins>
          </w:p>
        </w:tc>
        <w:tc>
          <w:tcPr>
            <w:tcW w:w="3724" w:type="dxa"/>
          </w:tcPr>
          <w:p w14:paraId="569EAFEF" w14:textId="5C0EE1A3"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470" w:author="Dylan Van Aswegen" w:date="2024-07-17T00:21:00Z" w16du:dateUtc="2024-07-16T22:21:00Z"/>
                <w:rFonts w:ascii="Arial" w:hAnsi="Arial" w:cs="Arial"/>
                <w:sz w:val="20"/>
                <w:szCs w:val="20"/>
                <w:lang w:val="en-GB"/>
              </w:rPr>
            </w:pPr>
            <w:ins w:id="8471" w:author="Dylan Van Aswegen" w:date="2024-07-17T00:22:00Z">
              <w:r>
                <w:rPr>
                  <w:rFonts w:ascii="Arial" w:hAnsi="Arial" w:cs="Arial"/>
                  <w:sz w:val="20"/>
                  <w:szCs w:val="20"/>
                  <w:lang w:val="en-GB"/>
                </w:rPr>
                <w:t xml:space="preserve">This column will contain the </w:t>
              </w:r>
            </w:ins>
            <w:ins w:id="8472" w:author="Dylan Van Aswegen" w:date="2024-07-17T00:23:00Z" w16du:dateUtc="2024-07-16T22:23:00Z">
              <w:r w:rsidR="000C24DF">
                <w:rPr>
                  <w:rFonts w:ascii="Arial" w:hAnsi="Arial" w:cs="Arial"/>
                  <w:sz w:val="20"/>
                  <w:szCs w:val="20"/>
                  <w:lang w:val="en-GB"/>
                </w:rPr>
                <w:t xml:space="preserve">total of the order. </w:t>
              </w:r>
            </w:ins>
          </w:p>
        </w:tc>
      </w:tr>
      <w:tr w:rsidR="00165B09" w14:paraId="4DF2E12B" w14:textId="77777777" w:rsidTr="005C5491">
        <w:trPr>
          <w:cnfStyle w:val="000000100000" w:firstRow="0" w:lastRow="0" w:firstColumn="0" w:lastColumn="0" w:oddVBand="0" w:evenVBand="0" w:oddHBand="1" w:evenHBand="0" w:firstRowFirstColumn="0" w:firstRowLastColumn="0" w:lastRowFirstColumn="0" w:lastRowLastColumn="0"/>
          <w:ins w:id="8473" w:author="Dylan Van Aswegen" w:date="2024-07-17T00:21:00Z" w16du:dateUtc="2024-07-16T22:21:00Z"/>
        </w:trPr>
        <w:tc>
          <w:tcPr>
            <w:cnfStyle w:val="001000000000" w:firstRow="0" w:lastRow="0" w:firstColumn="1" w:lastColumn="0" w:oddVBand="0" w:evenVBand="0" w:oddHBand="0" w:evenHBand="0" w:firstRowFirstColumn="0" w:firstRowLastColumn="0" w:lastRowFirstColumn="0" w:lastRowLastColumn="0"/>
            <w:tcW w:w="1561" w:type="dxa"/>
          </w:tcPr>
          <w:p w14:paraId="7D70650E" w14:textId="6ACA88BE" w:rsidR="00165B09" w:rsidRDefault="00165B09" w:rsidP="00165B09">
            <w:pPr>
              <w:spacing w:line="360" w:lineRule="auto"/>
              <w:jc w:val="both"/>
              <w:rPr>
                <w:ins w:id="8474" w:author="Dylan Van Aswegen" w:date="2024-07-17T00:21:00Z" w16du:dateUtc="2024-07-16T22:21:00Z"/>
                <w:rFonts w:ascii="Arial" w:hAnsi="Arial" w:cs="Arial"/>
                <w:sz w:val="20"/>
                <w:szCs w:val="20"/>
                <w:lang w:val="en-GB"/>
              </w:rPr>
            </w:pPr>
            <w:ins w:id="8475" w:author="Dylan Van Aswegen" w:date="2024-07-17T00:21:00Z" w16du:dateUtc="2024-07-16T22:21:00Z">
              <w:r>
                <w:rPr>
                  <w:rFonts w:ascii="Arial" w:hAnsi="Arial" w:cs="Arial"/>
                  <w:sz w:val="20"/>
                  <w:szCs w:val="20"/>
                  <w:lang w:val="en-GB"/>
                </w:rPr>
                <w:t>Date Placed</w:t>
              </w:r>
            </w:ins>
          </w:p>
        </w:tc>
        <w:tc>
          <w:tcPr>
            <w:tcW w:w="1264" w:type="dxa"/>
          </w:tcPr>
          <w:p w14:paraId="5BE1B947" w14:textId="649BC4E6" w:rsidR="00165B09" w:rsidRDefault="00165B09" w:rsidP="00165B09">
            <w:pPr>
              <w:spacing w:line="360" w:lineRule="auto"/>
              <w:jc w:val="both"/>
              <w:cnfStyle w:val="000000100000" w:firstRow="0" w:lastRow="0" w:firstColumn="0" w:lastColumn="0" w:oddVBand="0" w:evenVBand="0" w:oddHBand="1" w:evenHBand="0" w:firstRowFirstColumn="0" w:firstRowLastColumn="0" w:lastRowFirstColumn="0" w:lastRowLastColumn="0"/>
              <w:rPr>
                <w:ins w:id="8476" w:author="Dylan Van Aswegen" w:date="2024-07-17T00:21:00Z" w16du:dateUtc="2024-07-16T22:21:00Z"/>
                <w:rFonts w:ascii="Arial" w:hAnsi="Arial" w:cs="Arial"/>
                <w:sz w:val="20"/>
                <w:szCs w:val="20"/>
                <w:lang w:val="en-GB"/>
              </w:rPr>
            </w:pPr>
            <w:ins w:id="8477" w:author="Dylan Van Aswegen" w:date="2024-07-17T00:22:00Z">
              <w:r>
                <w:rPr>
                  <w:rFonts w:ascii="Arial" w:hAnsi="Arial" w:cs="Arial"/>
                  <w:sz w:val="20"/>
                  <w:szCs w:val="20"/>
                  <w:lang w:val="en-GB"/>
                </w:rPr>
                <w:t xml:space="preserve">Text Field </w:t>
              </w:r>
            </w:ins>
          </w:p>
        </w:tc>
        <w:tc>
          <w:tcPr>
            <w:tcW w:w="1673" w:type="dxa"/>
          </w:tcPr>
          <w:p w14:paraId="7D8DC7E8" w14:textId="46DD84F2" w:rsidR="00165B09" w:rsidRDefault="00165B09" w:rsidP="00165B09">
            <w:pPr>
              <w:spacing w:line="360" w:lineRule="auto"/>
              <w:jc w:val="both"/>
              <w:cnfStyle w:val="000000100000" w:firstRow="0" w:lastRow="0" w:firstColumn="0" w:lastColumn="0" w:oddVBand="0" w:evenVBand="0" w:oddHBand="1" w:evenHBand="0" w:firstRowFirstColumn="0" w:firstRowLastColumn="0" w:lastRowFirstColumn="0" w:lastRowLastColumn="0"/>
              <w:rPr>
                <w:ins w:id="8478" w:author="Dylan Van Aswegen" w:date="2024-07-17T00:21:00Z" w16du:dateUtc="2024-07-16T22:21:00Z"/>
                <w:rFonts w:ascii="Arial" w:hAnsi="Arial" w:cs="Arial"/>
                <w:sz w:val="20"/>
                <w:szCs w:val="20"/>
                <w:lang w:val="en-GB"/>
              </w:rPr>
            </w:pPr>
            <w:ins w:id="8479" w:author="Dylan Van Aswegen" w:date="2024-07-17T00:22:00Z">
              <w:r>
                <w:rPr>
                  <w:rFonts w:ascii="Arial" w:hAnsi="Arial" w:cs="Arial"/>
                  <w:sz w:val="20"/>
                  <w:szCs w:val="20"/>
                  <w:lang w:val="en-GB"/>
                </w:rPr>
                <w:t xml:space="preserve">String </w:t>
              </w:r>
            </w:ins>
          </w:p>
        </w:tc>
        <w:tc>
          <w:tcPr>
            <w:tcW w:w="3724" w:type="dxa"/>
          </w:tcPr>
          <w:p w14:paraId="433B1DCC" w14:textId="036C9B5E" w:rsidR="00165B09" w:rsidRDefault="00165B09" w:rsidP="00165B09">
            <w:pPr>
              <w:spacing w:line="360" w:lineRule="auto"/>
              <w:jc w:val="both"/>
              <w:cnfStyle w:val="000000100000" w:firstRow="0" w:lastRow="0" w:firstColumn="0" w:lastColumn="0" w:oddVBand="0" w:evenVBand="0" w:oddHBand="1" w:evenHBand="0" w:firstRowFirstColumn="0" w:firstRowLastColumn="0" w:lastRowFirstColumn="0" w:lastRowLastColumn="0"/>
              <w:rPr>
                <w:ins w:id="8480" w:author="Dylan Van Aswegen" w:date="2024-07-17T00:21:00Z" w16du:dateUtc="2024-07-16T22:21:00Z"/>
                <w:rFonts w:ascii="Arial" w:hAnsi="Arial" w:cs="Arial"/>
                <w:sz w:val="20"/>
                <w:szCs w:val="20"/>
                <w:lang w:val="en-GB"/>
              </w:rPr>
            </w:pPr>
            <w:ins w:id="8481" w:author="Dylan Van Aswegen" w:date="2024-07-17T00:22:00Z">
              <w:r>
                <w:rPr>
                  <w:rFonts w:ascii="Arial" w:hAnsi="Arial" w:cs="Arial"/>
                  <w:sz w:val="20"/>
                  <w:szCs w:val="20"/>
                  <w:lang w:val="en-GB"/>
                </w:rPr>
                <w:t xml:space="preserve">This column will contain the </w:t>
              </w:r>
            </w:ins>
            <w:ins w:id="8482" w:author="Dylan Van Aswegen" w:date="2024-07-17T00:23:00Z" w16du:dateUtc="2024-07-16T22:23:00Z">
              <w:r w:rsidR="000C24DF">
                <w:rPr>
                  <w:rFonts w:ascii="Arial" w:hAnsi="Arial" w:cs="Arial"/>
                  <w:sz w:val="20"/>
                  <w:szCs w:val="20"/>
                  <w:lang w:val="en-GB"/>
                </w:rPr>
                <w:t xml:space="preserve">date and time that the order was placed. </w:t>
              </w:r>
            </w:ins>
          </w:p>
        </w:tc>
      </w:tr>
      <w:tr w:rsidR="00165B09" w14:paraId="572DDA3E" w14:textId="77777777" w:rsidTr="005C5491">
        <w:trPr>
          <w:ins w:id="8483" w:author="Dylan Van Aswegen" w:date="2024-07-17T00:21:00Z" w16du:dateUtc="2024-07-16T22:21:00Z"/>
        </w:trPr>
        <w:tc>
          <w:tcPr>
            <w:cnfStyle w:val="001000000000" w:firstRow="0" w:lastRow="0" w:firstColumn="1" w:lastColumn="0" w:oddVBand="0" w:evenVBand="0" w:oddHBand="0" w:evenHBand="0" w:firstRowFirstColumn="0" w:firstRowLastColumn="0" w:lastRowFirstColumn="0" w:lastRowLastColumn="0"/>
            <w:tcW w:w="1561" w:type="dxa"/>
          </w:tcPr>
          <w:p w14:paraId="46D0FC52" w14:textId="391936C0" w:rsidR="00165B09" w:rsidRDefault="00165B09" w:rsidP="00165B09">
            <w:pPr>
              <w:spacing w:line="360" w:lineRule="auto"/>
              <w:jc w:val="both"/>
              <w:rPr>
                <w:ins w:id="8484" w:author="Dylan Van Aswegen" w:date="2024-07-17T00:21:00Z" w16du:dateUtc="2024-07-16T22:21:00Z"/>
                <w:rFonts w:ascii="Arial" w:hAnsi="Arial" w:cs="Arial"/>
                <w:sz w:val="20"/>
                <w:szCs w:val="20"/>
                <w:lang w:val="en-GB"/>
              </w:rPr>
            </w:pPr>
            <w:ins w:id="8485" w:author="Dylan Van Aswegen" w:date="2024-07-17T00:21:00Z" w16du:dateUtc="2024-07-16T22:21:00Z">
              <w:r>
                <w:rPr>
                  <w:rFonts w:ascii="Arial" w:hAnsi="Arial" w:cs="Arial"/>
                  <w:sz w:val="20"/>
                  <w:szCs w:val="20"/>
                  <w:lang w:val="en-GB"/>
                </w:rPr>
                <w:t xml:space="preserve">Order Status </w:t>
              </w:r>
            </w:ins>
          </w:p>
        </w:tc>
        <w:tc>
          <w:tcPr>
            <w:tcW w:w="1264" w:type="dxa"/>
          </w:tcPr>
          <w:p w14:paraId="5A6CACDB" w14:textId="44B91841"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486" w:author="Dylan Van Aswegen" w:date="2024-07-17T00:21:00Z" w16du:dateUtc="2024-07-16T22:21:00Z"/>
                <w:rFonts w:ascii="Arial" w:hAnsi="Arial" w:cs="Arial"/>
                <w:sz w:val="20"/>
                <w:szCs w:val="20"/>
                <w:lang w:val="en-GB"/>
              </w:rPr>
            </w:pPr>
            <w:ins w:id="8487" w:author="Dylan Van Aswegen" w:date="2024-07-17T00:22:00Z">
              <w:r>
                <w:rPr>
                  <w:rFonts w:ascii="Arial" w:hAnsi="Arial" w:cs="Arial"/>
                  <w:sz w:val="20"/>
                  <w:szCs w:val="20"/>
                  <w:lang w:val="en-GB"/>
                </w:rPr>
                <w:t xml:space="preserve">Text Field </w:t>
              </w:r>
            </w:ins>
          </w:p>
        </w:tc>
        <w:tc>
          <w:tcPr>
            <w:tcW w:w="1673" w:type="dxa"/>
          </w:tcPr>
          <w:p w14:paraId="163029F3" w14:textId="0BE45453"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488" w:author="Dylan Van Aswegen" w:date="2024-07-17T00:21:00Z" w16du:dateUtc="2024-07-16T22:21:00Z"/>
                <w:rFonts w:ascii="Arial" w:hAnsi="Arial" w:cs="Arial"/>
                <w:sz w:val="20"/>
                <w:szCs w:val="20"/>
                <w:lang w:val="en-GB"/>
              </w:rPr>
            </w:pPr>
            <w:ins w:id="8489" w:author="Dylan Van Aswegen" w:date="2024-07-17T00:22:00Z">
              <w:r>
                <w:rPr>
                  <w:rFonts w:ascii="Arial" w:hAnsi="Arial" w:cs="Arial"/>
                  <w:sz w:val="20"/>
                  <w:szCs w:val="20"/>
                  <w:lang w:val="en-GB"/>
                </w:rPr>
                <w:t xml:space="preserve">String </w:t>
              </w:r>
            </w:ins>
          </w:p>
        </w:tc>
        <w:tc>
          <w:tcPr>
            <w:tcW w:w="3724" w:type="dxa"/>
          </w:tcPr>
          <w:p w14:paraId="50C60154" w14:textId="7A52FE21"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490" w:author="Dylan Van Aswegen" w:date="2024-07-17T00:21:00Z" w16du:dateUtc="2024-07-16T22:21:00Z"/>
                <w:rFonts w:ascii="Arial" w:hAnsi="Arial" w:cs="Arial"/>
                <w:sz w:val="20"/>
                <w:szCs w:val="20"/>
                <w:lang w:val="en-GB"/>
              </w:rPr>
            </w:pPr>
            <w:ins w:id="8491" w:author="Dylan Van Aswegen" w:date="2024-07-17T00:22:00Z">
              <w:r>
                <w:rPr>
                  <w:rFonts w:ascii="Arial" w:hAnsi="Arial" w:cs="Arial"/>
                  <w:sz w:val="20"/>
                  <w:szCs w:val="20"/>
                  <w:lang w:val="en-GB"/>
                </w:rPr>
                <w:t xml:space="preserve">This column will contain the </w:t>
              </w:r>
            </w:ins>
            <w:ins w:id="8492" w:author="Dylan Van Aswegen" w:date="2024-07-17T00:24:00Z" w16du:dateUtc="2024-07-16T22:24:00Z">
              <w:r w:rsidR="000C24DF">
                <w:rPr>
                  <w:rFonts w:ascii="Arial" w:hAnsi="Arial" w:cs="Arial"/>
                  <w:sz w:val="20"/>
                  <w:szCs w:val="20"/>
                  <w:lang w:val="en-GB"/>
                </w:rPr>
                <w:t xml:space="preserve">status of the order. </w:t>
              </w:r>
            </w:ins>
            <w:ins w:id="8493" w:author="Dylan Van Aswegen" w:date="2024-07-17T00:22:00Z">
              <w:r>
                <w:rPr>
                  <w:rFonts w:ascii="Arial" w:hAnsi="Arial" w:cs="Arial"/>
                  <w:sz w:val="20"/>
                  <w:szCs w:val="20"/>
                  <w:lang w:val="en-GB"/>
                </w:rPr>
                <w:t xml:space="preserve"> </w:t>
              </w:r>
            </w:ins>
          </w:p>
        </w:tc>
      </w:tr>
      <w:tr w:rsidR="00165B09" w14:paraId="321E6DA6" w14:textId="77777777" w:rsidTr="005C5491">
        <w:trPr>
          <w:cnfStyle w:val="000000100000" w:firstRow="0" w:lastRow="0" w:firstColumn="0" w:lastColumn="0" w:oddVBand="0" w:evenVBand="0" w:oddHBand="1" w:evenHBand="0" w:firstRowFirstColumn="0" w:firstRowLastColumn="0" w:lastRowFirstColumn="0" w:lastRowLastColumn="0"/>
          <w:ins w:id="8494" w:author="Dylan Van Aswegen" w:date="2024-07-17T00:21:00Z" w16du:dateUtc="2024-07-16T22:21:00Z"/>
        </w:trPr>
        <w:tc>
          <w:tcPr>
            <w:cnfStyle w:val="001000000000" w:firstRow="0" w:lastRow="0" w:firstColumn="1" w:lastColumn="0" w:oddVBand="0" w:evenVBand="0" w:oddHBand="0" w:evenHBand="0" w:firstRowFirstColumn="0" w:firstRowLastColumn="0" w:lastRowFirstColumn="0" w:lastRowLastColumn="0"/>
            <w:tcW w:w="1561" w:type="dxa"/>
          </w:tcPr>
          <w:p w14:paraId="66C7F063" w14:textId="079ABAEC" w:rsidR="00165B09" w:rsidRDefault="00165B09" w:rsidP="00165B09">
            <w:pPr>
              <w:spacing w:line="360" w:lineRule="auto"/>
              <w:jc w:val="both"/>
              <w:rPr>
                <w:ins w:id="8495" w:author="Dylan Van Aswegen" w:date="2024-07-17T00:21:00Z" w16du:dateUtc="2024-07-16T22:21:00Z"/>
                <w:rFonts w:ascii="Arial" w:hAnsi="Arial" w:cs="Arial"/>
                <w:sz w:val="20"/>
                <w:szCs w:val="20"/>
                <w:lang w:val="en-GB"/>
              </w:rPr>
            </w:pPr>
            <w:ins w:id="8496" w:author="Dylan Van Aswegen" w:date="2024-07-17T00:21:00Z" w16du:dateUtc="2024-07-16T22:21:00Z">
              <w:r>
                <w:rPr>
                  <w:rFonts w:ascii="Arial" w:hAnsi="Arial" w:cs="Arial"/>
                  <w:sz w:val="20"/>
                  <w:szCs w:val="20"/>
                  <w:lang w:val="en-GB"/>
                </w:rPr>
                <w:t>Payment Method</w:t>
              </w:r>
            </w:ins>
          </w:p>
        </w:tc>
        <w:tc>
          <w:tcPr>
            <w:tcW w:w="1264" w:type="dxa"/>
          </w:tcPr>
          <w:p w14:paraId="1F5E045F" w14:textId="0DEFD827" w:rsidR="00165B09" w:rsidRDefault="00165B09" w:rsidP="00165B09">
            <w:pPr>
              <w:spacing w:line="360" w:lineRule="auto"/>
              <w:jc w:val="both"/>
              <w:cnfStyle w:val="000000100000" w:firstRow="0" w:lastRow="0" w:firstColumn="0" w:lastColumn="0" w:oddVBand="0" w:evenVBand="0" w:oddHBand="1" w:evenHBand="0" w:firstRowFirstColumn="0" w:firstRowLastColumn="0" w:lastRowFirstColumn="0" w:lastRowLastColumn="0"/>
              <w:rPr>
                <w:ins w:id="8497" w:author="Dylan Van Aswegen" w:date="2024-07-17T00:21:00Z" w16du:dateUtc="2024-07-16T22:21:00Z"/>
                <w:rFonts w:ascii="Arial" w:hAnsi="Arial" w:cs="Arial"/>
                <w:sz w:val="20"/>
                <w:szCs w:val="20"/>
                <w:lang w:val="en-GB"/>
              </w:rPr>
            </w:pPr>
            <w:ins w:id="8498" w:author="Dylan Van Aswegen" w:date="2024-07-17T00:22:00Z">
              <w:r>
                <w:rPr>
                  <w:rFonts w:ascii="Arial" w:hAnsi="Arial" w:cs="Arial"/>
                  <w:sz w:val="20"/>
                  <w:szCs w:val="20"/>
                  <w:lang w:val="en-GB"/>
                </w:rPr>
                <w:t xml:space="preserve">Text Field </w:t>
              </w:r>
            </w:ins>
          </w:p>
        </w:tc>
        <w:tc>
          <w:tcPr>
            <w:tcW w:w="1673" w:type="dxa"/>
          </w:tcPr>
          <w:p w14:paraId="74DA7465" w14:textId="4544067E" w:rsidR="00165B09" w:rsidRDefault="00165B09" w:rsidP="00165B09">
            <w:pPr>
              <w:spacing w:line="360" w:lineRule="auto"/>
              <w:jc w:val="both"/>
              <w:cnfStyle w:val="000000100000" w:firstRow="0" w:lastRow="0" w:firstColumn="0" w:lastColumn="0" w:oddVBand="0" w:evenVBand="0" w:oddHBand="1" w:evenHBand="0" w:firstRowFirstColumn="0" w:firstRowLastColumn="0" w:lastRowFirstColumn="0" w:lastRowLastColumn="0"/>
              <w:rPr>
                <w:ins w:id="8499" w:author="Dylan Van Aswegen" w:date="2024-07-17T00:21:00Z" w16du:dateUtc="2024-07-16T22:21:00Z"/>
                <w:rFonts w:ascii="Arial" w:hAnsi="Arial" w:cs="Arial"/>
                <w:sz w:val="20"/>
                <w:szCs w:val="20"/>
                <w:lang w:val="en-GB"/>
              </w:rPr>
            </w:pPr>
            <w:ins w:id="8500" w:author="Dylan Van Aswegen" w:date="2024-07-17T00:22:00Z">
              <w:r>
                <w:rPr>
                  <w:rFonts w:ascii="Arial" w:hAnsi="Arial" w:cs="Arial"/>
                  <w:sz w:val="20"/>
                  <w:szCs w:val="20"/>
                  <w:lang w:val="en-GB"/>
                </w:rPr>
                <w:t xml:space="preserve">String </w:t>
              </w:r>
            </w:ins>
          </w:p>
        </w:tc>
        <w:tc>
          <w:tcPr>
            <w:tcW w:w="3724" w:type="dxa"/>
          </w:tcPr>
          <w:p w14:paraId="7BB03642" w14:textId="02F35BDD" w:rsidR="00165B09" w:rsidRDefault="00165B09" w:rsidP="00165B09">
            <w:pPr>
              <w:spacing w:line="360" w:lineRule="auto"/>
              <w:jc w:val="both"/>
              <w:cnfStyle w:val="000000100000" w:firstRow="0" w:lastRow="0" w:firstColumn="0" w:lastColumn="0" w:oddVBand="0" w:evenVBand="0" w:oddHBand="1" w:evenHBand="0" w:firstRowFirstColumn="0" w:firstRowLastColumn="0" w:lastRowFirstColumn="0" w:lastRowLastColumn="0"/>
              <w:rPr>
                <w:ins w:id="8501" w:author="Dylan Van Aswegen" w:date="2024-07-17T00:21:00Z" w16du:dateUtc="2024-07-16T22:21:00Z"/>
                <w:rFonts w:ascii="Arial" w:hAnsi="Arial" w:cs="Arial"/>
                <w:sz w:val="20"/>
                <w:szCs w:val="20"/>
                <w:lang w:val="en-GB"/>
              </w:rPr>
            </w:pPr>
            <w:ins w:id="8502" w:author="Dylan Van Aswegen" w:date="2024-07-17T00:22:00Z">
              <w:r>
                <w:rPr>
                  <w:rFonts w:ascii="Arial" w:hAnsi="Arial" w:cs="Arial"/>
                  <w:sz w:val="20"/>
                  <w:szCs w:val="20"/>
                  <w:lang w:val="en-GB"/>
                </w:rPr>
                <w:t xml:space="preserve">This column will contain the </w:t>
              </w:r>
            </w:ins>
            <w:ins w:id="8503" w:author="Dylan Van Aswegen" w:date="2024-07-17T00:24:00Z" w16du:dateUtc="2024-07-16T22:24:00Z">
              <w:r w:rsidR="00992990">
                <w:rPr>
                  <w:rFonts w:ascii="Arial" w:hAnsi="Arial" w:cs="Arial"/>
                  <w:sz w:val="20"/>
                  <w:szCs w:val="20"/>
                  <w:lang w:val="en-GB"/>
                </w:rPr>
                <w:t xml:space="preserve">payment method used to pay for the order. </w:t>
              </w:r>
            </w:ins>
          </w:p>
        </w:tc>
      </w:tr>
      <w:tr w:rsidR="00165B09" w14:paraId="6409D2D1" w14:textId="77777777" w:rsidTr="005C5491">
        <w:trPr>
          <w:ins w:id="8504" w:author="Dylan Van Aswegen" w:date="2024-07-17T00:21:00Z" w16du:dateUtc="2024-07-16T22:21:00Z"/>
        </w:trPr>
        <w:tc>
          <w:tcPr>
            <w:cnfStyle w:val="001000000000" w:firstRow="0" w:lastRow="0" w:firstColumn="1" w:lastColumn="0" w:oddVBand="0" w:evenVBand="0" w:oddHBand="0" w:evenHBand="0" w:firstRowFirstColumn="0" w:firstRowLastColumn="0" w:lastRowFirstColumn="0" w:lastRowLastColumn="0"/>
            <w:tcW w:w="1561" w:type="dxa"/>
          </w:tcPr>
          <w:p w14:paraId="22E97747" w14:textId="2B1A4396" w:rsidR="00165B09" w:rsidRDefault="00165B09" w:rsidP="00165B09">
            <w:pPr>
              <w:spacing w:line="360" w:lineRule="auto"/>
              <w:jc w:val="both"/>
              <w:rPr>
                <w:ins w:id="8505" w:author="Dylan Van Aswegen" w:date="2024-07-17T00:21:00Z" w16du:dateUtc="2024-07-16T22:21:00Z"/>
                <w:rFonts w:ascii="Arial" w:hAnsi="Arial" w:cs="Arial"/>
                <w:sz w:val="20"/>
                <w:szCs w:val="20"/>
                <w:lang w:val="en-GB"/>
              </w:rPr>
            </w:pPr>
            <w:ins w:id="8506" w:author="Dylan Van Aswegen" w:date="2024-07-17T00:21:00Z" w16du:dateUtc="2024-07-16T22:21:00Z">
              <w:r>
                <w:rPr>
                  <w:rFonts w:ascii="Arial" w:hAnsi="Arial" w:cs="Arial"/>
                  <w:sz w:val="20"/>
                  <w:szCs w:val="20"/>
                  <w:lang w:val="en-GB"/>
                </w:rPr>
                <w:t xml:space="preserve">Bank </w:t>
              </w:r>
            </w:ins>
            <w:ins w:id="8507" w:author="Dylan Van Aswegen" w:date="2024-07-17T00:22:00Z" w16du:dateUtc="2024-07-16T22:22:00Z">
              <w:r>
                <w:rPr>
                  <w:rFonts w:ascii="Arial" w:hAnsi="Arial" w:cs="Arial"/>
                  <w:sz w:val="20"/>
                  <w:szCs w:val="20"/>
                  <w:lang w:val="en-GB"/>
                </w:rPr>
                <w:t xml:space="preserve">Reference </w:t>
              </w:r>
            </w:ins>
          </w:p>
        </w:tc>
        <w:tc>
          <w:tcPr>
            <w:tcW w:w="1264" w:type="dxa"/>
          </w:tcPr>
          <w:p w14:paraId="7191AB5E" w14:textId="0ADE8DCD"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508" w:author="Dylan Van Aswegen" w:date="2024-07-17T00:21:00Z" w16du:dateUtc="2024-07-16T22:21:00Z"/>
                <w:rFonts w:ascii="Arial" w:hAnsi="Arial" w:cs="Arial"/>
                <w:sz w:val="20"/>
                <w:szCs w:val="20"/>
                <w:lang w:val="en-GB"/>
              </w:rPr>
            </w:pPr>
            <w:ins w:id="8509" w:author="Dylan Van Aswegen" w:date="2024-07-17T00:22:00Z">
              <w:r>
                <w:rPr>
                  <w:rFonts w:ascii="Arial" w:hAnsi="Arial" w:cs="Arial"/>
                  <w:sz w:val="20"/>
                  <w:szCs w:val="20"/>
                  <w:lang w:val="en-GB"/>
                </w:rPr>
                <w:t xml:space="preserve">Text Field </w:t>
              </w:r>
            </w:ins>
          </w:p>
        </w:tc>
        <w:tc>
          <w:tcPr>
            <w:tcW w:w="1673" w:type="dxa"/>
          </w:tcPr>
          <w:p w14:paraId="7C682769" w14:textId="16F2B37D"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510" w:author="Dylan Van Aswegen" w:date="2024-07-17T00:21:00Z" w16du:dateUtc="2024-07-16T22:21:00Z"/>
                <w:rFonts w:ascii="Arial" w:hAnsi="Arial" w:cs="Arial"/>
                <w:sz w:val="20"/>
                <w:szCs w:val="20"/>
                <w:lang w:val="en-GB"/>
              </w:rPr>
            </w:pPr>
            <w:ins w:id="8511" w:author="Dylan Van Aswegen" w:date="2024-07-17T00:22:00Z">
              <w:r>
                <w:rPr>
                  <w:rFonts w:ascii="Arial" w:hAnsi="Arial" w:cs="Arial"/>
                  <w:sz w:val="20"/>
                  <w:szCs w:val="20"/>
                  <w:lang w:val="en-GB"/>
                </w:rPr>
                <w:t xml:space="preserve">String </w:t>
              </w:r>
            </w:ins>
          </w:p>
        </w:tc>
        <w:tc>
          <w:tcPr>
            <w:tcW w:w="3724" w:type="dxa"/>
          </w:tcPr>
          <w:p w14:paraId="42BCE77F" w14:textId="6ECBE27A" w:rsidR="00165B09" w:rsidRDefault="00165B09" w:rsidP="00165B09">
            <w:pPr>
              <w:spacing w:line="360" w:lineRule="auto"/>
              <w:jc w:val="both"/>
              <w:cnfStyle w:val="000000000000" w:firstRow="0" w:lastRow="0" w:firstColumn="0" w:lastColumn="0" w:oddVBand="0" w:evenVBand="0" w:oddHBand="0" w:evenHBand="0" w:firstRowFirstColumn="0" w:firstRowLastColumn="0" w:lastRowFirstColumn="0" w:lastRowLastColumn="0"/>
              <w:rPr>
                <w:ins w:id="8512" w:author="Dylan Van Aswegen" w:date="2024-07-17T00:21:00Z" w16du:dateUtc="2024-07-16T22:21:00Z"/>
                <w:rFonts w:ascii="Arial" w:hAnsi="Arial" w:cs="Arial"/>
                <w:sz w:val="20"/>
                <w:szCs w:val="20"/>
                <w:lang w:val="en-GB"/>
              </w:rPr>
            </w:pPr>
            <w:ins w:id="8513" w:author="Dylan Van Aswegen" w:date="2024-07-17T00:22:00Z">
              <w:r>
                <w:rPr>
                  <w:rFonts w:ascii="Arial" w:hAnsi="Arial" w:cs="Arial"/>
                  <w:sz w:val="20"/>
                  <w:szCs w:val="20"/>
                  <w:lang w:val="en-GB"/>
                </w:rPr>
                <w:t xml:space="preserve">This column will contain the </w:t>
              </w:r>
            </w:ins>
            <w:ins w:id="8514" w:author="Dylan Van Aswegen" w:date="2024-07-17T00:24:00Z" w16du:dateUtc="2024-07-16T22:24:00Z">
              <w:r w:rsidR="00992990">
                <w:rPr>
                  <w:rFonts w:ascii="Arial" w:hAnsi="Arial" w:cs="Arial"/>
                  <w:sz w:val="20"/>
                  <w:szCs w:val="20"/>
                  <w:lang w:val="en-GB"/>
                </w:rPr>
                <w:t>bank reference that was assigned to the member</w:t>
              </w:r>
            </w:ins>
            <w:ins w:id="8515" w:author="Dylan Van Aswegen" w:date="2024-07-17T00:25:00Z" w16du:dateUtc="2024-07-16T22:25:00Z">
              <w:r w:rsidR="00992990">
                <w:rPr>
                  <w:rFonts w:ascii="Arial" w:hAnsi="Arial" w:cs="Arial"/>
                  <w:sz w:val="20"/>
                  <w:szCs w:val="20"/>
                  <w:lang w:val="en-GB"/>
                </w:rPr>
                <w:t xml:space="preserve"> who made the order. This column is only populated if the payment method is Bank Transfer. </w:t>
              </w:r>
            </w:ins>
          </w:p>
        </w:tc>
      </w:tr>
    </w:tbl>
    <w:p w14:paraId="1E46A1CA" w14:textId="77777777" w:rsidR="009A0480" w:rsidRPr="00DB4446" w:rsidRDefault="009A0480" w:rsidP="009A0480">
      <w:pPr>
        <w:rPr>
          <w:ins w:id="8516" w:author="Dylan Van Aswegen" w:date="2024-07-17T00:02:00Z" w16du:dateUtc="2024-07-16T22:02:00Z"/>
          <w:lang w:val="en-GB"/>
          <w:rPrChange w:id="8517" w:author="Dylan Van Aswegen" w:date="2024-07-17T00:19:00Z" w16du:dateUtc="2024-07-16T22:19:00Z">
            <w:rPr>
              <w:ins w:id="8518" w:author="Dylan Van Aswegen" w:date="2024-07-17T00:02:00Z" w16du:dateUtc="2024-07-16T22:02:00Z"/>
            </w:rPr>
          </w:rPrChange>
        </w:rPr>
        <w:pPrChange w:id="8519" w:author="Dylan Van Aswegen" w:date="2024-07-17T00:02:00Z" w16du:dateUtc="2024-07-16T22:02:00Z">
          <w:pPr>
            <w:pStyle w:val="Heading3"/>
          </w:pPr>
        </w:pPrChange>
      </w:pPr>
    </w:p>
    <w:p w14:paraId="50BE820C" w14:textId="42858F58" w:rsidR="00456D57" w:rsidRDefault="00456D57">
      <w:pPr>
        <w:pStyle w:val="Heading3"/>
        <w:rPr>
          <w:ins w:id="8520" w:author="Dylan Van Aswegen" w:date="2024-07-15T14:57:00Z" w16du:dateUtc="2024-07-15T12:57:00Z"/>
        </w:rPr>
      </w:pPr>
      <w:ins w:id="8521" w:author="Dylan Van Aswegen" w:date="2024-07-15T14:57:00Z" w16du:dateUtc="2024-07-15T12:57:00Z">
        <w:r>
          <w:t>Communications</w:t>
        </w:r>
      </w:ins>
    </w:p>
    <w:p w14:paraId="6A610D34" w14:textId="4055FE71" w:rsidR="00013D07" w:rsidRPr="00456D57" w:rsidRDefault="00AC2303">
      <w:pPr>
        <w:rPr>
          <w:ins w:id="8522" w:author="Dylan Van Aswegen" w:date="2024-07-15T14:57:00Z" w16du:dateUtc="2024-07-15T12:57:00Z"/>
        </w:rPr>
        <w:pPrChange w:id="8523" w:author="Dylan Van Aswegen" w:date="2024-07-15T14:57:00Z" w16du:dateUtc="2024-07-15T12:57:00Z">
          <w:pPr>
            <w:pStyle w:val="Heading3"/>
          </w:pPr>
        </w:pPrChange>
      </w:pPr>
      <w:ins w:id="8524" w:author="Dylan Van Aswegen" w:date="2024-07-15T14:58:00Z" w16du:dateUtc="2024-07-15T12:58:00Z">
        <w:r>
          <w:t xml:space="preserve">The application admin will be navigated to the communications page </w:t>
        </w:r>
      </w:ins>
      <w:ins w:id="8525" w:author="Dylan Van Aswegen" w:date="2024-07-15T15:00:00Z" w16du:dateUtc="2024-07-15T13:00:00Z">
        <w:r w:rsidR="00BB0FF7">
          <w:t>by clicking on the communications link in the side menu</w:t>
        </w:r>
        <w:r w:rsidR="00F1198E">
          <w:t xml:space="preserve">. </w:t>
        </w:r>
        <w:r w:rsidR="00013D07">
          <w:t>Th</w:t>
        </w:r>
      </w:ins>
      <w:ins w:id="8526" w:author="Dylan Van Aswegen" w:date="2024-07-15T15:01:00Z" w16du:dateUtc="2024-07-15T13:01:00Z">
        <w:r w:rsidR="00013D07">
          <w:t>is page will consist of buttons to create a new emai</w:t>
        </w:r>
      </w:ins>
      <w:ins w:id="8527" w:author="Dylan Van Aswegen" w:date="2024-07-15T15:03:00Z" w16du:dateUtc="2024-07-15T13:03:00Z">
        <w:r w:rsidR="002A4051">
          <w:t xml:space="preserve">l, once clicked, the application administrator will be presented with a window the capture and send the email. </w:t>
        </w:r>
      </w:ins>
    </w:p>
    <w:p w14:paraId="1E39D1E6" w14:textId="0614C650" w:rsidR="002E55F8" w:rsidRDefault="002E55F8" w:rsidP="002E55F8">
      <w:pPr>
        <w:pStyle w:val="Heading4"/>
        <w:rPr>
          <w:ins w:id="8528" w:author="Dylan Van Aswegen" w:date="2024-07-15T15:14:00Z" w16du:dateUtc="2024-07-15T13:14:00Z"/>
          <w:i w:val="0"/>
          <w:iCs w:val="0"/>
          <w:sz w:val="32"/>
          <w:szCs w:val="32"/>
        </w:rPr>
      </w:pPr>
      <w:ins w:id="8529" w:author="Dylan Van Aswegen" w:date="2024-07-15T15:03:00Z" w16du:dateUtc="2024-07-15T13:03:00Z">
        <w:r w:rsidRPr="002E55F8">
          <w:rPr>
            <w:i w:val="0"/>
            <w:iCs w:val="0"/>
            <w:sz w:val="32"/>
            <w:szCs w:val="32"/>
            <w:rPrChange w:id="8530" w:author="Dylan Van Aswegen" w:date="2024-07-15T15:03:00Z" w16du:dateUtc="2024-07-15T13:03:00Z">
              <w:rPr/>
            </w:rPrChange>
          </w:rPr>
          <w:t>C</w:t>
        </w:r>
      </w:ins>
      <w:ins w:id="8531" w:author="Dylan Van Aswegen" w:date="2024-07-15T15:04:00Z" w16du:dateUtc="2024-07-15T13:04:00Z">
        <w:r>
          <w:rPr>
            <w:i w:val="0"/>
            <w:iCs w:val="0"/>
            <w:sz w:val="32"/>
            <w:szCs w:val="32"/>
          </w:rPr>
          <w:t xml:space="preserve">reate Email </w:t>
        </w:r>
      </w:ins>
    </w:p>
    <w:p w14:paraId="555A913B" w14:textId="30379742" w:rsidR="00462898" w:rsidRPr="00462898" w:rsidRDefault="00462898">
      <w:pPr>
        <w:rPr>
          <w:ins w:id="8532" w:author="Dylan Van Aswegen" w:date="2024-07-15T15:04:00Z" w16du:dateUtc="2024-07-15T13:04:00Z"/>
          <w:i/>
          <w:iCs/>
          <w:rPrChange w:id="8533" w:author="Dylan Van Aswegen" w:date="2024-07-15T15:14:00Z" w16du:dateUtc="2024-07-15T13:14:00Z">
            <w:rPr>
              <w:ins w:id="8534" w:author="Dylan Van Aswegen" w:date="2024-07-15T15:04:00Z" w16du:dateUtc="2024-07-15T13:04:00Z"/>
              <w:i w:val="0"/>
              <w:iCs w:val="0"/>
              <w:sz w:val="32"/>
              <w:szCs w:val="32"/>
            </w:rPr>
          </w:rPrChange>
        </w:rPr>
        <w:pPrChange w:id="8535" w:author="Dylan Van Aswegen" w:date="2024-07-15T15:14:00Z" w16du:dateUtc="2024-07-15T13:14:00Z">
          <w:pPr>
            <w:pStyle w:val="Heading4"/>
          </w:pPr>
        </w:pPrChange>
      </w:pPr>
      <w:ins w:id="8536" w:author="Dylan Van Aswegen" w:date="2024-07-15T15:14:00Z" w16du:dateUtc="2024-07-15T13:14:00Z">
        <w:r>
          <w:t xml:space="preserve">The create email page will be displayed to the application administrator when they click the button to create a new email. This page will consist of the </w:t>
        </w:r>
      </w:ins>
      <w:ins w:id="8537" w:author="Dylan Van Aswegen" w:date="2024-07-15T15:15:00Z" w16du:dateUtc="2024-07-15T13:15:00Z">
        <w:r>
          <w:t xml:space="preserve">following fields: </w:t>
        </w:r>
      </w:ins>
    </w:p>
    <w:tbl>
      <w:tblPr>
        <w:tblStyle w:val="GridTable4-Accent1"/>
        <w:tblW w:w="10774" w:type="dxa"/>
        <w:tblInd w:w="-714" w:type="dxa"/>
        <w:tblLook w:val="04A0" w:firstRow="1" w:lastRow="0" w:firstColumn="1" w:lastColumn="0" w:noHBand="0" w:noVBand="1"/>
      </w:tblPr>
      <w:tblGrid>
        <w:gridCol w:w="1099"/>
        <w:gridCol w:w="1628"/>
        <w:gridCol w:w="1167"/>
        <w:gridCol w:w="2215"/>
        <w:gridCol w:w="1369"/>
        <w:gridCol w:w="3296"/>
      </w:tblGrid>
      <w:tr w:rsidR="00714A6E" w14:paraId="5AC8D195" w14:textId="77777777" w:rsidTr="00225C97">
        <w:trPr>
          <w:cnfStyle w:val="100000000000" w:firstRow="1" w:lastRow="0" w:firstColumn="0" w:lastColumn="0" w:oddVBand="0" w:evenVBand="0" w:oddHBand="0" w:evenHBand="0" w:firstRowFirstColumn="0" w:firstRowLastColumn="0" w:lastRowFirstColumn="0" w:lastRowLastColumn="0"/>
          <w:tblHeader/>
          <w:ins w:id="8538" w:author="Dylan Van Aswegen" w:date="2024-07-15T15:06:00Z"/>
        </w:trPr>
        <w:tc>
          <w:tcPr>
            <w:cnfStyle w:val="001000000000" w:firstRow="0" w:lastRow="0" w:firstColumn="1" w:lastColumn="0" w:oddVBand="0" w:evenVBand="0" w:oddHBand="0" w:evenHBand="0" w:firstRowFirstColumn="0" w:firstRowLastColumn="0" w:lastRowFirstColumn="0" w:lastRowLastColumn="0"/>
            <w:tcW w:w="1099" w:type="dxa"/>
            <w:shd w:val="clear" w:color="auto" w:fill="002060"/>
          </w:tcPr>
          <w:p w14:paraId="39635CCB" w14:textId="77777777" w:rsidR="00714A6E" w:rsidRDefault="00714A6E">
            <w:pPr>
              <w:spacing w:line="360" w:lineRule="auto"/>
              <w:jc w:val="both"/>
              <w:rPr>
                <w:ins w:id="8539" w:author="Dylan Van Aswegen" w:date="2024-07-15T15:06:00Z" w16du:dateUtc="2024-07-15T13:06:00Z"/>
                <w:rFonts w:ascii="Arial" w:hAnsi="Arial" w:cs="Arial"/>
                <w:sz w:val="20"/>
                <w:szCs w:val="20"/>
                <w:lang w:val="en-GB"/>
              </w:rPr>
            </w:pPr>
            <w:ins w:id="8540" w:author="Dylan Van Aswegen" w:date="2024-07-15T15:06:00Z" w16du:dateUtc="2024-07-15T13:06:00Z">
              <w:r>
                <w:rPr>
                  <w:rFonts w:ascii="Arial" w:hAnsi="Arial" w:cs="Arial"/>
                  <w:sz w:val="20"/>
                  <w:szCs w:val="20"/>
                  <w:lang w:val="en-GB"/>
                </w:rPr>
                <w:t xml:space="preserve">Field Number </w:t>
              </w:r>
            </w:ins>
          </w:p>
        </w:tc>
        <w:tc>
          <w:tcPr>
            <w:tcW w:w="1628" w:type="dxa"/>
            <w:shd w:val="clear" w:color="auto" w:fill="002060"/>
          </w:tcPr>
          <w:p w14:paraId="33EBB422" w14:textId="77777777" w:rsidR="00714A6E" w:rsidRDefault="00714A6E">
            <w:pPr>
              <w:spacing w:line="360" w:lineRule="auto"/>
              <w:jc w:val="both"/>
              <w:cnfStyle w:val="100000000000" w:firstRow="1" w:lastRow="0" w:firstColumn="0" w:lastColumn="0" w:oddVBand="0" w:evenVBand="0" w:oddHBand="0" w:evenHBand="0" w:firstRowFirstColumn="0" w:firstRowLastColumn="0" w:lastRowFirstColumn="0" w:lastRowLastColumn="0"/>
              <w:rPr>
                <w:ins w:id="8541" w:author="Dylan Van Aswegen" w:date="2024-07-15T15:06:00Z" w16du:dateUtc="2024-07-15T13:06:00Z"/>
                <w:rFonts w:ascii="Arial" w:hAnsi="Arial" w:cs="Arial"/>
                <w:sz w:val="20"/>
                <w:szCs w:val="20"/>
                <w:lang w:val="en-GB"/>
              </w:rPr>
            </w:pPr>
            <w:ins w:id="8542" w:author="Dylan Van Aswegen" w:date="2024-07-15T15:06:00Z" w16du:dateUtc="2024-07-15T13:06:00Z">
              <w:r>
                <w:rPr>
                  <w:rFonts w:ascii="Arial" w:hAnsi="Arial" w:cs="Arial"/>
                  <w:sz w:val="20"/>
                  <w:szCs w:val="20"/>
                  <w:lang w:val="en-GB"/>
                </w:rPr>
                <w:t>Field Name</w:t>
              </w:r>
            </w:ins>
          </w:p>
        </w:tc>
        <w:tc>
          <w:tcPr>
            <w:tcW w:w="1167" w:type="dxa"/>
            <w:shd w:val="clear" w:color="auto" w:fill="002060"/>
          </w:tcPr>
          <w:p w14:paraId="746A54C4" w14:textId="77777777" w:rsidR="00714A6E" w:rsidRDefault="00714A6E">
            <w:pPr>
              <w:spacing w:line="360" w:lineRule="auto"/>
              <w:jc w:val="both"/>
              <w:cnfStyle w:val="100000000000" w:firstRow="1" w:lastRow="0" w:firstColumn="0" w:lastColumn="0" w:oddVBand="0" w:evenVBand="0" w:oddHBand="0" w:evenHBand="0" w:firstRowFirstColumn="0" w:firstRowLastColumn="0" w:lastRowFirstColumn="0" w:lastRowLastColumn="0"/>
              <w:rPr>
                <w:ins w:id="8543" w:author="Dylan Van Aswegen" w:date="2024-07-15T15:06:00Z" w16du:dateUtc="2024-07-15T13:06:00Z"/>
                <w:rFonts w:ascii="Arial" w:hAnsi="Arial" w:cs="Arial"/>
                <w:sz w:val="20"/>
                <w:szCs w:val="20"/>
                <w:lang w:val="en-GB"/>
              </w:rPr>
            </w:pPr>
            <w:ins w:id="8544" w:author="Dylan Van Aswegen" w:date="2024-07-15T15:06:00Z" w16du:dateUtc="2024-07-15T13:06:00Z">
              <w:r>
                <w:rPr>
                  <w:rFonts w:ascii="Arial" w:hAnsi="Arial" w:cs="Arial"/>
                  <w:sz w:val="20"/>
                  <w:szCs w:val="20"/>
                  <w:lang w:val="en-GB"/>
                </w:rPr>
                <w:t>Field Type</w:t>
              </w:r>
            </w:ins>
          </w:p>
        </w:tc>
        <w:tc>
          <w:tcPr>
            <w:tcW w:w="2215" w:type="dxa"/>
            <w:shd w:val="clear" w:color="auto" w:fill="002060"/>
          </w:tcPr>
          <w:p w14:paraId="2E42C9EE" w14:textId="77777777" w:rsidR="00714A6E" w:rsidRDefault="00714A6E">
            <w:pPr>
              <w:spacing w:line="360" w:lineRule="auto"/>
              <w:jc w:val="both"/>
              <w:cnfStyle w:val="100000000000" w:firstRow="1" w:lastRow="0" w:firstColumn="0" w:lastColumn="0" w:oddVBand="0" w:evenVBand="0" w:oddHBand="0" w:evenHBand="0" w:firstRowFirstColumn="0" w:firstRowLastColumn="0" w:lastRowFirstColumn="0" w:lastRowLastColumn="0"/>
              <w:rPr>
                <w:ins w:id="8545" w:author="Dylan Van Aswegen" w:date="2024-07-15T15:06:00Z" w16du:dateUtc="2024-07-15T13:06:00Z"/>
                <w:rFonts w:ascii="Arial" w:hAnsi="Arial" w:cs="Arial"/>
                <w:sz w:val="20"/>
                <w:szCs w:val="20"/>
                <w:lang w:val="en-GB"/>
              </w:rPr>
            </w:pPr>
            <w:ins w:id="8546" w:author="Dylan Van Aswegen" w:date="2024-07-15T15:06:00Z" w16du:dateUtc="2024-07-15T13:06:00Z">
              <w:r>
                <w:rPr>
                  <w:rFonts w:ascii="Arial" w:hAnsi="Arial" w:cs="Arial"/>
                  <w:sz w:val="20"/>
                  <w:szCs w:val="20"/>
                  <w:lang w:val="en-GB"/>
                </w:rPr>
                <w:t>Field Data Type</w:t>
              </w:r>
            </w:ins>
          </w:p>
        </w:tc>
        <w:tc>
          <w:tcPr>
            <w:tcW w:w="1369" w:type="dxa"/>
            <w:shd w:val="clear" w:color="auto" w:fill="002060"/>
          </w:tcPr>
          <w:p w14:paraId="53498A7F" w14:textId="77777777" w:rsidR="00714A6E" w:rsidRDefault="00714A6E">
            <w:pPr>
              <w:spacing w:line="360" w:lineRule="auto"/>
              <w:jc w:val="both"/>
              <w:cnfStyle w:val="100000000000" w:firstRow="1" w:lastRow="0" w:firstColumn="0" w:lastColumn="0" w:oddVBand="0" w:evenVBand="0" w:oddHBand="0" w:evenHBand="0" w:firstRowFirstColumn="0" w:firstRowLastColumn="0" w:lastRowFirstColumn="0" w:lastRowLastColumn="0"/>
              <w:rPr>
                <w:ins w:id="8547" w:author="Dylan Van Aswegen" w:date="2024-07-15T15:06:00Z" w16du:dateUtc="2024-07-15T13:06:00Z"/>
                <w:rFonts w:ascii="Arial" w:hAnsi="Arial" w:cs="Arial"/>
                <w:sz w:val="20"/>
                <w:szCs w:val="20"/>
                <w:lang w:val="en-GB"/>
              </w:rPr>
            </w:pPr>
            <w:ins w:id="8548" w:author="Dylan Van Aswegen" w:date="2024-07-15T15:06:00Z" w16du:dateUtc="2024-07-15T13:06:00Z">
              <w:r>
                <w:rPr>
                  <w:rFonts w:ascii="Arial" w:hAnsi="Arial" w:cs="Arial"/>
                  <w:sz w:val="20"/>
                  <w:szCs w:val="20"/>
                  <w:lang w:val="en-GB"/>
                </w:rPr>
                <w:t>Required?</w:t>
              </w:r>
            </w:ins>
          </w:p>
        </w:tc>
        <w:tc>
          <w:tcPr>
            <w:tcW w:w="3296" w:type="dxa"/>
            <w:shd w:val="clear" w:color="auto" w:fill="002060"/>
          </w:tcPr>
          <w:p w14:paraId="47531E93" w14:textId="77777777" w:rsidR="00714A6E" w:rsidRDefault="00714A6E">
            <w:pPr>
              <w:spacing w:line="360" w:lineRule="auto"/>
              <w:jc w:val="both"/>
              <w:cnfStyle w:val="100000000000" w:firstRow="1" w:lastRow="0" w:firstColumn="0" w:lastColumn="0" w:oddVBand="0" w:evenVBand="0" w:oddHBand="0" w:evenHBand="0" w:firstRowFirstColumn="0" w:firstRowLastColumn="0" w:lastRowFirstColumn="0" w:lastRowLastColumn="0"/>
              <w:rPr>
                <w:ins w:id="8549" w:author="Dylan Van Aswegen" w:date="2024-07-15T15:06:00Z" w16du:dateUtc="2024-07-15T13:06:00Z"/>
                <w:rFonts w:ascii="Arial" w:hAnsi="Arial" w:cs="Arial"/>
                <w:sz w:val="20"/>
                <w:szCs w:val="20"/>
                <w:lang w:val="en-GB"/>
              </w:rPr>
            </w:pPr>
            <w:ins w:id="8550" w:author="Dylan Van Aswegen" w:date="2024-07-15T15:06:00Z" w16du:dateUtc="2024-07-15T13:06:00Z">
              <w:r>
                <w:rPr>
                  <w:rFonts w:ascii="Arial" w:hAnsi="Arial" w:cs="Arial"/>
                  <w:sz w:val="20"/>
                  <w:szCs w:val="20"/>
                  <w:lang w:val="en-GB"/>
                </w:rPr>
                <w:t>Field Rules</w:t>
              </w:r>
            </w:ins>
          </w:p>
        </w:tc>
      </w:tr>
      <w:tr w:rsidR="008A0344" w14:paraId="01A203FC" w14:textId="77777777" w:rsidTr="00225C97">
        <w:trPr>
          <w:cnfStyle w:val="000000100000" w:firstRow="0" w:lastRow="0" w:firstColumn="0" w:lastColumn="0" w:oddVBand="0" w:evenVBand="0" w:oddHBand="1" w:evenHBand="0" w:firstRowFirstColumn="0" w:firstRowLastColumn="0" w:lastRowFirstColumn="0" w:lastRowLastColumn="0"/>
          <w:trHeight w:val="192"/>
          <w:ins w:id="8551" w:author="Dylan Van Aswegen" w:date="2024-07-15T15:08:00Z"/>
        </w:trPr>
        <w:tc>
          <w:tcPr>
            <w:cnfStyle w:val="001000000000" w:firstRow="0" w:lastRow="0" w:firstColumn="1" w:lastColumn="0" w:oddVBand="0" w:evenVBand="0" w:oddHBand="0" w:evenHBand="0" w:firstRowFirstColumn="0" w:firstRowLastColumn="0" w:lastRowFirstColumn="0" w:lastRowLastColumn="0"/>
            <w:tcW w:w="1099" w:type="dxa"/>
          </w:tcPr>
          <w:p w14:paraId="1E73C528" w14:textId="77777777" w:rsidR="008A0344" w:rsidRDefault="008A0344">
            <w:pPr>
              <w:spacing w:line="360" w:lineRule="auto"/>
              <w:jc w:val="both"/>
              <w:rPr>
                <w:ins w:id="8552" w:author="Dylan Van Aswegen" w:date="2024-07-15T15:08:00Z" w16du:dateUtc="2024-07-15T13:08:00Z"/>
                <w:rFonts w:ascii="Arial" w:hAnsi="Arial" w:cs="Arial"/>
                <w:sz w:val="20"/>
                <w:szCs w:val="20"/>
                <w:lang w:val="en-GB"/>
              </w:rPr>
            </w:pPr>
          </w:p>
        </w:tc>
        <w:tc>
          <w:tcPr>
            <w:tcW w:w="1628" w:type="dxa"/>
          </w:tcPr>
          <w:p w14:paraId="5A5F4EEB" w14:textId="1B9DA81F" w:rsidR="008A0344" w:rsidRDefault="008A0344">
            <w:pPr>
              <w:spacing w:line="360" w:lineRule="auto"/>
              <w:jc w:val="both"/>
              <w:cnfStyle w:val="000000100000" w:firstRow="0" w:lastRow="0" w:firstColumn="0" w:lastColumn="0" w:oddVBand="0" w:evenVBand="0" w:oddHBand="1" w:evenHBand="0" w:firstRowFirstColumn="0" w:firstRowLastColumn="0" w:lastRowFirstColumn="0" w:lastRowLastColumn="0"/>
              <w:rPr>
                <w:ins w:id="8553" w:author="Dylan Van Aswegen" w:date="2024-07-15T15:08:00Z" w16du:dateUtc="2024-07-15T13:08:00Z"/>
                <w:rFonts w:ascii="Arial" w:hAnsi="Arial" w:cs="Arial"/>
                <w:sz w:val="20"/>
                <w:szCs w:val="20"/>
                <w:lang w:val="en-GB"/>
              </w:rPr>
            </w:pPr>
            <w:ins w:id="8554" w:author="Dylan Van Aswegen" w:date="2024-07-15T15:08:00Z" w16du:dateUtc="2024-07-15T13:08:00Z">
              <w:r>
                <w:rPr>
                  <w:rFonts w:ascii="Arial" w:hAnsi="Arial" w:cs="Arial"/>
                  <w:sz w:val="20"/>
                  <w:szCs w:val="20"/>
                  <w:lang w:val="en-GB"/>
                </w:rPr>
                <w:t>Send To (Mailing List)</w:t>
              </w:r>
            </w:ins>
          </w:p>
        </w:tc>
        <w:tc>
          <w:tcPr>
            <w:tcW w:w="1167" w:type="dxa"/>
          </w:tcPr>
          <w:p w14:paraId="156380D7" w14:textId="543A63C5" w:rsidR="008A0344" w:rsidRDefault="008A0344">
            <w:pPr>
              <w:spacing w:line="360" w:lineRule="auto"/>
              <w:jc w:val="both"/>
              <w:cnfStyle w:val="000000100000" w:firstRow="0" w:lastRow="0" w:firstColumn="0" w:lastColumn="0" w:oddVBand="0" w:evenVBand="0" w:oddHBand="1" w:evenHBand="0" w:firstRowFirstColumn="0" w:firstRowLastColumn="0" w:lastRowFirstColumn="0" w:lastRowLastColumn="0"/>
              <w:rPr>
                <w:ins w:id="8555" w:author="Dylan Van Aswegen" w:date="2024-07-15T15:08:00Z" w16du:dateUtc="2024-07-15T13:08:00Z"/>
                <w:rFonts w:ascii="Arial" w:hAnsi="Arial" w:cs="Arial"/>
                <w:sz w:val="20"/>
                <w:szCs w:val="20"/>
                <w:lang w:val="en-GB"/>
              </w:rPr>
            </w:pPr>
            <w:ins w:id="8556" w:author="Dylan Van Aswegen" w:date="2024-07-15T15:08:00Z" w16du:dateUtc="2024-07-15T13:08:00Z">
              <w:r>
                <w:rPr>
                  <w:rFonts w:ascii="Arial" w:hAnsi="Arial" w:cs="Arial"/>
                  <w:sz w:val="20"/>
                  <w:szCs w:val="20"/>
                  <w:lang w:val="en-GB"/>
                </w:rPr>
                <w:t>Drop Down</w:t>
              </w:r>
            </w:ins>
          </w:p>
        </w:tc>
        <w:tc>
          <w:tcPr>
            <w:tcW w:w="2215" w:type="dxa"/>
          </w:tcPr>
          <w:p w14:paraId="25526810" w14:textId="586F0774" w:rsidR="008A0344" w:rsidRPr="008A0344" w:rsidRDefault="008A0344" w:rsidP="008A0344">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8557" w:author="Dylan Van Aswegen" w:date="2024-07-15T15:08:00Z" w16du:dateUtc="2024-07-15T13:08:00Z"/>
                <w:rFonts w:ascii="Arial" w:hAnsi="Arial" w:cs="Arial"/>
                <w:sz w:val="20"/>
                <w:szCs w:val="20"/>
                <w:lang w:val="en-GB"/>
                <w:rPrChange w:id="8558" w:author="Dylan Van Aswegen" w:date="2024-07-15T15:08:00Z" w16du:dateUtc="2024-07-15T13:08:00Z">
                  <w:rPr>
                    <w:ins w:id="8559" w:author="Dylan Van Aswegen" w:date="2024-07-15T15:08:00Z" w16du:dateUtc="2024-07-15T13:08:00Z"/>
                    <w:lang w:val="en-GB"/>
                  </w:rPr>
                </w:rPrChange>
              </w:rPr>
            </w:pPr>
            <w:ins w:id="8560" w:author="Dylan Van Aswegen" w:date="2024-07-15T15:08:00Z" w16du:dateUtc="2024-07-15T13:08:00Z">
              <w:r>
                <w:rPr>
                  <w:rFonts w:ascii="Arial" w:hAnsi="Arial" w:cs="Arial"/>
                  <w:sz w:val="20"/>
                  <w:szCs w:val="20"/>
                  <w:lang w:val="en-GB"/>
                </w:rPr>
                <w:t>Mailing Lists</w:t>
              </w:r>
            </w:ins>
          </w:p>
        </w:tc>
        <w:tc>
          <w:tcPr>
            <w:tcW w:w="1369" w:type="dxa"/>
          </w:tcPr>
          <w:p w14:paraId="656EEAE1" w14:textId="79D7E301" w:rsidR="008A0344" w:rsidRDefault="008A0344">
            <w:pPr>
              <w:spacing w:line="360" w:lineRule="auto"/>
              <w:jc w:val="both"/>
              <w:cnfStyle w:val="000000100000" w:firstRow="0" w:lastRow="0" w:firstColumn="0" w:lastColumn="0" w:oddVBand="0" w:evenVBand="0" w:oddHBand="1" w:evenHBand="0" w:firstRowFirstColumn="0" w:firstRowLastColumn="0" w:lastRowFirstColumn="0" w:lastRowLastColumn="0"/>
              <w:rPr>
                <w:ins w:id="8561" w:author="Dylan Van Aswegen" w:date="2024-07-15T15:08:00Z" w16du:dateUtc="2024-07-15T13:08:00Z"/>
                <w:rFonts w:ascii="Arial" w:hAnsi="Arial" w:cs="Arial"/>
                <w:sz w:val="20"/>
                <w:szCs w:val="20"/>
                <w:lang w:val="en-GB"/>
              </w:rPr>
            </w:pPr>
            <w:ins w:id="8562" w:author="Dylan Van Aswegen" w:date="2024-07-15T15:08:00Z" w16du:dateUtc="2024-07-15T13:08:00Z">
              <w:r>
                <w:rPr>
                  <w:rFonts w:ascii="Arial" w:hAnsi="Arial" w:cs="Arial"/>
                  <w:sz w:val="20"/>
                  <w:szCs w:val="20"/>
                  <w:lang w:val="en-GB"/>
                </w:rPr>
                <w:t>No</w:t>
              </w:r>
            </w:ins>
          </w:p>
        </w:tc>
        <w:tc>
          <w:tcPr>
            <w:tcW w:w="3296" w:type="dxa"/>
          </w:tcPr>
          <w:p w14:paraId="6B359500" w14:textId="6D56C095" w:rsidR="008A0344" w:rsidRDefault="008A0344">
            <w:pPr>
              <w:spacing w:line="360" w:lineRule="auto"/>
              <w:jc w:val="both"/>
              <w:cnfStyle w:val="000000100000" w:firstRow="0" w:lastRow="0" w:firstColumn="0" w:lastColumn="0" w:oddVBand="0" w:evenVBand="0" w:oddHBand="1" w:evenHBand="0" w:firstRowFirstColumn="0" w:firstRowLastColumn="0" w:lastRowFirstColumn="0" w:lastRowLastColumn="0"/>
              <w:rPr>
                <w:ins w:id="8563" w:author="Dylan Van Aswegen" w:date="2024-07-15T15:08:00Z" w16du:dateUtc="2024-07-15T13:08:00Z"/>
                <w:rFonts w:ascii="Arial" w:hAnsi="Arial" w:cs="Arial"/>
                <w:sz w:val="20"/>
                <w:szCs w:val="20"/>
                <w:lang w:val="en-GB"/>
              </w:rPr>
            </w:pPr>
            <w:ins w:id="8564" w:author="Dylan Van Aswegen" w:date="2024-07-15T15:09:00Z" w16du:dateUtc="2024-07-15T13:09:00Z">
              <w:r>
                <w:rPr>
                  <w:rFonts w:ascii="Arial" w:hAnsi="Arial" w:cs="Arial"/>
                  <w:sz w:val="20"/>
                  <w:szCs w:val="20"/>
                  <w:lang w:val="en-GB"/>
                </w:rPr>
                <w:t xml:space="preserve">This field will be populated with the names of the mailing lists that has been created by the application </w:t>
              </w:r>
              <w:r w:rsidR="009765BB">
                <w:rPr>
                  <w:rFonts w:ascii="Arial" w:hAnsi="Arial" w:cs="Arial"/>
                  <w:sz w:val="20"/>
                  <w:szCs w:val="20"/>
                  <w:lang w:val="en-GB"/>
                </w:rPr>
                <w:t>admin. If the application admin selects a mailing list, the members of that mailing list should be populated in the recipients page</w:t>
              </w:r>
            </w:ins>
            <w:ins w:id="8565" w:author="Dylan Van Aswegen" w:date="2024-07-15T15:10:00Z" w16du:dateUtc="2024-07-15T13:10:00Z">
              <w:r w:rsidR="009765BB">
                <w:rPr>
                  <w:rFonts w:ascii="Arial" w:hAnsi="Arial" w:cs="Arial"/>
                  <w:sz w:val="20"/>
                  <w:szCs w:val="20"/>
                  <w:lang w:val="en-GB"/>
                </w:rPr>
                <w:t xml:space="preserve">. </w:t>
              </w:r>
            </w:ins>
            <w:ins w:id="8566" w:author="Dylan Van Aswegen" w:date="2024-07-16T22:48:00Z" w16du:dateUtc="2024-07-16T20:48:00Z">
              <w:r w:rsidR="00102795">
                <w:rPr>
                  <w:rFonts w:ascii="Arial" w:hAnsi="Arial" w:cs="Arial"/>
                  <w:sz w:val="20"/>
                  <w:szCs w:val="20"/>
                  <w:lang w:val="en-GB"/>
                </w:rPr>
                <w:t>The application should filter out admin users who have not logged in for the last six months.</w:t>
              </w:r>
            </w:ins>
          </w:p>
        </w:tc>
      </w:tr>
      <w:tr w:rsidR="00714A6E" w14:paraId="4557DEE1" w14:textId="77777777" w:rsidTr="00225C97">
        <w:trPr>
          <w:trHeight w:val="192"/>
          <w:ins w:id="8567" w:author="Dylan Van Aswegen" w:date="2024-07-15T15:06:00Z"/>
        </w:trPr>
        <w:tc>
          <w:tcPr>
            <w:cnfStyle w:val="001000000000" w:firstRow="0" w:lastRow="0" w:firstColumn="1" w:lastColumn="0" w:oddVBand="0" w:evenVBand="0" w:oddHBand="0" w:evenHBand="0" w:firstRowFirstColumn="0" w:firstRowLastColumn="0" w:lastRowFirstColumn="0" w:lastRowLastColumn="0"/>
            <w:tcW w:w="1099" w:type="dxa"/>
          </w:tcPr>
          <w:p w14:paraId="651D1559" w14:textId="77777777" w:rsidR="00714A6E" w:rsidRDefault="00714A6E">
            <w:pPr>
              <w:spacing w:line="360" w:lineRule="auto"/>
              <w:jc w:val="both"/>
              <w:rPr>
                <w:ins w:id="8568" w:author="Dylan Van Aswegen" w:date="2024-07-15T15:06:00Z" w16du:dateUtc="2024-07-15T13:06:00Z"/>
                <w:rFonts w:ascii="Arial" w:hAnsi="Arial" w:cs="Arial"/>
                <w:sz w:val="20"/>
                <w:szCs w:val="20"/>
                <w:lang w:val="en-GB"/>
              </w:rPr>
            </w:pPr>
          </w:p>
        </w:tc>
        <w:tc>
          <w:tcPr>
            <w:tcW w:w="1628" w:type="dxa"/>
          </w:tcPr>
          <w:p w14:paraId="27C8D778" w14:textId="1ADC4ADA" w:rsidR="00714A6E" w:rsidRDefault="00714A6E">
            <w:pPr>
              <w:spacing w:line="360" w:lineRule="auto"/>
              <w:jc w:val="both"/>
              <w:cnfStyle w:val="000000000000" w:firstRow="0" w:lastRow="0" w:firstColumn="0" w:lastColumn="0" w:oddVBand="0" w:evenVBand="0" w:oddHBand="0" w:evenHBand="0" w:firstRowFirstColumn="0" w:firstRowLastColumn="0" w:lastRowFirstColumn="0" w:lastRowLastColumn="0"/>
              <w:rPr>
                <w:ins w:id="8569" w:author="Dylan Van Aswegen" w:date="2024-07-15T15:06:00Z" w16du:dateUtc="2024-07-15T13:06:00Z"/>
                <w:rFonts w:ascii="Arial" w:hAnsi="Arial" w:cs="Arial"/>
                <w:sz w:val="20"/>
                <w:szCs w:val="20"/>
                <w:lang w:val="en-GB"/>
              </w:rPr>
            </w:pPr>
            <w:ins w:id="8570" w:author="Dylan Van Aswegen" w:date="2024-07-15T15:06:00Z" w16du:dateUtc="2024-07-15T13:06:00Z">
              <w:r>
                <w:rPr>
                  <w:rFonts w:ascii="Arial" w:hAnsi="Arial" w:cs="Arial"/>
                  <w:sz w:val="20"/>
                  <w:szCs w:val="20"/>
                  <w:lang w:val="en-GB"/>
                </w:rPr>
                <w:t xml:space="preserve">Send To </w:t>
              </w:r>
            </w:ins>
            <w:ins w:id="8571" w:author="Dylan Van Aswegen" w:date="2024-07-15T15:07:00Z" w16du:dateUtc="2024-07-15T13:07:00Z">
              <w:r>
                <w:rPr>
                  <w:rFonts w:ascii="Arial" w:hAnsi="Arial" w:cs="Arial"/>
                  <w:sz w:val="20"/>
                  <w:szCs w:val="20"/>
                  <w:lang w:val="en-GB"/>
                </w:rPr>
                <w:t>(Organisations)</w:t>
              </w:r>
            </w:ins>
          </w:p>
        </w:tc>
        <w:tc>
          <w:tcPr>
            <w:tcW w:w="1167" w:type="dxa"/>
          </w:tcPr>
          <w:p w14:paraId="5EFECBCB" w14:textId="77777777" w:rsidR="00714A6E" w:rsidRDefault="00714A6E">
            <w:pPr>
              <w:spacing w:line="360" w:lineRule="auto"/>
              <w:jc w:val="both"/>
              <w:cnfStyle w:val="000000000000" w:firstRow="0" w:lastRow="0" w:firstColumn="0" w:lastColumn="0" w:oddVBand="0" w:evenVBand="0" w:oddHBand="0" w:evenHBand="0" w:firstRowFirstColumn="0" w:firstRowLastColumn="0" w:lastRowFirstColumn="0" w:lastRowLastColumn="0"/>
              <w:rPr>
                <w:ins w:id="8572" w:author="Dylan Van Aswegen" w:date="2024-07-15T15:06:00Z" w16du:dateUtc="2024-07-15T13:06:00Z"/>
                <w:rFonts w:ascii="Arial" w:hAnsi="Arial" w:cs="Arial"/>
                <w:sz w:val="20"/>
                <w:szCs w:val="20"/>
                <w:lang w:val="en-GB"/>
              </w:rPr>
            </w:pPr>
            <w:ins w:id="8573" w:author="Dylan Van Aswegen" w:date="2024-07-15T15:06:00Z" w16du:dateUtc="2024-07-15T13:06:00Z">
              <w:r>
                <w:rPr>
                  <w:rFonts w:ascii="Arial" w:hAnsi="Arial" w:cs="Arial"/>
                  <w:sz w:val="20"/>
                  <w:szCs w:val="20"/>
                  <w:lang w:val="en-GB"/>
                </w:rPr>
                <w:t xml:space="preserve">Multi Select List </w:t>
              </w:r>
            </w:ins>
          </w:p>
        </w:tc>
        <w:tc>
          <w:tcPr>
            <w:tcW w:w="2215" w:type="dxa"/>
          </w:tcPr>
          <w:p w14:paraId="07307A5B" w14:textId="77777777" w:rsidR="00714A6E" w:rsidRDefault="00714A6E">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8574" w:author="Dylan Van Aswegen" w:date="2024-07-15T15:07:00Z" w16du:dateUtc="2024-07-15T13:07:00Z"/>
                <w:rFonts w:ascii="Arial" w:hAnsi="Arial" w:cs="Arial"/>
                <w:sz w:val="20"/>
                <w:szCs w:val="20"/>
                <w:lang w:val="en-GB"/>
              </w:rPr>
            </w:pPr>
            <w:ins w:id="8575" w:author="Dylan Van Aswegen" w:date="2024-07-15T15:07:00Z" w16du:dateUtc="2024-07-15T13:07:00Z">
              <w:r>
                <w:rPr>
                  <w:rFonts w:ascii="Arial" w:hAnsi="Arial" w:cs="Arial"/>
                  <w:sz w:val="20"/>
                  <w:szCs w:val="20"/>
                  <w:lang w:val="en-GB"/>
                </w:rPr>
                <w:t xml:space="preserve">All </w:t>
              </w:r>
            </w:ins>
          </w:p>
          <w:p w14:paraId="6FDD033C" w14:textId="739A5A81" w:rsidR="00714A6E" w:rsidRPr="00DD6EA7" w:rsidRDefault="00714A6E">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8576" w:author="Dylan Van Aswegen" w:date="2024-07-15T15:06:00Z" w16du:dateUtc="2024-07-15T13:06:00Z"/>
                <w:rFonts w:ascii="Arial" w:hAnsi="Arial" w:cs="Arial"/>
                <w:sz w:val="20"/>
                <w:szCs w:val="20"/>
                <w:lang w:val="en-GB"/>
              </w:rPr>
            </w:pPr>
            <w:ins w:id="8577" w:author="Dylan Van Aswegen" w:date="2024-07-15T15:07:00Z" w16du:dateUtc="2024-07-15T13:07:00Z">
              <w:r>
                <w:rPr>
                  <w:rFonts w:ascii="Arial" w:hAnsi="Arial" w:cs="Arial"/>
                  <w:sz w:val="20"/>
                  <w:szCs w:val="20"/>
                  <w:lang w:val="en-GB"/>
                </w:rPr>
                <w:t>Organisations</w:t>
              </w:r>
            </w:ins>
          </w:p>
        </w:tc>
        <w:tc>
          <w:tcPr>
            <w:tcW w:w="1369" w:type="dxa"/>
          </w:tcPr>
          <w:p w14:paraId="0CD2027F" w14:textId="1A03268A" w:rsidR="00714A6E" w:rsidRDefault="008A0344">
            <w:pPr>
              <w:spacing w:line="360" w:lineRule="auto"/>
              <w:jc w:val="both"/>
              <w:cnfStyle w:val="000000000000" w:firstRow="0" w:lastRow="0" w:firstColumn="0" w:lastColumn="0" w:oddVBand="0" w:evenVBand="0" w:oddHBand="0" w:evenHBand="0" w:firstRowFirstColumn="0" w:firstRowLastColumn="0" w:lastRowFirstColumn="0" w:lastRowLastColumn="0"/>
              <w:rPr>
                <w:ins w:id="8578" w:author="Dylan Van Aswegen" w:date="2024-07-15T15:06:00Z" w16du:dateUtc="2024-07-15T13:06:00Z"/>
                <w:rFonts w:ascii="Arial" w:hAnsi="Arial" w:cs="Arial"/>
                <w:sz w:val="20"/>
                <w:szCs w:val="20"/>
                <w:lang w:val="en-GB"/>
              </w:rPr>
            </w:pPr>
            <w:ins w:id="8579" w:author="Dylan Van Aswegen" w:date="2024-07-15T15:09:00Z" w16du:dateUtc="2024-07-15T13:09:00Z">
              <w:r>
                <w:rPr>
                  <w:rFonts w:ascii="Arial" w:hAnsi="Arial" w:cs="Arial"/>
                  <w:sz w:val="20"/>
                  <w:szCs w:val="20"/>
                  <w:lang w:val="en-GB"/>
                </w:rPr>
                <w:t>No</w:t>
              </w:r>
            </w:ins>
          </w:p>
        </w:tc>
        <w:tc>
          <w:tcPr>
            <w:tcW w:w="3296" w:type="dxa"/>
          </w:tcPr>
          <w:p w14:paraId="6FB6729D" w14:textId="4AAF744D" w:rsidR="00714A6E" w:rsidRDefault="00714A6E">
            <w:pPr>
              <w:spacing w:line="360" w:lineRule="auto"/>
              <w:jc w:val="both"/>
              <w:cnfStyle w:val="000000000000" w:firstRow="0" w:lastRow="0" w:firstColumn="0" w:lastColumn="0" w:oddVBand="0" w:evenVBand="0" w:oddHBand="0" w:evenHBand="0" w:firstRowFirstColumn="0" w:firstRowLastColumn="0" w:lastRowFirstColumn="0" w:lastRowLastColumn="0"/>
              <w:rPr>
                <w:ins w:id="8580" w:author="Dylan Van Aswegen" w:date="2024-07-15T15:06:00Z" w16du:dateUtc="2024-07-15T13:06:00Z"/>
                <w:rFonts w:ascii="Arial" w:hAnsi="Arial" w:cs="Arial"/>
                <w:sz w:val="20"/>
                <w:szCs w:val="20"/>
              </w:rPr>
            </w:pPr>
            <w:ins w:id="8581" w:author="Dylan Van Aswegen" w:date="2024-07-15T15:06:00Z" w16du:dateUtc="2024-07-15T13:06:00Z">
              <w:r>
                <w:rPr>
                  <w:rFonts w:ascii="Arial" w:hAnsi="Arial" w:cs="Arial"/>
                  <w:sz w:val="20"/>
                  <w:szCs w:val="20"/>
                  <w:lang w:val="en-GB"/>
                </w:rPr>
                <w:t xml:space="preserve">This field will be populated with the names of the </w:t>
              </w:r>
            </w:ins>
            <w:ins w:id="8582" w:author="Dylan Van Aswegen" w:date="2024-07-15T15:07:00Z" w16du:dateUtc="2024-07-15T13:07:00Z">
              <w:r>
                <w:rPr>
                  <w:rFonts w:ascii="Arial" w:hAnsi="Arial" w:cs="Arial"/>
                  <w:sz w:val="20"/>
                  <w:szCs w:val="20"/>
                  <w:lang w:val="en-GB"/>
                </w:rPr>
                <w:t xml:space="preserve">organisations on the platform. </w:t>
              </w:r>
            </w:ins>
            <w:ins w:id="8583" w:author="Dylan Van Aswegen" w:date="2024-07-15T15:06:00Z" w16du:dateUtc="2024-07-15T13:06:00Z">
              <w:r>
                <w:rPr>
                  <w:rFonts w:ascii="Arial" w:hAnsi="Arial" w:cs="Arial"/>
                  <w:sz w:val="20"/>
                  <w:szCs w:val="20"/>
                  <w:lang w:val="en-GB"/>
                </w:rPr>
                <w:t xml:space="preserve">The application admin will be able to select the </w:t>
              </w:r>
            </w:ins>
            <w:ins w:id="8584" w:author="Dylan Van Aswegen" w:date="2024-07-15T15:10:00Z" w16du:dateUtc="2024-07-15T13:10:00Z">
              <w:r w:rsidR="00DB7087">
                <w:rPr>
                  <w:rFonts w:ascii="Arial" w:hAnsi="Arial" w:cs="Arial"/>
                  <w:sz w:val="20"/>
                  <w:szCs w:val="20"/>
                  <w:lang w:val="en-GB"/>
                </w:rPr>
                <w:t>organisations</w:t>
              </w:r>
            </w:ins>
            <w:ins w:id="8585" w:author="Dylan Van Aswegen" w:date="2024-07-15T15:06:00Z" w16du:dateUtc="2024-07-15T13:06:00Z">
              <w:r>
                <w:rPr>
                  <w:rFonts w:ascii="Arial" w:hAnsi="Arial" w:cs="Arial"/>
                  <w:sz w:val="20"/>
                  <w:szCs w:val="20"/>
                  <w:lang w:val="en-GB"/>
                </w:rPr>
                <w:t xml:space="preserve"> that they wish to receive the email.</w:t>
              </w:r>
            </w:ins>
            <w:ins w:id="8586" w:author="Dylan Van Aswegen" w:date="2024-07-15T15:10:00Z" w16du:dateUtc="2024-07-15T13:10:00Z">
              <w:r w:rsidR="00DB7087">
                <w:rPr>
                  <w:rFonts w:ascii="Arial" w:hAnsi="Arial" w:cs="Arial"/>
                  <w:sz w:val="20"/>
                  <w:szCs w:val="20"/>
                  <w:lang w:val="en-GB"/>
                </w:rPr>
                <w:t xml:space="preserve"> </w:t>
              </w:r>
            </w:ins>
            <w:ins w:id="8587" w:author="Dylan Van Aswegen" w:date="2024-07-15T15:12:00Z" w16du:dateUtc="2024-07-15T13:12:00Z">
              <w:r w:rsidR="00BC67CA">
                <w:rPr>
                  <w:rFonts w:ascii="Arial" w:hAnsi="Arial" w:cs="Arial"/>
                  <w:sz w:val="20"/>
                  <w:szCs w:val="20"/>
                  <w:lang w:val="en-GB"/>
                </w:rPr>
                <w:t xml:space="preserve">If the </w:t>
              </w:r>
              <w:r w:rsidR="00015707">
                <w:rPr>
                  <w:rFonts w:ascii="Arial" w:hAnsi="Arial" w:cs="Arial"/>
                  <w:sz w:val="20"/>
                  <w:szCs w:val="20"/>
                  <w:lang w:val="en-GB"/>
                </w:rPr>
                <w:t xml:space="preserve">application administrator selects the </w:t>
              </w:r>
            </w:ins>
            <w:ins w:id="8588" w:author="Dylan Van Aswegen" w:date="2024-07-16T22:46:00Z" w16du:dateUtc="2024-07-16T20:46:00Z">
              <w:r w:rsidR="003F093E">
                <w:rPr>
                  <w:rFonts w:ascii="Arial" w:hAnsi="Arial" w:cs="Arial"/>
                  <w:sz w:val="20"/>
                  <w:szCs w:val="20"/>
                  <w:lang w:val="en-GB"/>
                </w:rPr>
                <w:t>“</w:t>
              </w:r>
            </w:ins>
            <w:ins w:id="8589" w:author="Dylan Van Aswegen" w:date="2024-07-15T15:12:00Z" w16du:dateUtc="2024-07-15T13:12:00Z">
              <w:r w:rsidR="00015707">
                <w:rPr>
                  <w:rFonts w:ascii="Arial" w:hAnsi="Arial" w:cs="Arial"/>
                  <w:sz w:val="20"/>
                  <w:szCs w:val="20"/>
                  <w:lang w:val="en-GB"/>
                </w:rPr>
                <w:t>all</w:t>
              </w:r>
            </w:ins>
            <w:ins w:id="8590" w:author="Dylan Van Aswegen" w:date="2024-07-16T22:46:00Z" w16du:dateUtc="2024-07-16T20:46:00Z">
              <w:r w:rsidR="003F093E">
                <w:rPr>
                  <w:rFonts w:ascii="Arial" w:hAnsi="Arial" w:cs="Arial"/>
                  <w:sz w:val="20"/>
                  <w:szCs w:val="20"/>
                  <w:lang w:val="en-GB"/>
                </w:rPr>
                <w:t>”</w:t>
              </w:r>
            </w:ins>
            <w:ins w:id="8591" w:author="Dylan Van Aswegen" w:date="2024-07-15T15:12:00Z" w16du:dateUtc="2024-07-15T13:12:00Z">
              <w:r w:rsidR="00015707">
                <w:rPr>
                  <w:rFonts w:ascii="Arial" w:hAnsi="Arial" w:cs="Arial"/>
                  <w:sz w:val="20"/>
                  <w:szCs w:val="20"/>
                  <w:lang w:val="en-GB"/>
                </w:rPr>
                <w:t xml:space="preserve"> </w:t>
              </w:r>
            </w:ins>
            <w:ins w:id="8592" w:author="Dylan Van Aswegen" w:date="2024-07-15T15:13:00Z" w16du:dateUtc="2024-07-15T13:13:00Z">
              <w:r w:rsidR="00015707">
                <w:rPr>
                  <w:rFonts w:ascii="Arial" w:hAnsi="Arial" w:cs="Arial"/>
                  <w:sz w:val="20"/>
                  <w:szCs w:val="20"/>
                  <w:lang w:val="en-GB"/>
                </w:rPr>
                <w:t xml:space="preserve">option, all organisation administrators will be added to the recipient list. </w:t>
              </w:r>
            </w:ins>
            <w:ins w:id="8593" w:author="Dylan Van Aswegen" w:date="2024-07-15T15:10:00Z" w16du:dateUtc="2024-07-15T13:10:00Z">
              <w:r w:rsidR="00DB7087">
                <w:rPr>
                  <w:rFonts w:ascii="Arial" w:hAnsi="Arial" w:cs="Arial"/>
                  <w:sz w:val="20"/>
                  <w:szCs w:val="20"/>
                  <w:lang w:val="en-GB"/>
                </w:rPr>
                <w:t>For the organisations selected, the administrators of that organis</w:t>
              </w:r>
            </w:ins>
            <w:ins w:id="8594" w:author="Dylan Van Aswegen" w:date="2024-07-15T15:11:00Z" w16du:dateUtc="2024-07-15T13:11:00Z">
              <w:r w:rsidR="00DB7087">
                <w:rPr>
                  <w:rFonts w:ascii="Arial" w:hAnsi="Arial" w:cs="Arial"/>
                  <w:sz w:val="20"/>
                  <w:szCs w:val="20"/>
                  <w:lang w:val="en-GB"/>
                </w:rPr>
                <w:t xml:space="preserve">ation </w:t>
              </w:r>
              <w:r w:rsidR="003915E3">
                <w:rPr>
                  <w:rFonts w:ascii="Arial" w:hAnsi="Arial" w:cs="Arial"/>
                  <w:sz w:val="20"/>
                  <w:szCs w:val="20"/>
                  <w:lang w:val="en-GB"/>
                </w:rPr>
                <w:t xml:space="preserve">will be </w:t>
              </w:r>
            </w:ins>
            <w:ins w:id="8595" w:author="Dylan Van Aswegen" w:date="2024-07-15T15:13:00Z" w16du:dateUtc="2024-07-15T13:13:00Z">
              <w:r w:rsidR="00015707">
                <w:rPr>
                  <w:rFonts w:ascii="Arial" w:hAnsi="Arial" w:cs="Arial"/>
                  <w:sz w:val="20"/>
                  <w:szCs w:val="20"/>
                  <w:lang w:val="en-GB"/>
                </w:rPr>
                <w:t>available for selection from the administrators list</w:t>
              </w:r>
            </w:ins>
            <w:ins w:id="8596" w:author="Dylan Van Aswegen" w:date="2024-07-15T15:11:00Z" w16du:dateUtc="2024-07-15T13:11:00Z">
              <w:r w:rsidR="003915E3">
                <w:rPr>
                  <w:rFonts w:ascii="Arial" w:hAnsi="Arial" w:cs="Arial"/>
                  <w:sz w:val="20"/>
                  <w:szCs w:val="20"/>
                  <w:lang w:val="en-GB"/>
                </w:rPr>
                <w:t xml:space="preserve">. </w:t>
              </w:r>
            </w:ins>
            <w:ins w:id="8597" w:author="Dylan Van Aswegen" w:date="2024-07-15T15:06:00Z" w16du:dateUtc="2024-07-15T13:06:00Z">
              <w:r>
                <w:rPr>
                  <w:rFonts w:ascii="Arial" w:hAnsi="Arial" w:cs="Arial"/>
                  <w:sz w:val="20"/>
                  <w:szCs w:val="20"/>
                  <w:lang w:val="en-GB"/>
                </w:rPr>
                <w:t xml:space="preserve"> </w:t>
              </w:r>
            </w:ins>
            <w:ins w:id="8598" w:author="Dylan Van Aswegen" w:date="2024-07-16T22:47:00Z" w16du:dateUtc="2024-07-16T20:47:00Z">
              <w:r w:rsidR="00C622BA">
                <w:rPr>
                  <w:rFonts w:ascii="Arial" w:hAnsi="Arial" w:cs="Arial"/>
                  <w:sz w:val="20"/>
                  <w:szCs w:val="20"/>
                  <w:lang w:val="en-GB"/>
                </w:rPr>
                <w:t xml:space="preserve">The </w:t>
              </w:r>
              <w:r w:rsidR="00102795">
                <w:rPr>
                  <w:rFonts w:ascii="Arial" w:hAnsi="Arial" w:cs="Arial"/>
                  <w:sz w:val="20"/>
                  <w:szCs w:val="20"/>
                  <w:lang w:val="en-GB"/>
                </w:rPr>
                <w:t xml:space="preserve">application should filter out admin users who have not logged in for the last six months. </w:t>
              </w:r>
            </w:ins>
          </w:p>
        </w:tc>
      </w:tr>
      <w:tr w:rsidR="00225C97" w14:paraId="086D0FFA" w14:textId="77777777" w:rsidTr="00225C97">
        <w:trPr>
          <w:cnfStyle w:val="000000100000" w:firstRow="0" w:lastRow="0" w:firstColumn="0" w:lastColumn="0" w:oddVBand="0" w:evenVBand="0" w:oddHBand="1" w:evenHBand="0" w:firstRowFirstColumn="0" w:firstRowLastColumn="0" w:lastRowFirstColumn="0" w:lastRowLastColumn="0"/>
          <w:trHeight w:val="192"/>
          <w:ins w:id="8599" w:author="Dylan Van Aswegen" w:date="2024-07-15T15:07:00Z"/>
        </w:trPr>
        <w:tc>
          <w:tcPr>
            <w:cnfStyle w:val="001000000000" w:firstRow="0" w:lastRow="0" w:firstColumn="1" w:lastColumn="0" w:oddVBand="0" w:evenVBand="0" w:oddHBand="0" w:evenHBand="0" w:firstRowFirstColumn="0" w:firstRowLastColumn="0" w:lastRowFirstColumn="0" w:lastRowLastColumn="0"/>
            <w:tcW w:w="1099" w:type="dxa"/>
          </w:tcPr>
          <w:p w14:paraId="44509981" w14:textId="77777777" w:rsidR="00714A6E" w:rsidRDefault="00714A6E" w:rsidP="00714A6E">
            <w:pPr>
              <w:spacing w:line="360" w:lineRule="auto"/>
              <w:jc w:val="both"/>
              <w:rPr>
                <w:ins w:id="8600" w:author="Dylan Van Aswegen" w:date="2024-07-15T15:07:00Z" w16du:dateUtc="2024-07-15T13:07:00Z"/>
                <w:rFonts w:ascii="Arial" w:hAnsi="Arial" w:cs="Arial"/>
                <w:sz w:val="20"/>
                <w:szCs w:val="20"/>
                <w:lang w:val="en-GB"/>
              </w:rPr>
            </w:pPr>
          </w:p>
        </w:tc>
        <w:tc>
          <w:tcPr>
            <w:tcW w:w="1628" w:type="dxa"/>
          </w:tcPr>
          <w:p w14:paraId="631DBD08" w14:textId="72961A98" w:rsidR="00714A6E" w:rsidRDefault="00714A6E" w:rsidP="00714A6E">
            <w:pPr>
              <w:spacing w:line="360" w:lineRule="auto"/>
              <w:jc w:val="both"/>
              <w:cnfStyle w:val="000000100000" w:firstRow="0" w:lastRow="0" w:firstColumn="0" w:lastColumn="0" w:oddVBand="0" w:evenVBand="0" w:oddHBand="1" w:evenHBand="0" w:firstRowFirstColumn="0" w:firstRowLastColumn="0" w:lastRowFirstColumn="0" w:lastRowLastColumn="0"/>
              <w:rPr>
                <w:ins w:id="8601" w:author="Dylan Van Aswegen" w:date="2024-07-15T15:07:00Z" w16du:dateUtc="2024-07-15T13:07:00Z"/>
                <w:rFonts w:ascii="Arial" w:hAnsi="Arial" w:cs="Arial"/>
                <w:sz w:val="20"/>
                <w:szCs w:val="20"/>
                <w:lang w:val="en-GB"/>
              </w:rPr>
            </w:pPr>
            <w:ins w:id="8602" w:author="Dylan Van Aswegen" w:date="2024-07-15T15:07:00Z" w16du:dateUtc="2024-07-15T13:07:00Z">
              <w:r>
                <w:rPr>
                  <w:rFonts w:ascii="Arial" w:hAnsi="Arial" w:cs="Arial"/>
                  <w:sz w:val="20"/>
                  <w:szCs w:val="20"/>
                  <w:lang w:val="en-GB"/>
                </w:rPr>
                <w:t>Send To (Administrators)</w:t>
              </w:r>
            </w:ins>
          </w:p>
        </w:tc>
        <w:tc>
          <w:tcPr>
            <w:tcW w:w="1167" w:type="dxa"/>
          </w:tcPr>
          <w:p w14:paraId="06E9CD94" w14:textId="240C70F3" w:rsidR="00714A6E" w:rsidRDefault="00714A6E" w:rsidP="00714A6E">
            <w:pPr>
              <w:spacing w:line="360" w:lineRule="auto"/>
              <w:jc w:val="both"/>
              <w:cnfStyle w:val="000000100000" w:firstRow="0" w:lastRow="0" w:firstColumn="0" w:lastColumn="0" w:oddVBand="0" w:evenVBand="0" w:oddHBand="1" w:evenHBand="0" w:firstRowFirstColumn="0" w:firstRowLastColumn="0" w:lastRowFirstColumn="0" w:lastRowLastColumn="0"/>
              <w:rPr>
                <w:ins w:id="8603" w:author="Dylan Van Aswegen" w:date="2024-07-15T15:07:00Z" w16du:dateUtc="2024-07-15T13:07:00Z"/>
                <w:rFonts w:ascii="Arial" w:hAnsi="Arial" w:cs="Arial"/>
                <w:sz w:val="20"/>
                <w:szCs w:val="20"/>
                <w:lang w:val="en-GB"/>
              </w:rPr>
            </w:pPr>
            <w:ins w:id="8604" w:author="Dylan Van Aswegen" w:date="2024-07-15T15:07:00Z" w16du:dateUtc="2024-07-15T13:07:00Z">
              <w:r>
                <w:rPr>
                  <w:rFonts w:ascii="Arial" w:hAnsi="Arial" w:cs="Arial"/>
                  <w:sz w:val="20"/>
                  <w:szCs w:val="20"/>
                  <w:lang w:val="en-GB"/>
                </w:rPr>
                <w:t xml:space="preserve">Multi Select List </w:t>
              </w:r>
            </w:ins>
          </w:p>
        </w:tc>
        <w:tc>
          <w:tcPr>
            <w:tcW w:w="2215" w:type="dxa"/>
          </w:tcPr>
          <w:p w14:paraId="528048EF" w14:textId="0C55E4D6" w:rsidR="00714A6E" w:rsidRDefault="00714A6E" w:rsidP="00714A6E">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8605" w:author="Dylan Van Aswegen" w:date="2024-07-15T15:07:00Z" w16du:dateUtc="2024-07-15T13:07:00Z"/>
                <w:rFonts w:ascii="Arial" w:hAnsi="Arial" w:cs="Arial"/>
                <w:sz w:val="20"/>
                <w:szCs w:val="20"/>
                <w:lang w:val="en-GB"/>
              </w:rPr>
            </w:pPr>
            <w:ins w:id="8606" w:author="Dylan Van Aswegen" w:date="2024-07-15T15:07:00Z" w16du:dateUtc="2024-07-15T13:07:00Z">
              <w:r>
                <w:rPr>
                  <w:rFonts w:ascii="Arial" w:hAnsi="Arial" w:cs="Arial"/>
                  <w:sz w:val="20"/>
                  <w:szCs w:val="20"/>
                  <w:lang w:val="en-GB"/>
                </w:rPr>
                <w:t>Organisation Administrators</w:t>
              </w:r>
            </w:ins>
          </w:p>
        </w:tc>
        <w:tc>
          <w:tcPr>
            <w:tcW w:w="1369" w:type="dxa"/>
          </w:tcPr>
          <w:p w14:paraId="1E7ACC12" w14:textId="406A717A" w:rsidR="00714A6E" w:rsidRDefault="008A0344" w:rsidP="00714A6E">
            <w:pPr>
              <w:spacing w:line="360" w:lineRule="auto"/>
              <w:jc w:val="both"/>
              <w:cnfStyle w:val="000000100000" w:firstRow="0" w:lastRow="0" w:firstColumn="0" w:lastColumn="0" w:oddVBand="0" w:evenVBand="0" w:oddHBand="1" w:evenHBand="0" w:firstRowFirstColumn="0" w:firstRowLastColumn="0" w:lastRowFirstColumn="0" w:lastRowLastColumn="0"/>
              <w:rPr>
                <w:ins w:id="8607" w:author="Dylan Van Aswegen" w:date="2024-07-15T15:07:00Z" w16du:dateUtc="2024-07-15T13:07:00Z"/>
                <w:rFonts w:ascii="Arial" w:hAnsi="Arial" w:cs="Arial"/>
                <w:sz w:val="20"/>
                <w:szCs w:val="20"/>
                <w:lang w:val="en-GB"/>
              </w:rPr>
            </w:pPr>
            <w:ins w:id="8608" w:author="Dylan Van Aswegen" w:date="2024-07-15T15:09:00Z" w16du:dateUtc="2024-07-15T13:09:00Z">
              <w:r>
                <w:rPr>
                  <w:rFonts w:ascii="Arial" w:hAnsi="Arial" w:cs="Arial"/>
                  <w:sz w:val="20"/>
                  <w:szCs w:val="20"/>
                  <w:lang w:val="en-GB"/>
                </w:rPr>
                <w:t>No</w:t>
              </w:r>
            </w:ins>
          </w:p>
        </w:tc>
        <w:tc>
          <w:tcPr>
            <w:tcW w:w="3296" w:type="dxa"/>
          </w:tcPr>
          <w:p w14:paraId="67F3A0CF" w14:textId="1F7B9761" w:rsidR="00714A6E" w:rsidRDefault="00714A6E" w:rsidP="00714A6E">
            <w:pPr>
              <w:spacing w:line="360" w:lineRule="auto"/>
              <w:jc w:val="both"/>
              <w:cnfStyle w:val="000000100000" w:firstRow="0" w:lastRow="0" w:firstColumn="0" w:lastColumn="0" w:oddVBand="0" w:evenVBand="0" w:oddHBand="1" w:evenHBand="0" w:firstRowFirstColumn="0" w:firstRowLastColumn="0" w:lastRowFirstColumn="0" w:lastRowLastColumn="0"/>
              <w:rPr>
                <w:ins w:id="8609" w:author="Dylan Van Aswegen" w:date="2024-07-15T15:07:00Z" w16du:dateUtc="2024-07-15T13:07:00Z"/>
                <w:rFonts w:ascii="Arial" w:hAnsi="Arial" w:cs="Arial"/>
                <w:sz w:val="20"/>
                <w:szCs w:val="20"/>
                <w:lang w:val="en-GB"/>
              </w:rPr>
            </w:pPr>
            <w:ins w:id="8610" w:author="Dylan Van Aswegen" w:date="2024-07-15T15:07:00Z" w16du:dateUtc="2024-07-15T13:07:00Z">
              <w:r>
                <w:rPr>
                  <w:rFonts w:ascii="Arial" w:hAnsi="Arial" w:cs="Arial"/>
                  <w:sz w:val="20"/>
                  <w:szCs w:val="20"/>
                  <w:lang w:val="en-GB"/>
                </w:rPr>
                <w:t>This field will be populated with the names of the administrators for the organisation</w:t>
              </w:r>
            </w:ins>
            <w:ins w:id="8611" w:author="Dylan Van Aswegen" w:date="2024-07-15T15:13:00Z" w16du:dateUtc="2024-07-15T13:13:00Z">
              <w:r w:rsidR="00015707">
                <w:rPr>
                  <w:rFonts w:ascii="Arial" w:hAnsi="Arial" w:cs="Arial"/>
                  <w:sz w:val="20"/>
                  <w:szCs w:val="20"/>
                  <w:lang w:val="en-GB"/>
                </w:rPr>
                <w:t xml:space="preserve"> selected i</w:t>
              </w:r>
            </w:ins>
            <w:ins w:id="8612" w:author="Dylan Van Aswegen" w:date="2024-07-15T15:14:00Z" w16du:dateUtc="2024-07-15T13:14:00Z">
              <w:r w:rsidR="00015707">
                <w:rPr>
                  <w:rFonts w:ascii="Arial" w:hAnsi="Arial" w:cs="Arial"/>
                  <w:sz w:val="20"/>
                  <w:szCs w:val="20"/>
                  <w:lang w:val="en-GB"/>
                </w:rPr>
                <w:t>n the list above</w:t>
              </w:r>
            </w:ins>
            <w:ins w:id="8613" w:author="Dylan Van Aswegen" w:date="2024-07-15T15:07:00Z" w16du:dateUtc="2024-07-15T13:07:00Z">
              <w:r>
                <w:rPr>
                  <w:rFonts w:ascii="Arial" w:hAnsi="Arial" w:cs="Arial"/>
                  <w:sz w:val="20"/>
                  <w:szCs w:val="20"/>
                  <w:lang w:val="en-GB"/>
                </w:rPr>
                <w:t>. The application admin will be able to select the administrators that they wish to receive the email.</w:t>
              </w:r>
            </w:ins>
            <w:ins w:id="8614" w:author="Dylan Van Aswegen" w:date="2024-07-16T22:48:00Z" w16du:dateUtc="2024-07-16T20:48:00Z">
              <w:r w:rsidR="00102795">
                <w:rPr>
                  <w:rFonts w:ascii="Arial" w:hAnsi="Arial" w:cs="Arial"/>
                  <w:sz w:val="20"/>
                  <w:szCs w:val="20"/>
                  <w:lang w:val="en-GB"/>
                </w:rPr>
                <w:t xml:space="preserve"> The application should filter out admin users who have not logged in for the last six months. </w:t>
              </w:r>
            </w:ins>
            <w:ins w:id="8615" w:author="Dylan Van Aswegen" w:date="2024-07-15T15:07:00Z" w16du:dateUtc="2024-07-15T13:07:00Z">
              <w:r>
                <w:rPr>
                  <w:rFonts w:ascii="Arial" w:hAnsi="Arial" w:cs="Arial"/>
                  <w:sz w:val="20"/>
                  <w:szCs w:val="20"/>
                  <w:lang w:val="en-GB"/>
                </w:rPr>
                <w:t xml:space="preserve"> </w:t>
              </w:r>
            </w:ins>
          </w:p>
        </w:tc>
      </w:tr>
      <w:tr w:rsidR="00176496" w14:paraId="06CDCAFA" w14:textId="77777777" w:rsidTr="00225C97">
        <w:trPr>
          <w:trHeight w:val="192"/>
          <w:ins w:id="8616" w:author="Dylan Van Aswegen" w:date="2024-07-16T22:50:00Z" w16du:dateUtc="2024-07-16T20:50:00Z"/>
        </w:trPr>
        <w:tc>
          <w:tcPr>
            <w:cnfStyle w:val="001000000000" w:firstRow="0" w:lastRow="0" w:firstColumn="1" w:lastColumn="0" w:oddVBand="0" w:evenVBand="0" w:oddHBand="0" w:evenHBand="0" w:firstRowFirstColumn="0" w:firstRowLastColumn="0" w:lastRowFirstColumn="0" w:lastRowLastColumn="0"/>
            <w:tcW w:w="1099" w:type="dxa"/>
          </w:tcPr>
          <w:p w14:paraId="109BE5C8" w14:textId="77777777" w:rsidR="00176496" w:rsidRDefault="00176496" w:rsidP="00714A6E">
            <w:pPr>
              <w:spacing w:line="360" w:lineRule="auto"/>
              <w:jc w:val="both"/>
              <w:rPr>
                <w:ins w:id="8617" w:author="Dylan Van Aswegen" w:date="2024-07-16T22:50:00Z" w16du:dateUtc="2024-07-16T20:50:00Z"/>
                <w:rFonts w:ascii="Arial" w:hAnsi="Arial" w:cs="Arial"/>
                <w:sz w:val="20"/>
                <w:szCs w:val="20"/>
                <w:lang w:val="en-GB"/>
              </w:rPr>
            </w:pPr>
          </w:p>
        </w:tc>
        <w:tc>
          <w:tcPr>
            <w:tcW w:w="1628" w:type="dxa"/>
          </w:tcPr>
          <w:p w14:paraId="47CAE659" w14:textId="77777777" w:rsidR="00176496" w:rsidRDefault="00176496" w:rsidP="00714A6E">
            <w:pPr>
              <w:spacing w:line="360" w:lineRule="auto"/>
              <w:jc w:val="both"/>
              <w:cnfStyle w:val="000000000000" w:firstRow="0" w:lastRow="0" w:firstColumn="0" w:lastColumn="0" w:oddVBand="0" w:evenVBand="0" w:oddHBand="0" w:evenHBand="0" w:firstRowFirstColumn="0" w:firstRowLastColumn="0" w:lastRowFirstColumn="0" w:lastRowLastColumn="0"/>
              <w:rPr>
                <w:ins w:id="8618" w:author="Dylan Van Aswegen" w:date="2024-07-16T22:50:00Z" w16du:dateUtc="2024-07-16T20:50:00Z"/>
                <w:rFonts w:ascii="Arial" w:hAnsi="Arial" w:cs="Arial"/>
                <w:sz w:val="20"/>
                <w:szCs w:val="20"/>
                <w:lang w:val="en-GB"/>
              </w:rPr>
            </w:pPr>
          </w:p>
        </w:tc>
        <w:tc>
          <w:tcPr>
            <w:tcW w:w="1167" w:type="dxa"/>
          </w:tcPr>
          <w:p w14:paraId="4DF3C31E" w14:textId="77777777" w:rsidR="00176496" w:rsidRDefault="00176496" w:rsidP="00714A6E">
            <w:pPr>
              <w:spacing w:line="360" w:lineRule="auto"/>
              <w:jc w:val="both"/>
              <w:cnfStyle w:val="000000000000" w:firstRow="0" w:lastRow="0" w:firstColumn="0" w:lastColumn="0" w:oddVBand="0" w:evenVBand="0" w:oddHBand="0" w:evenHBand="0" w:firstRowFirstColumn="0" w:firstRowLastColumn="0" w:lastRowFirstColumn="0" w:lastRowLastColumn="0"/>
              <w:rPr>
                <w:ins w:id="8619" w:author="Dylan Van Aswegen" w:date="2024-07-16T22:50:00Z" w16du:dateUtc="2024-07-16T20:50:00Z"/>
                <w:rFonts w:ascii="Arial" w:hAnsi="Arial" w:cs="Arial"/>
                <w:sz w:val="20"/>
                <w:szCs w:val="20"/>
                <w:lang w:val="en-GB"/>
              </w:rPr>
            </w:pPr>
          </w:p>
        </w:tc>
        <w:tc>
          <w:tcPr>
            <w:tcW w:w="2215" w:type="dxa"/>
          </w:tcPr>
          <w:p w14:paraId="1B912720" w14:textId="77777777" w:rsidR="00176496" w:rsidRDefault="00176496" w:rsidP="00714A6E">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8620" w:author="Dylan Van Aswegen" w:date="2024-07-16T22:50:00Z" w16du:dateUtc="2024-07-16T20:50:00Z"/>
                <w:rFonts w:ascii="Arial" w:hAnsi="Arial" w:cs="Arial"/>
                <w:sz w:val="20"/>
                <w:szCs w:val="20"/>
                <w:lang w:val="en-GB"/>
              </w:rPr>
            </w:pPr>
          </w:p>
        </w:tc>
        <w:tc>
          <w:tcPr>
            <w:tcW w:w="1369" w:type="dxa"/>
          </w:tcPr>
          <w:p w14:paraId="2A96A635" w14:textId="77777777" w:rsidR="00176496" w:rsidRDefault="00176496" w:rsidP="00714A6E">
            <w:pPr>
              <w:spacing w:line="360" w:lineRule="auto"/>
              <w:jc w:val="both"/>
              <w:cnfStyle w:val="000000000000" w:firstRow="0" w:lastRow="0" w:firstColumn="0" w:lastColumn="0" w:oddVBand="0" w:evenVBand="0" w:oddHBand="0" w:evenHBand="0" w:firstRowFirstColumn="0" w:firstRowLastColumn="0" w:lastRowFirstColumn="0" w:lastRowLastColumn="0"/>
              <w:rPr>
                <w:ins w:id="8621" w:author="Dylan Van Aswegen" w:date="2024-07-16T22:50:00Z" w16du:dateUtc="2024-07-16T20:50:00Z"/>
                <w:rFonts w:ascii="Arial" w:hAnsi="Arial" w:cs="Arial"/>
                <w:sz w:val="20"/>
                <w:szCs w:val="20"/>
                <w:lang w:val="en-GB"/>
              </w:rPr>
            </w:pPr>
          </w:p>
        </w:tc>
        <w:tc>
          <w:tcPr>
            <w:tcW w:w="3296" w:type="dxa"/>
          </w:tcPr>
          <w:p w14:paraId="7072FFD7" w14:textId="77777777" w:rsidR="00176496" w:rsidRDefault="00176496" w:rsidP="00714A6E">
            <w:pPr>
              <w:spacing w:line="360" w:lineRule="auto"/>
              <w:jc w:val="both"/>
              <w:cnfStyle w:val="000000000000" w:firstRow="0" w:lastRow="0" w:firstColumn="0" w:lastColumn="0" w:oddVBand="0" w:evenVBand="0" w:oddHBand="0" w:evenHBand="0" w:firstRowFirstColumn="0" w:firstRowLastColumn="0" w:lastRowFirstColumn="0" w:lastRowLastColumn="0"/>
              <w:rPr>
                <w:ins w:id="8622" w:author="Dylan Van Aswegen" w:date="2024-07-16T22:50:00Z" w16du:dateUtc="2024-07-16T20:50:00Z"/>
                <w:rFonts w:ascii="Arial" w:hAnsi="Arial" w:cs="Arial"/>
                <w:sz w:val="20"/>
                <w:szCs w:val="20"/>
                <w:lang w:val="en-GB"/>
              </w:rPr>
            </w:pPr>
          </w:p>
        </w:tc>
      </w:tr>
      <w:tr w:rsidR="00176496" w14:paraId="2905DC35" w14:textId="77777777" w:rsidTr="00225C97">
        <w:trPr>
          <w:cnfStyle w:val="000000100000" w:firstRow="0" w:lastRow="0" w:firstColumn="0" w:lastColumn="0" w:oddVBand="0" w:evenVBand="0" w:oddHBand="1" w:evenHBand="0" w:firstRowFirstColumn="0" w:firstRowLastColumn="0" w:lastRowFirstColumn="0" w:lastRowLastColumn="0"/>
          <w:trHeight w:val="192"/>
          <w:ins w:id="8623" w:author="Dylan Van Aswegen" w:date="2024-07-16T22:50:00Z" w16du:dateUtc="2024-07-16T20:50:00Z"/>
        </w:trPr>
        <w:tc>
          <w:tcPr>
            <w:cnfStyle w:val="001000000000" w:firstRow="0" w:lastRow="0" w:firstColumn="1" w:lastColumn="0" w:oddVBand="0" w:evenVBand="0" w:oddHBand="0" w:evenHBand="0" w:firstRowFirstColumn="0" w:firstRowLastColumn="0" w:lastRowFirstColumn="0" w:lastRowLastColumn="0"/>
            <w:tcW w:w="1099" w:type="dxa"/>
          </w:tcPr>
          <w:p w14:paraId="43DF3345" w14:textId="77777777" w:rsidR="00176496" w:rsidRDefault="00176496" w:rsidP="00714A6E">
            <w:pPr>
              <w:spacing w:line="360" w:lineRule="auto"/>
              <w:jc w:val="both"/>
              <w:rPr>
                <w:ins w:id="8624" w:author="Dylan Van Aswegen" w:date="2024-07-16T22:50:00Z" w16du:dateUtc="2024-07-16T20:50:00Z"/>
                <w:rFonts w:ascii="Arial" w:hAnsi="Arial" w:cs="Arial"/>
                <w:sz w:val="20"/>
                <w:szCs w:val="20"/>
                <w:lang w:val="en-GB"/>
              </w:rPr>
            </w:pPr>
          </w:p>
        </w:tc>
        <w:tc>
          <w:tcPr>
            <w:tcW w:w="1628" w:type="dxa"/>
          </w:tcPr>
          <w:p w14:paraId="64BEBF79" w14:textId="77777777" w:rsidR="00176496" w:rsidRDefault="00176496" w:rsidP="00714A6E">
            <w:pPr>
              <w:spacing w:line="360" w:lineRule="auto"/>
              <w:jc w:val="both"/>
              <w:cnfStyle w:val="000000100000" w:firstRow="0" w:lastRow="0" w:firstColumn="0" w:lastColumn="0" w:oddVBand="0" w:evenVBand="0" w:oddHBand="1" w:evenHBand="0" w:firstRowFirstColumn="0" w:firstRowLastColumn="0" w:lastRowFirstColumn="0" w:lastRowLastColumn="0"/>
              <w:rPr>
                <w:ins w:id="8625" w:author="Dylan Van Aswegen" w:date="2024-07-16T22:50:00Z" w16du:dateUtc="2024-07-16T20:50:00Z"/>
                <w:rFonts w:ascii="Arial" w:hAnsi="Arial" w:cs="Arial"/>
                <w:sz w:val="20"/>
                <w:szCs w:val="20"/>
                <w:lang w:val="en-GB"/>
              </w:rPr>
            </w:pPr>
          </w:p>
        </w:tc>
        <w:tc>
          <w:tcPr>
            <w:tcW w:w="1167" w:type="dxa"/>
          </w:tcPr>
          <w:p w14:paraId="04C463E5" w14:textId="77777777" w:rsidR="00176496" w:rsidRDefault="00176496" w:rsidP="00714A6E">
            <w:pPr>
              <w:spacing w:line="360" w:lineRule="auto"/>
              <w:jc w:val="both"/>
              <w:cnfStyle w:val="000000100000" w:firstRow="0" w:lastRow="0" w:firstColumn="0" w:lastColumn="0" w:oddVBand="0" w:evenVBand="0" w:oddHBand="1" w:evenHBand="0" w:firstRowFirstColumn="0" w:firstRowLastColumn="0" w:lastRowFirstColumn="0" w:lastRowLastColumn="0"/>
              <w:rPr>
                <w:ins w:id="8626" w:author="Dylan Van Aswegen" w:date="2024-07-16T22:50:00Z" w16du:dateUtc="2024-07-16T20:50:00Z"/>
                <w:rFonts w:ascii="Arial" w:hAnsi="Arial" w:cs="Arial"/>
                <w:sz w:val="20"/>
                <w:szCs w:val="20"/>
                <w:lang w:val="en-GB"/>
              </w:rPr>
            </w:pPr>
          </w:p>
        </w:tc>
        <w:tc>
          <w:tcPr>
            <w:tcW w:w="2215" w:type="dxa"/>
          </w:tcPr>
          <w:p w14:paraId="7D3900FC" w14:textId="77777777" w:rsidR="00176496" w:rsidRDefault="00176496" w:rsidP="00714A6E">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8627" w:author="Dylan Van Aswegen" w:date="2024-07-16T22:50:00Z" w16du:dateUtc="2024-07-16T20:50:00Z"/>
                <w:rFonts w:ascii="Arial" w:hAnsi="Arial" w:cs="Arial"/>
                <w:sz w:val="20"/>
                <w:szCs w:val="20"/>
                <w:lang w:val="en-GB"/>
              </w:rPr>
            </w:pPr>
          </w:p>
        </w:tc>
        <w:tc>
          <w:tcPr>
            <w:tcW w:w="1369" w:type="dxa"/>
          </w:tcPr>
          <w:p w14:paraId="0EE7B79D" w14:textId="77777777" w:rsidR="00176496" w:rsidRDefault="00176496" w:rsidP="00714A6E">
            <w:pPr>
              <w:spacing w:line="360" w:lineRule="auto"/>
              <w:jc w:val="both"/>
              <w:cnfStyle w:val="000000100000" w:firstRow="0" w:lastRow="0" w:firstColumn="0" w:lastColumn="0" w:oddVBand="0" w:evenVBand="0" w:oddHBand="1" w:evenHBand="0" w:firstRowFirstColumn="0" w:firstRowLastColumn="0" w:lastRowFirstColumn="0" w:lastRowLastColumn="0"/>
              <w:rPr>
                <w:ins w:id="8628" w:author="Dylan Van Aswegen" w:date="2024-07-16T22:50:00Z" w16du:dateUtc="2024-07-16T20:50:00Z"/>
                <w:rFonts w:ascii="Arial" w:hAnsi="Arial" w:cs="Arial"/>
                <w:sz w:val="20"/>
                <w:szCs w:val="20"/>
                <w:lang w:val="en-GB"/>
              </w:rPr>
            </w:pPr>
          </w:p>
        </w:tc>
        <w:tc>
          <w:tcPr>
            <w:tcW w:w="3296" w:type="dxa"/>
          </w:tcPr>
          <w:p w14:paraId="6A7BC372" w14:textId="77777777" w:rsidR="00176496" w:rsidRDefault="00176496" w:rsidP="00714A6E">
            <w:pPr>
              <w:spacing w:line="360" w:lineRule="auto"/>
              <w:jc w:val="both"/>
              <w:cnfStyle w:val="000000100000" w:firstRow="0" w:lastRow="0" w:firstColumn="0" w:lastColumn="0" w:oddVBand="0" w:evenVBand="0" w:oddHBand="1" w:evenHBand="0" w:firstRowFirstColumn="0" w:firstRowLastColumn="0" w:lastRowFirstColumn="0" w:lastRowLastColumn="0"/>
              <w:rPr>
                <w:ins w:id="8629" w:author="Dylan Van Aswegen" w:date="2024-07-16T22:50:00Z" w16du:dateUtc="2024-07-16T20:50:00Z"/>
                <w:rFonts w:ascii="Arial" w:hAnsi="Arial" w:cs="Arial"/>
                <w:sz w:val="20"/>
                <w:szCs w:val="20"/>
                <w:lang w:val="en-GB"/>
              </w:rPr>
            </w:pPr>
          </w:p>
        </w:tc>
      </w:tr>
      <w:tr w:rsidR="00714A6E" w14:paraId="3141CC8F" w14:textId="77777777" w:rsidTr="00225C97">
        <w:trPr>
          <w:trHeight w:val="192"/>
          <w:ins w:id="8630" w:author="Dylan Van Aswegen" w:date="2024-07-15T15:06:00Z"/>
        </w:trPr>
        <w:tc>
          <w:tcPr>
            <w:cnfStyle w:val="001000000000" w:firstRow="0" w:lastRow="0" w:firstColumn="1" w:lastColumn="0" w:oddVBand="0" w:evenVBand="0" w:oddHBand="0" w:evenHBand="0" w:firstRowFirstColumn="0" w:firstRowLastColumn="0" w:lastRowFirstColumn="0" w:lastRowLastColumn="0"/>
            <w:tcW w:w="1099" w:type="dxa"/>
          </w:tcPr>
          <w:p w14:paraId="570E42AA" w14:textId="77777777" w:rsidR="00714A6E" w:rsidRDefault="00714A6E" w:rsidP="00714A6E">
            <w:pPr>
              <w:spacing w:line="360" w:lineRule="auto"/>
              <w:jc w:val="both"/>
              <w:rPr>
                <w:ins w:id="8631" w:author="Dylan Van Aswegen" w:date="2024-07-15T15:06:00Z" w16du:dateUtc="2024-07-15T13:06:00Z"/>
                <w:rFonts w:ascii="Arial" w:hAnsi="Arial" w:cs="Arial"/>
                <w:sz w:val="20"/>
                <w:szCs w:val="20"/>
                <w:lang w:val="en-GB"/>
              </w:rPr>
            </w:pPr>
          </w:p>
        </w:tc>
        <w:tc>
          <w:tcPr>
            <w:tcW w:w="1628" w:type="dxa"/>
          </w:tcPr>
          <w:p w14:paraId="5920674C" w14:textId="77777777" w:rsidR="00714A6E" w:rsidRDefault="00714A6E" w:rsidP="00714A6E">
            <w:pPr>
              <w:spacing w:line="360" w:lineRule="auto"/>
              <w:jc w:val="both"/>
              <w:cnfStyle w:val="000000000000" w:firstRow="0" w:lastRow="0" w:firstColumn="0" w:lastColumn="0" w:oddVBand="0" w:evenVBand="0" w:oddHBand="0" w:evenHBand="0" w:firstRowFirstColumn="0" w:firstRowLastColumn="0" w:lastRowFirstColumn="0" w:lastRowLastColumn="0"/>
              <w:rPr>
                <w:ins w:id="8632" w:author="Dylan Van Aswegen" w:date="2024-07-15T15:06:00Z" w16du:dateUtc="2024-07-15T13:06:00Z"/>
                <w:rFonts w:ascii="Arial" w:hAnsi="Arial" w:cs="Arial"/>
                <w:sz w:val="20"/>
                <w:szCs w:val="20"/>
                <w:lang w:val="en-GB"/>
              </w:rPr>
            </w:pPr>
            <w:ins w:id="8633" w:author="Dylan Van Aswegen" w:date="2024-07-15T15:06:00Z" w16du:dateUtc="2024-07-15T13:06:00Z">
              <w:r>
                <w:rPr>
                  <w:rFonts w:ascii="Arial" w:hAnsi="Arial" w:cs="Arial"/>
                  <w:sz w:val="20"/>
                  <w:szCs w:val="20"/>
                  <w:lang w:val="en-GB"/>
                </w:rPr>
                <w:t>Template</w:t>
              </w:r>
            </w:ins>
          </w:p>
        </w:tc>
        <w:tc>
          <w:tcPr>
            <w:tcW w:w="1167" w:type="dxa"/>
          </w:tcPr>
          <w:p w14:paraId="4B27ABE5" w14:textId="77777777" w:rsidR="00714A6E" w:rsidRDefault="00714A6E" w:rsidP="00714A6E">
            <w:pPr>
              <w:spacing w:line="360" w:lineRule="auto"/>
              <w:jc w:val="both"/>
              <w:cnfStyle w:val="000000000000" w:firstRow="0" w:lastRow="0" w:firstColumn="0" w:lastColumn="0" w:oddVBand="0" w:evenVBand="0" w:oddHBand="0" w:evenHBand="0" w:firstRowFirstColumn="0" w:firstRowLastColumn="0" w:lastRowFirstColumn="0" w:lastRowLastColumn="0"/>
              <w:rPr>
                <w:ins w:id="8634" w:author="Dylan Van Aswegen" w:date="2024-07-15T15:06:00Z" w16du:dateUtc="2024-07-15T13:06:00Z"/>
                <w:rFonts w:ascii="Arial" w:hAnsi="Arial" w:cs="Arial"/>
                <w:sz w:val="20"/>
                <w:szCs w:val="20"/>
                <w:lang w:val="en-GB"/>
              </w:rPr>
            </w:pPr>
            <w:ins w:id="8635" w:author="Dylan Van Aswegen" w:date="2024-07-15T15:06:00Z" w16du:dateUtc="2024-07-15T13:06:00Z">
              <w:r>
                <w:rPr>
                  <w:rFonts w:ascii="Arial" w:hAnsi="Arial" w:cs="Arial"/>
                  <w:sz w:val="20"/>
                  <w:szCs w:val="20"/>
                  <w:lang w:val="en-GB"/>
                </w:rPr>
                <w:t>Drop Down</w:t>
              </w:r>
            </w:ins>
          </w:p>
        </w:tc>
        <w:tc>
          <w:tcPr>
            <w:tcW w:w="2215" w:type="dxa"/>
          </w:tcPr>
          <w:p w14:paraId="4BFA4F80" w14:textId="77777777" w:rsidR="00714A6E" w:rsidRPr="00DD6EA7" w:rsidRDefault="00714A6E" w:rsidP="00714A6E">
            <w:pPr>
              <w:spacing w:line="360" w:lineRule="auto"/>
              <w:jc w:val="both"/>
              <w:cnfStyle w:val="000000000000" w:firstRow="0" w:lastRow="0" w:firstColumn="0" w:lastColumn="0" w:oddVBand="0" w:evenVBand="0" w:oddHBand="0" w:evenHBand="0" w:firstRowFirstColumn="0" w:firstRowLastColumn="0" w:lastRowFirstColumn="0" w:lastRowLastColumn="0"/>
              <w:rPr>
                <w:ins w:id="8636" w:author="Dylan Van Aswegen" w:date="2024-07-15T15:06:00Z" w16du:dateUtc="2024-07-15T13:06:00Z"/>
                <w:rFonts w:ascii="Arial" w:hAnsi="Arial" w:cs="Arial"/>
                <w:sz w:val="20"/>
                <w:szCs w:val="20"/>
                <w:lang w:val="en-GB"/>
              </w:rPr>
            </w:pPr>
            <w:ins w:id="8637" w:author="Dylan Van Aswegen" w:date="2024-07-15T15:06:00Z" w16du:dateUtc="2024-07-15T13:06:00Z">
              <w:r>
                <w:rPr>
                  <w:rFonts w:ascii="Arial" w:hAnsi="Arial" w:cs="Arial"/>
                  <w:sz w:val="20"/>
                  <w:szCs w:val="20"/>
                  <w:lang w:val="en-GB"/>
                </w:rPr>
                <w:t>Templates</w:t>
              </w:r>
            </w:ins>
          </w:p>
        </w:tc>
        <w:tc>
          <w:tcPr>
            <w:tcW w:w="1369" w:type="dxa"/>
          </w:tcPr>
          <w:p w14:paraId="5CC8BD23" w14:textId="77777777" w:rsidR="00714A6E" w:rsidRDefault="00714A6E" w:rsidP="00714A6E">
            <w:pPr>
              <w:spacing w:line="360" w:lineRule="auto"/>
              <w:jc w:val="both"/>
              <w:cnfStyle w:val="000000000000" w:firstRow="0" w:lastRow="0" w:firstColumn="0" w:lastColumn="0" w:oddVBand="0" w:evenVBand="0" w:oddHBand="0" w:evenHBand="0" w:firstRowFirstColumn="0" w:firstRowLastColumn="0" w:lastRowFirstColumn="0" w:lastRowLastColumn="0"/>
              <w:rPr>
                <w:ins w:id="8638" w:author="Dylan Van Aswegen" w:date="2024-07-15T15:06:00Z" w16du:dateUtc="2024-07-15T13:06:00Z"/>
                <w:rFonts w:ascii="Arial" w:hAnsi="Arial" w:cs="Arial"/>
                <w:sz w:val="20"/>
                <w:szCs w:val="20"/>
                <w:lang w:val="en-GB"/>
              </w:rPr>
            </w:pPr>
            <w:ins w:id="8639" w:author="Dylan Van Aswegen" w:date="2024-07-15T15:06:00Z" w16du:dateUtc="2024-07-15T13:06:00Z">
              <w:r>
                <w:rPr>
                  <w:rFonts w:ascii="Arial" w:hAnsi="Arial" w:cs="Arial"/>
                  <w:sz w:val="20"/>
                  <w:szCs w:val="20"/>
                  <w:lang w:val="en-GB"/>
                </w:rPr>
                <w:t>No</w:t>
              </w:r>
            </w:ins>
          </w:p>
        </w:tc>
        <w:tc>
          <w:tcPr>
            <w:tcW w:w="3296" w:type="dxa"/>
          </w:tcPr>
          <w:p w14:paraId="1C0CC72D" w14:textId="77777777" w:rsidR="00714A6E" w:rsidRDefault="00714A6E" w:rsidP="00714A6E">
            <w:pPr>
              <w:spacing w:line="360" w:lineRule="auto"/>
              <w:jc w:val="both"/>
              <w:cnfStyle w:val="000000000000" w:firstRow="0" w:lastRow="0" w:firstColumn="0" w:lastColumn="0" w:oddVBand="0" w:evenVBand="0" w:oddHBand="0" w:evenHBand="0" w:firstRowFirstColumn="0" w:firstRowLastColumn="0" w:lastRowFirstColumn="0" w:lastRowLastColumn="0"/>
              <w:rPr>
                <w:ins w:id="8640" w:author="Dylan Van Aswegen" w:date="2024-07-15T15:06:00Z" w16du:dateUtc="2024-07-15T13:06:00Z"/>
                <w:rFonts w:ascii="Arial" w:hAnsi="Arial" w:cs="Arial"/>
                <w:sz w:val="20"/>
                <w:szCs w:val="20"/>
                <w:lang w:val="en-GB"/>
              </w:rPr>
            </w:pPr>
            <w:ins w:id="8641" w:author="Dylan Van Aswegen" w:date="2024-07-15T15:06:00Z" w16du:dateUtc="2024-07-15T13:06:00Z">
              <w:r>
                <w:rPr>
                  <w:rFonts w:ascii="Arial" w:hAnsi="Arial" w:cs="Arial"/>
                  <w:sz w:val="20"/>
                  <w:szCs w:val="20"/>
                  <w:lang w:val="en-GB"/>
                </w:rPr>
                <w:t xml:space="preserve">This field will be populated with the email templates that the application admin had created previously. If one is selected, the email text should be populated with the text of the template email. </w:t>
              </w:r>
            </w:ins>
          </w:p>
        </w:tc>
      </w:tr>
      <w:tr w:rsidR="00225C97" w14:paraId="0C8010FD" w14:textId="77777777" w:rsidTr="00225C97">
        <w:trPr>
          <w:cnfStyle w:val="000000100000" w:firstRow="0" w:lastRow="0" w:firstColumn="0" w:lastColumn="0" w:oddVBand="0" w:evenVBand="0" w:oddHBand="1" w:evenHBand="0" w:firstRowFirstColumn="0" w:firstRowLastColumn="0" w:lastRowFirstColumn="0" w:lastRowLastColumn="0"/>
          <w:trHeight w:val="192"/>
          <w:ins w:id="8642" w:author="Dylan Van Aswegen" w:date="2024-07-15T15:22:00Z"/>
        </w:trPr>
        <w:tc>
          <w:tcPr>
            <w:cnfStyle w:val="001000000000" w:firstRow="0" w:lastRow="0" w:firstColumn="1" w:lastColumn="0" w:oddVBand="0" w:evenVBand="0" w:oddHBand="0" w:evenHBand="0" w:firstRowFirstColumn="0" w:firstRowLastColumn="0" w:lastRowFirstColumn="0" w:lastRowLastColumn="0"/>
            <w:tcW w:w="1099" w:type="dxa"/>
          </w:tcPr>
          <w:p w14:paraId="27783093" w14:textId="77777777" w:rsidR="00225C97" w:rsidRDefault="00225C97" w:rsidP="00225C97">
            <w:pPr>
              <w:spacing w:line="360" w:lineRule="auto"/>
              <w:jc w:val="both"/>
              <w:rPr>
                <w:ins w:id="8643" w:author="Dylan Van Aswegen" w:date="2024-07-15T15:22:00Z" w16du:dateUtc="2024-07-15T13:22:00Z"/>
                <w:rFonts w:ascii="Arial" w:hAnsi="Arial" w:cs="Arial"/>
                <w:sz w:val="20"/>
                <w:szCs w:val="20"/>
                <w:lang w:val="en-GB"/>
              </w:rPr>
            </w:pPr>
          </w:p>
        </w:tc>
        <w:tc>
          <w:tcPr>
            <w:tcW w:w="1628" w:type="dxa"/>
          </w:tcPr>
          <w:p w14:paraId="48EC3E36" w14:textId="6BCD171A"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44" w:author="Dylan Van Aswegen" w:date="2024-07-15T15:22:00Z" w16du:dateUtc="2024-07-15T13:22:00Z"/>
                <w:rFonts w:ascii="Arial" w:hAnsi="Arial" w:cs="Arial"/>
                <w:sz w:val="20"/>
                <w:szCs w:val="20"/>
                <w:lang w:val="en-GB"/>
              </w:rPr>
            </w:pPr>
            <w:ins w:id="8645" w:author="Dylan Van Aswegen" w:date="2024-07-15T15:22:00Z" w16du:dateUtc="2024-07-15T13:22:00Z">
              <w:r>
                <w:rPr>
                  <w:rFonts w:ascii="Arial" w:hAnsi="Arial" w:cs="Arial"/>
                  <w:sz w:val="20"/>
                  <w:szCs w:val="20"/>
                  <w:lang w:val="en-GB"/>
                </w:rPr>
                <w:t>Subject</w:t>
              </w:r>
            </w:ins>
          </w:p>
        </w:tc>
        <w:tc>
          <w:tcPr>
            <w:tcW w:w="1167" w:type="dxa"/>
          </w:tcPr>
          <w:p w14:paraId="2A1B6A0C" w14:textId="35FC2167"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46" w:author="Dylan Van Aswegen" w:date="2024-07-15T15:22:00Z" w16du:dateUtc="2024-07-15T13:22:00Z"/>
                <w:rFonts w:ascii="Arial" w:hAnsi="Arial" w:cs="Arial"/>
                <w:sz w:val="20"/>
                <w:szCs w:val="20"/>
                <w:lang w:val="en-GB"/>
              </w:rPr>
            </w:pPr>
            <w:ins w:id="8647" w:author="Dylan Van Aswegen" w:date="2024-07-15T15:22:00Z" w16du:dateUtc="2024-07-15T13:22:00Z">
              <w:r>
                <w:rPr>
                  <w:rFonts w:ascii="Arial" w:hAnsi="Arial" w:cs="Arial"/>
                  <w:sz w:val="20"/>
                  <w:szCs w:val="20"/>
                  <w:lang w:val="en-GB"/>
                </w:rPr>
                <w:t>Text Field</w:t>
              </w:r>
            </w:ins>
          </w:p>
        </w:tc>
        <w:tc>
          <w:tcPr>
            <w:tcW w:w="2215" w:type="dxa"/>
          </w:tcPr>
          <w:p w14:paraId="78C00C52" w14:textId="249A480F"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48" w:author="Dylan Van Aswegen" w:date="2024-07-15T15:22:00Z" w16du:dateUtc="2024-07-15T13:22:00Z"/>
                <w:rFonts w:ascii="Arial" w:hAnsi="Arial" w:cs="Arial"/>
                <w:sz w:val="20"/>
                <w:szCs w:val="20"/>
                <w:lang w:val="en-GB"/>
              </w:rPr>
            </w:pPr>
            <w:ins w:id="8649" w:author="Dylan Van Aswegen" w:date="2024-07-15T15:22:00Z" w16du:dateUtc="2024-07-15T13:22:00Z">
              <w:r>
                <w:rPr>
                  <w:rFonts w:ascii="Arial" w:hAnsi="Arial" w:cs="Arial"/>
                  <w:sz w:val="20"/>
                  <w:szCs w:val="20"/>
                  <w:lang w:val="en-GB"/>
                </w:rPr>
                <w:t>String</w:t>
              </w:r>
            </w:ins>
          </w:p>
        </w:tc>
        <w:tc>
          <w:tcPr>
            <w:tcW w:w="1369" w:type="dxa"/>
          </w:tcPr>
          <w:p w14:paraId="7AA5AE4E" w14:textId="4DCB208B"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50" w:author="Dylan Van Aswegen" w:date="2024-07-15T15:22:00Z" w16du:dateUtc="2024-07-15T13:22:00Z"/>
                <w:rFonts w:ascii="Arial" w:hAnsi="Arial" w:cs="Arial"/>
                <w:sz w:val="20"/>
                <w:szCs w:val="20"/>
                <w:lang w:val="en-GB"/>
              </w:rPr>
            </w:pPr>
            <w:ins w:id="8651" w:author="Dylan Van Aswegen" w:date="2024-07-15T15:22:00Z" w16du:dateUtc="2024-07-15T13:22:00Z">
              <w:r>
                <w:rPr>
                  <w:rFonts w:ascii="Arial" w:hAnsi="Arial" w:cs="Arial"/>
                  <w:sz w:val="20"/>
                  <w:szCs w:val="20"/>
                  <w:lang w:val="en-GB"/>
                </w:rPr>
                <w:t>Yes</w:t>
              </w:r>
            </w:ins>
          </w:p>
        </w:tc>
        <w:tc>
          <w:tcPr>
            <w:tcW w:w="3296" w:type="dxa"/>
          </w:tcPr>
          <w:p w14:paraId="411CE4BD" w14:textId="04AC5E13"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52" w:author="Dylan Van Aswegen" w:date="2024-07-15T15:22:00Z" w16du:dateUtc="2024-07-15T13:22:00Z"/>
                <w:rFonts w:ascii="Arial" w:hAnsi="Arial" w:cs="Arial"/>
                <w:sz w:val="20"/>
                <w:szCs w:val="20"/>
                <w:lang w:val="en-GB"/>
              </w:rPr>
            </w:pPr>
            <w:ins w:id="8653" w:author="Dylan Van Aswegen" w:date="2024-07-15T15:22:00Z" w16du:dateUtc="2024-07-15T13:22:00Z">
              <w:r>
                <w:rPr>
                  <w:rFonts w:ascii="Arial" w:hAnsi="Arial" w:cs="Arial"/>
                  <w:sz w:val="20"/>
                  <w:szCs w:val="20"/>
                  <w:lang w:val="en-GB"/>
                </w:rPr>
                <w:t xml:space="preserve">This field will be used by the application admin to capture a subject line for the email.  </w:t>
              </w:r>
            </w:ins>
          </w:p>
        </w:tc>
      </w:tr>
      <w:tr w:rsidR="00225C97" w14:paraId="5D0AEAD6" w14:textId="77777777" w:rsidTr="00225C97">
        <w:trPr>
          <w:trHeight w:val="192"/>
          <w:ins w:id="8654" w:author="Dylan Van Aswegen" w:date="2024-07-15T15:06:00Z"/>
        </w:trPr>
        <w:tc>
          <w:tcPr>
            <w:cnfStyle w:val="001000000000" w:firstRow="0" w:lastRow="0" w:firstColumn="1" w:lastColumn="0" w:oddVBand="0" w:evenVBand="0" w:oddHBand="0" w:evenHBand="0" w:firstRowFirstColumn="0" w:firstRowLastColumn="0" w:lastRowFirstColumn="0" w:lastRowLastColumn="0"/>
            <w:tcW w:w="1099" w:type="dxa"/>
          </w:tcPr>
          <w:p w14:paraId="4451612A" w14:textId="77777777" w:rsidR="00225C97" w:rsidRDefault="00225C97" w:rsidP="00225C97">
            <w:pPr>
              <w:spacing w:line="360" w:lineRule="auto"/>
              <w:jc w:val="both"/>
              <w:rPr>
                <w:ins w:id="8655" w:author="Dylan Van Aswegen" w:date="2024-07-15T15:06:00Z" w16du:dateUtc="2024-07-15T13:06:00Z"/>
                <w:rFonts w:ascii="Arial" w:hAnsi="Arial" w:cs="Arial"/>
                <w:sz w:val="20"/>
                <w:szCs w:val="20"/>
                <w:lang w:val="en-GB"/>
              </w:rPr>
            </w:pPr>
          </w:p>
        </w:tc>
        <w:tc>
          <w:tcPr>
            <w:tcW w:w="1628" w:type="dxa"/>
          </w:tcPr>
          <w:p w14:paraId="01097296" w14:textId="77777777" w:rsidR="00225C97" w:rsidRDefault="00225C97"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56" w:author="Dylan Van Aswegen" w:date="2024-07-15T15:06:00Z" w16du:dateUtc="2024-07-15T13:06:00Z"/>
                <w:rFonts w:ascii="Arial" w:hAnsi="Arial" w:cs="Arial"/>
                <w:sz w:val="20"/>
                <w:szCs w:val="20"/>
                <w:lang w:val="en-GB"/>
              </w:rPr>
            </w:pPr>
            <w:ins w:id="8657" w:author="Dylan Van Aswegen" w:date="2024-07-15T15:06:00Z" w16du:dateUtc="2024-07-15T13:06:00Z">
              <w:r>
                <w:rPr>
                  <w:rFonts w:ascii="Arial" w:hAnsi="Arial" w:cs="Arial"/>
                  <w:sz w:val="20"/>
                  <w:szCs w:val="20"/>
                  <w:lang w:val="en-GB"/>
                </w:rPr>
                <w:t>Text</w:t>
              </w:r>
            </w:ins>
          </w:p>
        </w:tc>
        <w:tc>
          <w:tcPr>
            <w:tcW w:w="1167" w:type="dxa"/>
          </w:tcPr>
          <w:p w14:paraId="627D8E4D" w14:textId="77777777" w:rsidR="00225C97" w:rsidRDefault="00225C97"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58" w:author="Dylan Van Aswegen" w:date="2024-07-15T15:06:00Z" w16du:dateUtc="2024-07-15T13:06:00Z"/>
                <w:rFonts w:ascii="Arial" w:hAnsi="Arial" w:cs="Arial"/>
                <w:sz w:val="20"/>
                <w:szCs w:val="20"/>
                <w:lang w:val="en-GB"/>
              </w:rPr>
            </w:pPr>
            <w:ins w:id="8659" w:author="Dylan Van Aswegen" w:date="2024-07-15T15:06:00Z" w16du:dateUtc="2024-07-15T13:06:00Z">
              <w:r>
                <w:rPr>
                  <w:rFonts w:ascii="Arial" w:hAnsi="Arial" w:cs="Arial"/>
                  <w:sz w:val="20"/>
                  <w:szCs w:val="20"/>
                  <w:lang w:val="en-GB"/>
                </w:rPr>
                <w:t>Text Field</w:t>
              </w:r>
            </w:ins>
          </w:p>
        </w:tc>
        <w:tc>
          <w:tcPr>
            <w:tcW w:w="2215" w:type="dxa"/>
          </w:tcPr>
          <w:p w14:paraId="05C90774" w14:textId="77777777" w:rsidR="00225C97" w:rsidRPr="00DD6EA7" w:rsidRDefault="00225C97"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60" w:author="Dylan Van Aswegen" w:date="2024-07-15T15:06:00Z" w16du:dateUtc="2024-07-15T13:06:00Z"/>
                <w:rFonts w:ascii="Arial" w:hAnsi="Arial" w:cs="Arial"/>
                <w:sz w:val="20"/>
                <w:szCs w:val="20"/>
                <w:lang w:val="en-GB"/>
              </w:rPr>
            </w:pPr>
          </w:p>
        </w:tc>
        <w:tc>
          <w:tcPr>
            <w:tcW w:w="1369" w:type="dxa"/>
          </w:tcPr>
          <w:p w14:paraId="0C2FA62A" w14:textId="77777777" w:rsidR="00225C97" w:rsidRDefault="00225C97"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61" w:author="Dylan Van Aswegen" w:date="2024-07-15T15:06:00Z" w16du:dateUtc="2024-07-15T13:06:00Z"/>
                <w:rFonts w:ascii="Arial" w:hAnsi="Arial" w:cs="Arial"/>
                <w:sz w:val="20"/>
                <w:szCs w:val="20"/>
                <w:lang w:val="en-GB"/>
              </w:rPr>
            </w:pPr>
            <w:ins w:id="8662" w:author="Dylan Van Aswegen" w:date="2024-07-15T15:06:00Z" w16du:dateUtc="2024-07-15T13:06:00Z">
              <w:r>
                <w:rPr>
                  <w:rFonts w:ascii="Arial" w:hAnsi="Arial" w:cs="Arial"/>
                  <w:sz w:val="20"/>
                  <w:szCs w:val="20"/>
                  <w:lang w:val="en-GB"/>
                </w:rPr>
                <w:t>Yes</w:t>
              </w:r>
            </w:ins>
          </w:p>
        </w:tc>
        <w:tc>
          <w:tcPr>
            <w:tcW w:w="3296" w:type="dxa"/>
          </w:tcPr>
          <w:p w14:paraId="1B065581" w14:textId="33DEA38A" w:rsidR="00225C97" w:rsidRDefault="00225C97"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63" w:author="Dylan Van Aswegen" w:date="2024-07-15T15:06:00Z" w16du:dateUtc="2024-07-15T13:06:00Z"/>
                <w:rFonts w:ascii="Arial" w:hAnsi="Arial" w:cs="Arial"/>
                <w:sz w:val="20"/>
                <w:szCs w:val="20"/>
                <w:lang w:val="en-GB"/>
              </w:rPr>
            </w:pPr>
            <w:ins w:id="8664" w:author="Dylan Van Aswegen" w:date="2024-07-15T15:06:00Z" w16du:dateUtc="2024-07-15T13:06:00Z">
              <w:r>
                <w:rPr>
                  <w:rFonts w:ascii="Arial" w:hAnsi="Arial" w:cs="Arial"/>
                  <w:sz w:val="20"/>
                  <w:szCs w:val="20"/>
                  <w:lang w:val="en-GB"/>
                </w:rPr>
                <w:t xml:space="preserve">This field will be used by the application admin to edit the email that they want to send. </w:t>
              </w:r>
            </w:ins>
          </w:p>
        </w:tc>
      </w:tr>
      <w:tr w:rsidR="00225C97" w14:paraId="2DB65821" w14:textId="77777777" w:rsidTr="00225C97">
        <w:trPr>
          <w:cnfStyle w:val="000000100000" w:firstRow="0" w:lastRow="0" w:firstColumn="0" w:lastColumn="0" w:oddVBand="0" w:evenVBand="0" w:oddHBand="1" w:evenHBand="0" w:firstRowFirstColumn="0" w:firstRowLastColumn="0" w:lastRowFirstColumn="0" w:lastRowLastColumn="0"/>
          <w:trHeight w:val="192"/>
          <w:ins w:id="8665" w:author="Dylan Van Aswegen" w:date="2024-07-15T15:06:00Z"/>
        </w:trPr>
        <w:tc>
          <w:tcPr>
            <w:cnfStyle w:val="001000000000" w:firstRow="0" w:lastRow="0" w:firstColumn="1" w:lastColumn="0" w:oddVBand="0" w:evenVBand="0" w:oddHBand="0" w:evenHBand="0" w:firstRowFirstColumn="0" w:firstRowLastColumn="0" w:lastRowFirstColumn="0" w:lastRowLastColumn="0"/>
            <w:tcW w:w="1099" w:type="dxa"/>
          </w:tcPr>
          <w:p w14:paraId="12D6B3E1" w14:textId="77777777" w:rsidR="00225C97" w:rsidRDefault="00225C97" w:rsidP="00225C97">
            <w:pPr>
              <w:spacing w:line="360" w:lineRule="auto"/>
              <w:jc w:val="both"/>
              <w:rPr>
                <w:ins w:id="8666" w:author="Dylan Van Aswegen" w:date="2024-07-15T15:06:00Z" w16du:dateUtc="2024-07-15T13:06:00Z"/>
                <w:rFonts w:ascii="Arial" w:hAnsi="Arial" w:cs="Arial"/>
                <w:sz w:val="20"/>
                <w:szCs w:val="20"/>
                <w:lang w:val="en-GB"/>
              </w:rPr>
            </w:pPr>
          </w:p>
        </w:tc>
        <w:tc>
          <w:tcPr>
            <w:tcW w:w="1628" w:type="dxa"/>
          </w:tcPr>
          <w:p w14:paraId="51BF8612" w14:textId="77777777"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67" w:author="Dylan Van Aswegen" w:date="2024-07-15T15:06:00Z" w16du:dateUtc="2024-07-15T13:06:00Z"/>
                <w:rFonts w:ascii="Arial" w:hAnsi="Arial" w:cs="Arial"/>
                <w:sz w:val="20"/>
                <w:szCs w:val="20"/>
                <w:lang w:val="en-GB"/>
              </w:rPr>
            </w:pPr>
            <w:ins w:id="8668" w:author="Dylan Van Aswegen" w:date="2024-07-15T15:06:00Z" w16du:dateUtc="2024-07-15T13:06:00Z">
              <w:r>
                <w:rPr>
                  <w:rFonts w:ascii="Arial" w:hAnsi="Arial" w:cs="Arial"/>
                  <w:sz w:val="20"/>
                  <w:szCs w:val="20"/>
                  <w:lang w:val="en-GB"/>
                </w:rPr>
                <w:t>Cancel</w:t>
              </w:r>
            </w:ins>
          </w:p>
        </w:tc>
        <w:tc>
          <w:tcPr>
            <w:tcW w:w="1167" w:type="dxa"/>
          </w:tcPr>
          <w:p w14:paraId="3B873762" w14:textId="77777777"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69" w:author="Dylan Van Aswegen" w:date="2024-07-15T15:06:00Z" w16du:dateUtc="2024-07-15T13:06:00Z"/>
                <w:rFonts w:ascii="Arial" w:hAnsi="Arial" w:cs="Arial"/>
                <w:sz w:val="20"/>
                <w:szCs w:val="20"/>
                <w:lang w:val="en-GB"/>
              </w:rPr>
            </w:pPr>
            <w:ins w:id="8670" w:author="Dylan Van Aswegen" w:date="2024-07-15T15:06:00Z" w16du:dateUtc="2024-07-15T13:06:00Z">
              <w:r>
                <w:rPr>
                  <w:rFonts w:ascii="Arial" w:hAnsi="Arial" w:cs="Arial"/>
                  <w:sz w:val="20"/>
                  <w:szCs w:val="20"/>
                  <w:lang w:val="en-GB"/>
                </w:rPr>
                <w:t>Button</w:t>
              </w:r>
            </w:ins>
          </w:p>
        </w:tc>
        <w:tc>
          <w:tcPr>
            <w:tcW w:w="2215" w:type="dxa"/>
          </w:tcPr>
          <w:p w14:paraId="4D647215" w14:textId="77777777" w:rsidR="00225C97" w:rsidRPr="00C06688"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71" w:author="Dylan Van Aswegen" w:date="2024-07-15T15:06:00Z" w16du:dateUtc="2024-07-15T13:06:00Z"/>
                <w:rFonts w:ascii="Arial" w:hAnsi="Arial" w:cs="Arial"/>
                <w:sz w:val="20"/>
                <w:szCs w:val="20"/>
                <w:lang w:val="en-GB"/>
              </w:rPr>
            </w:pPr>
          </w:p>
        </w:tc>
        <w:tc>
          <w:tcPr>
            <w:tcW w:w="1369" w:type="dxa"/>
          </w:tcPr>
          <w:p w14:paraId="21797469" w14:textId="77777777"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72" w:author="Dylan Van Aswegen" w:date="2024-07-15T15:06:00Z" w16du:dateUtc="2024-07-15T13:06:00Z"/>
                <w:rFonts w:ascii="Arial" w:hAnsi="Arial" w:cs="Arial"/>
                <w:sz w:val="20"/>
                <w:szCs w:val="20"/>
                <w:lang w:val="en-GB"/>
              </w:rPr>
            </w:pPr>
          </w:p>
        </w:tc>
        <w:tc>
          <w:tcPr>
            <w:tcW w:w="3296" w:type="dxa"/>
          </w:tcPr>
          <w:p w14:paraId="4B739F62" w14:textId="77777777"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73" w:author="Dylan Van Aswegen" w:date="2024-07-15T15:06:00Z" w16du:dateUtc="2024-07-15T13:06:00Z"/>
                <w:rFonts w:ascii="Arial" w:hAnsi="Arial" w:cs="Arial"/>
                <w:sz w:val="20"/>
                <w:szCs w:val="20"/>
                <w:lang w:val="en-GB"/>
              </w:rPr>
            </w:pPr>
            <w:ins w:id="8674" w:author="Dylan Van Aswegen" w:date="2024-07-15T15:06:00Z" w16du:dateUtc="2024-07-15T13:06:00Z">
              <w:r>
                <w:rPr>
                  <w:rFonts w:ascii="Arial" w:hAnsi="Arial" w:cs="Arial"/>
                  <w:sz w:val="20"/>
                  <w:szCs w:val="20"/>
                  <w:lang w:val="en-GB"/>
                </w:rPr>
                <w:t xml:space="preserve">The application admin will use this button to cancel. Once clicked, the email should be discarded, and the application admin user should be navigated back to the organisation page. </w:t>
              </w:r>
            </w:ins>
          </w:p>
        </w:tc>
      </w:tr>
      <w:tr w:rsidR="00225C97" w14:paraId="58CF1B92" w14:textId="77777777" w:rsidTr="00225C97">
        <w:trPr>
          <w:trHeight w:val="192"/>
          <w:ins w:id="8675" w:author="Dylan Van Aswegen" w:date="2024-07-15T15:06:00Z"/>
        </w:trPr>
        <w:tc>
          <w:tcPr>
            <w:cnfStyle w:val="001000000000" w:firstRow="0" w:lastRow="0" w:firstColumn="1" w:lastColumn="0" w:oddVBand="0" w:evenVBand="0" w:oddHBand="0" w:evenHBand="0" w:firstRowFirstColumn="0" w:firstRowLastColumn="0" w:lastRowFirstColumn="0" w:lastRowLastColumn="0"/>
            <w:tcW w:w="1099" w:type="dxa"/>
          </w:tcPr>
          <w:p w14:paraId="475FC88C" w14:textId="77777777" w:rsidR="00225C97" w:rsidRDefault="00225C97" w:rsidP="00225C97">
            <w:pPr>
              <w:spacing w:line="360" w:lineRule="auto"/>
              <w:jc w:val="both"/>
              <w:rPr>
                <w:ins w:id="8676" w:author="Dylan Van Aswegen" w:date="2024-07-15T15:06:00Z" w16du:dateUtc="2024-07-15T13:06:00Z"/>
                <w:rFonts w:ascii="Arial" w:hAnsi="Arial" w:cs="Arial"/>
                <w:sz w:val="20"/>
                <w:szCs w:val="20"/>
                <w:lang w:val="en-GB"/>
              </w:rPr>
            </w:pPr>
          </w:p>
        </w:tc>
        <w:tc>
          <w:tcPr>
            <w:tcW w:w="1628" w:type="dxa"/>
          </w:tcPr>
          <w:p w14:paraId="409D858A" w14:textId="77777777" w:rsidR="00225C97" w:rsidRDefault="00225C97"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77" w:author="Dylan Van Aswegen" w:date="2024-07-15T15:06:00Z" w16du:dateUtc="2024-07-15T13:06:00Z"/>
                <w:rFonts w:ascii="Arial" w:hAnsi="Arial" w:cs="Arial"/>
                <w:sz w:val="20"/>
                <w:szCs w:val="20"/>
                <w:lang w:val="en-GB"/>
              </w:rPr>
            </w:pPr>
            <w:ins w:id="8678" w:author="Dylan Van Aswegen" w:date="2024-07-15T15:06:00Z" w16du:dateUtc="2024-07-15T13:06:00Z">
              <w:r>
                <w:rPr>
                  <w:rFonts w:ascii="Arial" w:hAnsi="Arial" w:cs="Arial"/>
                  <w:sz w:val="20"/>
                  <w:szCs w:val="20"/>
                  <w:lang w:val="en-GB"/>
                </w:rPr>
                <w:t>Save as template</w:t>
              </w:r>
            </w:ins>
          </w:p>
        </w:tc>
        <w:tc>
          <w:tcPr>
            <w:tcW w:w="1167" w:type="dxa"/>
          </w:tcPr>
          <w:p w14:paraId="7618E170" w14:textId="77777777" w:rsidR="00225C97" w:rsidRDefault="00225C97"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79" w:author="Dylan Van Aswegen" w:date="2024-07-15T15:06:00Z" w16du:dateUtc="2024-07-15T13:06:00Z"/>
                <w:rFonts w:ascii="Arial" w:hAnsi="Arial" w:cs="Arial"/>
                <w:sz w:val="20"/>
                <w:szCs w:val="20"/>
                <w:lang w:val="en-GB"/>
              </w:rPr>
            </w:pPr>
            <w:ins w:id="8680" w:author="Dylan Van Aswegen" w:date="2024-07-15T15:06:00Z" w16du:dateUtc="2024-07-15T13:06:00Z">
              <w:r>
                <w:rPr>
                  <w:rFonts w:ascii="Arial" w:hAnsi="Arial" w:cs="Arial"/>
                  <w:sz w:val="20"/>
                  <w:szCs w:val="20"/>
                  <w:lang w:val="en-GB"/>
                </w:rPr>
                <w:t>Button</w:t>
              </w:r>
            </w:ins>
          </w:p>
        </w:tc>
        <w:tc>
          <w:tcPr>
            <w:tcW w:w="2215" w:type="dxa"/>
          </w:tcPr>
          <w:p w14:paraId="338D6B84" w14:textId="77777777" w:rsidR="00225C97" w:rsidRPr="00C06688" w:rsidRDefault="00225C97"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81" w:author="Dylan Van Aswegen" w:date="2024-07-15T15:06:00Z" w16du:dateUtc="2024-07-15T13:06:00Z"/>
                <w:rFonts w:ascii="Arial" w:hAnsi="Arial" w:cs="Arial"/>
                <w:sz w:val="20"/>
                <w:szCs w:val="20"/>
                <w:lang w:val="en-GB"/>
              </w:rPr>
            </w:pPr>
          </w:p>
        </w:tc>
        <w:tc>
          <w:tcPr>
            <w:tcW w:w="1369" w:type="dxa"/>
          </w:tcPr>
          <w:p w14:paraId="53627B19" w14:textId="77777777" w:rsidR="00225C97" w:rsidRDefault="00225C97"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82" w:author="Dylan Van Aswegen" w:date="2024-07-15T15:06:00Z" w16du:dateUtc="2024-07-15T13:06:00Z"/>
                <w:rFonts w:ascii="Arial" w:hAnsi="Arial" w:cs="Arial"/>
                <w:sz w:val="20"/>
                <w:szCs w:val="20"/>
                <w:lang w:val="en-GB"/>
              </w:rPr>
            </w:pPr>
          </w:p>
        </w:tc>
        <w:tc>
          <w:tcPr>
            <w:tcW w:w="3296" w:type="dxa"/>
          </w:tcPr>
          <w:p w14:paraId="04194740" w14:textId="77777777" w:rsidR="00225C97" w:rsidRDefault="00225C97"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83" w:author="Dylan Van Aswegen" w:date="2024-07-15T15:06:00Z" w16du:dateUtc="2024-07-15T13:06:00Z"/>
                <w:rFonts w:ascii="Arial" w:hAnsi="Arial" w:cs="Arial"/>
                <w:sz w:val="20"/>
                <w:szCs w:val="20"/>
                <w:lang w:val="en-GB"/>
              </w:rPr>
            </w:pPr>
            <w:ins w:id="8684" w:author="Dylan Van Aswegen" w:date="2024-07-15T15:06:00Z" w16du:dateUtc="2024-07-15T13:06:00Z">
              <w:r>
                <w:rPr>
                  <w:rFonts w:ascii="Arial" w:hAnsi="Arial" w:cs="Arial"/>
                  <w:sz w:val="20"/>
                  <w:szCs w:val="20"/>
                  <w:lang w:val="en-GB"/>
                </w:rPr>
                <w:t xml:space="preserve">The application admin will use this button to save the email as a template. Once selected, the application admin will be presented with a window to enter the template name and save the template. </w:t>
              </w:r>
            </w:ins>
          </w:p>
        </w:tc>
      </w:tr>
      <w:tr w:rsidR="00225C97" w14:paraId="7EB1556C" w14:textId="77777777" w:rsidTr="00225C97">
        <w:trPr>
          <w:cnfStyle w:val="000000100000" w:firstRow="0" w:lastRow="0" w:firstColumn="0" w:lastColumn="0" w:oddVBand="0" w:evenVBand="0" w:oddHBand="1" w:evenHBand="0" w:firstRowFirstColumn="0" w:firstRowLastColumn="0" w:lastRowFirstColumn="0" w:lastRowLastColumn="0"/>
          <w:trHeight w:val="192"/>
          <w:ins w:id="8685" w:author="Dylan Van Aswegen" w:date="2024-07-15T15:06:00Z"/>
        </w:trPr>
        <w:tc>
          <w:tcPr>
            <w:cnfStyle w:val="001000000000" w:firstRow="0" w:lastRow="0" w:firstColumn="1" w:lastColumn="0" w:oddVBand="0" w:evenVBand="0" w:oddHBand="0" w:evenHBand="0" w:firstRowFirstColumn="0" w:firstRowLastColumn="0" w:lastRowFirstColumn="0" w:lastRowLastColumn="0"/>
            <w:tcW w:w="1099" w:type="dxa"/>
          </w:tcPr>
          <w:p w14:paraId="1C618828" w14:textId="77777777" w:rsidR="00225C97" w:rsidRDefault="00225C97" w:rsidP="00225C97">
            <w:pPr>
              <w:spacing w:line="360" w:lineRule="auto"/>
              <w:jc w:val="both"/>
              <w:rPr>
                <w:ins w:id="8686" w:author="Dylan Van Aswegen" w:date="2024-07-15T15:06:00Z" w16du:dateUtc="2024-07-15T13:06:00Z"/>
                <w:rFonts w:ascii="Arial" w:hAnsi="Arial" w:cs="Arial"/>
                <w:sz w:val="20"/>
                <w:szCs w:val="20"/>
                <w:lang w:val="en-GB"/>
              </w:rPr>
            </w:pPr>
          </w:p>
        </w:tc>
        <w:tc>
          <w:tcPr>
            <w:tcW w:w="1628" w:type="dxa"/>
          </w:tcPr>
          <w:p w14:paraId="64B13162" w14:textId="77777777"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87" w:author="Dylan Van Aswegen" w:date="2024-07-15T15:06:00Z" w16du:dateUtc="2024-07-15T13:06:00Z"/>
                <w:rFonts w:ascii="Arial" w:hAnsi="Arial" w:cs="Arial"/>
                <w:sz w:val="20"/>
                <w:szCs w:val="20"/>
                <w:lang w:val="en-GB"/>
              </w:rPr>
            </w:pPr>
            <w:ins w:id="8688" w:author="Dylan Van Aswegen" w:date="2024-07-15T15:06:00Z" w16du:dateUtc="2024-07-15T13:06:00Z">
              <w:r>
                <w:rPr>
                  <w:rFonts w:ascii="Arial" w:hAnsi="Arial" w:cs="Arial"/>
                  <w:sz w:val="20"/>
                  <w:szCs w:val="20"/>
                  <w:lang w:val="en-GB"/>
                </w:rPr>
                <w:t>Send</w:t>
              </w:r>
            </w:ins>
          </w:p>
        </w:tc>
        <w:tc>
          <w:tcPr>
            <w:tcW w:w="1167" w:type="dxa"/>
          </w:tcPr>
          <w:p w14:paraId="7CC0680C" w14:textId="77777777"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89" w:author="Dylan Van Aswegen" w:date="2024-07-15T15:06:00Z" w16du:dateUtc="2024-07-15T13:06:00Z"/>
                <w:rFonts w:ascii="Arial" w:hAnsi="Arial" w:cs="Arial"/>
                <w:sz w:val="20"/>
                <w:szCs w:val="20"/>
                <w:lang w:val="en-GB"/>
              </w:rPr>
            </w:pPr>
            <w:ins w:id="8690" w:author="Dylan Van Aswegen" w:date="2024-07-15T15:06:00Z" w16du:dateUtc="2024-07-15T13:06:00Z">
              <w:r>
                <w:rPr>
                  <w:rFonts w:ascii="Arial" w:hAnsi="Arial" w:cs="Arial"/>
                  <w:sz w:val="20"/>
                  <w:szCs w:val="20"/>
                  <w:lang w:val="en-GB"/>
                </w:rPr>
                <w:t>Button</w:t>
              </w:r>
            </w:ins>
          </w:p>
        </w:tc>
        <w:tc>
          <w:tcPr>
            <w:tcW w:w="2215" w:type="dxa"/>
          </w:tcPr>
          <w:p w14:paraId="7C648054" w14:textId="77777777" w:rsidR="00225C97" w:rsidRPr="00C06688"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91" w:author="Dylan Van Aswegen" w:date="2024-07-15T15:06:00Z" w16du:dateUtc="2024-07-15T13:06:00Z"/>
                <w:rFonts w:ascii="Arial" w:hAnsi="Arial" w:cs="Arial"/>
                <w:sz w:val="20"/>
                <w:szCs w:val="20"/>
                <w:lang w:val="en-GB"/>
              </w:rPr>
            </w:pPr>
          </w:p>
        </w:tc>
        <w:tc>
          <w:tcPr>
            <w:tcW w:w="1369" w:type="dxa"/>
          </w:tcPr>
          <w:p w14:paraId="369C0CFA" w14:textId="77777777"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92" w:author="Dylan Van Aswegen" w:date="2024-07-15T15:06:00Z" w16du:dateUtc="2024-07-15T13:06:00Z"/>
                <w:rFonts w:ascii="Arial" w:hAnsi="Arial" w:cs="Arial"/>
                <w:sz w:val="20"/>
                <w:szCs w:val="20"/>
                <w:lang w:val="en-GB"/>
              </w:rPr>
            </w:pPr>
          </w:p>
        </w:tc>
        <w:tc>
          <w:tcPr>
            <w:tcW w:w="3296" w:type="dxa"/>
          </w:tcPr>
          <w:p w14:paraId="1BAAB368" w14:textId="77777777" w:rsidR="00225C97" w:rsidRDefault="00225C97" w:rsidP="00225C97">
            <w:pPr>
              <w:spacing w:line="360" w:lineRule="auto"/>
              <w:jc w:val="both"/>
              <w:cnfStyle w:val="000000100000" w:firstRow="0" w:lastRow="0" w:firstColumn="0" w:lastColumn="0" w:oddVBand="0" w:evenVBand="0" w:oddHBand="1" w:evenHBand="0" w:firstRowFirstColumn="0" w:firstRowLastColumn="0" w:lastRowFirstColumn="0" w:lastRowLastColumn="0"/>
              <w:rPr>
                <w:ins w:id="8693" w:author="Dylan Van Aswegen" w:date="2024-07-15T15:06:00Z" w16du:dateUtc="2024-07-15T13:06:00Z"/>
                <w:rFonts w:ascii="Arial" w:hAnsi="Arial" w:cs="Arial"/>
                <w:sz w:val="20"/>
                <w:szCs w:val="20"/>
                <w:lang w:val="en-GB"/>
              </w:rPr>
            </w:pPr>
            <w:ins w:id="8694" w:author="Dylan Van Aswegen" w:date="2024-07-15T15:06:00Z" w16du:dateUtc="2024-07-15T13:06:00Z">
              <w:r>
                <w:rPr>
                  <w:rFonts w:ascii="Arial" w:hAnsi="Arial" w:cs="Arial"/>
                  <w:sz w:val="20"/>
                  <w:szCs w:val="20"/>
                  <w:lang w:val="en-GB"/>
                </w:rPr>
                <w:t xml:space="preserve">The application admin will use this button to send the email. Once clicked, the application should validate that recipients were selected and that the email body contains content. If either of these validations fail, the user will be presented with a message warning them of this. If the validations pass, the email will be sent to the recipients. </w:t>
              </w:r>
            </w:ins>
          </w:p>
        </w:tc>
      </w:tr>
      <w:tr w:rsidR="00D23899" w14:paraId="689CDDD5" w14:textId="77777777" w:rsidTr="00225C97">
        <w:trPr>
          <w:trHeight w:val="192"/>
          <w:ins w:id="8695" w:author="Dylan Van Aswegen" w:date="2024-07-15T15:33:00Z"/>
        </w:trPr>
        <w:tc>
          <w:tcPr>
            <w:cnfStyle w:val="001000000000" w:firstRow="0" w:lastRow="0" w:firstColumn="1" w:lastColumn="0" w:oddVBand="0" w:evenVBand="0" w:oddHBand="0" w:evenHBand="0" w:firstRowFirstColumn="0" w:firstRowLastColumn="0" w:lastRowFirstColumn="0" w:lastRowLastColumn="0"/>
            <w:tcW w:w="1099" w:type="dxa"/>
          </w:tcPr>
          <w:p w14:paraId="22A284C9" w14:textId="77777777" w:rsidR="00D23899" w:rsidRDefault="00D23899" w:rsidP="00225C97">
            <w:pPr>
              <w:spacing w:line="360" w:lineRule="auto"/>
              <w:jc w:val="both"/>
              <w:rPr>
                <w:ins w:id="8696" w:author="Dylan Van Aswegen" w:date="2024-07-15T15:33:00Z" w16du:dateUtc="2024-07-15T13:33:00Z"/>
                <w:rFonts w:ascii="Arial" w:hAnsi="Arial" w:cs="Arial"/>
                <w:sz w:val="20"/>
                <w:szCs w:val="20"/>
                <w:lang w:val="en-GB"/>
              </w:rPr>
            </w:pPr>
          </w:p>
        </w:tc>
        <w:tc>
          <w:tcPr>
            <w:tcW w:w="1628" w:type="dxa"/>
          </w:tcPr>
          <w:p w14:paraId="4FCCD99A" w14:textId="0C40C447" w:rsidR="00D23899" w:rsidRDefault="00D23899"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697" w:author="Dylan Van Aswegen" w:date="2024-07-15T15:33:00Z" w16du:dateUtc="2024-07-15T13:33:00Z"/>
                <w:rFonts w:ascii="Arial" w:hAnsi="Arial" w:cs="Arial"/>
                <w:sz w:val="20"/>
                <w:szCs w:val="20"/>
                <w:lang w:val="en-GB"/>
              </w:rPr>
            </w:pPr>
            <w:ins w:id="8698" w:author="Dylan Van Aswegen" w:date="2024-07-15T15:33:00Z" w16du:dateUtc="2024-07-15T13:33:00Z">
              <w:r>
                <w:rPr>
                  <w:rFonts w:ascii="Arial" w:hAnsi="Arial" w:cs="Arial"/>
                  <w:sz w:val="20"/>
                  <w:szCs w:val="20"/>
                  <w:lang w:val="en-GB"/>
                </w:rPr>
                <w:t>Schedule Se</w:t>
              </w:r>
            </w:ins>
            <w:ins w:id="8699" w:author="Dylan Van Aswegen" w:date="2024-07-15T15:34:00Z" w16du:dateUtc="2024-07-15T13:34:00Z">
              <w:r>
                <w:rPr>
                  <w:rFonts w:ascii="Arial" w:hAnsi="Arial" w:cs="Arial"/>
                  <w:sz w:val="20"/>
                  <w:szCs w:val="20"/>
                  <w:lang w:val="en-GB"/>
                </w:rPr>
                <w:t>nd</w:t>
              </w:r>
            </w:ins>
          </w:p>
        </w:tc>
        <w:tc>
          <w:tcPr>
            <w:tcW w:w="1167" w:type="dxa"/>
          </w:tcPr>
          <w:p w14:paraId="00C4C6D6" w14:textId="2ECEF5E3" w:rsidR="00D23899" w:rsidRDefault="005A2579"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700" w:author="Dylan Van Aswegen" w:date="2024-07-15T15:33:00Z" w16du:dateUtc="2024-07-15T13:33:00Z"/>
                <w:rFonts w:ascii="Arial" w:hAnsi="Arial" w:cs="Arial"/>
                <w:sz w:val="20"/>
                <w:szCs w:val="20"/>
                <w:lang w:val="en-GB"/>
              </w:rPr>
            </w:pPr>
            <w:ins w:id="8701" w:author="Dylan Van Aswegen" w:date="2024-07-15T15:34:00Z" w16du:dateUtc="2024-07-15T13:34:00Z">
              <w:r>
                <w:rPr>
                  <w:rFonts w:ascii="Arial" w:hAnsi="Arial" w:cs="Arial"/>
                  <w:sz w:val="20"/>
                  <w:szCs w:val="20"/>
                  <w:lang w:val="en-GB"/>
                </w:rPr>
                <w:t>Calendar Drop Down</w:t>
              </w:r>
            </w:ins>
          </w:p>
        </w:tc>
        <w:tc>
          <w:tcPr>
            <w:tcW w:w="2215" w:type="dxa"/>
          </w:tcPr>
          <w:p w14:paraId="180CA3B6" w14:textId="21DF960E" w:rsidR="00D23899" w:rsidRPr="00C06688" w:rsidRDefault="005A2579"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702" w:author="Dylan Van Aswegen" w:date="2024-07-15T15:33:00Z" w16du:dateUtc="2024-07-15T13:33:00Z"/>
                <w:rFonts w:ascii="Arial" w:hAnsi="Arial" w:cs="Arial"/>
                <w:sz w:val="20"/>
                <w:szCs w:val="20"/>
                <w:lang w:val="en-GB"/>
              </w:rPr>
            </w:pPr>
            <w:ins w:id="8703" w:author="Dylan Van Aswegen" w:date="2024-07-15T15:34:00Z" w16du:dateUtc="2024-07-15T13:34:00Z">
              <w:r>
                <w:rPr>
                  <w:rFonts w:ascii="Arial" w:hAnsi="Arial" w:cs="Arial"/>
                  <w:sz w:val="20"/>
                  <w:szCs w:val="20"/>
                  <w:lang w:val="en-GB"/>
                </w:rPr>
                <w:t>Date Time</w:t>
              </w:r>
            </w:ins>
          </w:p>
        </w:tc>
        <w:tc>
          <w:tcPr>
            <w:tcW w:w="1369" w:type="dxa"/>
          </w:tcPr>
          <w:p w14:paraId="37F137CA" w14:textId="3A65C60D" w:rsidR="00D23899" w:rsidRDefault="00D33B10"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704" w:author="Dylan Van Aswegen" w:date="2024-07-15T15:33:00Z" w16du:dateUtc="2024-07-15T13:33:00Z"/>
                <w:rFonts w:ascii="Arial" w:hAnsi="Arial" w:cs="Arial"/>
                <w:sz w:val="20"/>
                <w:szCs w:val="20"/>
                <w:lang w:val="en-GB"/>
              </w:rPr>
            </w:pPr>
            <w:ins w:id="8705" w:author="Dylan Van Aswegen" w:date="2024-07-15T15:35:00Z" w16du:dateUtc="2024-07-15T13:35:00Z">
              <w:r>
                <w:rPr>
                  <w:rFonts w:ascii="Arial" w:hAnsi="Arial" w:cs="Arial"/>
                  <w:sz w:val="20"/>
                  <w:szCs w:val="20"/>
                  <w:lang w:val="en-GB"/>
                </w:rPr>
                <w:t>No</w:t>
              </w:r>
            </w:ins>
          </w:p>
        </w:tc>
        <w:tc>
          <w:tcPr>
            <w:tcW w:w="3296" w:type="dxa"/>
          </w:tcPr>
          <w:p w14:paraId="3BF607FA" w14:textId="7ED9470E" w:rsidR="00D23899" w:rsidRDefault="005A2579" w:rsidP="00225C97">
            <w:pPr>
              <w:spacing w:line="360" w:lineRule="auto"/>
              <w:jc w:val="both"/>
              <w:cnfStyle w:val="000000000000" w:firstRow="0" w:lastRow="0" w:firstColumn="0" w:lastColumn="0" w:oddVBand="0" w:evenVBand="0" w:oddHBand="0" w:evenHBand="0" w:firstRowFirstColumn="0" w:firstRowLastColumn="0" w:lastRowFirstColumn="0" w:lastRowLastColumn="0"/>
              <w:rPr>
                <w:ins w:id="8706" w:author="Dylan Van Aswegen" w:date="2024-07-15T15:33:00Z" w16du:dateUtc="2024-07-15T13:33:00Z"/>
                <w:rFonts w:ascii="Arial" w:hAnsi="Arial" w:cs="Arial"/>
                <w:sz w:val="20"/>
                <w:szCs w:val="20"/>
                <w:lang w:val="en-GB"/>
              </w:rPr>
            </w:pPr>
            <w:ins w:id="8707" w:author="Dylan Van Aswegen" w:date="2024-07-15T15:34:00Z" w16du:dateUtc="2024-07-15T13:34:00Z">
              <w:r>
                <w:rPr>
                  <w:rFonts w:ascii="Arial" w:hAnsi="Arial" w:cs="Arial"/>
                  <w:sz w:val="20"/>
                  <w:szCs w:val="20"/>
                  <w:lang w:val="en-GB"/>
                </w:rPr>
                <w:t xml:space="preserve">This field will allow the application </w:t>
              </w:r>
            </w:ins>
            <w:ins w:id="8708" w:author="Dylan Van Aswegen" w:date="2024-07-15T15:35:00Z" w16du:dateUtc="2024-07-15T13:35:00Z">
              <w:r>
                <w:rPr>
                  <w:rFonts w:ascii="Arial" w:hAnsi="Arial" w:cs="Arial"/>
                  <w:sz w:val="20"/>
                  <w:szCs w:val="20"/>
                  <w:lang w:val="en-GB"/>
                </w:rPr>
                <w:t xml:space="preserve">admin to </w:t>
              </w:r>
              <w:r w:rsidR="008B1430">
                <w:rPr>
                  <w:rFonts w:ascii="Arial" w:hAnsi="Arial" w:cs="Arial"/>
                  <w:sz w:val="20"/>
                  <w:szCs w:val="20"/>
                  <w:lang w:val="en-GB"/>
                </w:rPr>
                <w:t xml:space="preserve">select a date and time in the future for the email to be sent. </w:t>
              </w:r>
            </w:ins>
            <w:ins w:id="8709" w:author="Dylan Van Aswegen" w:date="2024-07-15T15:34:00Z" w16du:dateUtc="2024-07-15T13:34:00Z">
              <w:r>
                <w:rPr>
                  <w:rFonts w:ascii="Arial" w:hAnsi="Arial" w:cs="Arial"/>
                  <w:sz w:val="20"/>
                  <w:szCs w:val="20"/>
                  <w:lang w:val="en-GB"/>
                </w:rPr>
                <w:t xml:space="preserve"> </w:t>
              </w:r>
            </w:ins>
          </w:p>
        </w:tc>
      </w:tr>
    </w:tbl>
    <w:p w14:paraId="752CC43A" w14:textId="2B35F5B4" w:rsidR="002E55F8" w:rsidRPr="00714A6E" w:rsidRDefault="005A2579">
      <w:pPr>
        <w:rPr>
          <w:ins w:id="8710" w:author="Dylan Van Aswegen" w:date="2024-07-15T15:03:00Z" w16du:dateUtc="2024-07-15T13:03:00Z"/>
          <w:i/>
          <w:iCs/>
          <w:lang w:val="en-GB"/>
          <w:rPrChange w:id="8711" w:author="Dylan Van Aswegen" w:date="2024-07-15T15:06:00Z" w16du:dateUtc="2024-07-15T13:06:00Z">
            <w:rPr>
              <w:ins w:id="8712" w:author="Dylan Van Aswegen" w:date="2024-07-15T15:03:00Z" w16du:dateUtc="2024-07-15T13:03:00Z"/>
              <w:i w:val="0"/>
              <w:iCs w:val="0"/>
              <w:sz w:val="32"/>
              <w:szCs w:val="32"/>
            </w:rPr>
          </w:rPrChange>
        </w:rPr>
        <w:pPrChange w:id="8713" w:author="Dylan Van Aswegen" w:date="2024-07-15T15:04:00Z" w16du:dateUtc="2024-07-15T13:04:00Z">
          <w:pPr>
            <w:pStyle w:val="Heading4"/>
          </w:pPr>
        </w:pPrChange>
      </w:pPr>
      <w:ins w:id="8714" w:author="Dylan Van Aswegen" w:date="2024-07-15T15:34:00Z" w16du:dateUtc="2024-07-15T13:34:00Z">
        <w:r>
          <w:rPr>
            <w:lang w:val="en-GB"/>
          </w:rPr>
          <w:t xml:space="preserve"> </w:t>
        </w:r>
      </w:ins>
    </w:p>
    <w:p w14:paraId="0CDE2788" w14:textId="77777777" w:rsidR="002E55F8" w:rsidRPr="002E55F8" w:rsidRDefault="002E55F8">
      <w:pPr>
        <w:rPr>
          <w:ins w:id="8715" w:author="Dylan Van Aswegen" w:date="2024-07-15T15:03:00Z" w16du:dateUtc="2024-07-15T13:03:00Z"/>
        </w:rPr>
        <w:pPrChange w:id="8716" w:author="Dylan Van Aswegen" w:date="2024-07-15T15:03:00Z" w16du:dateUtc="2024-07-15T13:03:00Z">
          <w:pPr>
            <w:pStyle w:val="Heading3"/>
          </w:pPr>
        </w:pPrChange>
      </w:pPr>
    </w:p>
    <w:p w14:paraId="703CAB87" w14:textId="7DF8769E" w:rsidR="002E55F8" w:rsidRDefault="002E55F8">
      <w:pPr>
        <w:pStyle w:val="Heading4"/>
        <w:rPr>
          <w:ins w:id="8717" w:author="Dylan Van Aswegen" w:date="2024-07-15T15:05:00Z" w16du:dateUtc="2024-07-15T13:05:00Z"/>
          <w:i w:val="0"/>
          <w:iCs w:val="0"/>
          <w:sz w:val="32"/>
          <w:szCs w:val="32"/>
        </w:rPr>
      </w:pPr>
      <w:ins w:id="8718" w:author="Dylan Van Aswegen" w:date="2024-07-15T15:04:00Z" w16du:dateUtc="2024-07-15T13:04:00Z">
        <w:r w:rsidRPr="003C00CE">
          <w:rPr>
            <w:i w:val="0"/>
            <w:iCs w:val="0"/>
            <w:sz w:val="32"/>
            <w:szCs w:val="32"/>
            <w:rPrChange w:id="8719" w:author="Dylan Van Aswegen" w:date="2024-07-15T15:05:00Z" w16du:dateUtc="2024-07-15T13:05:00Z">
              <w:rPr/>
            </w:rPrChange>
          </w:rPr>
          <w:t xml:space="preserve">Emails </w:t>
        </w:r>
      </w:ins>
      <w:ins w:id="8720" w:author="Dylan Van Aswegen" w:date="2024-07-15T23:49:00Z" w16du:dateUtc="2024-07-15T21:49:00Z">
        <w:r w:rsidR="00501FCD">
          <w:rPr>
            <w:i w:val="0"/>
            <w:iCs w:val="0"/>
            <w:sz w:val="32"/>
            <w:szCs w:val="32"/>
          </w:rPr>
          <w:t>S</w:t>
        </w:r>
      </w:ins>
      <w:ins w:id="8721" w:author="Dylan Van Aswegen" w:date="2024-07-15T15:04:00Z" w16du:dateUtc="2024-07-15T13:04:00Z">
        <w:r w:rsidR="003C00CE" w:rsidRPr="003C00CE">
          <w:rPr>
            <w:i w:val="0"/>
            <w:iCs w:val="0"/>
            <w:sz w:val="32"/>
            <w:szCs w:val="32"/>
            <w:rPrChange w:id="8722" w:author="Dylan Van Aswegen" w:date="2024-07-15T15:05:00Z" w16du:dateUtc="2024-07-15T13:05:00Z">
              <w:rPr/>
            </w:rPrChange>
          </w:rPr>
          <w:t>e</w:t>
        </w:r>
      </w:ins>
      <w:ins w:id="8723" w:author="Dylan Van Aswegen" w:date="2024-07-15T15:05:00Z" w16du:dateUtc="2024-07-15T13:05:00Z">
        <w:r w:rsidR="003C00CE" w:rsidRPr="003C00CE">
          <w:rPr>
            <w:i w:val="0"/>
            <w:iCs w:val="0"/>
            <w:sz w:val="32"/>
            <w:szCs w:val="32"/>
            <w:rPrChange w:id="8724" w:author="Dylan Van Aswegen" w:date="2024-07-15T15:05:00Z" w16du:dateUtc="2024-07-15T13:05:00Z">
              <w:rPr/>
            </w:rPrChange>
          </w:rPr>
          <w:t>nt</w:t>
        </w:r>
      </w:ins>
    </w:p>
    <w:p w14:paraId="54576F5C" w14:textId="7B56C3B6" w:rsidR="003C00CE" w:rsidRDefault="003C00CE" w:rsidP="003C00CE">
      <w:pPr>
        <w:rPr>
          <w:ins w:id="8725" w:author="Dylan Van Aswegen" w:date="2024-07-15T15:05:00Z" w16du:dateUtc="2024-07-15T13:05:00Z"/>
        </w:rPr>
      </w:pPr>
      <w:ins w:id="8726" w:author="Dylan Van Aswegen" w:date="2024-07-15T15:05:00Z" w16du:dateUtc="2024-07-15T13:05:00Z">
        <w:r>
          <w:t xml:space="preserve">The emails sent section of the communication page will consist of the following table: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3C00CE" w14:paraId="7C1B8DCC" w14:textId="77777777" w:rsidTr="005C5491">
        <w:trPr>
          <w:cnfStyle w:val="100000000000" w:firstRow="1" w:lastRow="0" w:firstColumn="0" w:lastColumn="0" w:oddVBand="0" w:evenVBand="0" w:oddHBand="0" w:evenHBand="0" w:firstRowFirstColumn="0" w:firstRowLastColumn="0" w:lastRowFirstColumn="0" w:lastRowLastColumn="0"/>
          <w:tblHeader/>
          <w:ins w:id="8727" w:author="Dylan Van Aswegen" w:date="2024-07-15T15:06: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298ECC07" w14:textId="77777777" w:rsidR="003C00CE" w:rsidRDefault="003C00CE">
            <w:pPr>
              <w:spacing w:line="360" w:lineRule="auto"/>
              <w:jc w:val="both"/>
              <w:rPr>
                <w:ins w:id="8728" w:author="Dylan Van Aswegen" w:date="2024-07-15T15:06:00Z" w16du:dateUtc="2024-07-15T13:06:00Z"/>
                <w:rFonts w:ascii="Arial" w:hAnsi="Arial" w:cs="Arial"/>
                <w:sz w:val="20"/>
                <w:szCs w:val="20"/>
                <w:lang w:val="en-GB"/>
              </w:rPr>
            </w:pPr>
            <w:ins w:id="8729" w:author="Dylan Van Aswegen" w:date="2024-07-15T15:06:00Z" w16du:dateUtc="2024-07-15T13:06:00Z">
              <w:r>
                <w:rPr>
                  <w:rFonts w:ascii="Arial" w:hAnsi="Arial" w:cs="Arial"/>
                  <w:sz w:val="20"/>
                  <w:szCs w:val="20"/>
                  <w:lang w:val="en-GB"/>
                </w:rPr>
                <w:t>Column Name</w:t>
              </w:r>
            </w:ins>
          </w:p>
        </w:tc>
        <w:tc>
          <w:tcPr>
            <w:tcW w:w="1273" w:type="dxa"/>
            <w:shd w:val="clear" w:color="auto" w:fill="002060"/>
          </w:tcPr>
          <w:p w14:paraId="663604B4" w14:textId="77777777" w:rsidR="003C00CE" w:rsidRDefault="003C00CE">
            <w:pPr>
              <w:spacing w:line="360" w:lineRule="auto"/>
              <w:jc w:val="both"/>
              <w:cnfStyle w:val="100000000000" w:firstRow="1" w:lastRow="0" w:firstColumn="0" w:lastColumn="0" w:oddVBand="0" w:evenVBand="0" w:oddHBand="0" w:evenHBand="0" w:firstRowFirstColumn="0" w:firstRowLastColumn="0" w:lastRowFirstColumn="0" w:lastRowLastColumn="0"/>
              <w:rPr>
                <w:ins w:id="8730" w:author="Dylan Van Aswegen" w:date="2024-07-15T15:06:00Z" w16du:dateUtc="2024-07-15T13:06:00Z"/>
                <w:rFonts w:ascii="Arial" w:hAnsi="Arial" w:cs="Arial"/>
                <w:sz w:val="20"/>
                <w:szCs w:val="20"/>
                <w:lang w:val="en-GB"/>
              </w:rPr>
            </w:pPr>
            <w:ins w:id="8731" w:author="Dylan Van Aswegen" w:date="2024-07-15T15:06:00Z" w16du:dateUtc="2024-07-15T13:06:00Z">
              <w:r>
                <w:rPr>
                  <w:rFonts w:ascii="Arial" w:hAnsi="Arial" w:cs="Arial"/>
                  <w:sz w:val="20"/>
                  <w:szCs w:val="20"/>
                  <w:lang w:val="en-GB"/>
                </w:rPr>
                <w:t>Column Type</w:t>
              </w:r>
            </w:ins>
          </w:p>
        </w:tc>
        <w:tc>
          <w:tcPr>
            <w:tcW w:w="1694" w:type="dxa"/>
            <w:shd w:val="clear" w:color="auto" w:fill="002060"/>
          </w:tcPr>
          <w:p w14:paraId="415F5744" w14:textId="77777777" w:rsidR="003C00CE" w:rsidRDefault="003C00CE">
            <w:pPr>
              <w:spacing w:line="360" w:lineRule="auto"/>
              <w:jc w:val="both"/>
              <w:cnfStyle w:val="100000000000" w:firstRow="1" w:lastRow="0" w:firstColumn="0" w:lastColumn="0" w:oddVBand="0" w:evenVBand="0" w:oddHBand="0" w:evenHBand="0" w:firstRowFirstColumn="0" w:firstRowLastColumn="0" w:lastRowFirstColumn="0" w:lastRowLastColumn="0"/>
              <w:rPr>
                <w:ins w:id="8732" w:author="Dylan Van Aswegen" w:date="2024-07-15T15:06:00Z" w16du:dateUtc="2024-07-15T13:06:00Z"/>
                <w:rFonts w:ascii="Arial" w:hAnsi="Arial" w:cs="Arial"/>
                <w:sz w:val="20"/>
                <w:szCs w:val="20"/>
                <w:lang w:val="en-GB"/>
              </w:rPr>
            </w:pPr>
            <w:ins w:id="8733" w:author="Dylan Van Aswegen" w:date="2024-07-15T15:06:00Z" w16du:dateUtc="2024-07-15T13:06:00Z">
              <w:r>
                <w:rPr>
                  <w:rFonts w:ascii="Arial" w:hAnsi="Arial" w:cs="Arial"/>
                  <w:sz w:val="20"/>
                  <w:szCs w:val="20"/>
                  <w:lang w:val="en-GB"/>
                </w:rPr>
                <w:t>Column Data Type</w:t>
              </w:r>
            </w:ins>
          </w:p>
        </w:tc>
        <w:tc>
          <w:tcPr>
            <w:tcW w:w="3804" w:type="dxa"/>
            <w:shd w:val="clear" w:color="auto" w:fill="002060"/>
          </w:tcPr>
          <w:p w14:paraId="01A3986F" w14:textId="77777777" w:rsidR="003C00CE" w:rsidRDefault="003C00CE">
            <w:pPr>
              <w:spacing w:line="360" w:lineRule="auto"/>
              <w:jc w:val="both"/>
              <w:cnfStyle w:val="100000000000" w:firstRow="1" w:lastRow="0" w:firstColumn="0" w:lastColumn="0" w:oddVBand="0" w:evenVBand="0" w:oddHBand="0" w:evenHBand="0" w:firstRowFirstColumn="0" w:firstRowLastColumn="0" w:lastRowFirstColumn="0" w:lastRowLastColumn="0"/>
              <w:rPr>
                <w:ins w:id="8734" w:author="Dylan Van Aswegen" w:date="2024-07-15T15:06:00Z" w16du:dateUtc="2024-07-15T13:06:00Z"/>
                <w:rFonts w:ascii="Arial" w:hAnsi="Arial" w:cs="Arial"/>
                <w:sz w:val="20"/>
                <w:szCs w:val="20"/>
                <w:lang w:val="en-GB"/>
              </w:rPr>
            </w:pPr>
            <w:ins w:id="8735" w:author="Dylan Van Aswegen" w:date="2024-07-15T15:06:00Z" w16du:dateUtc="2024-07-15T13:06:00Z">
              <w:r>
                <w:rPr>
                  <w:rFonts w:ascii="Arial" w:hAnsi="Arial" w:cs="Arial"/>
                  <w:sz w:val="20"/>
                  <w:szCs w:val="20"/>
                  <w:lang w:val="en-GB"/>
                </w:rPr>
                <w:t>Column Rules</w:t>
              </w:r>
            </w:ins>
          </w:p>
        </w:tc>
      </w:tr>
      <w:tr w:rsidR="003C00CE" w14:paraId="6944C6C1" w14:textId="77777777" w:rsidTr="005C5491">
        <w:trPr>
          <w:cnfStyle w:val="000000100000" w:firstRow="0" w:lastRow="0" w:firstColumn="0" w:lastColumn="0" w:oddVBand="0" w:evenVBand="0" w:oddHBand="1" w:evenHBand="0" w:firstRowFirstColumn="0" w:firstRowLastColumn="0" w:lastRowFirstColumn="0" w:lastRowLastColumn="0"/>
          <w:ins w:id="8736" w:author="Dylan Van Aswegen" w:date="2024-07-15T15:06:00Z"/>
        </w:trPr>
        <w:tc>
          <w:tcPr>
            <w:cnfStyle w:val="001000000000" w:firstRow="0" w:lastRow="0" w:firstColumn="1" w:lastColumn="0" w:oddVBand="0" w:evenVBand="0" w:oddHBand="0" w:evenHBand="0" w:firstRowFirstColumn="0" w:firstRowLastColumn="0" w:lastRowFirstColumn="0" w:lastRowLastColumn="0"/>
            <w:tcW w:w="1451" w:type="dxa"/>
          </w:tcPr>
          <w:p w14:paraId="481BC325" w14:textId="77777777" w:rsidR="003C00CE" w:rsidRDefault="003C00CE">
            <w:pPr>
              <w:spacing w:line="360" w:lineRule="auto"/>
              <w:jc w:val="both"/>
              <w:rPr>
                <w:ins w:id="8737" w:author="Dylan Van Aswegen" w:date="2024-07-15T15:06:00Z" w16du:dateUtc="2024-07-15T13:06:00Z"/>
                <w:rFonts w:ascii="Arial" w:hAnsi="Arial" w:cs="Arial"/>
                <w:sz w:val="20"/>
                <w:szCs w:val="20"/>
                <w:lang w:val="en-GB"/>
              </w:rPr>
            </w:pPr>
            <w:ins w:id="8738" w:author="Dylan Van Aswegen" w:date="2024-07-15T15:06:00Z" w16du:dateUtc="2024-07-15T13:06:00Z">
              <w:r>
                <w:rPr>
                  <w:rFonts w:ascii="Arial" w:hAnsi="Arial" w:cs="Arial"/>
                  <w:sz w:val="20"/>
                  <w:szCs w:val="20"/>
                  <w:lang w:val="en-GB"/>
                </w:rPr>
                <w:t xml:space="preserve">Email ID </w:t>
              </w:r>
            </w:ins>
          </w:p>
        </w:tc>
        <w:tc>
          <w:tcPr>
            <w:tcW w:w="1273" w:type="dxa"/>
          </w:tcPr>
          <w:p w14:paraId="6C1A475E" w14:textId="77777777" w:rsidR="003C00CE" w:rsidRDefault="003C00CE">
            <w:pPr>
              <w:spacing w:line="360" w:lineRule="auto"/>
              <w:jc w:val="both"/>
              <w:cnfStyle w:val="000000100000" w:firstRow="0" w:lastRow="0" w:firstColumn="0" w:lastColumn="0" w:oddVBand="0" w:evenVBand="0" w:oddHBand="1" w:evenHBand="0" w:firstRowFirstColumn="0" w:firstRowLastColumn="0" w:lastRowFirstColumn="0" w:lastRowLastColumn="0"/>
              <w:rPr>
                <w:ins w:id="8739" w:author="Dylan Van Aswegen" w:date="2024-07-15T15:06:00Z" w16du:dateUtc="2024-07-15T13:06:00Z"/>
                <w:rFonts w:ascii="Arial" w:hAnsi="Arial" w:cs="Arial"/>
                <w:sz w:val="20"/>
                <w:szCs w:val="20"/>
                <w:lang w:val="en-GB"/>
              </w:rPr>
            </w:pPr>
            <w:ins w:id="8740" w:author="Dylan Van Aswegen" w:date="2024-07-15T15:06:00Z" w16du:dateUtc="2024-07-15T13:06:00Z">
              <w:r>
                <w:rPr>
                  <w:rFonts w:ascii="Arial" w:hAnsi="Arial" w:cs="Arial"/>
                  <w:sz w:val="20"/>
                  <w:szCs w:val="20"/>
                  <w:lang w:val="en-GB"/>
                </w:rPr>
                <w:t xml:space="preserve">Text Field </w:t>
              </w:r>
            </w:ins>
          </w:p>
        </w:tc>
        <w:tc>
          <w:tcPr>
            <w:tcW w:w="1694" w:type="dxa"/>
          </w:tcPr>
          <w:p w14:paraId="4730D4B0" w14:textId="77777777" w:rsidR="003C00CE" w:rsidRDefault="003C00CE">
            <w:pPr>
              <w:spacing w:line="360" w:lineRule="auto"/>
              <w:jc w:val="both"/>
              <w:cnfStyle w:val="000000100000" w:firstRow="0" w:lastRow="0" w:firstColumn="0" w:lastColumn="0" w:oddVBand="0" w:evenVBand="0" w:oddHBand="1" w:evenHBand="0" w:firstRowFirstColumn="0" w:firstRowLastColumn="0" w:lastRowFirstColumn="0" w:lastRowLastColumn="0"/>
              <w:rPr>
                <w:ins w:id="8741" w:author="Dylan Van Aswegen" w:date="2024-07-15T15:06:00Z" w16du:dateUtc="2024-07-15T13:06:00Z"/>
                <w:rFonts w:ascii="Arial" w:hAnsi="Arial" w:cs="Arial"/>
                <w:sz w:val="20"/>
                <w:szCs w:val="20"/>
                <w:lang w:val="en-GB"/>
              </w:rPr>
            </w:pPr>
            <w:ins w:id="8742" w:author="Dylan Van Aswegen" w:date="2024-07-15T15:06:00Z" w16du:dateUtc="2024-07-15T13:06:00Z">
              <w:r>
                <w:rPr>
                  <w:rFonts w:ascii="Arial" w:hAnsi="Arial" w:cs="Arial"/>
                  <w:sz w:val="20"/>
                  <w:szCs w:val="20"/>
                  <w:lang w:val="en-GB"/>
                </w:rPr>
                <w:t xml:space="preserve">String </w:t>
              </w:r>
            </w:ins>
          </w:p>
        </w:tc>
        <w:tc>
          <w:tcPr>
            <w:tcW w:w="3804" w:type="dxa"/>
          </w:tcPr>
          <w:p w14:paraId="375C4160" w14:textId="77777777" w:rsidR="003C00CE" w:rsidRDefault="003C00CE">
            <w:pPr>
              <w:spacing w:line="360" w:lineRule="auto"/>
              <w:jc w:val="both"/>
              <w:cnfStyle w:val="000000100000" w:firstRow="0" w:lastRow="0" w:firstColumn="0" w:lastColumn="0" w:oddVBand="0" w:evenVBand="0" w:oddHBand="1" w:evenHBand="0" w:firstRowFirstColumn="0" w:firstRowLastColumn="0" w:lastRowFirstColumn="0" w:lastRowLastColumn="0"/>
              <w:rPr>
                <w:ins w:id="8743" w:author="Dylan Van Aswegen" w:date="2024-07-15T15:06:00Z" w16du:dateUtc="2024-07-15T13:06:00Z"/>
                <w:rFonts w:ascii="Arial" w:hAnsi="Arial" w:cs="Arial"/>
                <w:sz w:val="20"/>
                <w:szCs w:val="20"/>
                <w:lang w:val="en-GB"/>
              </w:rPr>
            </w:pPr>
            <w:ins w:id="8744" w:author="Dylan Van Aswegen" w:date="2024-07-15T15:06:00Z" w16du:dateUtc="2024-07-15T13:06:00Z">
              <w:r>
                <w:rPr>
                  <w:rFonts w:ascii="Arial" w:hAnsi="Arial" w:cs="Arial"/>
                  <w:sz w:val="20"/>
                  <w:szCs w:val="20"/>
                  <w:lang w:val="en-GB"/>
                </w:rPr>
                <w:t xml:space="preserve">This column will contain the ID of the email. </w:t>
              </w:r>
            </w:ins>
          </w:p>
        </w:tc>
      </w:tr>
      <w:tr w:rsidR="003C00CE" w14:paraId="67BE7236" w14:textId="77777777" w:rsidTr="005C5491">
        <w:trPr>
          <w:ins w:id="8745" w:author="Dylan Van Aswegen" w:date="2024-07-15T15:06:00Z"/>
        </w:trPr>
        <w:tc>
          <w:tcPr>
            <w:cnfStyle w:val="001000000000" w:firstRow="0" w:lastRow="0" w:firstColumn="1" w:lastColumn="0" w:oddVBand="0" w:evenVBand="0" w:oddHBand="0" w:evenHBand="0" w:firstRowFirstColumn="0" w:firstRowLastColumn="0" w:lastRowFirstColumn="0" w:lastRowLastColumn="0"/>
            <w:tcW w:w="1451" w:type="dxa"/>
          </w:tcPr>
          <w:p w14:paraId="648AE02A" w14:textId="641BA86C" w:rsidR="003C00CE" w:rsidRDefault="003C00CE" w:rsidP="003C00CE">
            <w:pPr>
              <w:spacing w:line="360" w:lineRule="auto"/>
              <w:jc w:val="both"/>
              <w:rPr>
                <w:ins w:id="8746" w:author="Dylan Van Aswegen" w:date="2024-07-15T15:06:00Z" w16du:dateUtc="2024-07-15T13:06:00Z"/>
                <w:rFonts w:ascii="Arial" w:hAnsi="Arial" w:cs="Arial"/>
                <w:sz w:val="20"/>
                <w:szCs w:val="20"/>
                <w:lang w:val="en-GB"/>
              </w:rPr>
            </w:pPr>
            <w:ins w:id="8747" w:author="Dylan Van Aswegen" w:date="2024-07-15T15:06:00Z" w16du:dateUtc="2024-07-15T13:06:00Z">
              <w:r>
                <w:rPr>
                  <w:rFonts w:ascii="Arial" w:hAnsi="Arial" w:cs="Arial"/>
                  <w:sz w:val="20"/>
                  <w:szCs w:val="20"/>
                  <w:lang w:val="en-GB"/>
                </w:rPr>
                <w:t>Organisation</w:t>
              </w:r>
            </w:ins>
          </w:p>
        </w:tc>
        <w:tc>
          <w:tcPr>
            <w:tcW w:w="1273" w:type="dxa"/>
          </w:tcPr>
          <w:p w14:paraId="3EC698BA" w14:textId="42792A5E" w:rsidR="003C00CE" w:rsidRDefault="003C00CE" w:rsidP="003C00CE">
            <w:pPr>
              <w:spacing w:line="360" w:lineRule="auto"/>
              <w:jc w:val="both"/>
              <w:cnfStyle w:val="000000000000" w:firstRow="0" w:lastRow="0" w:firstColumn="0" w:lastColumn="0" w:oddVBand="0" w:evenVBand="0" w:oddHBand="0" w:evenHBand="0" w:firstRowFirstColumn="0" w:firstRowLastColumn="0" w:lastRowFirstColumn="0" w:lastRowLastColumn="0"/>
              <w:rPr>
                <w:ins w:id="8748" w:author="Dylan Van Aswegen" w:date="2024-07-15T15:06:00Z" w16du:dateUtc="2024-07-15T13:06:00Z"/>
                <w:rFonts w:ascii="Arial" w:hAnsi="Arial" w:cs="Arial"/>
                <w:sz w:val="20"/>
                <w:szCs w:val="20"/>
                <w:lang w:val="en-GB"/>
              </w:rPr>
            </w:pPr>
            <w:ins w:id="8749" w:author="Dylan Van Aswegen" w:date="2024-07-15T15:06:00Z" w16du:dateUtc="2024-07-15T13:06:00Z">
              <w:r>
                <w:rPr>
                  <w:rFonts w:ascii="Arial" w:hAnsi="Arial" w:cs="Arial"/>
                  <w:sz w:val="20"/>
                  <w:szCs w:val="20"/>
                  <w:lang w:val="en-GB"/>
                </w:rPr>
                <w:t xml:space="preserve">Text Field </w:t>
              </w:r>
            </w:ins>
          </w:p>
        </w:tc>
        <w:tc>
          <w:tcPr>
            <w:tcW w:w="1694" w:type="dxa"/>
          </w:tcPr>
          <w:p w14:paraId="63DDFFDE" w14:textId="3D5B1E48" w:rsidR="003C00CE" w:rsidRDefault="003C00CE" w:rsidP="003C00CE">
            <w:pPr>
              <w:spacing w:line="360" w:lineRule="auto"/>
              <w:jc w:val="both"/>
              <w:cnfStyle w:val="000000000000" w:firstRow="0" w:lastRow="0" w:firstColumn="0" w:lastColumn="0" w:oddVBand="0" w:evenVBand="0" w:oddHBand="0" w:evenHBand="0" w:firstRowFirstColumn="0" w:firstRowLastColumn="0" w:lastRowFirstColumn="0" w:lastRowLastColumn="0"/>
              <w:rPr>
                <w:ins w:id="8750" w:author="Dylan Van Aswegen" w:date="2024-07-15T15:06:00Z" w16du:dateUtc="2024-07-15T13:06:00Z"/>
                <w:rFonts w:ascii="Arial" w:hAnsi="Arial" w:cs="Arial"/>
                <w:sz w:val="20"/>
                <w:szCs w:val="20"/>
                <w:lang w:val="en-GB"/>
              </w:rPr>
            </w:pPr>
            <w:ins w:id="8751" w:author="Dylan Van Aswegen" w:date="2024-07-15T15:06:00Z" w16du:dateUtc="2024-07-15T13:06:00Z">
              <w:r>
                <w:rPr>
                  <w:rFonts w:ascii="Arial" w:hAnsi="Arial" w:cs="Arial"/>
                  <w:sz w:val="20"/>
                  <w:szCs w:val="20"/>
                  <w:lang w:val="en-GB"/>
                </w:rPr>
                <w:t xml:space="preserve">String </w:t>
              </w:r>
            </w:ins>
          </w:p>
        </w:tc>
        <w:tc>
          <w:tcPr>
            <w:tcW w:w="3804" w:type="dxa"/>
          </w:tcPr>
          <w:p w14:paraId="56ADE1DB" w14:textId="2E1EE910" w:rsidR="003C00CE" w:rsidRDefault="003C00CE" w:rsidP="003C00CE">
            <w:pPr>
              <w:spacing w:line="360" w:lineRule="auto"/>
              <w:jc w:val="both"/>
              <w:cnfStyle w:val="000000000000" w:firstRow="0" w:lastRow="0" w:firstColumn="0" w:lastColumn="0" w:oddVBand="0" w:evenVBand="0" w:oddHBand="0" w:evenHBand="0" w:firstRowFirstColumn="0" w:firstRowLastColumn="0" w:lastRowFirstColumn="0" w:lastRowLastColumn="0"/>
              <w:rPr>
                <w:ins w:id="8752" w:author="Dylan Van Aswegen" w:date="2024-07-15T15:06:00Z" w16du:dateUtc="2024-07-15T13:06:00Z"/>
                <w:rFonts w:ascii="Arial" w:hAnsi="Arial" w:cs="Arial"/>
                <w:sz w:val="20"/>
                <w:szCs w:val="20"/>
                <w:lang w:val="en-GB"/>
              </w:rPr>
            </w:pPr>
            <w:ins w:id="8753" w:author="Dylan Van Aswegen" w:date="2024-07-15T15:06:00Z" w16du:dateUtc="2024-07-15T13:06:00Z">
              <w:r>
                <w:rPr>
                  <w:rFonts w:ascii="Arial" w:hAnsi="Arial" w:cs="Arial"/>
                  <w:sz w:val="20"/>
                  <w:szCs w:val="20"/>
                  <w:lang w:val="en-GB"/>
                </w:rPr>
                <w:t>This column will contain the name of the organisation t</w:t>
              </w:r>
              <w:r w:rsidR="000C71B8">
                <w:rPr>
                  <w:rFonts w:ascii="Arial" w:hAnsi="Arial" w:cs="Arial"/>
                  <w:sz w:val="20"/>
                  <w:szCs w:val="20"/>
                  <w:lang w:val="en-GB"/>
                </w:rPr>
                <w:t xml:space="preserve">o which the email was sent. </w:t>
              </w:r>
              <w:r>
                <w:rPr>
                  <w:rFonts w:ascii="Arial" w:hAnsi="Arial" w:cs="Arial"/>
                  <w:sz w:val="20"/>
                  <w:szCs w:val="20"/>
                  <w:lang w:val="en-GB"/>
                </w:rPr>
                <w:t xml:space="preserve"> </w:t>
              </w:r>
            </w:ins>
          </w:p>
        </w:tc>
      </w:tr>
      <w:tr w:rsidR="003C00CE" w14:paraId="464DC83E" w14:textId="77777777" w:rsidTr="005C5491">
        <w:trPr>
          <w:cnfStyle w:val="000000100000" w:firstRow="0" w:lastRow="0" w:firstColumn="0" w:lastColumn="0" w:oddVBand="0" w:evenVBand="0" w:oddHBand="1" w:evenHBand="0" w:firstRowFirstColumn="0" w:firstRowLastColumn="0" w:lastRowFirstColumn="0" w:lastRowLastColumn="0"/>
          <w:ins w:id="8754" w:author="Dylan Van Aswegen" w:date="2024-07-15T15:06:00Z"/>
        </w:trPr>
        <w:tc>
          <w:tcPr>
            <w:cnfStyle w:val="001000000000" w:firstRow="0" w:lastRow="0" w:firstColumn="1" w:lastColumn="0" w:oddVBand="0" w:evenVBand="0" w:oddHBand="0" w:evenHBand="0" w:firstRowFirstColumn="0" w:firstRowLastColumn="0" w:lastRowFirstColumn="0" w:lastRowLastColumn="0"/>
            <w:tcW w:w="1451" w:type="dxa"/>
          </w:tcPr>
          <w:p w14:paraId="0E89D3E0" w14:textId="77777777" w:rsidR="003C00CE" w:rsidRDefault="003C00CE" w:rsidP="003C00CE">
            <w:pPr>
              <w:spacing w:line="360" w:lineRule="auto"/>
              <w:jc w:val="both"/>
              <w:rPr>
                <w:ins w:id="8755" w:author="Dylan Van Aswegen" w:date="2024-07-15T15:06:00Z" w16du:dateUtc="2024-07-15T13:06:00Z"/>
                <w:rFonts w:ascii="Arial" w:hAnsi="Arial" w:cs="Arial"/>
                <w:sz w:val="20"/>
                <w:szCs w:val="20"/>
                <w:lang w:val="en-GB"/>
              </w:rPr>
            </w:pPr>
            <w:ins w:id="8756" w:author="Dylan Van Aswegen" w:date="2024-07-15T15:06:00Z" w16du:dateUtc="2024-07-15T13:06:00Z">
              <w:r>
                <w:rPr>
                  <w:rFonts w:ascii="Arial" w:hAnsi="Arial" w:cs="Arial"/>
                  <w:sz w:val="20"/>
                  <w:szCs w:val="20"/>
                  <w:lang w:val="en-GB"/>
                </w:rPr>
                <w:t>Subject</w:t>
              </w:r>
            </w:ins>
          </w:p>
        </w:tc>
        <w:tc>
          <w:tcPr>
            <w:tcW w:w="1273" w:type="dxa"/>
          </w:tcPr>
          <w:p w14:paraId="5891F238" w14:textId="77777777" w:rsidR="003C00CE" w:rsidRDefault="003C00CE" w:rsidP="003C00CE">
            <w:pPr>
              <w:spacing w:line="360" w:lineRule="auto"/>
              <w:jc w:val="both"/>
              <w:cnfStyle w:val="000000100000" w:firstRow="0" w:lastRow="0" w:firstColumn="0" w:lastColumn="0" w:oddVBand="0" w:evenVBand="0" w:oddHBand="1" w:evenHBand="0" w:firstRowFirstColumn="0" w:firstRowLastColumn="0" w:lastRowFirstColumn="0" w:lastRowLastColumn="0"/>
              <w:rPr>
                <w:ins w:id="8757" w:author="Dylan Van Aswegen" w:date="2024-07-15T15:06:00Z" w16du:dateUtc="2024-07-15T13:06:00Z"/>
                <w:rFonts w:ascii="Arial" w:hAnsi="Arial" w:cs="Arial"/>
                <w:sz w:val="20"/>
                <w:szCs w:val="20"/>
                <w:lang w:val="en-GB"/>
              </w:rPr>
            </w:pPr>
            <w:ins w:id="8758" w:author="Dylan Van Aswegen" w:date="2024-07-15T15:06:00Z" w16du:dateUtc="2024-07-15T13:06:00Z">
              <w:r>
                <w:rPr>
                  <w:rFonts w:ascii="Arial" w:hAnsi="Arial" w:cs="Arial"/>
                  <w:sz w:val="20"/>
                  <w:szCs w:val="20"/>
                  <w:lang w:val="en-GB"/>
                </w:rPr>
                <w:t xml:space="preserve">Text Field </w:t>
              </w:r>
            </w:ins>
          </w:p>
        </w:tc>
        <w:tc>
          <w:tcPr>
            <w:tcW w:w="1694" w:type="dxa"/>
          </w:tcPr>
          <w:p w14:paraId="720630DF" w14:textId="77777777" w:rsidR="003C00CE" w:rsidRDefault="003C00CE" w:rsidP="003C00CE">
            <w:pPr>
              <w:spacing w:line="360" w:lineRule="auto"/>
              <w:jc w:val="both"/>
              <w:cnfStyle w:val="000000100000" w:firstRow="0" w:lastRow="0" w:firstColumn="0" w:lastColumn="0" w:oddVBand="0" w:evenVBand="0" w:oddHBand="1" w:evenHBand="0" w:firstRowFirstColumn="0" w:firstRowLastColumn="0" w:lastRowFirstColumn="0" w:lastRowLastColumn="0"/>
              <w:rPr>
                <w:ins w:id="8759" w:author="Dylan Van Aswegen" w:date="2024-07-15T15:06:00Z" w16du:dateUtc="2024-07-15T13:06:00Z"/>
                <w:rFonts w:ascii="Arial" w:hAnsi="Arial" w:cs="Arial"/>
                <w:sz w:val="20"/>
                <w:szCs w:val="20"/>
                <w:lang w:val="en-GB"/>
              </w:rPr>
            </w:pPr>
            <w:ins w:id="8760" w:author="Dylan Van Aswegen" w:date="2024-07-15T15:06:00Z" w16du:dateUtc="2024-07-15T13:06:00Z">
              <w:r>
                <w:rPr>
                  <w:rFonts w:ascii="Arial" w:hAnsi="Arial" w:cs="Arial"/>
                  <w:sz w:val="20"/>
                  <w:szCs w:val="20"/>
                  <w:lang w:val="en-GB"/>
                </w:rPr>
                <w:t xml:space="preserve">String </w:t>
              </w:r>
            </w:ins>
          </w:p>
        </w:tc>
        <w:tc>
          <w:tcPr>
            <w:tcW w:w="3804" w:type="dxa"/>
          </w:tcPr>
          <w:p w14:paraId="728DD5BE" w14:textId="77777777" w:rsidR="003C00CE" w:rsidRDefault="003C00CE" w:rsidP="003C00CE">
            <w:pPr>
              <w:spacing w:line="360" w:lineRule="auto"/>
              <w:jc w:val="both"/>
              <w:cnfStyle w:val="000000100000" w:firstRow="0" w:lastRow="0" w:firstColumn="0" w:lastColumn="0" w:oddVBand="0" w:evenVBand="0" w:oddHBand="1" w:evenHBand="0" w:firstRowFirstColumn="0" w:firstRowLastColumn="0" w:lastRowFirstColumn="0" w:lastRowLastColumn="0"/>
              <w:rPr>
                <w:ins w:id="8761" w:author="Dylan Van Aswegen" w:date="2024-07-15T15:06:00Z" w16du:dateUtc="2024-07-15T13:06:00Z"/>
                <w:rFonts w:ascii="Arial" w:hAnsi="Arial" w:cs="Arial"/>
                <w:sz w:val="20"/>
                <w:szCs w:val="20"/>
                <w:lang w:val="en-GB"/>
              </w:rPr>
            </w:pPr>
            <w:ins w:id="8762" w:author="Dylan Van Aswegen" w:date="2024-07-15T15:06:00Z" w16du:dateUtc="2024-07-15T13:06:00Z">
              <w:r>
                <w:rPr>
                  <w:rFonts w:ascii="Arial" w:hAnsi="Arial" w:cs="Arial"/>
                  <w:sz w:val="20"/>
                  <w:szCs w:val="20"/>
                  <w:lang w:val="en-GB"/>
                </w:rPr>
                <w:t xml:space="preserve">This column will contain the subject of the email. </w:t>
              </w:r>
            </w:ins>
          </w:p>
        </w:tc>
      </w:tr>
      <w:tr w:rsidR="003C00CE" w14:paraId="53DFB286" w14:textId="77777777" w:rsidTr="005C5491">
        <w:trPr>
          <w:ins w:id="8763" w:author="Dylan Van Aswegen" w:date="2024-07-15T15:06:00Z"/>
        </w:trPr>
        <w:tc>
          <w:tcPr>
            <w:cnfStyle w:val="001000000000" w:firstRow="0" w:lastRow="0" w:firstColumn="1" w:lastColumn="0" w:oddVBand="0" w:evenVBand="0" w:oddHBand="0" w:evenHBand="0" w:firstRowFirstColumn="0" w:firstRowLastColumn="0" w:lastRowFirstColumn="0" w:lastRowLastColumn="0"/>
            <w:tcW w:w="1451" w:type="dxa"/>
          </w:tcPr>
          <w:p w14:paraId="3107D3DB" w14:textId="77777777" w:rsidR="003C00CE" w:rsidRDefault="003C00CE" w:rsidP="003C00CE">
            <w:pPr>
              <w:spacing w:line="360" w:lineRule="auto"/>
              <w:jc w:val="both"/>
              <w:rPr>
                <w:ins w:id="8764" w:author="Dylan Van Aswegen" w:date="2024-07-15T15:06:00Z" w16du:dateUtc="2024-07-15T13:06:00Z"/>
                <w:rFonts w:ascii="Arial" w:hAnsi="Arial" w:cs="Arial"/>
                <w:sz w:val="20"/>
                <w:szCs w:val="20"/>
                <w:lang w:val="en-GB"/>
              </w:rPr>
            </w:pPr>
            <w:ins w:id="8765" w:author="Dylan Van Aswegen" w:date="2024-07-15T15:06:00Z" w16du:dateUtc="2024-07-15T13:06:00Z">
              <w:r>
                <w:rPr>
                  <w:rFonts w:ascii="Arial" w:hAnsi="Arial" w:cs="Arial"/>
                  <w:sz w:val="20"/>
                  <w:szCs w:val="20"/>
                  <w:lang w:val="en-GB"/>
                </w:rPr>
                <w:t>Number of Recipients</w:t>
              </w:r>
            </w:ins>
          </w:p>
        </w:tc>
        <w:tc>
          <w:tcPr>
            <w:tcW w:w="1273" w:type="dxa"/>
          </w:tcPr>
          <w:p w14:paraId="14575087" w14:textId="77777777" w:rsidR="003C00CE" w:rsidRDefault="003C00CE" w:rsidP="003C00CE">
            <w:pPr>
              <w:spacing w:line="360" w:lineRule="auto"/>
              <w:jc w:val="both"/>
              <w:cnfStyle w:val="000000000000" w:firstRow="0" w:lastRow="0" w:firstColumn="0" w:lastColumn="0" w:oddVBand="0" w:evenVBand="0" w:oddHBand="0" w:evenHBand="0" w:firstRowFirstColumn="0" w:firstRowLastColumn="0" w:lastRowFirstColumn="0" w:lastRowLastColumn="0"/>
              <w:rPr>
                <w:ins w:id="8766" w:author="Dylan Van Aswegen" w:date="2024-07-15T15:06:00Z" w16du:dateUtc="2024-07-15T13:06:00Z"/>
                <w:rFonts w:ascii="Arial" w:hAnsi="Arial" w:cs="Arial"/>
                <w:sz w:val="20"/>
                <w:szCs w:val="20"/>
                <w:lang w:val="en-GB"/>
              </w:rPr>
            </w:pPr>
            <w:ins w:id="8767" w:author="Dylan Van Aswegen" w:date="2024-07-15T15:06:00Z" w16du:dateUtc="2024-07-15T13:06:00Z">
              <w:r>
                <w:rPr>
                  <w:rFonts w:ascii="Arial" w:hAnsi="Arial" w:cs="Arial"/>
                  <w:sz w:val="20"/>
                  <w:szCs w:val="20"/>
                  <w:lang w:val="en-GB"/>
                </w:rPr>
                <w:t xml:space="preserve">Text Field </w:t>
              </w:r>
            </w:ins>
          </w:p>
        </w:tc>
        <w:tc>
          <w:tcPr>
            <w:tcW w:w="1694" w:type="dxa"/>
          </w:tcPr>
          <w:p w14:paraId="74B907F5" w14:textId="77777777" w:rsidR="003C00CE" w:rsidRDefault="003C00CE" w:rsidP="003C00CE">
            <w:pPr>
              <w:spacing w:line="360" w:lineRule="auto"/>
              <w:jc w:val="both"/>
              <w:cnfStyle w:val="000000000000" w:firstRow="0" w:lastRow="0" w:firstColumn="0" w:lastColumn="0" w:oddVBand="0" w:evenVBand="0" w:oddHBand="0" w:evenHBand="0" w:firstRowFirstColumn="0" w:firstRowLastColumn="0" w:lastRowFirstColumn="0" w:lastRowLastColumn="0"/>
              <w:rPr>
                <w:ins w:id="8768" w:author="Dylan Van Aswegen" w:date="2024-07-15T15:06:00Z" w16du:dateUtc="2024-07-15T13:06:00Z"/>
                <w:rFonts w:ascii="Arial" w:hAnsi="Arial" w:cs="Arial"/>
                <w:sz w:val="20"/>
                <w:szCs w:val="20"/>
                <w:lang w:val="en-GB"/>
              </w:rPr>
            </w:pPr>
            <w:ins w:id="8769" w:author="Dylan Van Aswegen" w:date="2024-07-15T15:06:00Z" w16du:dateUtc="2024-07-15T13:06:00Z">
              <w:r>
                <w:rPr>
                  <w:rFonts w:ascii="Arial" w:hAnsi="Arial" w:cs="Arial"/>
                  <w:sz w:val="20"/>
                  <w:szCs w:val="20"/>
                  <w:lang w:val="en-GB"/>
                </w:rPr>
                <w:t xml:space="preserve">String </w:t>
              </w:r>
            </w:ins>
          </w:p>
        </w:tc>
        <w:tc>
          <w:tcPr>
            <w:tcW w:w="3804" w:type="dxa"/>
          </w:tcPr>
          <w:p w14:paraId="797335B1" w14:textId="77777777" w:rsidR="003C00CE" w:rsidRDefault="003C00CE" w:rsidP="003C00CE">
            <w:pPr>
              <w:spacing w:line="360" w:lineRule="auto"/>
              <w:jc w:val="both"/>
              <w:cnfStyle w:val="000000000000" w:firstRow="0" w:lastRow="0" w:firstColumn="0" w:lastColumn="0" w:oddVBand="0" w:evenVBand="0" w:oddHBand="0" w:evenHBand="0" w:firstRowFirstColumn="0" w:firstRowLastColumn="0" w:lastRowFirstColumn="0" w:lastRowLastColumn="0"/>
              <w:rPr>
                <w:ins w:id="8770" w:author="Dylan Van Aswegen" w:date="2024-07-15T15:06:00Z" w16du:dateUtc="2024-07-15T13:06:00Z"/>
                <w:rFonts w:ascii="Arial" w:hAnsi="Arial" w:cs="Arial"/>
                <w:sz w:val="20"/>
                <w:szCs w:val="20"/>
                <w:lang w:val="en-GB"/>
              </w:rPr>
            </w:pPr>
            <w:ins w:id="8771" w:author="Dylan Van Aswegen" w:date="2024-07-15T15:06:00Z" w16du:dateUtc="2024-07-15T13:06:00Z">
              <w:r>
                <w:rPr>
                  <w:rFonts w:ascii="Arial" w:hAnsi="Arial" w:cs="Arial"/>
                  <w:sz w:val="20"/>
                  <w:szCs w:val="20"/>
                  <w:lang w:val="en-GB"/>
                </w:rPr>
                <w:t xml:space="preserve">This column will contain the number of recipients that the email was sent to. </w:t>
              </w:r>
            </w:ins>
          </w:p>
        </w:tc>
      </w:tr>
      <w:tr w:rsidR="003C00CE" w14:paraId="0B800D00" w14:textId="77777777" w:rsidTr="005C5491">
        <w:trPr>
          <w:cnfStyle w:val="000000100000" w:firstRow="0" w:lastRow="0" w:firstColumn="0" w:lastColumn="0" w:oddVBand="0" w:evenVBand="0" w:oddHBand="1" w:evenHBand="0" w:firstRowFirstColumn="0" w:firstRowLastColumn="0" w:lastRowFirstColumn="0" w:lastRowLastColumn="0"/>
          <w:ins w:id="8772" w:author="Dylan Van Aswegen" w:date="2024-07-15T15:06:00Z"/>
        </w:trPr>
        <w:tc>
          <w:tcPr>
            <w:cnfStyle w:val="001000000000" w:firstRow="0" w:lastRow="0" w:firstColumn="1" w:lastColumn="0" w:oddVBand="0" w:evenVBand="0" w:oddHBand="0" w:evenHBand="0" w:firstRowFirstColumn="0" w:firstRowLastColumn="0" w:lastRowFirstColumn="0" w:lastRowLastColumn="0"/>
            <w:tcW w:w="1451" w:type="dxa"/>
          </w:tcPr>
          <w:p w14:paraId="47D095D2" w14:textId="77777777" w:rsidR="003C00CE" w:rsidRDefault="003C00CE" w:rsidP="003C00CE">
            <w:pPr>
              <w:spacing w:line="360" w:lineRule="auto"/>
              <w:jc w:val="both"/>
              <w:rPr>
                <w:ins w:id="8773" w:author="Dylan Van Aswegen" w:date="2024-07-15T15:06:00Z" w16du:dateUtc="2024-07-15T13:06:00Z"/>
                <w:rFonts w:ascii="Arial" w:hAnsi="Arial" w:cs="Arial"/>
                <w:sz w:val="20"/>
                <w:szCs w:val="20"/>
                <w:lang w:val="en-GB"/>
              </w:rPr>
            </w:pPr>
            <w:ins w:id="8774" w:author="Dylan Van Aswegen" w:date="2024-07-15T15:06:00Z" w16du:dateUtc="2024-07-15T13:06:00Z">
              <w:r>
                <w:rPr>
                  <w:rFonts w:ascii="Arial" w:hAnsi="Arial" w:cs="Arial"/>
                  <w:sz w:val="20"/>
                  <w:szCs w:val="20"/>
                  <w:lang w:val="en-GB"/>
                </w:rPr>
                <w:t>Sent Time</w:t>
              </w:r>
            </w:ins>
          </w:p>
        </w:tc>
        <w:tc>
          <w:tcPr>
            <w:tcW w:w="1273" w:type="dxa"/>
          </w:tcPr>
          <w:p w14:paraId="28107CA5" w14:textId="77777777" w:rsidR="003C00CE" w:rsidRDefault="003C00CE" w:rsidP="003C00CE">
            <w:pPr>
              <w:spacing w:line="360" w:lineRule="auto"/>
              <w:jc w:val="both"/>
              <w:cnfStyle w:val="000000100000" w:firstRow="0" w:lastRow="0" w:firstColumn="0" w:lastColumn="0" w:oddVBand="0" w:evenVBand="0" w:oddHBand="1" w:evenHBand="0" w:firstRowFirstColumn="0" w:firstRowLastColumn="0" w:lastRowFirstColumn="0" w:lastRowLastColumn="0"/>
              <w:rPr>
                <w:ins w:id="8775" w:author="Dylan Van Aswegen" w:date="2024-07-15T15:06:00Z" w16du:dateUtc="2024-07-15T13:06:00Z"/>
                <w:rFonts w:ascii="Arial" w:hAnsi="Arial" w:cs="Arial"/>
                <w:sz w:val="20"/>
                <w:szCs w:val="20"/>
                <w:lang w:val="en-GB"/>
              </w:rPr>
            </w:pPr>
            <w:ins w:id="8776" w:author="Dylan Van Aswegen" w:date="2024-07-15T15:06:00Z" w16du:dateUtc="2024-07-15T13:06:00Z">
              <w:r>
                <w:rPr>
                  <w:rFonts w:ascii="Arial" w:hAnsi="Arial" w:cs="Arial"/>
                  <w:sz w:val="20"/>
                  <w:szCs w:val="20"/>
                  <w:lang w:val="en-GB"/>
                </w:rPr>
                <w:t xml:space="preserve">Text Field </w:t>
              </w:r>
            </w:ins>
          </w:p>
        </w:tc>
        <w:tc>
          <w:tcPr>
            <w:tcW w:w="1694" w:type="dxa"/>
          </w:tcPr>
          <w:p w14:paraId="1B8A9A3D" w14:textId="77777777" w:rsidR="003C00CE" w:rsidRDefault="003C00CE" w:rsidP="003C00CE">
            <w:pPr>
              <w:spacing w:line="360" w:lineRule="auto"/>
              <w:jc w:val="both"/>
              <w:cnfStyle w:val="000000100000" w:firstRow="0" w:lastRow="0" w:firstColumn="0" w:lastColumn="0" w:oddVBand="0" w:evenVBand="0" w:oddHBand="1" w:evenHBand="0" w:firstRowFirstColumn="0" w:firstRowLastColumn="0" w:lastRowFirstColumn="0" w:lastRowLastColumn="0"/>
              <w:rPr>
                <w:ins w:id="8777" w:author="Dylan Van Aswegen" w:date="2024-07-15T15:06:00Z" w16du:dateUtc="2024-07-15T13:06:00Z"/>
                <w:rFonts w:ascii="Arial" w:hAnsi="Arial" w:cs="Arial"/>
                <w:sz w:val="20"/>
                <w:szCs w:val="20"/>
                <w:lang w:val="en-GB"/>
              </w:rPr>
            </w:pPr>
            <w:ins w:id="8778" w:author="Dylan Van Aswegen" w:date="2024-07-15T15:06:00Z" w16du:dateUtc="2024-07-15T13:06:00Z">
              <w:r>
                <w:rPr>
                  <w:rFonts w:ascii="Arial" w:hAnsi="Arial" w:cs="Arial"/>
                  <w:sz w:val="20"/>
                  <w:szCs w:val="20"/>
                  <w:lang w:val="en-GB"/>
                </w:rPr>
                <w:t xml:space="preserve">String </w:t>
              </w:r>
            </w:ins>
          </w:p>
        </w:tc>
        <w:tc>
          <w:tcPr>
            <w:tcW w:w="3804" w:type="dxa"/>
          </w:tcPr>
          <w:p w14:paraId="2F4BD6E6" w14:textId="77777777" w:rsidR="003C00CE" w:rsidRDefault="003C00CE" w:rsidP="003C00CE">
            <w:pPr>
              <w:spacing w:line="360" w:lineRule="auto"/>
              <w:jc w:val="both"/>
              <w:cnfStyle w:val="000000100000" w:firstRow="0" w:lastRow="0" w:firstColumn="0" w:lastColumn="0" w:oddVBand="0" w:evenVBand="0" w:oddHBand="1" w:evenHBand="0" w:firstRowFirstColumn="0" w:firstRowLastColumn="0" w:lastRowFirstColumn="0" w:lastRowLastColumn="0"/>
              <w:rPr>
                <w:ins w:id="8779" w:author="Dylan Van Aswegen" w:date="2024-07-15T15:06:00Z" w16du:dateUtc="2024-07-15T13:06:00Z"/>
                <w:rFonts w:ascii="Arial" w:hAnsi="Arial" w:cs="Arial"/>
                <w:sz w:val="20"/>
                <w:szCs w:val="20"/>
                <w:lang w:val="en-GB"/>
              </w:rPr>
            </w:pPr>
            <w:ins w:id="8780" w:author="Dylan Van Aswegen" w:date="2024-07-15T15:06:00Z" w16du:dateUtc="2024-07-15T13:06:00Z">
              <w:r>
                <w:rPr>
                  <w:rFonts w:ascii="Arial" w:hAnsi="Arial" w:cs="Arial"/>
                  <w:sz w:val="20"/>
                  <w:szCs w:val="20"/>
                  <w:lang w:val="en-GB"/>
                </w:rPr>
                <w:t xml:space="preserve">This column will contain the date and time that the email was sent. </w:t>
              </w:r>
            </w:ins>
          </w:p>
        </w:tc>
      </w:tr>
      <w:tr w:rsidR="003C00CE" w14:paraId="1D160481" w14:textId="77777777" w:rsidTr="005C5491">
        <w:trPr>
          <w:ins w:id="8781" w:author="Dylan Van Aswegen" w:date="2024-07-15T15:06:00Z"/>
        </w:trPr>
        <w:tc>
          <w:tcPr>
            <w:cnfStyle w:val="001000000000" w:firstRow="0" w:lastRow="0" w:firstColumn="1" w:lastColumn="0" w:oddVBand="0" w:evenVBand="0" w:oddHBand="0" w:evenHBand="0" w:firstRowFirstColumn="0" w:firstRowLastColumn="0" w:lastRowFirstColumn="0" w:lastRowLastColumn="0"/>
            <w:tcW w:w="1451" w:type="dxa"/>
          </w:tcPr>
          <w:p w14:paraId="4A7F6B80" w14:textId="77777777" w:rsidR="003C00CE" w:rsidRDefault="003C00CE" w:rsidP="003C00CE">
            <w:pPr>
              <w:spacing w:line="360" w:lineRule="auto"/>
              <w:jc w:val="both"/>
              <w:rPr>
                <w:ins w:id="8782" w:author="Dylan Van Aswegen" w:date="2024-07-15T15:06:00Z" w16du:dateUtc="2024-07-15T13:06:00Z"/>
                <w:rFonts w:ascii="Arial" w:hAnsi="Arial" w:cs="Arial"/>
                <w:sz w:val="20"/>
                <w:szCs w:val="20"/>
                <w:lang w:val="en-GB"/>
              </w:rPr>
            </w:pPr>
            <w:ins w:id="8783" w:author="Dylan Van Aswegen" w:date="2024-07-15T15:06:00Z" w16du:dateUtc="2024-07-15T13:06:00Z">
              <w:r>
                <w:rPr>
                  <w:rFonts w:ascii="Arial" w:hAnsi="Arial" w:cs="Arial"/>
                  <w:sz w:val="20"/>
                  <w:szCs w:val="20"/>
                  <w:lang w:val="en-GB"/>
                </w:rPr>
                <w:t>Open Rate</w:t>
              </w:r>
            </w:ins>
          </w:p>
        </w:tc>
        <w:tc>
          <w:tcPr>
            <w:tcW w:w="1273" w:type="dxa"/>
          </w:tcPr>
          <w:p w14:paraId="154BF7AD" w14:textId="77777777" w:rsidR="003C00CE" w:rsidRDefault="003C00CE" w:rsidP="003C00CE">
            <w:pPr>
              <w:spacing w:line="360" w:lineRule="auto"/>
              <w:jc w:val="both"/>
              <w:cnfStyle w:val="000000000000" w:firstRow="0" w:lastRow="0" w:firstColumn="0" w:lastColumn="0" w:oddVBand="0" w:evenVBand="0" w:oddHBand="0" w:evenHBand="0" w:firstRowFirstColumn="0" w:firstRowLastColumn="0" w:lastRowFirstColumn="0" w:lastRowLastColumn="0"/>
              <w:rPr>
                <w:ins w:id="8784" w:author="Dylan Van Aswegen" w:date="2024-07-15T15:06:00Z" w16du:dateUtc="2024-07-15T13:06:00Z"/>
                <w:rFonts w:ascii="Arial" w:hAnsi="Arial" w:cs="Arial"/>
                <w:sz w:val="20"/>
                <w:szCs w:val="20"/>
                <w:lang w:val="en-GB"/>
              </w:rPr>
            </w:pPr>
            <w:ins w:id="8785" w:author="Dylan Van Aswegen" w:date="2024-07-15T15:06:00Z" w16du:dateUtc="2024-07-15T13:06:00Z">
              <w:r>
                <w:rPr>
                  <w:rFonts w:ascii="Arial" w:hAnsi="Arial" w:cs="Arial"/>
                  <w:sz w:val="20"/>
                  <w:szCs w:val="20"/>
                  <w:lang w:val="en-GB"/>
                </w:rPr>
                <w:t xml:space="preserve">Text Field </w:t>
              </w:r>
            </w:ins>
          </w:p>
        </w:tc>
        <w:tc>
          <w:tcPr>
            <w:tcW w:w="1694" w:type="dxa"/>
          </w:tcPr>
          <w:p w14:paraId="1E696A16" w14:textId="77777777" w:rsidR="003C00CE" w:rsidRDefault="003C00CE" w:rsidP="003C00CE">
            <w:pPr>
              <w:spacing w:line="360" w:lineRule="auto"/>
              <w:jc w:val="both"/>
              <w:cnfStyle w:val="000000000000" w:firstRow="0" w:lastRow="0" w:firstColumn="0" w:lastColumn="0" w:oddVBand="0" w:evenVBand="0" w:oddHBand="0" w:evenHBand="0" w:firstRowFirstColumn="0" w:firstRowLastColumn="0" w:lastRowFirstColumn="0" w:lastRowLastColumn="0"/>
              <w:rPr>
                <w:ins w:id="8786" w:author="Dylan Van Aswegen" w:date="2024-07-15T15:06:00Z" w16du:dateUtc="2024-07-15T13:06:00Z"/>
                <w:rFonts w:ascii="Arial" w:hAnsi="Arial" w:cs="Arial"/>
                <w:sz w:val="20"/>
                <w:szCs w:val="20"/>
                <w:lang w:val="en-GB"/>
              </w:rPr>
            </w:pPr>
            <w:ins w:id="8787" w:author="Dylan Van Aswegen" w:date="2024-07-15T15:06:00Z" w16du:dateUtc="2024-07-15T13:06:00Z">
              <w:r>
                <w:rPr>
                  <w:rFonts w:ascii="Arial" w:hAnsi="Arial" w:cs="Arial"/>
                  <w:sz w:val="20"/>
                  <w:szCs w:val="20"/>
                  <w:lang w:val="en-GB"/>
                </w:rPr>
                <w:t xml:space="preserve">String </w:t>
              </w:r>
            </w:ins>
          </w:p>
        </w:tc>
        <w:tc>
          <w:tcPr>
            <w:tcW w:w="3804" w:type="dxa"/>
          </w:tcPr>
          <w:p w14:paraId="4D179759" w14:textId="77777777" w:rsidR="003C00CE" w:rsidRDefault="003C00CE" w:rsidP="003C00CE">
            <w:pPr>
              <w:spacing w:line="360" w:lineRule="auto"/>
              <w:jc w:val="both"/>
              <w:cnfStyle w:val="000000000000" w:firstRow="0" w:lastRow="0" w:firstColumn="0" w:lastColumn="0" w:oddVBand="0" w:evenVBand="0" w:oddHBand="0" w:evenHBand="0" w:firstRowFirstColumn="0" w:firstRowLastColumn="0" w:lastRowFirstColumn="0" w:lastRowLastColumn="0"/>
              <w:rPr>
                <w:ins w:id="8788" w:author="Dylan Van Aswegen" w:date="2024-07-15T15:06:00Z" w16du:dateUtc="2024-07-15T13:06:00Z"/>
                <w:rFonts w:ascii="Arial" w:hAnsi="Arial" w:cs="Arial"/>
                <w:sz w:val="20"/>
                <w:szCs w:val="20"/>
                <w:lang w:val="en-GB"/>
              </w:rPr>
            </w:pPr>
            <w:ins w:id="8789" w:author="Dylan Van Aswegen" w:date="2024-07-15T15:06:00Z" w16du:dateUtc="2024-07-15T13:06:00Z">
              <w:r>
                <w:rPr>
                  <w:rFonts w:ascii="Arial" w:hAnsi="Arial" w:cs="Arial"/>
                  <w:sz w:val="20"/>
                  <w:szCs w:val="20"/>
                  <w:lang w:val="en-GB"/>
                </w:rPr>
                <w:t xml:space="preserve">This column will contain the percentage of recipients who opened the email. </w:t>
              </w:r>
            </w:ins>
          </w:p>
        </w:tc>
      </w:tr>
      <w:tr w:rsidR="003C00CE" w14:paraId="13535A12" w14:textId="77777777" w:rsidTr="005C5491">
        <w:trPr>
          <w:cnfStyle w:val="000000100000" w:firstRow="0" w:lastRow="0" w:firstColumn="0" w:lastColumn="0" w:oddVBand="0" w:evenVBand="0" w:oddHBand="1" w:evenHBand="0" w:firstRowFirstColumn="0" w:firstRowLastColumn="0" w:lastRowFirstColumn="0" w:lastRowLastColumn="0"/>
          <w:ins w:id="8790" w:author="Dylan Van Aswegen" w:date="2024-07-15T15:06:00Z"/>
        </w:trPr>
        <w:tc>
          <w:tcPr>
            <w:cnfStyle w:val="001000000000" w:firstRow="0" w:lastRow="0" w:firstColumn="1" w:lastColumn="0" w:oddVBand="0" w:evenVBand="0" w:oddHBand="0" w:evenHBand="0" w:firstRowFirstColumn="0" w:firstRowLastColumn="0" w:lastRowFirstColumn="0" w:lastRowLastColumn="0"/>
            <w:tcW w:w="1451" w:type="dxa"/>
          </w:tcPr>
          <w:p w14:paraId="70B7942A" w14:textId="77777777" w:rsidR="003C00CE" w:rsidRDefault="003C00CE" w:rsidP="003C00CE">
            <w:pPr>
              <w:spacing w:line="360" w:lineRule="auto"/>
              <w:jc w:val="both"/>
              <w:rPr>
                <w:ins w:id="8791" w:author="Dylan Van Aswegen" w:date="2024-07-15T15:06:00Z" w16du:dateUtc="2024-07-15T13:06:00Z"/>
                <w:rFonts w:ascii="Arial" w:hAnsi="Arial" w:cs="Arial"/>
                <w:sz w:val="20"/>
                <w:szCs w:val="20"/>
                <w:lang w:val="en-GB"/>
              </w:rPr>
            </w:pPr>
            <w:ins w:id="8792" w:author="Dylan Van Aswegen" w:date="2024-07-15T15:06:00Z" w16du:dateUtc="2024-07-15T13:06:00Z">
              <w:r>
                <w:rPr>
                  <w:rFonts w:ascii="Arial" w:hAnsi="Arial" w:cs="Arial"/>
                  <w:sz w:val="20"/>
                  <w:szCs w:val="20"/>
                  <w:lang w:val="en-GB"/>
                </w:rPr>
                <w:t>Action</w:t>
              </w:r>
            </w:ins>
          </w:p>
        </w:tc>
        <w:tc>
          <w:tcPr>
            <w:tcW w:w="1273" w:type="dxa"/>
          </w:tcPr>
          <w:p w14:paraId="4DBBFE27" w14:textId="77777777" w:rsidR="003C00CE" w:rsidRDefault="003C00CE" w:rsidP="003C00CE">
            <w:pPr>
              <w:spacing w:line="360" w:lineRule="auto"/>
              <w:jc w:val="both"/>
              <w:cnfStyle w:val="000000100000" w:firstRow="0" w:lastRow="0" w:firstColumn="0" w:lastColumn="0" w:oddVBand="0" w:evenVBand="0" w:oddHBand="1" w:evenHBand="0" w:firstRowFirstColumn="0" w:firstRowLastColumn="0" w:lastRowFirstColumn="0" w:lastRowLastColumn="0"/>
              <w:rPr>
                <w:ins w:id="8793" w:author="Dylan Van Aswegen" w:date="2024-07-15T15:06:00Z" w16du:dateUtc="2024-07-15T13:06:00Z"/>
                <w:rFonts w:ascii="Arial" w:hAnsi="Arial" w:cs="Arial"/>
                <w:sz w:val="20"/>
                <w:szCs w:val="20"/>
                <w:lang w:val="en-GB"/>
              </w:rPr>
            </w:pPr>
            <w:ins w:id="8794" w:author="Dylan Van Aswegen" w:date="2024-07-15T15:06:00Z" w16du:dateUtc="2024-07-15T13:06:00Z">
              <w:r>
                <w:rPr>
                  <w:rFonts w:ascii="Arial" w:hAnsi="Arial" w:cs="Arial"/>
                  <w:sz w:val="20"/>
                  <w:szCs w:val="20"/>
                  <w:lang w:val="en-GB"/>
                </w:rPr>
                <w:t>Button</w:t>
              </w:r>
            </w:ins>
          </w:p>
        </w:tc>
        <w:tc>
          <w:tcPr>
            <w:tcW w:w="1694" w:type="dxa"/>
          </w:tcPr>
          <w:p w14:paraId="4011F16A" w14:textId="77777777" w:rsidR="003C00CE" w:rsidRDefault="003C00CE" w:rsidP="003C00CE">
            <w:pPr>
              <w:spacing w:line="360" w:lineRule="auto"/>
              <w:jc w:val="both"/>
              <w:cnfStyle w:val="000000100000" w:firstRow="0" w:lastRow="0" w:firstColumn="0" w:lastColumn="0" w:oddVBand="0" w:evenVBand="0" w:oddHBand="1" w:evenHBand="0" w:firstRowFirstColumn="0" w:firstRowLastColumn="0" w:lastRowFirstColumn="0" w:lastRowLastColumn="0"/>
              <w:rPr>
                <w:ins w:id="8795" w:author="Dylan Van Aswegen" w:date="2024-07-15T15:06:00Z" w16du:dateUtc="2024-07-15T13:06:00Z"/>
                <w:rFonts w:ascii="Arial" w:hAnsi="Arial" w:cs="Arial"/>
                <w:sz w:val="20"/>
                <w:szCs w:val="20"/>
                <w:lang w:val="en-GB"/>
              </w:rPr>
            </w:pPr>
          </w:p>
        </w:tc>
        <w:tc>
          <w:tcPr>
            <w:tcW w:w="3804" w:type="dxa"/>
          </w:tcPr>
          <w:p w14:paraId="0B6741C8" w14:textId="77777777" w:rsidR="003C00CE" w:rsidRDefault="003C00CE" w:rsidP="003C00CE">
            <w:pPr>
              <w:spacing w:line="360" w:lineRule="auto"/>
              <w:jc w:val="both"/>
              <w:cnfStyle w:val="000000100000" w:firstRow="0" w:lastRow="0" w:firstColumn="0" w:lastColumn="0" w:oddVBand="0" w:evenVBand="0" w:oddHBand="1" w:evenHBand="0" w:firstRowFirstColumn="0" w:firstRowLastColumn="0" w:lastRowFirstColumn="0" w:lastRowLastColumn="0"/>
              <w:rPr>
                <w:ins w:id="8796" w:author="Dylan Van Aswegen" w:date="2024-07-15T15:06:00Z" w16du:dateUtc="2024-07-15T13:06:00Z"/>
                <w:rFonts w:ascii="Arial" w:hAnsi="Arial" w:cs="Arial"/>
                <w:sz w:val="20"/>
                <w:szCs w:val="20"/>
                <w:lang w:val="en-GB"/>
              </w:rPr>
            </w:pPr>
            <w:ins w:id="8797" w:author="Dylan Van Aswegen" w:date="2024-07-15T15:06:00Z" w16du:dateUtc="2024-07-15T13:06:00Z">
              <w:r>
                <w:rPr>
                  <w:rFonts w:ascii="Arial" w:hAnsi="Arial" w:cs="Arial"/>
                  <w:sz w:val="20"/>
                  <w:szCs w:val="20"/>
                  <w:lang w:val="en-GB"/>
                </w:rPr>
                <w:t xml:space="preserve">This column will contain a button to view the email that was sent. Once clicked, the application should present the application admin with a window that displays the email content. </w:t>
              </w:r>
            </w:ins>
          </w:p>
        </w:tc>
      </w:tr>
    </w:tbl>
    <w:p w14:paraId="047D924D" w14:textId="77777777" w:rsidR="00BE0A6D" w:rsidRPr="003C00CE" w:rsidRDefault="00BE0A6D">
      <w:pPr>
        <w:rPr>
          <w:ins w:id="8798" w:author="Dylan Van Aswegen" w:date="2024-07-15T15:04:00Z" w16du:dateUtc="2024-07-15T13:04:00Z"/>
          <w:lang w:val="en-GB"/>
          <w:rPrChange w:id="8799" w:author="Dylan Van Aswegen" w:date="2024-07-15T15:05:00Z" w16du:dateUtc="2024-07-15T13:05:00Z">
            <w:rPr>
              <w:ins w:id="8800" w:author="Dylan Van Aswegen" w:date="2024-07-15T15:04:00Z" w16du:dateUtc="2024-07-15T13:04:00Z"/>
            </w:rPr>
          </w:rPrChange>
        </w:rPr>
        <w:pPrChange w:id="8801" w:author="Dylan Van Aswegen" w:date="2024-07-15T15:05:00Z" w16du:dateUtc="2024-07-15T13:05:00Z">
          <w:pPr>
            <w:pStyle w:val="Heading4"/>
          </w:pPr>
        </w:pPrChange>
      </w:pPr>
    </w:p>
    <w:p w14:paraId="4E577F37" w14:textId="70889BE1" w:rsidR="00BE0A6D" w:rsidRDefault="00BE0A6D">
      <w:pPr>
        <w:pStyle w:val="Heading4"/>
        <w:rPr>
          <w:ins w:id="8802" w:author="Dylan Van Aswegen" w:date="2024-07-15T15:16:00Z" w16du:dateUtc="2024-07-15T13:16:00Z"/>
          <w:i w:val="0"/>
          <w:iCs w:val="0"/>
          <w:sz w:val="32"/>
          <w:szCs w:val="32"/>
        </w:rPr>
      </w:pPr>
      <w:ins w:id="8803" w:author="Dylan Van Aswegen" w:date="2024-07-15T15:15:00Z" w16du:dateUtc="2024-07-15T13:15:00Z">
        <w:r w:rsidRPr="00BE0A6D">
          <w:rPr>
            <w:i w:val="0"/>
            <w:iCs w:val="0"/>
            <w:sz w:val="32"/>
            <w:szCs w:val="32"/>
            <w:rPrChange w:id="8804" w:author="Dylan Van Aswegen" w:date="2024-07-15T15:16:00Z" w16du:dateUtc="2024-07-15T13:16:00Z">
              <w:rPr/>
            </w:rPrChange>
          </w:rPr>
          <w:t>Email Templates</w:t>
        </w:r>
      </w:ins>
    </w:p>
    <w:p w14:paraId="1DB9B359" w14:textId="58A7F31F" w:rsidR="00BE0A6D" w:rsidRDefault="00B45484" w:rsidP="00BE0A6D">
      <w:pPr>
        <w:rPr>
          <w:ins w:id="8805" w:author="Dylan Van Aswegen" w:date="2024-07-15T15:20:00Z" w16du:dateUtc="2024-07-15T13:20:00Z"/>
        </w:rPr>
      </w:pPr>
      <w:ins w:id="8806" w:author="Dylan Van Aswegen" w:date="2024-07-15T15:16:00Z" w16du:dateUtc="2024-07-15T13:16:00Z">
        <w:r>
          <w:t>The email templates section of the page will consist of a button to create a new template</w:t>
        </w:r>
      </w:ins>
      <w:ins w:id="8807" w:author="Dylan Van Aswegen" w:date="2024-07-15T15:17:00Z" w16du:dateUtc="2024-07-15T13:17:00Z">
        <w:r w:rsidR="00B97330">
          <w:t xml:space="preserve"> and a table listing the templates that have been created. </w:t>
        </w:r>
      </w:ins>
      <w:ins w:id="8808" w:author="Dylan Van Aswegen" w:date="2024-07-15T15:19:00Z" w16du:dateUtc="2024-07-15T13:19:00Z">
        <w:r w:rsidR="00705E00">
          <w:t xml:space="preserve">When the application administrator clicks on the button to create a </w:t>
        </w:r>
        <w:r w:rsidR="008D11C3">
          <w:t xml:space="preserve">template they will be presented with a </w:t>
        </w:r>
      </w:ins>
      <w:ins w:id="8809" w:author="Dylan Van Aswegen" w:date="2024-07-15T15:20:00Z" w16du:dateUtc="2024-07-15T13:20:00Z">
        <w:r w:rsidR="008D11C3">
          <w:t xml:space="preserve">window to create the template and save it. </w:t>
        </w:r>
      </w:ins>
    </w:p>
    <w:p w14:paraId="4B450995" w14:textId="6704EEDC" w:rsidR="008D11C3" w:rsidRDefault="008D11C3" w:rsidP="00BE0A6D">
      <w:pPr>
        <w:rPr>
          <w:ins w:id="8810" w:author="Dylan Van Aswegen" w:date="2024-07-15T15:20:00Z" w16du:dateUtc="2024-07-15T13:20:00Z"/>
        </w:rPr>
      </w:pPr>
      <w:ins w:id="8811" w:author="Dylan Van Aswegen" w:date="2024-07-15T15:20:00Z" w16du:dateUtc="2024-07-15T13:20:00Z">
        <w:r>
          <w:t xml:space="preserve">The table for email templates will consist of the following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2C2178" w14:paraId="78B5964C" w14:textId="77777777" w:rsidTr="005C5491">
        <w:trPr>
          <w:cnfStyle w:val="100000000000" w:firstRow="1" w:lastRow="0" w:firstColumn="0" w:lastColumn="0" w:oddVBand="0" w:evenVBand="0" w:oddHBand="0" w:evenHBand="0" w:firstRowFirstColumn="0" w:firstRowLastColumn="0" w:lastRowFirstColumn="0" w:lastRowLastColumn="0"/>
          <w:tblHeader/>
          <w:ins w:id="8812" w:author="Dylan Van Aswegen" w:date="2024-07-15T15:22: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3BD49D7F" w14:textId="77777777" w:rsidR="002C2178" w:rsidRDefault="002C2178">
            <w:pPr>
              <w:spacing w:line="360" w:lineRule="auto"/>
              <w:jc w:val="both"/>
              <w:rPr>
                <w:ins w:id="8813" w:author="Dylan Van Aswegen" w:date="2024-07-15T15:22:00Z" w16du:dateUtc="2024-07-15T13:22:00Z"/>
                <w:rFonts w:ascii="Arial" w:hAnsi="Arial" w:cs="Arial"/>
                <w:sz w:val="20"/>
                <w:szCs w:val="20"/>
                <w:lang w:val="en-GB"/>
              </w:rPr>
            </w:pPr>
            <w:ins w:id="8814" w:author="Dylan Van Aswegen" w:date="2024-07-15T15:22:00Z" w16du:dateUtc="2024-07-15T13:22:00Z">
              <w:r>
                <w:rPr>
                  <w:rFonts w:ascii="Arial" w:hAnsi="Arial" w:cs="Arial"/>
                  <w:sz w:val="20"/>
                  <w:szCs w:val="20"/>
                  <w:lang w:val="en-GB"/>
                </w:rPr>
                <w:t>Column Name</w:t>
              </w:r>
            </w:ins>
          </w:p>
        </w:tc>
        <w:tc>
          <w:tcPr>
            <w:tcW w:w="1273" w:type="dxa"/>
            <w:shd w:val="clear" w:color="auto" w:fill="002060"/>
          </w:tcPr>
          <w:p w14:paraId="66AAE08F" w14:textId="77777777" w:rsidR="002C2178" w:rsidRDefault="002C2178">
            <w:pPr>
              <w:spacing w:line="360" w:lineRule="auto"/>
              <w:jc w:val="both"/>
              <w:cnfStyle w:val="100000000000" w:firstRow="1" w:lastRow="0" w:firstColumn="0" w:lastColumn="0" w:oddVBand="0" w:evenVBand="0" w:oddHBand="0" w:evenHBand="0" w:firstRowFirstColumn="0" w:firstRowLastColumn="0" w:lastRowFirstColumn="0" w:lastRowLastColumn="0"/>
              <w:rPr>
                <w:ins w:id="8815" w:author="Dylan Van Aswegen" w:date="2024-07-15T15:22:00Z" w16du:dateUtc="2024-07-15T13:22:00Z"/>
                <w:rFonts w:ascii="Arial" w:hAnsi="Arial" w:cs="Arial"/>
                <w:sz w:val="20"/>
                <w:szCs w:val="20"/>
                <w:lang w:val="en-GB"/>
              </w:rPr>
            </w:pPr>
            <w:ins w:id="8816" w:author="Dylan Van Aswegen" w:date="2024-07-15T15:22:00Z" w16du:dateUtc="2024-07-15T13:22:00Z">
              <w:r>
                <w:rPr>
                  <w:rFonts w:ascii="Arial" w:hAnsi="Arial" w:cs="Arial"/>
                  <w:sz w:val="20"/>
                  <w:szCs w:val="20"/>
                  <w:lang w:val="en-GB"/>
                </w:rPr>
                <w:t>Column Type</w:t>
              </w:r>
            </w:ins>
          </w:p>
        </w:tc>
        <w:tc>
          <w:tcPr>
            <w:tcW w:w="1694" w:type="dxa"/>
            <w:shd w:val="clear" w:color="auto" w:fill="002060"/>
          </w:tcPr>
          <w:p w14:paraId="4475BC78" w14:textId="77777777" w:rsidR="002C2178" w:rsidRDefault="002C2178">
            <w:pPr>
              <w:spacing w:line="360" w:lineRule="auto"/>
              <w:jc w:val="both"/>
              <w:cnfStyle w:val="100000000000" w:firstRow="1" w:lastRow="0" w:firstColumn="0" w:lastColumn="0" w:oddVBand="0" w:evenVBand="0" w:oddHBand="0" w:evenHBand="0" w:firstRowFirstColumn="0" w:firstRowLastColumn="0" w:lastRowFirstColumn="0" w:lastRowLastColumn="0"/>
              <w:rPr>
                <w:ins w:id="8817" w:author="Dylan Van Aswegen" w:date="2024-07-15T15:22:00Z" w16du:dateUtc="2024-07-15T13:22:00Z"/>
                <w:rFonts w:ascii="Arial" w:hAnsi="Arial" w:cs="Arial"/>
                <w:sz w:val="20"/>
                <w:szCs w:val="20"/>
                <w:lang w:val="en-GB"/>
              </w:rPr>
            </w:pPr>
            <w:ins w:id="8818" w:author="Dylan Van Aswegen" w:date="2024-07-15T15:22:00Z" w16du:dateUtc="2024-07-15T13:22:00Z">
              <w:r>
                <w:rPr>
                  <w:rFonts w:ascii="Arial" w:hAnsi="Arial" w:cs="Arial"/>
                  <w:sz w:val="20"/>
                  <w:szCs w:val="20"/>
                  <w:lang w:val="en-GB"/>
                </w:rPr>
                <w:t>Column Data Type</w:t>
              </w:r>
            </w:ins>
          </w:p>
        </w:tc>
        <w:tc>
          <w:tcPr>
            <w:tcW w:w="3804" w:type="dxa"/>
            <w:shd w:val="clear" w:color="auto" w:fill="002060"/>
          </w:tcPr>
          <w:p w14:paraId="73CC1E5C" w14:textId="77777777" w:rsidR="002C2178" w:rsidRDefault="002C2178">
            <w:pPr>
              <w:spacing w:line="360" w:lineRule="auto"/>
              <w:jc w:val="both"/>
              <w:cnfStyle w:val="100000000000" w:firstRow="1" w:lastRow="0" w:firstColumn="0" w:lastColumn="0" w:oddVBand="0" w:evenVBand="0" w:oddHBand="0" w:evenHBand="0" w:firstRowFirstColumn="0" w:firstRowLastColumn="0" w:lastRowFirstColumn="0" w:lastRowLastColumn="0"/>
              <w:rPr>
                <w:ins w:id="8819" w:author="Dylan Van Aswegen" w:date="2024-07-15T15:22:00Z" w16du:dateUtc="2024-07-15T13:22:00Z"/>
                <w:rFonts w:ascii="Arial" w:hAnsi="Arial" w:cs="Arial"/>
                <w:sz w:val="20"/>
                <w:szCs w:val="20"/>
                <w:lang w:val="en-GB"/>
              </w:rPr>
            </w:pPr>
            <w:ins w:id="8820" w:author="Dylan Van Aswegen" w:date="2024-07-15T15:22:00Z" w16du:dateUtc="2024-07-15T13:22:00Z">
              <w:r>
                <w:rPr>
                  <w:rFonts w:ascii="Arial" w:hAnsi="Arial" w:cs="Arial"/>
                  <w:sz w:val="20"/>
                  <w:szCs w:val="20"/>
                  <w:lang w:val="en-GB"/>
                </w:rPr>
                <w:t>Column Rules</w:t>
              </w:r>
            </w:ins>
          </w:p>
        </w:tc>
      </w:tr>
      <w:tr w:rsidR="002C2178" w14:paraId="7C31DD65" w14:textId="77777777" w:rsidTr="005C5491">
        <w:trPr>
          <w:cnfStyle w:val="000000100000" w:firstRow="0" w:lastRow="0" w:firstColumn="0" w:lastColumn="0" w:oddVBand="0" w:evenVBand="0" w:oddHBand="1" w:evenHBand="0" w:firstRowFirstColumn="0" w:firstRowLastColumn="0" w:lastRowFirstColumn="0" w:lastRowLastColumn="0"/>
          <w:ins w:id="8821" w:author="Dylan Van Aswegen" w:date="2024-07-15T15:22:00Z"/>
        </w:trPr>
        <w:tc>
          <w:tcPr>
            <w:cnfStyle w:val="001000000000" w:firstRow="0" w:lastRow="0" w:firstColumn="1" w:lastColumn="0" w:oddVBand="0" w:evenVBand="0" w:oddHBand="0" w:evenHBand="0" w:firstRowFirstColumn="0" w:firstRowLastColumn="0" w:lastRowFirstColumn="0" w:lastRowLastColumn="0"/>
            <w:tcW w:w="1451" w:type="dxa"/>
          </w:tcPr>
          <w:p w14:paraId="6953CA95" w14:textId="7A4D54F4" w:rsidR="002C2178" w:rsidRDefault="00397F8C">
            <w:pPr>
              <w:spacing w:line="360" w:lineRule="auto"/>
              <w:jc w:val="both"/>
              <w:rPr>
                <w:ins w:id="8822" w:author="Dylan Van Aswegen" w:date="2024-07-15T15:22:00Z" w16du:dateUtc="2024-07-15T13:22:00Z"/>
                <w:rFonts w:ascii="Arial" w:hAnsi="Arial" w:cs="Arial"/>
                <w:sz w:val="20"/>
                <w:szCs w:val="20"/>
                <w:lang w:val="en-GB"/>
              </w:rPr>
            </w:pPr>
            <w:ins w:id="8823" w:author="Dylan Van Aswegen" w:date="2024-07-15T15:22:00Z" w16du:dateUtc="2024-07-15T13:22:00Z">
              <w:r>
                <w:rPr>
                  <w:rFonts w:ascii="Arial" w:hAnsi="Arial" w:cs="Arial"/>
                  <w:sz w:val="20"/>
                  <w:szCs w:val="20"/>
                  <w:lang w:val="en-GB"/>
                </w:rPr>
                <w:t>Template Name</w:t>
              </w:r>
              <w:r w:rsidR="002C2178">
                <w:rPr>
                  <w:rFonts w:ascii="Arial" w:hAnsi="Arial" w:cs="Arial"/>
                  <w:sz w:val="20"/>
                  <w:szCs w:val="20"/>
                  <w:lang w:val="en-GB"/>
                </w:rPr>
                <w:t xml:space="preserve"> </w:t>
              </w:r>
            </w:ins>
          </w:p>
        </w:tc>
        <w:tc>
          <w:tcPr>
            <w:tcW w:w="1273" w:type="dxa"/>
          </w:tcPr>
          <w:p w14:paraId="4E8FA266" w14:textId="77777777" w:rsidR="002C2178" w:rsidRDefault="002C2178">
            <w:pPr>
              <w:spacing w:line="360" w:lineRule="auto"/>
              <w:jc w:val="both"/>
              <w:cnfStyle w:val="000000100000" w:firstRow="0" w:lastRow="0" w:firstColumn="0" w:lastColumn="0" w:oddVBand="0" w:evenVBand="0" w:oddHBand="1" w:evenHBand="0" w:firstRowFirstColumn="0" w:firstRowLastColumn="0" w:lastRowFirstColumn="0" w:lastRowLastColumn="0"/>
              <w:rPr>
                <w:ins w:id="8824" w:author="Dylan Van Aswegen" w:date="2024-07-15T15:22:00Z" w16du:dateUtc="2024-07-15T13:22:00Z"/>
                <w:rFonts w:ascii="Arial" w:hAnsi="Arial" w:cs="Arial"/>
                <w:sz w:val="20"/>
                <w:szCs w:val="20"/>
                <w:lang w:val="en-GB"/>
              </w:rPr>
            </w:pPr>
            <w:ins w:id="8825" w:author="Dylan Van Aswegen" w:date="2024-07-15T15:22:00Z" w16du:dateUtc="2024-07-15T13:22:00Z">
              <w:r>
                <w:rPr>
                  <w:rFonts w:ascii="Arial" w:hAnsi="Arial" w:cs="Arial"/>
                  <w:sz w:val="20"/>
                  <w:szCs w:val="20"/>
                  <w:lang w:val="en-GB"/>
                </w:rPr>
                <w:t xml:space="preserve">Text Field </w:t>
              </w:r>
            </w:ins>
          </w:p>
        </w:tc>
        <w:tc>
          <w:tcPr>
            <w:tcW w:w="1694" w:type="dxa"/>
          </w:tcPr>
          <w:p w14:paraId="77560EF3" w14:textId="77777777" w:rsidR="002C2178" w:rsidRDefault="002C2178">
            <w:pPr>
              <w:spacing w:line="360" w:lineRule="auto"/>
              <w:jc w:val="both"/>
              <w:cnfStyle w:val="000000100000" w:firstRow="0" w:lastRow="0" w:firstColumn="0" w:lastColumn="0" w:oddVBand="0" w:evenVBand="0" w:oddHBand="1" w:evenHBand="0" w:firstRowFirstColumn="0" w:firstRowLastColumn="0" w:lastRowFirstColumn="0" w:lastRowLastColumn="0"/>
              <w:rPr>
                <w:ins w:id="8826" w:author="Dylan Van Aswegen" w:date="2024-07-15T15:22:00Z" w16du:dateUtc="2024-07-15T13:22:00Z"/>
                <w:rFonts w:ascii="Arial" w:hAnsi="Arial" w:cs="Arial"/>
                <w:sz w:val="20"/>
                <w:szCs w:val="20"/>
                <w:lang w:val="en-GB"/>
              </w:rPr>
            </w:pPr>
            <w:ins w:id="8827" w:author="Dylan Van Aswegen" w:date="2024-07-15T15:22:00Z" w16du:dateUtc="2024-07-15T13:22:00Z">
              <w:r>
                <w:rPr>
                  <w:rFonts w:ascii="Arial" w:hAnsi="Arial" w:cs="Arial"/>
                  <w:sz w:val="20"/>
                  <w:szCs w:val="20"/>
                  <w:lang w:val="en-GB"/>
                </w:rPr>
                <w:t xml:space="preserve">String </w:t>
              </w:r>
            </w:ins>
          </w:p>
        </w:tc>
        <w:tc>
          <w:tcPr>
            <w:tcW w:w="3804" w:type="dxa"/>
          </w:tcPr>
          <w:p w14:paraId="3B886FB2" w14:textId="74F632A3" w:rsidR="002C2178" w:rsidRDefault="002C2178">
            <w:pPr>
              <w:spacing w:line="360" w:lineRule="auto"/>
              <w:jc w:val="both"/>
              <w:cnfStyle w:val="000000100000" w:firstRow="0" w:lastRow="0" w:firstColumn="0" w:lastColumn="0" w:oddVBand="0" w:evenVBand="0" w:oddHBand="1" w:evenHBand="0" w:firstRowFirstColumn="0" w:firstRowLastColumn="0" w:lastRowFirstColumn="0" w:lastRowLastColumn="0"/>
              <w:rPr>
                <w:ins w:id="8828" w:author="Dylan Van Aswegen" w:date="2024-07-15T15:22:00Z" w16du:dateUtc="2024-07-15T13:22:00Z"/>
                <w:rFonts w:ascii="Arial" w:hAnsi="Arial" w:cs="Arial"/>
                <w:sz w:val="20"/>
                <w:szCs w:val="20"/>
                <w:lang w:val="en-GB"/>
              </w:rPr>
            </w:pPr>
            <w:ins w:id="8829" w:author="Dylan Van Aswegen" w:date="2024-07-15T15:22:00Z" w16du:dateUtc="2024-07-15T13:22:00Z">
              <w:r>
                <w:rPr>
                  <w:rFonts w:ascii="Arial" w:hAnsi="Arial" w:cs="Arial"/>
                  <w:sz w:val="20"/>
                  <w:szCs w:val="20"/>
                  <w:lang w:val="en-GB"/>
                </w:rPr>
                <w:t xml:space="preserve">This column will contain the </w:t>
              </w:r>
            </w:ins>
            <w:ins w:id="8830" w:author="Dylan Van Aswegen" w:date="2024-07-15T15:26:00Z" w16du:dateUtc="2024-07-15T13:26:00Z">
              <w:r w:rsidR="00CB146A">
                <w:rPr>
                  <w:rFonts w:ascii="Arial" w:hAnsi="Arial" w:cs="Arial"/>
                  <w:sz w:val="20"/>
                  <w:szCs w:val="20"/>
                  <w:lang w:val="en-GB"/>
                </w:rPr>
                <w:t xml:space="preserve">name </w:t>
              </w:r>
            </w:ins>
            <w:ins w:id="8831" w:author="Dylan Van Aswegen" w:date="2024-07-15T15:22:00Z" w16du:dateUtc="2024-07-15T13:22:00Z">
              <w:r>
                <w:rPr>
                  <w:rFonts w:ascii="Arial" w:hAnsi="Arial" w:cs="Arial"/>
                  <w:sz w:val="20"/>
                  <w:szCs w:val="20"/>
                  <w:lang w:val="en-GB"/>
                </w:rPr>
                <w:t>of th</w:t>
              </w:r>
            </w:ins>
            <w:ins w:id="8832" w:author="Dylan Van Aswegen" w:date="2024-07-15T15:27:00Z" w16du:dateUtc="2024-07-15T13:27:00Z">
              <w:r w:rsidR="00CB146A">
                <w:rPr>
                  <w:rFonts w:ascii="Arial" w:hAnsi="Arial" w:cs="Arial"/>
                  <w:sz w:val="20"/>
                  <w:szCs w:val="20"/>
                  <w:lang w:val="en-GB"/>
                </w:rPr>
                <w:t>e template</w:t>
              </w:r>
            </w:ins>
            <w:ins w:id="8833" w:author="Dylan Van Aswegen" w:date="2024-07-15T15:22:00Z" w16du:dateUtc="2024-07-15T13:22:00Z">
              <w:r>
                <w:rPr>
                  <w:rFonts w:ascii="Arial" w:hAnsi="Arial" w:cs="Arial"/>
                  <w:sz w:val="20"/>
                  <w:szCs w:val="20"/>
                  <w:lang w:val="en-GB"/>
                </w:rPr>
                <w:t xml:space="preserve">. </w:t>
              </w:r>
            </w:ins>
          </w:p>
        </w:tc>
      </w:tr>
      <w:tr w:rsidR="00CB146A" w14:paraId="1B507DE9" w14:textId="77777777" w:rsidTr="005C5491">
        <w:trPr>
          <w:ins w:id="8834" w:author="Dylan Van Aswegen" w:date="2024-07-15T15:26:00Z"/>
        </w:trPr>
        <w:tc>
          <w:tcPr>
            <w:cnfStyle w:val="001000000000" w:firstRow="0" w:lastRow="0" w:firstColumn="1" w:lastColumn="0" w:oddVBand="0" w:evenVBand="0" w:oddHBand="0" w:evenHBand="0" w:firstRowFirstColumn="0" w:firstRowLastColumn="0" w:lastRowFirstColumn="0" w:lastRowLastColumn="0"/>
            <w:tcW w:w="1451" w:type="dxa"/>
          </w:tcPr>
          <w:p w14:paraId="68A5C6EC" w14:textId="2CFC1EF9" w:rsidR="00CB146A" w:rsidRDefault="00CB146A" w:rsidP="00CB146A">
            <w:pPr>
              <w:spacing w:line="360" w:lineRule="auto"/>
              <w:jc w:val="both"/>
              <w:rPr>
                <w:ins w:id="8835" w:author="Dylan Van Aswegen" w:date="2024-07-15T15:26:00Z" w16du:dateUtc="2024-07-15T13:26:00Z"/>
                <w:rFonts w:ascii="Arial" w:hAnsi="Arial" w:cs="Arial"/>
                <w:sz w:val="20"/>
                <w:szCs w:val="20"/>
                <w:lang w:val="en-GB"/>
              </w:rPr>
            </w:pPr>
            <w:ins w:id="8836" w:author="Dylan Van Aswegen" w:date="2024-07-15T15:26:00Z" w16du:dateUtc="2024-07-15T13:26:00Z">
              <w:r>
                <w:rPr>
                  <w:rFonts w:ascii="Arial" w:hAnsi="Arial" w:cs="Arial"/>
                  <w:sz w:val="20"/>
                  <w:szCs w:val="20"/>
                  <w:lang w:val="en-GB"/>
                </w:rPr>
                <w:t>Created By</w:t>
              </w:r>
            </w:ins>
          </w:p>
        </w:tc>
        <w:tc>
          <w:tcPr>
            <w:tcW w:w="1273" w:type="dxa"/>
          </w:tcPr>
          <w:p w14:paraId="3ACD486A" w14:textId="22ADD326" w:rsidR="00CB146A" w:rsidRDefault="00CB146A" w:rsidP="00CB146A">
            <w:pPr>
              <w:spacing w:line="360" w:lineRule="auto"/>
              <w:jc w:val="both"/>
              <w:cnfStyle w:val="000000000000" w:firstRow="0" w:lastRow="0" w:firstColumn="0" w:lastColumn="0" w:oddVBand="0" w:evenVBand="0" w:oddHBand="0" w:evenHBand="0" w:firstRowFirstColumn="0" w:firstRowLastColumn="0" w:lastRowFirstColumn="0" w:lastRowLastColumn="0"/>
              <w:rPr>
                <w:ins w:id="8837" w:author="Dylan Van Aswegen" w:date="2024-07-15T15:26:00Z" w16du:dateUtc="2024-07-15T13:26:00Z"/>
                <w:rFonts w:ascii="Arial" w:hAnsi="Arial" w:cs="Arial"/>
                <w:sz w:val="20"/>
                <w:szCs w:val="20"/>
                <w:lang w:val="en-GB"/>
              </w:rPr>
            </w:pPr>
            <w:ins w:id="8838" w:author="Dylan Van Aswegen" w:date="2024-07-15T15:26:00Z" w16du:dateUtc="2024-07-15T13:26:00Z">
              <w:r>
                <w:rPr>
                  <w:rFonts w:ascii="Arial" w:hAnsi="Arial" w:cs="Arial"/>
                  <w:sz w:val="20"/>
                  <w:szCs w:val="20"/>
                  <w:lang w:val="en-GB"/>
                </w:rPr>
                <w:t xml:space="preserve">Text Field </w:t>
              </w:r>
            </w:ins>
          </w:p>
        </w:tc>
        <w:tc>
          <w:tcPr>
            <w:tcW w:w="1694" w:type="dxa"/>
          </w:tcPr>
          <w:p w14:paraId="705FEDEF" w14:textId="018A1F64" w:rsidR="00CB146A" w:rsidRDefault="00CB146A" w:rsidP="00CB146A">
            <w:pPr>
              <w:spacing w:line="360" w:lineRule="auto"/>
              <w:jc w:val="both"/>
              <w:cnfStyle w:val="000000000000" w:firstRow="0" w:lastRow="0" w:firstColumn="0" w:lastColumn="0" w:oddVBand="0" w:evenVBand="0" w:oddHBand="0" w:evenHBand="0" w:firstRowFirstColumn="0" w:firstRowLastColumn="0" w:lastRowFirstColumn="0" w:lastRowLastColumn="0"/>
              <w:rPr>
                <w:ins w:id="8839" w:author="Dylan Van Aswegen" w:date="2024-07-15T15:26:00Z" w16du:dateUtc="2024-07-15T13:26:00Z"/>
                <w:rFonts w:ascii="Arial" w:hAnsi="Arial" w:cs="Arial"/>
                <w:sz w:val="20"/>
                <w:szCs w:val="20"/>
                <w:lang w:val="en-GB"/>
              </w:rPr>
            </w:pPr>
            <w:ins w:id="8840" w:author="Dylan Van Aswegen" w:date="2024-07-15T15:26:00Z" w16du:dateUtc="2024-07-15T13:26:00Z">
              <w:r>
                <w:rPr>
                  <w:rFonts w:ascii="Arial" w:hAnsi="Arial" w:cs="Arial"/>
                  <w:sz w:val="20"/>
                  <w:szCs w:val="20"/>
                  <w:lang w:val="en-GB"/>
                </w:rPr>
                <w:t xml:space="preserve">String </w:t>
              </w:r>
            </w:ins>
          </w:p>
        </w:tc>
        <w:tc>
          <w:tcPr>
            <w:tcW w:w="3804" w:type="dxa"/>
          </w:tcPr>
          <w:p w14:paraId="2B37EB74" w14:textId="7164D145" w:rsidR="00CB146A" w:rsidRDefault="00CB146A" w:rsidP="00CB146A">
            <w:pPr>
              <w:spacing w:line="360" w:lineRule="auto"/>
              <w:jc w:val="both"/>
              <w:cnfStyle w:val="000000000000" w:firstRow="0" w:lastRow="0" w:firstColumn="0" w:lastColumn="0" w:oddVBand="0" w:evenVBand="0" w:oddHBand="0" w:evenHBand="0" w:firstRowFirstColumn="0" w:firstRowLastColumn="0" w:lastRowFirstColumn="0" w:lastRowLastColumn="0"/>
              <w:rPr>
                <w:ins w:id="8841" w:author="Dylan Van Aswegen" w:date="2024-07-15T15:26:00Z" w16du:dateUtc="2024-07-15T13:26:00Z"/>
                <w:rFonts w:ascii="Arial" w:hAnsi="Arial" w:cs="Arial"/>
                <w:sz w:val="20"/>
                <w:szCs w:val="20"/>
                <w:lang w:val="en-GB"/>
              </w:rPr>
            </w:pPr>
            <w:ins w:id="8842" w:author="Dylan Van Aswegen" w:date="2024-07-15T15:26:00Z" w16du:dateUtc="2024-07-15T13:26:00Z">
              <w:r>
                <w:rPr>
                  <w:rFonts w:ascii="Arial" w:hAnsi="Arial" w:cs="Arial"/>
                  <w:sz w:val="20"/>
                  <w:szCs w:val="20"/>
                  <w:lang w:val="en-GB"/>
                </w:rPr>
                <w:t xml:space="preserve">This </w:t>
              </w:r>
            </w:ins>
            <w:ins w:id="8843" w:author="Dylan Van Aswegen" w:date="2024-07-15T15:27:00Z" w16du:dateUtc="2024-07-15T13:27:00Z">
              <w:r>
                <w:rPr>
                  <w:rFonts w:ascii="Arial" w:hAnsi="Arial" w:cs="Arial"/>
                  <w:sz w:val="20"/>
                  <w:szCs w:val="20"/>
                  <w:lang w:val="en-GB"/>
                </w:rPr>
                <w:t xml:space="preserve">column will contain the name of the application admin that created the template. </w:t>
              </w:r>
            </w:ins>
          </w:p>
        </w:tc>
      </w:tr>
      <w:tr w:rsidR="00CB146A" w14:paraId="454944F9" w14:textId="77777777" w:rsidTr="005C5491">
        <w:trPr>
          <w:cnfStyle w:val="000000100000" w:firstRow="0" w:lastRow="0" w:firstColumn="0" w:lastColumn="0" w:oddVBand="0" w:evenVBand="0" w:oddHBand="1" w:evenHBand="0" w:firstRowFirstColumn="0" w:firstRowLastColumn="0" w:lastRowFirstColumn="0" w:lastRowLastColumn="0"/>
          <w:ins w:id="8844" w:author="Dylan Van Aswegen" w:date="2024-07-15T15:22:00Z"/>
        </w:trPr>
        <w:tc>
          <w:tcPr>
            <w:cnfStyle w:val="001000000000" w:firstRow="0" w:lastRow="0" w:firstColumn="1" w:lastColumn="0" w:oddVBand="0" w:evenVBand="0" w:oddHBand="0" w:evenHBand="0" w:firstRowFirstColumn="0" w:firstRowLastColumn="0" w:lastRowFirstColumn="0" w:lastRowLastColumn="0"/>
            <w:tcW w:w="1451" w:type="dxa"/>
          </w:tcPr>
          <w:p w14:paraId="200774D0" w14:textId="75996775" w:rsidR="00CB146A" w:rsidRDefault="00CB146A" w:rsidP="00CB146A">
            <w:pPr>
              <w:spacing w:line="360" w:lineRule="auto"/>
              <w:jc w:val="both"/>
              <w:rPr>
                <w:ins w:id="8845" w:author="Dylan Van Aswegen" w:date="2024-07-15T15:22:00Z" w16du:dateUtc="2024-07-15T13:22:00Z"/>
                <w:rFonts w:ascii="Arial" w:hAnsi="Arial" w:cs="Arial"/>
                <w:sz w:val="20"/>
                <w:szCs w:val="20"/>
                <w:lang w:val="en-GB"/>
              </w:rPr>
            </w:pPr>
            <w:ins w:id="8846" w:author="Dylan Van Aswegen" w:date="2024-07-15T15:23:00Z" w16du:dateUtc="2024-07-15T13:23:00Z">
              <w:r>
                <w:rPr>
                  <w:rFonts w:ascii="Arial" w:hAnsi="Arial" w:cs="Arial"/>
                  <w:sz w:val="20"/>
                  <w:szCs w:val="20"/>
                  <w:lang w:val="en-GB"/>
                </w:rPr>
                <w:t>Created</w:t>
              </w:r>
            </w:ins>
          </w:p>
        </w:tc>
        <w:tc>
          <w:tcPr>
            <w:tcW w:w="1273" w:type="dxa"/>
          </w:tcPr>
          <w:p w14:paraId="5919129F" w14:textId="77777777" w:rsidR="00CB146A" w:rsidRDefault="00CB146A" w:rsidP="00CB146A">
            <w:pPr>
              <w:spacing w:line="360" w:lineRule="auto"/>
              <w:jc w:val="both"/>
              <w:cnfStyle w:val="000000100000" w:firstRow="0" w:lastRow="0" w:firstColumn="0" w:lastColumn="0" w:oddVBand="0" w:evenVBand="0" w:oddHBand="1" w:evenHBand="0" w:firstRowFirstColumn="0" w:firstRowLastColumn="0" w:lastRowFirstColumn="0" w:lastRowLastColumn="0"/>
              <w:rPr>
                <w:ins w:id="8847" w:author="Dylan Van Aswegen" w:date="2024-07-15T15:22:00Z" w16du:dateUtc="2024-07-15T13:22:00Z"/>
                <w:rFonts w:ascii="Arial" w:hAnsi="Arial" w:cs="Arial"/>
                <w:sz w:val="20"/>
                <w:szCs w:val="20"/>
                <w:lang w:val="en-GB"/>
              </w:rPr>
            </w:pPr>
            <w:ins w:id="8848" w:author="Dylan Van Aswegen" w:date="2024-07-15T15:22:00Z" w16du:dateUtc="2024-07-15T13:22:00Z">
              <w:r>
                <w:rPr>
                  <w:rFonts w:ascii="Arial" w:hAnsi="Arial" w:cs="Arial"/>
                  <w:sz w:val="20"/>
                  <w:szCs w:val="20"/>
                  <w:lang w:val="en-GB"/>
                </w:rPr>
                <w:t xml:space="preserve">Text Field </w:t>
              </w:r>
            </w:ins>
          </w:p>
        </w:tc>
        <w:tc>
          <w:tcPr>
            <w:tcW w:w="1694" w:type="dxa"/>
          </w:tcPr>
          <w:p w14:paraId="31EC4D68" w14:textId="77777777" w:rsidR="00CB146A" w:rsidRDefault="00CB146A" w:rsidP="00CB146A">
            <w:pPr>
              <w:spacing w:line="360" w:lineRule="auto"/>
              <w:jc w:val="both"/>
              <w:cnfStyle w:val="000000100000" w:firstRow="0" w:lastRow="0" w:firstColumn="0" w:lastColumn="0" w:oddVBand="0" w:evenVBand="0" w:oddHBand="1" w:evenHBand="0" w:firstRowFirstColumn="0" w:firstRowLastColumn="0" w:lastRowFirstColumn="0" w:lastRowLastColumn="0"/>
              <w:rPr>
                <w:ins w:id="8849" w:author="Dylan Van Aswegen" w:date="2024-07-15T15:22:00Z" w16du:dateUtc="2024-07-15T13:22:00Z"/>
                <w:rFonts w:ascii="Arial" w:hAnsi="Arial" w:cs="Arial"/>
                <w:sz w:val="20"/>
                <w:szCs w:val="20"/>
                <w:lang w:val="en-GB"/>
              </w:rPr>
            </w:pPr>
            <w:ins w:id="8850" w:author="Dylan Van Aswegen" w:date="2024-07-15T15:22:00Z" w16du:dateUtc="2024-07-15T13:22:00Z">
              <w:r>
                <w:rPr>
                  <w:rFonts w:ascii="Arial" w:hAnsi="Arial" w:cs="Arial"/>
                  <w:sz w:val="20"/>
                  <w:szCs w:val="20"/>
                  <w:lang w:val="en-GB"/>
                </w:rPr>
                <w:t xml:space="preserve">String </w:t>
              </w:r>
            </w:ins>
          </w:p>
        </w:tc>
        <w:tc>
          <w:tcPr>
            <w:tcW w:w="3804" w:type="dxa"/>
          </w:tcPr>
          <w:p w14:paraId="51625AFC" w14:textId="59CD7B3B" w:rsidR="00CB146A" w:rsidRDefault="00CB146A" w:rsidP="00CB146A">
            <w:pPr>
              <w:spacing w:line="360" w:lineRule="auto"/>
              <w:jc w:val="both"/>
              <w:cnfStyle w:val="000000100000" w:firstRow="0" w:lastRow="0" w:firstColumn="0" w:lastColumn="0" w:oddVBand="0" w:evenVBand="0" w:oddHBand="1" w:evenHBand="0" w:firstRowFirstColumn="0" w:firstRowLastColumn="0" w:lastRowFirstColumn="0" w:lastRowLastColumn="0"/>
              <w:rPr>
                <w:ins w:id="8851" w:author="Dylan Van Aswegen" w:date="2024-07-15T15:22:00Z" w16du:dateUtc="2024-07-15T13:22:00Z"/>
                <w:rFonts w:ascii="Arial" w:hAnsi="Arial" w:cs="Arial"/>
                <w:sz w:val="20"/>
                <w:szCs w:val="20"/>
              </w:rPr>
            </w:pPr>
            <w:ins w:id="8852" w:author="Dylan Van Aswegen" w:date="2024-07-15T15:22:00Z" w16du:dateUtc="2024-07-15T13:22:00Z">
              <w:r>
                <w:rPr>
                  <w:rFonts w:ascii="Arial" w:hAnsi="Arial" w:cs="Arial"/>
                  <w:sz w:val="20"/>
                  <w:szCs w:val="20"/>
                  <w:lang w:val="en-GB"/>
                </w:rPr>
                <w:t xml:space="preserve">This column will contain the </w:t>
              </w:r>
            </w:ins>
            <w:ins w:id="8853" w:author="Dylan Van Aswegen" w:date="2024-07-15T15:26:00Z" w16du:dateUtc="2024-07-15T13:26:00Z">
              <w:r>
                <w:rPr>
                  <w:rFonts w:ascii="Arial" w:hAnsi="Arial" w:cs="Arial"/>
                  <w:sz w:val="20"/>
                  <w:szCs w:val="20"/>
                  <w:lang w:val="en-GB"/>
                </w:rPr>
                <w:t>date and time that the email template was created</w:t>
              </w:r>
            </w:ins>
            <w:ins w:id="8854" w:author="Dylan Van Aswegen" w:date="2024-07-15T15:22:00Z" w16du:dateUtc="2024-07-15T13:22:00Z">
              <w:r>
                <w:rPr>
                  <w:rFonts w:ascii="Arial" w:hAnsi="Arial" w:cs="Arial"/>
                  <w:sz w:val="20"/>
                  <w:szCs w:val="20"/>
                  <w:lang w:val="en-GB"/>
                </w:rPr>
                <w:t xml:space="preserve">.  </w:t>
              </w:r>
            </w:ins>
          </w:p>
        </w:tc>
      </w:tr>
      <w:tr w:rsidR="00CB146A" w14:paraId="450A1FA2" w14:textId="77777777" w:rsidTr="005C5491">
        <w:trPr>
          <w:ins w:id="8855" w:author="Dylan Van Aswegen" w:date="2024-07-15T15:23:00Z"/>
        </w:trPr>
        <w:tc>
          <w:tcPr>
            <w:cnfStyle w:val="001000000000" w:firstRow="0" w:lastRow="0" w:firstColumn="1" w:lastColumn="0" w:oddVBand="0" w:evenVBand="0" w:oddHBand="0" w:evenHBand="0" w:firstRowFirstColumn="0" w:firstRowLastColumn="0" w:lastRowFirstColumn="0" w:lastRowLastColumn="0"/>
            <w:tcW w:w="1451" w:type="dxa"/>
          </w:tcPr>
          <w:p w14:paraId="12902204" w14:textId="6C30CE71" w:rsidR="00CB146A" w:rsidRDefault="00CB146A" w:rsidP="00CB146A">
            <w:pPr>
              <w:spacing w:line="360" w:lineRule="auto"/>
              <w:jc w:val="both"/>
              <w:rPr>
                <w:ins w:id="8856" w:author="Dylan Van Aswegen" w:date="2024-07-15T15:23:00Z" w16du:dateUtc="2024-07-15T13:23:00Z"/>
                <w:rFonts w:ascii="Arial" w:hAnsi="Arial" w:cs="Arial"/>
                <w:sz w:val="20"/>
                <w:szCs w:val="20"/>
                <w:lang w:val="en-GB"/>
              </w:rPr>
            </w:pPr>
            <w:ins w:id="8857" w:author="Dylan Van Aswegen" w:date="2024-07-15T15:26:00Z" w16du:dateUtc="2024-07-15T13:26:00Z">
              <w:r>
                <w:rPr>
                  <w:rFonts w:ascii="Arial" w:hAnsi="Arial" w:cs="Arial"/>
                  <w:sz w:val="20"/>
                  <w:szCs w:val="20"/>
                  <w:lang w:val="en-GB"/>
                </w:rPr>
                <w:t>Last U</w:t>
              </w:r>
            </w:ins>
            <w:ins w:id="8858" w:author="Dylan Van Aswegen" w:date="2024-07-15T15:27:00Z" w16du:dateUtc="2024-07-15T13:27:00Z">
              <w:r>
                <w:rPr>
                  <w:rFonts w:ascii="Arial" w:hAnsi="Arial" w:cs="Arial"/>
                  <w:sz w:val="20"/>
                  <w:szCs w:val="20"/>
                  <w:lang w:val="en-GB"/>
                </w:rPr>
                <w:t>pdated</w:t>
              </w:r>
            </w:ins>
          </w:p>
        </w:tc>
        <w:tc>
          <w:tcPr>
            <w:tcW w:w="1273" w:type="dxa"/>
          </w:tcPr>
          <w:p w14:paraId="3E759B9D" w14:textId="463E343D" w:rsidR="00CB146A" w:rsidRDefault="00CB146A" w:rsidP="00CB146A">
            <w:pPr>
              <w:spacing w:line="360" w:lineRule="auto"/>
              <w:jc w:val="both"/>
              <w:cnfStyle w:val="000000000000" w:firstRow="0" w:lastRow="0" w:firstColumn="0" w:lastColumn="0" w:oddVBand="0" w:evenVBand="0" w:oddHBand="0" w:evenHBand="0" w:firstRowFirstColumn="0" w:firstRowLastColumn="0" w:lastRowFirstColumn="0" w:lastRowLastColumn="0"/>
              <w:rPr>
                <w:ins w:id="8859" w:author="Dylan Van Aswegen" w:date="2024-07-15T15:23:00Z" w16du:dateUtc="2024-07-15T13:23:00Z"/>
                <w:rFonts w:ascii="Arial" w:hAnsi="Arial" w:cs="Arial"/>
                <w:sz w:val="20"/>
                <w:szCs w:val="20"/>
                <w:lang w:val="en-GB"/>
              </w:rPr>
            </w:pPr>
            <w:ins w:id="8860" w:author="Dylan Van Aswegen" w:date="2024-07-15T15:26:00Z" w16du:dateUtc="2024-07-15T13:26:00Z">
              <w:r>
                <w:rPr>
                  <w:rFonts w:ascii="Arial" w:hAnsi="Arial" w:cs="Arial"/>
                  <w:sz w:val="20"/>
                  <w:szCs w:val="20"/>
                  <w:lang w:val="en-GB"/>
                </w:rPr>
                <w:t xml:space="preserve">Text Field </w:t>
              </w:r>
            </w:ins>
          </w:p>
        </w:tc>
        <w:tc>
          <w:tcPr>
            <w:tcW w:w="1694" w:type="dxa"/>
          </w:tcPr>
          <w:p w14:paraId="40DFBDA9" w14:textId="7B89839D" w:rsidR="00CB146A" w:rsidRDefault="00CB146A" w:rsidP="00CB146A">
            <w:pPr>
              <w:spacing w:line="360" w:lineRule="auto"/>
              <w:jc w:val="both"/>
              <w:cnfStyle w:val="000000000000" w:firstRow="0" w:lastRow="0" w:firstColumn="0" w:lastColumn="0" w:oddVBand="0" w:evenVBand="0" w:oddHBand="0" w:evenHBand="0" w:firstRowFirstColumn="0" w:firstRowLastColumn="0" w:lastRowFirstColumn="0" w:lastRowLastColumn="0"/>
              <w:rPr>
                <w:ins w:id="8861" w:author="Dylan Van Aswegen" w:date="2024-07-15T15:23:00Z" w16du:dateUtc="2024-07-15T13:23:00Z"/>
                <w:rFonts w:ascii="Arial" w:hAnsi="Arial" w:cs="Arial"/>
                <w:sz w:val="20"/>
                <w:szCs w:val="20"/>
                <w:lang w:val="en-GB"/>
              </w:rPr>
            </w:pPr>
            <w:ins w:id="8862" w:author="Dylan Van Aswegen" w:date="2024-07-15T15:26:00Z" w16du:dateUtc="2024-07-15T13:26:00Z">
              <w:r>
                <w:rPr>
                  <w:rFonts w:ascii="Arial" w:hAnsi="Arial" w:cs="Arial"/>
                  <w:sz w:val="20"/>
                  <w:szCs w:val="20"/>
                  <w:lang w:val="en-GB"/>
                </w:rPr>
                <w:t>String</w:t>
              </w:r>
            </w:ins>
          </w:p>
        </w:tc>
        <w:tc>
          <w:tcPr>
            <w:tcW w:w="3804" w:type="dxa"/>
          </w:tcPr>
          <w:p w14:paraId="627BDE40" w14:textId="6CAA44C3" w:rsidR="00CB146A" w:rsidRDefault="00CB146A" w:rsidP="00CB146A">
            <w:pPr>
              <w:spacing w:line="360" w:lineRule="auto"/>
              <w:jc w:val="both"/>
              <w:cnfStyle w:val="000000000000" w:firstRow="0" w:lastRow="0" w:firstColumn="0" w:lastColumn="0" w:oddVBand="0" w:evenVBand="0" w:oddHBand="0" w:evenHBand="0" w:firstRowFirstColumn="0" w:firstRowLastColumn="0" w:lastRowFirstColumn="0" w:lastRowLastColumn="0"/>
              <w:rPr>
                <w:ins w:id="8863" w:author="Dylan Van Aswegen" w:date="2024-07-15T15:23:00Z" w16du:dateUtc="2024-07-15T13:23:00Z"/>
                <w:rFonts w:ascii="Arial" w:hAnsi="Arial" w:cs="Arial"/>
                <w:sz w:val="20"/>
                <w:szCs w:val="20"/>
                <w:lang w:val="en-GB"/>
              </w:rPr>
            </w:pPr>
            <w:ins w:id="8864" w:author="Dylan Van Aswegen" w:date="2024-07-15T15:27:00Z" w16du:dateUtc="2024-07-15T13:27:00Z">
              <w:r>
                <w:rPr>
                  <w:rFonts w:ascii="Arial" w:hAnsi="Arial" w:cs="Arial"/>
                  <w:sz w:val="20"/>
                  <w:szCs w:val="20"/>
                  <w:lang w:val="en-GB"/>
                </w:rPr>
                <w:t xml:space="preserve">This column will contain the date and time that the email template was last updated. </w:t>
              </w:r>
            </w:ins>
          </w:p>
        </w:tc>
      </w:tr>
      <w:tr w:rsidR="004B454F" w14:paraId="7C1B3786" w14:textId="77777777" w:rsidTr="005C5491">
        <w:trPr>
          <w:cnfStyle w:val="000000100000" w:firstRow="0" w:lastRow="0" w:firstColumn="0" w:lastColumn="0" w:oddVBand="0" w:evenVBand="0" w:oddHBand="1" w:evenHBand="0" w:firstRowFirstColumn="0" w:firstRowLastColumn="0" w:lastRowFirstColumn="0" w:lastRowLastColumn="0"/>
          <w:ins w:id="8865" w:author="Dylan Van Aswegen" w:date="2024-07-15T15:31:00Z"/>
        </w:trPr>
        <w:tc>
          <w:tcPr>
            <w:cnfStyle w:val="001000000000" w:firstRow="0" w:lastRow="0" w:firstColumn="1" w:lastColumn="0" w:oddVBand="0" w:evenVBand="0" w:oddHBand="0" w:evenHBand="0" w:firstRowFirstColumn="0" w:firstRowLastColumn="0" w:lastRowFirstColumn="0" w:lastRowLastColumn="0"/>
            <w:tcW w:w="1451" w:type="dxa"/>
          </w:tcPr>
          <w:p w14:paraId="337E8625" w14:textId="4325F5A4" w:rsidR="004B454F" w:rsidRDefault="004B454F" w:rsidP="004B454F">
            <w:pPr>
              <w:spacing w:line="360" w:lineRule="auto"/>
              <w:jc w:val="both"/>
              <w:rPr>
                <w:ins w:id="8866" w:author="Dylan Van Aswegen" w:date="2024-07-15T15:31:00Z" w16du:dateUtc="2024-07-15T13:31:00Z"/>
                <w:rFonts w:ascii="Arial" w:hAnsi="Arial" w:cs="Arial"/>
                <w:sz w:val="20"/>
                <w:szCs w:val="20"/>
                <w:lang w:val="en-GB"/>
              </w:rPr>
            </w:pPr>
            <w:ins w:id="8867" w:author="Dylan Van Aswegen" w:date="2024-07-15T15:31:00Z" w16du:dateUtc="2024-07-15T13:31:00Z">
              <w:r>
                <w:rPr>
                  <w:rFonts w:ascii="Arial" w:hAnsi="Arial" w:cs="Arial"/>
                  <w:sz w:val="20"/>
                  <w:szCs w:val="20"/>
                  <w:lang w:val="en-GB"/>
                </w:rPr>
                <w:t xml:space="preserve">Updated By </w:t>
              </w:r>
            </w:ins>
          </w:p>
        </w:tc>
        <w:tc>
          <w:tcPr>
            <w:tcW w:w="1273" w:type="dxa"/>
          </w:tcPr>
          <w:p w14:paraId="17ED0BB7" w14:textId="1A5B5616" w:rsidR="004B454F" w:rsidRDefault="004B454F" w:rsidP="004B454F">
            <w:pPr>
              <w:spacing w:line="360" w:lineRule="auto"/>
              <w:jc w:val="both"/>
              <w:cnfStyle w:val="000000100000" w:firstRow="0" w:lastRow="0" w:firstColumn="0" w:lastColumn="0" w:oddVBand="0" w:evenVBand="0" w:oddHBand="1" w:evenHBand="0" w:firstRowFirstColumn="0" w:firstRowLastColumn="0" w:lastRowFirstColumn="0" w:lastRowLastColumn="0"/>
              <w:rPr>
                <w:ins w:id="8868" w:author="Dylan Van Aswegen" w:date="2024-07-15T15:31:00Z" w16du:dateUtc="2024-07-15T13:31:00Z"/>
                <w:rFonts w:ascii="Arial" w:hAnsi="Arial" w:cs="Arial"/>
                <w:sz w:val="20"/>
                <w:szCs w:val="20"/>
                <w:lang w:val="en-GB"/>
              </w:rPr>
            </w:pPr>
            <w:ins w:id="8869" w:author="Dylan Van Aswegen" w:date="2024-07-15T15:31:00Z" w16du:dateUtc="2024-07-15T13:31:00Z">
              <w:r>
                <w:rPr>
                  <w:rFonts w:ascii="Arial" w:hAnsi="Arial" w:cs="Arial"/>
                  <w:sz w:val="20"/>
                  <w:szCs w:val="20"/>
                  <w:lang w:val="en-GB"/>
                </w:rPr>
                <w:t xml:space="preserve">Text Field </w:t>
              </w:r>
            </w:ins>
          </w:p>
        </w:tc>
        <w:tc>
          <w:tcPr>
            <w:tcW w:w="1694" w:type="dxa"/>
          </w:tcPr>
          <w:p w14:paraId="7BE72FE3" w14:textId="3D024C9B" w:rsidR="004B454F" w:rsidRDefault="004B454F" w:rsidP="004B454F">
            <w:pPr>
              <w:spacing w:line="360" w:lineRule="auto"/>
              <w:jc w:val="both"/>
              <w:cnfStyle w:val="000000100000" w:firstRow="0" w:lastRow="0" w:firstColumn="0" w:lastColumn="0" w:oddVBand="0" w:evenVBand="0" w:oddHBand="1" w:evenHBand="0" w:firstRowFirstColumn="0" w:firstRowLastColumn="0" w:lastRowFirstColumn="0" w:lastRowLastColumn="0"/>
              <w:rPr>
                <w:ins w:id="8870" w:author="Dylan Van Aswegen" w:date="2024-07-15T15:31:00Z" w16du:dateUtc="2024-07-15T13:31:00Z"/>
                <w:rFonts w:ascii="Arial" w:hAnsi="Arial" w:cs="Arial"/>
                <w:sz w:val="20"/>
                <w:szCs w:val="20"/>
                <w:lang w:val="en-GB"/>
              </w:rPr>
            </w:pPr>
            <w:ins w:id="8871" w:author="Dylan Van Aswegen" w:date="2024-07-15T15:31:00Z" w16du:dateUtc="2024-07-15T13:31:00Z">
              <w:r>
                <w:rPr>
                  <w:rFonts w:ascii="Arial" w:hAnsi="Arial" w:cs="Arial"/>
                  <w:sz w:val="20"/>
                  <w:szCs w:val="20"/>
                  <w:lang w:val="en-GB"/>
                </w:rPr>
                <w:t xml:space="preserve">String </w:t>
              </w:r>
            </w:ins>
          </w:p>
        </w:tc>
        <w:tc>
          <w:tcPr>
            <w:tcW w:w="3804" w:type="dxa"/>
          </w:tcPr>
          <w:p w14:paraId="6F251172" w14:textId="379421A0" w:rsidR="004B454F" w:rsidRDefault="004B454F" w:rsidP="004B454F">
            <w:pPr>
              <w:spacing w:line="360" w:lineRule="auto"/>
              <w:jc w:val="both"/>
              <w:cnfStyle w:val="000000100000" w:firstRow="0" w:lastRow="0" w:firstColumn="0" w:lastColumn="0" w:oddVBand="0" w:evenVBand="0" w:oddHBand="1" w:evenHBand="0" w:firstRowFirstColumn="0" w:firstRowLastColumn="0" w:lastRowFirstColumn="0" w:lastRowLastColumn="0"/>
              <w:rPr>
                <w:ins w:id="8872" w:author="Dylan Van Aswegen" w:date="2024-07-15T15:31:00Z" w16du:dateUtc="2024-07-15T13:31:00Z"/>
                <w:rFonts w:ascii="Arial" w:hAnsi="Arial" w:cs="Arial"/>
                <w:sz w:val="20"/>
                <w:szCs w:val="20"/>
                <w:lang w:val="en-GB"/>
              </w:rPr>
            </w:pPr>
            <w:ins w:id="8873" w:author="Dylan Van Aswegen" w:date="2024-07-15T15:31:00Z" w16du:dateUtc="2024-07-15T13:31:00Z">
              <w:r>
                <w:rPr>
                  <w:rFonts w:ascii="Arial" w:hAnsi="Arial" w:cs="Arial"/>
                  <w:sz w:val="20"/>
                  <w:szCs w:val="20"/>
                  <w:lang w:val="en-GB"/>
                </w:rPr>
                <w:t xml:space="preserve">This column will contain the name of the application admin that updated the template. </w:t>
              </w:r>
            </w:ins>
          </w:p>
        </w:tc>
      </w:tr>
      <w:tr w:rsidR="004B454F" w14:paraId="61E47896" w14:textId="77777777" w:rsidTr="005C5491">
        <w:trPr>
          <w:ins w:id="8874" w:author="Dylan Van Aswegen" w:date="2024-07-15T15:27:00Z"/>
        </w:trPr>
        <w:tc>
          <w:tcPr>
            <w:cnfStyle w:val="001000000000" w:firstRow="0" w:lastRow="0" w:firstColumn="1" w:lastColumn="0" w:oddVBand="0" w:evenVBand="0" w:oddHBand="0" w:evenHBand="0" w:firstRowFirstColumn="0" w:firstRowLastColumn="0" w:lastRowFirstColumn="0" w:lastRowLastColumn="0"/>
            <w:tcW w:w="1451" w:type="dxa"/>
          </w:tcPr>
          <w:p w14:paraId="25E33984" w14:textId="44C30791" w:rsidR="004B454F" w:rsidRDefault="004B454F" w:rsidP="004B454F">
            <w:pPr>
              <w:spacing w:line="360" w:lineRule="auto"/>
              <w:jc w:val="both"/>
              <w:rPr>
                <w:ins w:id="8875" w:author="Dylan Van Aswegen" w:date="2024-07-15T15:27:00Z" w16du:dateUtc="2024-07-15T13:27:00Z"/>
                <w:rFonts w:ascii="Arial" w:hAnsi="Arial" w:cs="Arial"/>
                <w:sz w:val="20"/>
                <w:szCs w:val="20"/>
                <w:lang w:val="en-GB"/>
              </w:rPr>
            </w:pPr>
            <w:ins w:id="8876" w:author="Dylan Van Aswegen" w:date="2024-07-15T15:27:00Z" w16du:dateUtc="2024-07-15T13:27:00Z">
              <w:r>
                <w:rPr>
                  <w:rFonts w:ascii="Arial" w:hAnsi="Arial" w:cs="Arial"/>
                  <w:sz w:val="20"/>
                  <w:szCs w:val="20"/>
                  <w:lang w:val="en-GB"/>
                </w:rPr>
                <w:t>Actions</w:t>
              </w:r>
            </w:ins>
          </w:p>
        </w:tc>
        <w:tc>
          <w:tcPr>
            <w:tcW w:w="1273" w:type="dxa"/>
          </w:tcPr>
          <w:p w14:paraId="19225200" w14:textId="33377C60" w:rsidR="004B454F" w:rsidRDefault="004B454F" w:rsidP="004B454F">
            <w:pPr>
              <w:spacing w:line="360" w:lineRule="auto"/>
              <w:jc w:val="both"/>
              <w:cnfStyle w:val="000000000000" w:firstRow="0" w:lastRow="0" w:firstColumn="0" w:lastColumn="0" w:oddVBand="0" w:evenVBand="0" w:oddHBand="0" w:evenHBand="0" w:firstRowFirstColumn="0" w:firstRowLastColumn="0" w:lastRowFirstColumn="0" w:lastRowLastColumn="0"/>
              <w:rPr>
                <w:ins w:id="8877" w:author="Dylan Van Aswegen" w:date="2024-07-15T15:27:00Z" w16du:dateUtc="2024-07-15T13:27:00Z"/>
                <w:rFonts w:ascii="Arial" w:hAnsi="Arial" w:cs="Arial"/>
                <w:sz w:val="20"/>
                <w:szCs w:val="20"/>
                <w:lang w:val="en-GB"/>
              </w:rPr>
            </w:pPr>
            <w:ins w:id="8878" w:author="Dylan Van Aswegen" w:date="2024-07-15T15:27:00Z" w16du:dateUtc="2024-07-15T13:27:00Z">
              <w:r>
                <w:rPr>
                  <w:rFonts w:ascii="Arial" w:hAnsi="Arial" w:cs="Arial"/>
                  <w:sz w:val="20"/>
                  <w:szCs w:val="20"/>
                  <w:lang w:val="en-GB"/>
                </w:rPr>
                <w:t>Button</w:t>
              </w:r>
            </w:ins>
          </w:p>
        </w:tc>
        <w:tc>
          <w:tcPr>
            <w:tcW w:w="1694" w:type="dxa"/>
          </w:tcPr>
          <w:p w14:paraId="54B083B2" w14:textId="77777777" w:rsidR="004B454F" w:rsidRDefault="004B454F" w:rsidP="004B454F">
            <w:pPr>
              <w:spacing w:line="360" w:lineRule="auto"/>
              <w:jc w:val="both"/>
              <w:cnfStyle w:val="000000000000" w:firstRow="0" w:lastRow="0" w:firstColumn="0" w:lastColumn="0" w:oddVBand="0" w:evenVBand="0" w:oddHBand="0" w:evenHBand="0" w:firstRowFirstColumn="0" w:firstRowLastColumn="0" w:lastRowFirstColumn="0" w:lastRowLastColumn="0"/>
              <w:rPr>
                <w:ins w:id="8879" w:author="Dylan Van Aswegen" w:date="2024-07-15T15:27:00Z" w16du:dateUtc="2024-07-15T13:27:00Z"/>
                <w:rFonts w:ascii="Arial" w:hAnsi="Arial" w:cs="Arial"/>
                <w:sz w:val="20"/>
                <w:szCs w:val="20"/>
                <w:lang w:val="en-GB"/>
              </w:rPr>
            </w:pPr>
          </w:p>
        </w:tc>
        <w:tc>
          <w:tcPr>
            <w:tcW w:w="3804" w:type="dxa"/>
          </w:tcPr>
          <w:p w14:paraId="1C6C79FF" w14:textId="77777777" w:rsidR="004B454F" w:rsidRDefault="004B454F" w:rsidP="004B454F">
            <w:pPr>
              <w:spacing w:line="360" w:lineRule="auto"/>
              <w:jc w:val="both"/>
              <w:cnfStyle w:val="000000000000" w:firstRow="0" w:lastRow="0" w:firstColumn="0" w:lastColumn="0" w:oddVBand="0" w:evenVBand="0" w:oddHBand="0" w:evenHBand="0" w:firstRowFirstColumn="0" w:firstRowLastColumn="0" w:lastRowFirstColumn="0" w:lastRowLastColumn="0"/>
              <w:rPr>
                <w:ins w:id="8880" w:author="Dylan Van Aswegen" w:date="2024-07-15T15:29:00Z" w16du:dateUtc="2024-07-15T13:29:00Z"/>
                <w:rFonts w:ascii="Arial" w:hAnsi="Arial" w:cs="Arial"/>
                <w:sz w:val="20"/>
                <w:szCs w:val="20"/>
                <w:lang w:val="en-GB"/>
              </w:rPr>
            </w:pPr>
            <w:ins w:id="8881" w:author="Dylan Van Aswegen" w:date="2024-07-15T15:28:00Z" w16du:dateUtc="2024-07-15T13:28:00Z">
              <w:r>
                <w:rPr>
                  <w:rFonts w:ascii="Arial" w:hAnsi="Arial" w:cs="Arial"/>
                  <w:sz w:val="20"/>
                  <w:szCs w:val="20"/>
                  <w:lang w:val="en-GB"/>
                </w:rPr>
                <w:t xml:space="preserve">This column will contain buttons for the application </w:t>
              </w:r>
            </w:ins>
            <w:ins w:id="8882" w:author="Dylan Van Aswegen" w:date="2024-07-15T15:29:00Z" w16du:dateUtc="2024-07-15T13:29:00Z">
              <w:r>
                <w:rPr>
                  <w:rFonts w:ascii="Arial" w:hAnsi="Arial" w:cs="Arial"/>
                  <w:sz w:val="20"/>
                  <w:szCs w:val="20"/>
                  <w:lang w:val="en-GB"/>
                </w:rPr>
                <w:t xml:space="preserve">administrator to view the template, edit the template and delete the template. </w:t>
              </w:r>
            </w:ins>
          </w:p>
          <w:p w14:paraId="2794AE69" w14:textId="77777777" w:rsidR="004B454F" w:rsidRDefault="004B454F" w:rsidP="004B454F">
            <w:pPr>
              <w:spacing w:line="360" w:lineRule="auto"/>
              <w:jc w:val="both"/>
              <w:cnfStyle w:val="000000000000" w:firstRow="0" w:lastRow="0" w:firstColumn="0" w:lastColumn="0" w:oddVBand="0" w:evenVBand="0" w:oddHBand="0" w:evenHBand="0" w:firstRowFirstColumn="0" w:firstRowLastColumn="0" w:lastRowFirstColumn="0" w:lastRowLastColumn="0"/>
              <w:rPr>
                <w:ins w:id="8883" w:author="Dylan Van Aswegen" w:date="2024-07-15T15:30:00Z" w16du:dateUtc="2024-07-15T13:30:00Z"/>
                <w:rFonts w:ascii="Arial" w:hAnsi="Arial" w:cs="Arial"/>
                <w:sz w:val="20"/>
                <w:szCs w:val="20"/>
                <w:lang w:val="en-GB"/>
              </w:rPr>
            </w:pPr>
            <w:ins w:id="8884" w:author="Dylan Van Aswegen" w:date="2024-07-15T15:29:00Z" w16du:dateUtc="2024-07-15T13:29:00Z">
              <w:r>
                <w:rPr>
                  <w:rFonts w:ascii="Arial" w:hAnsi="Arial" w:cs="Arial"/>
                  <w:sz w:val="20"/>
                  <w:szCs w:val="20"/>
                  <w:lang w:val="en-GB"/>
                </w:rPr>
                <w:t xml:space="preserve">If the edit button was clicked, the </w:t>
              </w:r>
            </w:ins>
            <w:ins w:id="8885" w:author="Dylan Van Aswegen" w:date="2024-07-15T15:30:00Z" w16du:dateUtc="2024-07-15T13:30:00Z">
              <w:r>
                <w:rPr>
                  <w:rFonts w:ascii="Arial" w:hAnsi="Arial" w:cs="Arial"/>
                  <w:sz w:val="20"/>
                  <w:szCs w:val="20"/>
                  <w:lang w:val="en-GB"/>
                </w:rPr>
                <w:t xml:space="preserve">application admin will be presented with a window where they can edit the content of the template. Once the template is updated, the last updated date and time should be updated. </w:t>
              </w:r>
            </w:ins>
          </w:p>
          <w:p w14:paraId="23EEB116" w14:textId="77777777" w:rsidR="004B454F" w:rsidRDefault="004B454F" w:rsidP="004B454F">
            <w:pPr>
              <w:spacing w:line="360" w:lineRule="auto"/>
              <w:jc w:val="both"/>
              <w:cnfStyle w:val="000000000000" w:firstRow="0" w:lastRow="0" w:firstColumn="0" w:lastColumn="0" w:oddVBand="0" w:evenVBand="0" w:oddHBand="0" w:evenHBand="0" w:firstRowFirstColumn="0" w:firstRowLastColumn="0" w:lastRowFirstColumn="0" w:lastRowLastColumn="0"/>
              <w:rPr>
                <w:ins w:id="8886" w:author="Dylan Van Aswegen" w:date="2024-07-15T15:32:00Z" w16du:dateUtc="2024-07-15T13:32:00Z"/>
                <w:rFonts w:ascii="Arial" w:hAnsi="Arial" w:cs="Arial"/>
                <w:sz w:val="20"/>
                <w:szCs w:val="20"/>
                <w:lang w:val="en-GB"/>
              </w:rPr>
            </w:pPr>
            <w:ins w:id="8887" w:author="Dylan Van Aswegen" w:date="2024-07-15T15:30:00Z" w16du:dateUtc="2024-07-15T13:30:00Z">
              <w:r>
                <w:rPr>
                  <w:rFonts w:ascii="Arial" w:hAnsi="Arial" w:cs="Arial"/>
                  <w:sz w:val="20"/>
                  <w:szCs w:val="20"/>
                  <w:lang w:val="en-GB"/>
                </w:rPr>
                <w:t xml:space="preserve">If the </w:t>
              </w:r>
            </w:ins>
            <w:ins w:id="8888" w:author="Dylan Van Aswegen" w:date="2024-07-15T15:31:00Z" w16du:dateUtc="2024-07-15T13:31:00Z">
              <w:r>
                <w:rPr>
                  <w:rFonts w:ascii="Arial" w:hAnsi="Arial" w:cs="Arial"/>
                  <w:sz w:val="20"/>
                  <w:szCs w:val="20"/>
                  <w:lang w:val="en-GB"/>
                </w:rPr>
                <w:t xml:space="preserve">view button is clicked, the application </w:t>
              </w:r>
              <w:proofErr w:type="spellStart"/>
              <w:r>
                <w:rPr>
                  <w:rFonts w:ascii="Arial" w:hAnsi="Arial" w:cs="Arial"/>
                  <w:sz w:val="20"/>
                  <w:szCs w:val="20"/>
                  <w:lang w:val="en-GB"/>
                </w:rPr>
                <w:t>admin</w:t>
              </w:r>
              <w:r w:rsidR="003C071D">
                <w:rPr>
                  <w:rFonts w:ascii="Arial" w:hAnsi="Arial" w:cs="Arial"/>
                  <w:sz w:val="20"/>
                  <w:szCs w:val="20"/>
                  <w:lang w:val="en-GB"/>
                </w:rPr>
                <w:t>instrator</w:t>
              </w:r>
              <w:proofErr w:type="spellEnd"/>
              <w:r w:rsidR="003C071D">
                <w:rPr>
                  <w:rFonts w:ascii="Arial" w:hAnsi="Arial" w:cs="Arial"/>
                  <w:sz w:val="20"/>
                  <w:szCs w:val="20"/>
                  <w:lang w:val="en-GB"/>
                </w:rPr>
                <w:t xml:space="preserve"> wil</w:t>
              </w:r>
            </w:ins>
            <w:ins w:id="8889" w:author="Dylan Van Aswegen" w:date="2024-07-15T15:32:00Z" w16du:dateUtc="2024-07-15T13:32:00Z">
              <w:r w:rsidR="003C071D">
                <w:rPr>
                  <w:rFonts w:ascii="Arial" w:hAnsi="Arial" w:cs="Arial"/>
                  <w:sz w:val="20"/>
                  <w:szCs w:val="20"/>
                  <w:lang w:val="en-GB"/>
                </w:rPr>
                <w:t xml:space="preserve">l be presented with a screen that </w:t>
              </w:r>
              <w:r w:rsidR="00273843">
                <w:rPr>
                  <w:rFonts w:ascii="Arial" w:hAnsi="Arial" w:cs="Arial"/>
                  <w:sz w:val="20"/>
                  <w:szCs w:val="20"/>
                  <w:lang w:val="en-GB"/>
                </w:rPr>
                <w:t>allows them to view the template.</w:t>
              </w:r>
            </w:ins>
          </w:p>
          <w:p w14:paraId="12B91843" w14:textId="14CA0CC0" w:rsidR="00273843" w:rsidRDefault="00273843" w:rsidP="004B454F">
            <w:pPr>
              <w:spacing w:line="360" w:lineRule="auto"/>
              <w:jc w:val="both"/>
              <w:cnfStyle w:val="000000000000" w:firstRow="0" w:lastRow="0" w:firstColumn="0" w:lastColumn="0" w:oddVBand="0" w:evenVBand="0" w:oddHBand="0" w:evenHBand="0" w:firstRowFirstColumn="0" w:firstRowLastColumn="0" w:lastRowFirstColumn="0" w:lastRowLastColumn="0"/>
              <w:rPr>
                <w:ins w:id="8890" w:author="Dylan Van Aswegen" w:date="2024-07-15T15:27:00Z" w16du:dateUtc="2024-07-15T13:27:00Z"/>
                <w:rFonts w:ascii="Arial" w:hAnsi="Arial" w:cs="Arial"/>
                <w:sz w:val="20"/>
                <w:szCs w:val="20"/>
                <w:lang w:val="en-GB"/>
              </w:rPr>
            </w:pPr>
            <w:ins w:id="8891" w:author="Dylan Van Aswegen" w:date="2024-07-15T15:32:00Z" w16du:dateUtc="2024-07-15T13:32:00Z">
              <w:r>
                <w:rPr>
                  <w:rFonts w:ascii="Arial" w:hAnsi="Arial" w:cs="Arial"/>
                  <w:sz w:val="20"/>
                  <w:szCs w:val="20"/>
                  <w:lang w:val="en-GB"/>
                </w:rPr>
                <w:t xml:space="preserve">If the delete button is clicked, the template will be deleted from the list of templates. </w:t>
              </w:r>
            </w:ins>
          </w:p>
        </w:tc>
      </w:tr>
    </w:tbl>
    <w:p w14:paraId="67236912" w14:textId="77777777" w:rsidR="00BE0A6D" w:rsidRPr="00BE0A6D" w:rsidRDefault="00BE0A6D">
      <w:pPr>
        <w:rPr>
          <w:ins w:id="8892" w:author="Dylan Van Aswegen" w:date="2024-07-15T15:15:00Z" w16du:dateUtc="2024-07-15T13:15:00Z"/>
        </w:rPr>
        <w:pPrChange w:id="8893" w:author="Dylan Van Aswegen" w:date="2024-07-15T15:16:00Z" w16du:dateUtc="2024-07-15T13:16:00Z">
          <w:pPr>
            <w:pStyle w:val="Heading4"/>
          </w:pPr>
        </w:pPrChange>
      </w:pPr>
    </w:p>
    <w:p w14:paraId="18A196B4" w14:textId="77777777" w:rsidR="00460601" w:rsidRDefault="00460601" w:rsidP="00DD273B">
      <w:pPr>
        <w:rPr>
          <w:ins w:id="8894" w:author="Dylan Van Aswegen" w:date="2024-07-15T15:48:00Z" w16du:dateUtc="2024-07-15T13:48:00Z"/>
        </w:rPr>
      </w:pPr>
    </w:p>
    <w:p w14:paraId="768E4D8D" w14:textId="77777777" w:rsidR="0019714A" w:rsidRDefault="0019714A" w:rsidP="00DD273B">
      <w:pPr>
        <w:rPr>
          <w:ins w:id="8895" w:author="Dylan Van Aswegen" w:date="2024-07-15T15:48:00Z" w16du:dateUtc="2024-07-15T13:48:00Z"/>
        </w:rPr>
      </w:pPr>
    </w:p>
    <w:p w14:paraId="010A608C" w14:textId="77777777" w:rsidR="0019714A" w:rsidRDefault="0019714A" w:rsidP="00DD273B">
      <w:pPr>
        <w:rPr>
          <w:ins w:id="8896" w:author="Dylan Van Aswegen" w:date="2024-07-15T15:38:00Z" w16du:dateUtc="2024-07-15T13:38:00Z"/>
        </w:rPr>
      </w:pPr>
    </w:p>
    <w:p w14:paraId="0D4CF8D5" w14:textId="77777777" w:rsidR="00460601" w:rsidRDefault="00460601" w:rsidP="00DD273B">
      <w:pPr>
        <w:rPr>
          <w:ins w:id="8897" w:author="Dylan Van Aswegen" w:date="2024-07-15T15:38:00Z" w16du:dateUtc="2024-07-15T13:38:00Z"/>
        </w:rPr>
      </w:pPr>
    </w:p>
    <w:p w14:paraId="219CC810" w14:textId="77777777" w:rsidR="00460601" w:rsidRDefault="00460601" w:rsidP="00DD273B">
      <w:pPr>
        <w:rPr>
          <w:ins w:id="8898" w:author="Dylan Van Aswegen" w:date="2024-07-15T15:38:00Z" w16du:dateUtc="2024-07-15T13:38:00Z"/>
        </w:rPr>
      </w:pPr>
    </w:p>
    <w:p w14:paraId="68C916F1" w14:textId="77777777" w:rsidR="00460601" w:rsidRDefault="00460601" w:rsidP="00DD273B">
      <w:pPr>
        <w:rPr>
          <w:ins w:id="8899" w:author="Dylan Van Aswegen" w:date="2024-07-15T15:38:00Z" w16du:dateUtc="2024-07-15T13:38:00Z"/>
        </w:rPr>
      </w:pPr>
    </w:p>
    <w:p w14:paraId="68DA6A87" w14:textId="77777777" w:rsidR="00460601" w:rsidRDefault="00460601" w:rsidP="00DD273B">
      <w:pPr>
        <w:rPr>
          <w:ins w:id="8900" w:author="Dylan Van Aswegen" w:date="2024-07-15T15:38:00Z" w16du:dateUtc="2024-07-15T13:38:00Z"/>
        </w:rPr>
      </w:pPr>
    </w:p>
    <w:p w14:paraId="56FC7752" w14:textId="77777777" w:rsidR="00460601" w:rsidRDefault="00460601" w:rsidP="00DD273B">
      <w:pPr>
        <w:rPr>
          <w:ins w:id="8901" w:author="Dylan Van Aswegen" w:date="2024-07-15T15:38:00Z" w16du:dateUtc="2024-07-15T13:38:00Z"/>
        </w:rPr>
      </w:pPr>
    </w:p>
    <w:p w14:paraId="69BACF03" w14:textId="77777777" w:rsidR="00460601" w:rsidRDefault="00460601" w:rsidP="00DD273B">
      <w:pPr>
        <w:rPr>
          <w:ins w:id="8902" w:author="Dylan Van Aswegen" w:date="2024-07-15T15:38:00Z" w16du:dateUtc="2024-07-15T13:38:00Z"/>
        </w:rPr>
      </w:pPr>
    </w:p>
    <w:p w14:paraId="306D213D" w14:textId="77777777" w:rsidR="00460601" w:rsidRDefault="00460601" w:rsidP="00DD273B">
      <w:pPr>
        <w:rPr>
          <w:ins w:id="8903" w:author="Dylan Van Aswegen" w:date="2024-07-15T15:38:00Z" w16du:dateUtc="2024-07-15T13:38:00Z"/>
        </w:rPr>
      </w:pPr>
    </w:p>
    <w:p w14:paraId="63D296F2" w14:textId="77777777" w:rsidR="00460601" w:rsidRDefault="00460601" w:rsidP="00DD273B">
      <w:pPr>
        <w:rPr>
          <w:ins w:id="8904" w:author="Dylan Van Aswegen" w:date="2024-07-15T15:38:00Z" w16du:dateUtc="2024-07-15T13:38:00Z"/>
        </w:rPr>
      </w:pPr>
    </w:p>
    <w:p w14:paraId="404B957F" w14:textId="77777777" w:rsidR="00460601" w:rsidRDefault="00460601" w:rsidP="00DD273B">
      <w:pPr>
        <w:rPr>
          <w:ins w:id="8905" w:author="Dylan Van Aswegen" w:date="2024-07-15T15:38:00Z" w16du:dateUtc="2024-07-15T13:38:00Z"/>
        </w:rPr>
      </w:pPr>
    </w:p>
    <w:p w14:paraId="262358FD" w14:textId="77777777" w:rsidR="00460601" w:rsidRDefault="00460601" w:rsidP="00DD273B">
      <w:pPr>
        <w:rPr>
          <w:ins w:id="8906" w:author="Dylan Van Aswegen" w:date="2024-07-15T15:38:00Z" w16du:dateUtc="2024-07-15T13:38:00Z"/>
        </w:rPr>
      </w:pPr>
    </w:p>
    <w:p w14:paraId="10B95910" w14:textId="77777777" w:rsidR="00460601" w:rsidRPr="00DD273B" w:rsidRDefault="00460601">
      <w:pPr>
        <w:rPr>
          <w:ins w:id="8907" w:author="Dylan Van Aswegen" w:date="2024-07-15T15:37:00Z" w16du:dateUtc="2024-07-15T13:37:00Z"/>
          <w:i/>
          <w:iCs/>
          <w:rPrChange w:id="8908" w:author="Dylan Van Aswegen" w:date="2024-07-15T15:37:00Z" w16du:dateUtc="2024-07-15T13:37:00Z">
            <w:rPr>
              <w:ins w:id="8909" w:author="Dylan Van Aswegen" w:date="2024-07-15T15:37:00Z" w16du:dateUtc="2024-07-15T13:37:00Z"/>
              <w:i w:val="0"/>
              <w:iCs w:val="0"/>
              <w:sz w:val="32"/>
              <w:szCs w:val="32"/>
            </w:rPr>
          </w:rPrChange>
        </w:rPr>
        <w:pPrChange w:id="8910" w:author="Dylan Van Aswegen" w:date="2024-07-15T15:37:00Z" w16du:dateUtc="2024-07-15T13:37:00Z">
          <w:pPr>
            <w:pStyle w:val="Heading4"/>
          </w:pPr>
        </w:pPrChange>
      </w:pPr>
    </w:p>
    <w:p w14:paraId="4D47CF62" w14:textId="265666B5" w:rsidR="00521380" w:rsidRDefault="005B4EA7">
      <w:pPr>
        <w:pStyle w:val="Heading3"/>
        <w:rPr>
          <w:ins w:id="8911" w:author="Dylan Van Aswegen" w:date="2024-07-16T09:45:00Z" w16du:dateUtc="2024-07-16T07:45:00Z"/>
        </w:rPr>
      </w:pPr>
      <w:ins w:id="8912" w:author="Dylan Van Aswegen" w:date="2024-07-15T14:10:00Z" w16du:dateUtc="2024-07-15T12:10:00Z">
        <w:r>
          <w:t>Finance</w:t>
        </w:r>
      </w:ins>
    </w:p>
    <w:p w14:paraId="2C300751" w14:textId="52DC6CDE" w:rsidR="0005688F" w:rsidRPr="0005688F" w:rsidRDefault="0005688F" w:rsidP="0005688F">
      <w:pPr>
        <w:rPr>
          <w:ins w:id="8913" w:author="Dylan Van Aswegen" w:date="2024-07-15T14:52:00Z" w16du:dateUtc="2024-07-15T12:52:00Z"/>
        </w:rPr>
        <w:pPrChange w:id="8914" w:author="Dylan Van Aswegen" w:date="2024-07-16T09:45:00Z" w16du:dateUtc="2024-07-16T07:45:00Z">
          <w:pPr>
            <w:pStyle w:val="Heading3"/>
          </w:pPr>
        </w:pPrChange>
      </w:pPr>
      <w:ins w:id="8915" w:author="Dylan Van Aswegen" w:date="2024-07-16T09:45:00Z" w16du:dateUtc="2024-07-16T07:45:00Z">
        <w:r>
          <w:t xml:space="preserve">The application administrator will be </w:t>
        </w:r>
      </w:ins>
      <w:ins w:id="8916" w:author="Dylan Van Aswegen" w:date="2024-07-16T09:46:00Z" w16du:dateUtc="2024-07-16T07:46:00Z">
        <w:r w:rsidR="00844EE9">
          <w:t>navigated to the finance page</w:t>
        </w:r>
        <w:r w:rsidR="00CD04B7">
          <w:t>. The finance page will consist of the following</w:t>
        </w:r>
      </w:ins>
      <w:ins w:id="8917" w:author="Dylan Van Aswegen" w:date="2024-07-16T09:47:00Z" w16du:dateUtc="2024-07-16T07:47:00Z">
        <w:r w:rsidR="002D7950">
          <w:t xml:space="preserve"> fields: </w:t>
        </w:r>
      </w:ins>
    </w:p>
    <w:p w14:paraId="62797C47" w14:textId="77777777" w:rsidR="007E2DA1" w:rsidRPr="007E2DA1" w:rsidRDefault="007E2DA1">
      <w:pPr>
        <w:rPr>
          <w:ins w:id="8918" w:author="Dylan Van Aswegen" w:date="2024-07-15T13:27:00Z" w16du:dateUtc="2024-07-15T11:27:00Z"/>
        </w:rPr>
        <w:pPrChange w:id="8919" w:author="Dylan Van Aswegen" w:date="2024-07-15T13:28:00Z" w16du:dateUtc="2024-07-15T11:28:00Z">
          <w:pPr>
            <w:pStyle w:val="Heading3"/>
          </w:pPr>
        </w:pPrChange>
      </w:pPr>
    </w:p>
    <w:tbl>
      <w:tblPr>
        <w:tblStyle w:val="GridTable4-Accent1"/>
        <w:tblW w:w="10774" w:type="dxa"/>
        <w:tblInd w:w="-714" w:type="dxa"/>
        <w:tblLook w:val="04A0" w:firstRow="1" w:lastRow="0" w:firstColumn="1" w:lastColumn="0" w:noHBand="0" w:noVBand="1"/>
      </w:tblPr>
      <w:tblGrid>
        <w:gridCol w:w="1099"/>
        <w:gridCol w:w="1628"/>
        <w:gridCol w:w="1167"/>
        <w:gridCol w:w="2215"/>
        <w:gridCol w:w="1369"/>
        <w:gridCol w:w="3296"/>
      </w:tblGrid>
      <w:tr w:rsidR="002D7950" w14:paraId="4C28892D" w14:textId="77777777" w:rsidTr="005C5491">
        <w:trPr>
          <w:cnfStyle w:val="100000000000" w:firstRow="1" w:lastRow="0" w:firstColumn="0" w:lastColumn="0" w:oddVBand="0" w:evenVBand="0" w:oddHBand="0" w:evenHBand="0" w:firstRowFirstColumn="0" w:firstRowLastColumn="0" w:lastRowFirstColumn="0" w:lastRowLastColumn="0"/>
          <w:tblHeader/>
          <w:ins w:id="8920" w:author="Dylan Van Aswegen" w:date="2024-07-16T09:47:00Z" w16du:dateUtc="2024-07-16T07:47:00Z"/>
        </w:trPr>
        <w:tc>
          <w:tcPr>
            <w:cnfStyle w:val="001000000000" w:firstRow="0" w:lastRow="0" w:firstColumn="1" w:lastColumn="0" w:oddVBand="0" w:evenVBand="0" w:oddHBand="0" w:evenHBand="0" w:firstRowFirstColumn="0" w:firstRowLastColumn="0" w:lastRowFirstColumn="0" w:lastRowLastColumn="0"/>
            <w:tcW w:w="1099" w:type="dxa"/>
            <w:shd w:val="clear" w:color="auto" w:fill="002060"/>
          </w:tcPr>
          <w:p w14:paraId="09D000B4" w14:textId="77777777" w:rsidR="002D7950" w:rsidRDefault="002D7950">
            <w:pPr>
              <w:spacing w:line="360" w:lineRule="auto"/>
              <w:jc w:val="both"/>
              <w:rPr>
                <w:ins w:id="8921" w:author="Dylan Van Aswegen" w:date="2024-07-16T09:47:00Z" w16du:dateUtc="2024-07-16T07:47:00Z"/>
                <w:rFonts w:ascii="Arial" w:hAnsi="Arial" w:cs="Arial"/>
                <w:sz w:val="20"/>
                <w:szCs w:val="20"/>
                <w:lang w:val="en-GB"/>
              </w:rPr>
            </w:pPr>
            <w:ins w:id="8922" w:author="Dylan Van Aswegen" w:date="2024-07-16T09:47:00Z" w16du:dateUtc="2024-07-16T07:47:00Z">
              <w:r>
                <w:rPr>
                  <w:rFonts w:ascii="Arial" w:hAnsi="Arial" w:cs="Arial"/>
                  <w:sz w:val="20"/>
                  <w:szCs w:val="20"/>
                  <w:lang w:val="en-GB"/>
                </w:rPr>
                <w:t xml:space="preserve">Field Number </w:t>
              </w:r>
            </w:ins>
          </w:p>
        </w:tc>
        <w:tc>
          <w:tcPr>
            <w:tcW w:w="1628" w:type="dxa"/>
            <w:shd w:val="clear" w:color="auto" w:fill="002060"/>
          </w:tcPr>
          <w:p w14:paraId="0BB7B87C" w14:textId="77777777" w:rsidR="002D7950" w:rsidRDefault="002D7950">
            <w:pPr>
              <w:spacing w:line="360" w:lineRule="auto"/>
              <w:jc w:val="both"/>
              <w:cnfStyle w:val="100000000000" w:firstRow="1" w:lastRow="0" w:firstColumn="0" w:lastColumn="0" w:oddVBand="0" w:evenVBand="0" w:oddHBand="0" w:evenHBand="0" w:firstRowFirstColumn="0" w:firstRowLastColumn="0" w:lastRowFirstColumn="0" w:lastRowLastColumn="0"/>
              <w:rPr>
                <w:ins w:id="8923" w:author="Dylan Van Aswegen" w:date="2024-07-16T09:47:00Z" w16du:dateUtc="2024-07-16T07:47:00Z"/>
                <w:rFonts w:ascii="Arial" w:hAnsi="Arial" w:cs="Arial"/>
                <w:sz w:val="20"/>
                <w:szCs w:val="20"/>
                <w:lang w:val="en-GB"/>
              </w:rPr>
            </w:pPr>
            <w:ins w:id="8924" w:author="Dylan Van Aswegen" w:date="2024-07-16T09:47:00Z" w16du:dateUtc="2024-07-16T07:47:00Z">
              <w:r>
                <w:rPr>
                  <w:rFonts w:ascii="Arial" w:hAnsi="Arial" w:cs="Arial"/>
                  <w:sz w:val="20"/>
                  <w:szCs w:val="20"/>
                  <w:lang w:val="en-GB"/>
                </w:rPr>
                <w:t>Field Name</w:t>
              </w:r>
            </w:ins>
          </w:p>
        </w:tc>
        <w:tc>
          <w:tcPr>
            <w:tcW w:w="1167" w:type="dxa"/>
            <w:shd w:val="clear" w:color="auto" w:fill="002060"/>
          </w:tcPr>
          <w:p w14:paraId="222D1E47" w14:textId="77777777" w:rsidR="002D7950" w:rsidRDefault="002D7950">
            <w:pPr>
              <w:spacing w:line="360" w:lineRule="auto"/>
              <w:jc w:val="both"/>
              <w:cnfStyle w:val="100000000000" w:firstRow="1" w:lastRow="0" w:firstColumn="0" w:lastColumn="0" w:oddVBand="0" w:evenVBand="0" w:oddHBand="0" w:evenHBand="0" w:firstRowFirstColumn="0" w:firstRowLastColumn="0" w:lastRowFirstColumn="0" w:lastRowLastColumn="0"/>
              <w:rPr>
                <w:ins w:id="8925" w:author="Dylan Van Aswegen" w:date="2024-07-16T09:47:00Z" w16du:dateUtc="2024-07-16T07:47:00Z"/>
                <w:rFonts w:ascii="Arial" w:hAnsi="Arial" w:cs="Arial"/>
                <w:sz w:val="20"/>
                <w:szCs w:val="20"/>
                <w:lang w:val="en-GB"/>
              </w:rPr>
            </w:pPr>
            <w:ins w:id="8926" w:author="Dylan Van Aswegen" w:date="2024-07-16T09:47:00Z" w16du:dateUtc="2024-07-16T07:47:00Z">
              <w:r>
                <w:rPr>
                  <w:rFonts w:ascii="Arial" w:hAnsi="Arial" w:cs="Arial"/>
                  <w:sz w:val="20"/>
                  <w:szCs w:val="20"/>
                  <w:lang w:val="en-GB"/>
                </w:rPr>
                <w:t>Field Type</w:t>
              </w:r>
            </w:ins>
          </w:p>
        </w:tc>
        <w:tc>
          <w:tcPr>
            <w:tcW w:w="2215" w:type="dxa"/>
            <w:shd w:val="clear" w:color="auto" w:fill="002060"/>
          </w:tcPr>
          <w:p w14:paraId="37EF4A3B" w14:textId="77777777" w:rsidR="002D7950" w:rsidRDefault="002D7950">
            <w:pPr>
              <w:spacing w:line="360" w:lineRule="auto"/>
              <w:jc w:val="both"/>
              <w:cnfStyle w:val="100000000000" w:firstRow="1" w:lastRow="0" w:firstColumn="0" w:lastColumn="0" w:oddVBand="0" w:evenVBand="0" w:oddHBand="0" w:evenHBand="0" w:firstRowFirstColumn="0" w:firstRowLastColumn="0" w:lastRowFirstColumn="0" w:lastRowLastColumn="0"/>
              <w:rPr>
                <w:ins w:id="8927" w:author="Dylan Van Aswegen" w:date="2024-07-16T09:47:00Z" w16du:dateUtc="2024-07-16T07:47:00Z"/>
                <w:rFonts w:ascii="Arial" w:hAnsi="Arial" w:cs="Arial"/>
                <w:sz w:val="20"/>
                <w:szCs w:val="20"/>
                <w:lang w:val="en-GB"/>
              </w:rPr>
            </w:pPr>
            <w:ins w:id="8928" w:author="Dylan Van Aswegen" w:date="2024-07-16T09:47:00Z" w16du:dateUtc="2024-07-16T07:47:00Z">
              <w:r>
                <w:rPr>
                  <w:rFonts w:ascii="Arial" w:hAnsi="Arial" w:cs="Arial"/>
                  <w:sz w:val="20"/>
                  <w:szCs w:val="20"/>
                  <w:lang w:val="en-GB"/>
                </w:rPr>
                <w:t>Field Data Type</w:t>
              </w:r>
            </w:ins>
          </w:p>
        </w:tc>
        <w:tc>
          <w:tcPr>
            <w:tcW w:w="1369" w:type="dxa"/>
            <w:shd w:val="clear" w:color="auto" w:fill="002060"/>
          </w:tcPr>
          <w:p w14:paraId="71FF9B5D" w14:textId="77777777" w:rsidR="002D7950" w:rsidRDefault="002D7950">
            <w:pPr>
              <w:spacing w:line="360" w:lineRule="auto"/>
              <w:jc w:val="both"/>
              <w:cnfStyle w:val="100000000000" w:firstRow="1" w:lastRow="0" w:firstColumn="0" w:lastColumn="0" w:oddVBand="0" w:evenVBand="0" w:oddHBand="0" w:evenHBand="0" w:firstRowFirstColumn="0" w:firstRowLastColumn="0" w:lastRowFirstColumn="0" w:lastRowLastColumn="0"/>
              <w:rPr>
                <w:ins w:id="8929" w:author="Dylan Van Aswegen" w:date="2024-07-16T09:47:00Z" w16du:dateUtc="2024-07-16T07:47:00Z"/>
                <w:rFonts w:ascii="Arial" w:hAnsi="Arial" w:cs="Arial"/>
                <w:sz w:val="20"/>
                <w:szCs w:val="20"/>
                <w:lang w:val="en-GB"/>
              </w:rPr>
            </w:pPr>
            <w:ins w:id="8930" w:author="Dylan Van Aswegen" w:date="2024-07-16T09:47:00Z" w16du:dateUtc="2024-07-16T07:47:00Z">
              <w:r>
                <w:rPr>
                  <w:rFonts w:ascii="Arial" w:hAnsi="Arial" w:cs="Arial"/>
                  <w:sz w:val="20"/>
                  <w:szCs w:val="20"/>
                  <w:lang w:val="en-GB"/>
                </w:rPr>
                <w:t>Required?</w:t>
              </w:r>
            </w:ins>
          </w:p>
        </w:tc>
        <w:tc>
          <w:tcPr>
            <w:tcW w:w="3296" w:type="dxa"/>
            <w:shd w:val="clear" w:color="auto" w:fill="002060"/>
          </w:tcPr>
          <w:p w14:paraId="75F82822" w14:textId="77777777" w:rsidR="002D7950" w:rsidRDefault="002D7950">
            <w:pPr>
              <w:spacing w:line="360" w:lineRule="auto"/>
              <w:jc w:val="both"/>
              <w:cnfStyle w:val="100000000000" w:firstRow="1" w:lastRow="0" w:firstColumn="0" w:lastColumn="0" w:oddVBand="0" w:evenVBand="0" w:oddHBand="0" w:evenHBand="0" w:firstRowFirstColumn="0" w:firstRowLastColumn="0" w:lastRowFirstColumn="0" w:lastRowLastColumn="0"/>
              <w:rPr>
                <w:ins w:id="8931" w:author="Dylan Van Aswegen" w:date="2024-07-16T09:47:00Z" w16du:dateUtc="2024-07-16T07:47:00Z"/>
                <w:rFonts w:ascii="Arial" w:hAnsi="Arial" w:cs="Arial"/>
                <w:sz w:val="20"/>
                <w:szCs w:val="20"/>
                <w:lang w:val="en-GB"/>
              </w:rPr>
            </w:pPr>
            <w:ins w:id="8932" w:author="Dylan Van Aswegen" w:date="2024-07-16T09:47:00Z" w16du:dateUtc="2024-07-16T07:47:00Z">
              <w:r>
                <w:rPr>
                  <w:rFonts w:ascii="Arial" w:hAnsi="Arial" w:cs="Arial"/>
                  <w:sz w:val="20"/>
                  <w:szCs w:val="20"/>
                  <w:lang w:val="en-GB"/>
                </w:rPr>
                <w:t>Field Rules</w:t>
              </w:r>
            </w:ins>
          </w:p>
        </w:tc>
      </w:tr>
      <w:tr w:rsidR="002D7950" w14:paraId="27CB2B34" w14:textId="77777777" w:rsidTr="005C5491">
        <w:trPr>
          <w:cnfStyle w:val="000000100000" w:firstRow="0" w:lastRow="0" w:firstColumn="0" w:lastColumn="0" w:oddVBand="0" w:evenVBand="0" w:oddHBand="1" w:evenHBand="0" w:firstRowFirstColumn="0" w:firstRowLastColumn="0" w:lastRowFirstColumn="0" w:lastRowLastColumn="0"/>
          <w:trHeight w:val="192"/>
          <w:ins w:id="8933" w:author="Dylan Van Aswegen" w:date="2024-07-16T09:47:00Z" w16du:dateUtc="2024-07-16T07:47:00Z"/>
        </w:trPr>
        <w:tc>
          <w:tcPr>
            <w:cnfStyle w:val="001000000000" w:firstRow="0" w:lastRow="0" w:firstColumn="1" w:lastColumn="0" w:oddVBand="0" w:evenVBand="0" w:oddHBand="0" w:evenHBand="0" w:firstRowFirstColumn="0" w:firstRowLastColumn="0" w:lastRowFirstColumn="0" w:lastRowLastColumn="0"/>
            <w:tcW w:w="1099" w:type="dxa"/>
          </w:tcPr>
          <w:p w14:paraId="4A2361AF" w14:textId="77777777" w:rsidR="002D7950" w:rsidRDefault="002D7950">
            <w:pPr>
              <w:spacing w:line="360" w:lineRule="auto"/>
              <w:jc w:val="both"/>
              <w:rPr>
                <w:ins w:id="8934" w:author="Dylan Van Aswegen" w:date="2024-07-16T09:47:00Z" w16du:dateUtc="2024-07-16T07:47:00Z"/>
                <w:rFonts w:ascii="Arial" w:hAnsi="Arial" w:cs="Arial"/>
                <w:sz w:val="20"/>
                <w:szCs w:val="20"/>
                <w:lang w:val="en-GB"/>
              </w:rPr>
            </w:pPr>
          </w:p>
        </w:tc>
        <w:tc>
          <w:tcPr>
            <w:tcW w:w="1628" w:type="dxa"/>
          </w:tcPr>
          <w:p w14:paraId="4A674459" w14:textId="66793833" w:rsidR="002D7950" w:rsidRDefault="00174A11">
            <w:pPr>
              <w:spacing w:line="360" w:lineRule="auto"/>
              <w:jc w:val="both"/>
              <w:cnfStyle w:val="000000100000" w:firstRow="0" w:lastRow="0" w:firstColumn="0" w:lastColumn="0" w:oddVBand="0" w:evenVBand="0" w:oddHBand="1" w:evenHBand="0" w:firstRowFirstColumn="0" w:firstRowLastColumn="0" w:lastRowFirstColumn="0" w:lastRowLastColumn="0"/>
              <w:rPr>
                <w:ins w:id="8935" w:author="Dylan Van Aswegen" w:date="2024-07-16T09:47:00Z" w16du:dateUtc="2024-07-16T07:47:00Z"/>
                <w:rFonts w:ascii="Arial" w:hAnsi="Arial" w:cs="Arial"/>
                <w:sz w:val="20"/>
                <w:szCs w:val="20"/>
                <w:lang w:val="en-GB"/>
              </w:rPr>
            </w:pPr>
            <w:ins w:id="8936" w:author="Dylan Van Aswegen" w:date="2024-07-16T09:48:00Z" w16du:dateUtc="2024-07-16T07:48:00Z">
              <w:r>
                <w:rPr>
                  <w:rFonts w:ascii="Arial" w:hAnsi="Arial" w:cs="Arial"/>
                  <w:sz w:val="20"/>
                  <w:szCs w:val="20"/>
                  <w:lang w:val="en-GB"/>
                </w:rPr>
                <w:t xml:space="preserve">Finance Section </w:t>
              </w:r>
            </w:ins>
            <w:ins w:id="8937" w:author="Dylan Van Aswegen" w:date="2024-07-16T09:49:00Z" w16du:dateUtc="2024-07-16T07:49:00Z">
              <w:r w:rsidR="00081BF6">
                <w:rPr>
                  <w:rFonts w:ascii="Arial" w:hAnsi="Arial" w:cs="Arial"/>
                  <w:sz w:val="20"/>
                  <w:szCs w:val="20"/>
                  <w:lang w:val="en-GB"/>
                </w:rPr>
                <w:t>Heading</w:t>
              </w:r>
            </w:ins>
          </w:p>
        </w:tc>
        <w:tc>
          <w:tcPr>
            <w:tcW w:w="1167" w:type="dxa"/>
          </w:tcPr>
          <w:p w14:paraId="76B5F900" w14:textId="2C994028" w:rsidR="002D7950" w:rsidRDefault="00174A11">
            <w:pPr>
              <w:spacing w:line="360" w:lineRule="auto"/>
              <w:jc w:val="both"/>
              <w:cnfStyle w:val="000000100000" w:firstRow="0" w:lastRow="0" w:firstColumn="0" w:lastColumn="0" w:oddVBand="0" w:evenVBand="0" w:oddHBand="1" w:evenHBand="0" w:firstRowFirstColumn="0" w:firstRowLastColumn="0" w:lastRowFirstColumn="0" w:lastRowLastColumn="0"/>
              <w:rPr>
                <w:ins w:id="8938" w:author="Dylan Van Aswegen" w:date="2024-07-16T09:47:00Z" w16du:dateUtc="2024-07-16T07:47:00Z"/>
                <w:rFonts w:ascii="Arial" w:hAnsi="Arial" w:cs="Arial"/>
                <w:sz w:val="20"/>
                <w:szCs w:val="20"/>
                <w:lang w:val="en-GB"/>
              </w:rPr>
            </w:pPr>
            <w:proofErr w:type="spellStart"/>
            <w:ins w:id="8939" w:author="Dylan Van Aswegen" w:date="2024-07-16T09:48:00Z" w16du:dateUtc="2024-07-16T07:48:00Z">
              <w:r>
                <w:rPr>
                  <w:rFonts w:ascii="Arial" w:hAnsi="Arial" w:cs="Arial"/>
                  <w:sz w:val="20"/>
                  <w:szCs w:val="20"/>
                  <w:lang w:val="en-GB"/>
                </w:rPr>
                <w:t>TextField</w:t>
              </w:r>
            </w:ins>
            <w:proofErr w:type="spellEnd"/>
          </w:p>
        </w:tc>
        <w:tc>
          <w:tcPr>
            <w:tcW w:w="2215" w:type="dxa"/>
          </w:tcPr>
          <w:p w14:paraId="3E1E59B4" w14:textId="51609FFF" w:rsidR="002D7950" w:rsidRPr="00174A11" w:rsidRDefault="00174A11" w:rsidP="00174A11">
            <w:pPr>
              <w:spacing w:line="360" w:lineRule="auto"/>
              <w:jc w:val="both"/>
              <w:cnfStyle w:val="000000100000" w:firstRow="0" w:lastRow="0" w:firstColumn="0" w:lastColumn="0" w:oddVBand="0" w:evenVBand="0" w:oddHBand="1" w:evenHBand="0" w:firstRowFirstColumn="0" w:firstRowLastColumn="0" w:lastRowFirstColumn="0" w:lastRowLastColumn="0"/>
              <w:rPr>
                <w:ins w:id="8940" w:author="Dylan Van Aswegen" w:date="2024-07-16T09:47:00Z" w16du:dateUtc="2024-07-16T07:47:00Z"/>
                <w:rFonts w:ascii="Arial" w:hAnsi="Arial" w:cs="Arial"/>
                <w:sz w:val="20"/>
                <w:szCs w:val="20"/>
                <w:lang w:val="en-GB"/>
                <w:rPrChange w:id="8941" w:author="Dylan Van Aswegen" w:date="2024-07-16T09:48:00Z" w16du:dateUtc="2024-07-16T07:48:00Z">
                  <w:rPr>
                    <w:ins w:id="8942" w:author="Dylan Van Aswegen" w:date="2024-07-16T09:47:00Z" w16du:dateUtc="2024-07-16T07:47:00Z"/>
                    <w:lang w:val="en-GB"/>
                  </w:rPr>
                </w:rPrChange>
              </w:rPr>
              <w:pPrChange w:id="8943" w:author="Dylan Van Aswegen" w:date="2024-07-16T09:48:00Z" w16du:dateUtc="2024-07-16T07:48: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8944" w:author="Dylan Van Aswegen" w:date="2024-07-16T09:48:00Z" w16du:dateUtc="2024-07-16T07:48:00Z">
              <w:r>
                <w:rPr>
                  <w:rFonts w:ascii="Arial" w:hAnsi="Arial" w:cs="Arial"/>
                  <w:sz w:val="20"/>
                  <w:szCs w:val="20"/>
                  <w:lang w:val="en-GB"/>
                </w:rPr>
                <w:t>String</w:t>
              </w:r>
            </w:ins>
          </w:p>
        </w:tc>
        <w:tc>
          <w:tcPr>
            <w:tcW w:w="1369" w:type="dxa"/>
          </w:tcPr>
          <w:p w14:paraId="2D642D07" w14:textId="42F2F6D2" w:rsidR="002D7950" w:rsidRDefault="00174A11">
            <w:pPr>
              <w:spacing w:line="360" w:lineRule="auto"/>
              <w:jc w:val="both"/>
              <w:cnfStyle w:val="000000100000" w:firstRow="0" w:lastRow="0" w:firstColumn="0" w:lastColumn="0" w:oddVBand="0" w:evenVBand="0" w:oddHBand="1" w:evenHBand="0" w:firstRowFirstColumn="0" w:firstRowLastColumn="0" w:lastRowFirstColumn="0" w:lastRowLastColumn="0"/>
              <w:rPr>
                <w:ins w:id="8945" w:author="Dylan Van Aswegen" w:date="2024-07-16T09:47:00Z" w16du:dateUtc="2024-07-16T07:47:00Z"/>
                <w:rFonts w:ascii="Arial" w:hAnsi="Arial" w:cs="Arial"/>
                <w:sz w:val="20"/>
                <w:szCs w:val="20"/>
                <w:lang w:val="en-GB"/>
              </w:rPr>
            </w:pPr>
            <w:ins w:id="8946" w:author="Dylan Van Aswegen" w:date="2024-07-16T09:48:00Z" w16du:dateUtc="2024-07-16T07:48:00Z">
              <w:r>
                <w:rPr>
                  <w:rFonts w:ascii="Arial" w:hAnsi="Arial" w:cs="Arial"/>
                  <w:sz w:val="20"/>
                  <w:szCs w:val="20"/>
                  <w:lang w:val="en-GB"/>
                </w:rPr>
                <w:t>N/A</w:t>
              </w:r>
            </w:ins>
          </w:p>
        </w:tc>
        <w:tc>
          <w:tcPr>
            <w:tcW w:w="3296" w:type="dxa"/>
          </w:tcPr>
          <w:p w14:paraId="772028D3" w14:textId="5D39344A" w:rsidR="002D7950" w:rsidRDefault="00081BF6">
            <w:pPr>
              <w:spacing w:line="360" w:lineRule="auto"/>
              <w:jc w:val="both"/>
              <w:cnfStyle w:val="000000100000" w:firstRow="0" w:lastRow="0" w:firstColumn="0" w:lastColumn="0" w:oddVBand="0" w:evenVBand="0" w:oddHBand="1" w:evenHBand="0" w:firstRowFirstColumn="0" w:firstRowLastColumn="0" w:lastRowFirstColumn="0" w:lastRowLastColumn="0"/>
              <w:rPr>
                <w:ins w:id="8947" w:author="Dylan Van Aswegen" w:date="2024-07-16T09:47:00Z" w16du:dateUtc="2024-07-16T07:47:00Z"/>
                <w:rFonts w:ascii="Arial" w:hAnsi="Arial" w:cs="Arial"/>
                <w:sz w:val="20"/>
                <w:szCs w:val="20"/>
                <w:lang w:val="en-GB"/>
              </w:rPr>
            </w:pPr>
            <w:ins w:id="8948" w:author="Dylan Van Aswegen" w:date="2024-07-16T09:49:00Z" w16du:dateUtc="2024-07-16T07:49:00Z">
              <w:r>
                <w:rPr>
                  <w:rFonts w:ascii="Arial" w:hAnsi="Arial" w:cs="Arial"/>
                  <w:sz w:val="20"/>
                  <w:szCs w:val="20"/>
                  <w:lang w:val="en-GB"/>
                </w:rPr>
                <w:t xml:space="preserve">The application will </w:t>
              </w:r>
              <w:r w:rsidR="00C34B75">
                <w:rPr>
                  <w:rFonts w:ascii="Arial" w:hAnsi="Arial" w:cs="Arial"/>
                  <w:sz w:val="20"/>
                  <w:szCs w:val="20"/>
                  <w:lang w:val="en-GB"/>
                </w:rPr>
                <w:t xml:space="preserve">populate this field with the text “Finance” </w:t>
              </w:r>
            </w:ins>
          </w:p>
        </w:tc>
      </w:tr>
      <w:tr w:rsidR="000556E2" w14:paraId="50EB762A" w14:textId="77777777" w:rsidTr="005C5491">
        <w:trPr>
          <w:trHeight w:val="192"/>
          <w:ins w:id="8949" w:author="Dylan Van Aswegen" w:date="2024-07-16T09:49:00Z" w16du:dateUtc="2024-07-16T07:49:00Z"/>
        </w:trPr>
        <w:tc>
          <w:tcPr>
            <w:cnfStyle w:val="001000000000" w:firstRow="0" w:lastRow="0" w:firstColumn="1" w:lastColumn="0" w:oddVBand="0" w:evenVBand="0" w:oddHBand="0" w:evenHBand="0" w:firstRowFirstColumn="0" w:firstRowLastColumn="0" w:lastRowFirstColumn="0" w:lastRowLastColumn="0"/>
            <w:tcW w:w="1099" w:type="dxa"/>
          </w:tcPr>
          <w:p w14:paraId="399191B0" w14:textId="77777777" w:rsidR="000556E2" w:rsidRDefault="000556E2">
            <w:pPr>
              <w:spacing w:line="360" w:lineRule="auto"/>
              <w:jc w:val="both"/>
              <w:rPr>
                <w:ins w:id="8950" w:author="Dylan Van Aswegen" w:date="2024-07-16T09:49:00Z" w16du:dateUtc="2024-07-16T07:49:00Z"/>
                <w:rFonts w:ascii="Arial" w:hAnsi="Arial" w:cs="Arial"/>
                <w:sz w:val="20"/>
                <w:szCs w:val="20"/>
                <w:lang w:val="en-GB"/>
              </w:rPr>
            </w:pPr>
          </w:p>
        </w:tc>
        <w:tc>
          <w:tcPr>
            <w:tcW w:w="1628" w:type="dxa"/>
          </w:tcPr>
          <w:p w14:paraId="208EF072" w14:textId="401F13C7" w:rsidR="000556E2" w:rsidRDefault="000556E2">
            <w:pPr>
              <w:spacing w:line="360" w:lineRule="auto"/>
              <w:jc w:val="both"/>
              <w:cnfStyle w:val="000000000000" w:firstRow="0" w:lastRow="0" w:firstColumn="0" w:lastColumn="0" w:oddVBand="0" w:evenVBand="0" w:oddHBand="0" w:evenHBand="0" w:firstRowFirstColumn="0" w:firstRowLastColumn="0" w:lastRowFirstColumn="0" w:lastRowLastColumn="0"/>
              <w:rPr>
                <w:ins w:id="8951" w:author="Dylan Van Aswegen" w:date="2024-07-16T09:49:00Z" w16du:dateUtc="2024-07-16T07:49:00Z"/>
                <w:rFonts w:ascii="Arial" w:hAnsi="Arial" w:cs="Arial"/>
                <w:sz w:val="20"/>
                <w:szCs w:val="20"/>
                <w:lang w:val="en-GB"/>
              </w:rPr>
            </w:pPr>
            <w:ins w:id="8952" w:author="Dylan Van Aswegen" w:date="2024-07-16T09:49:00Z" w16du:dateUtc="2024-07-16T07:49:00Z">
              <w:r>
                <w:rPr>
                  <w:rFonts w:ascii="Arial" w:hAnsi="Arial" w:cs="Arial"/>
                  <w:sz w:val="20"/>
                  <w:szCs w:val="20"/>
                  <w:lang w:val="en-GB"/>
                </w:rPr>
                <w:t xml:space="preserve">Back </w:t>
              </w:r>
            </w:ins>
          </w:p>
        </w:tc>
        <w:tc>
          <w:tcPr>
            <w:tcW w:w="1167" w:type="dxa"/>
          </w:tcPr>
          <w:p w14:paraId="26AB0149" w14:textId="6D950B71" w:rsidR="000556E2" w:rsidRDefault="000556E2">
            <w:pPr>
              <w:spacing w:line="360" w:lineRule="auto"/>
              <w:jc w:val="both"/>
              <w:cnfStyle w:val="000000000000" w:firstRow="0" w:lastRow="0" w:firstColumn="0" w:lastColumn="0" w:oddVBand="0" w:evenVBand="0" w:oddHBand="0" w:evenHBand="0" w:firstRowFirstColumn="0" w:firstRowLastColumn="0" w:lastRowFirstColumn="0" w:lastRowLastColumn="0"/>
              <w:rPr>
                <w:ins w:id="8953" w:author="Dylan Van Aswegen" w:date="2024-07-16T09:49:00Z" w16du:dateUtc="2024-07-16T07:49:00Z"/>
                <w:rFonts w:ascii="Arial" w:hAnsi="Arial" w:cs="Arial"/>
                <w:sz w:val="20"/>
                <w:szCs w:val="20"/>
                <w:lang w:val="en-GB"/>
              </w:rPr>
            </w:pPr>
            <w:ins w:id="8954" w:author="Dylan Van Aswegen" w:date="2024-07-16T09:49:00Z" w16du:dateUtc="2024-07-16T07:49:00Z">
              <w:r>
                <w:rPr>
                  <w:rFonts w:ascii="Arial" w:hAnsi="Arial" w:cs="Arial"/>
                  <w:sz w:val="20"/>
                  <w:szCs w:val="20"/>
                  <w:lang w:val="en-GB"/>
                </w:rPr>
                <w:t>Button</w:t>
              </w:r>
            </w:ins>
          </w:p>
        </w:tc>
        <w:tc>
          <w:tcPr>
            <w:tcW w:w="2215" w:type="dxa"/>
          </w:tcPr>
          <w:p w14:paraId="095D0605" w14:textId="77777777" w:rsidR="000556E2" w:rsidRDefault="000556E2" w:rsidP="00174A11">
            <w:pPr>
              <w:spacing w:line="360" w:lineRule="auto"/>
              <w:jc w:val="both"/>
              <w:cnfStyle w:val="000000000000" w:firstRow="0" w:lastRow="0" w:firstColumn="0" w:lastColumn="0" w:oddVBand="0" w:evenVBand="0" w:oddHBand="0" w:evenHBand="0" w:firstRowFirstColumn="0" w:firstRowLastColumn="0" w:lastRowFirstColumn="0" w:lastRowLastColumn="0"/>
              <w:rPr>
                <w:ins w:id="8955" w:author="Dylan Van Aswegen" w:date="2024-07-16T09:49:00Z" w16du:dateUtc="2024-07-16T07:49:00Z"/>
                <w:rFonts w:ascii="Arial" w:hAnsi="Arial" w:cs="Arial"/>
                <w:sz w:val="20"/>
                <w:szCs w:val="20"/>
                <w:lang w:val="en-GB"/>
              </w:rPr>
            </w:pPr>
          </w:p>
        </w:tc>
        <w:tc>
          <w:tcPr>
            <w:tcW w:w="1369" w:type="dxa"/>
          </w:tcPr>
          <w:p w14:paraId="50BC9FA5" w14:textId="4AE3DC26" w:rsidR="000556E2" w:rsidRDefault="00764F58">
            <w:pPr>
              <w:spacing w:line="360" w:lineRule="auto"/>
              <w:jc w:val="both"/>
              <w:cnfStyle w:val="000000000000" w:firstRow="0" w:lastRow="0" w:firstColumn="0" w:lastColumn="0" w:oddVBand="0" w:evenVBand="0" w:oddHBand="0" w:evenHBand="0" w:firstRowFirstColumn="0" w:firstRowLastColumn="0" w:lastRowFirstColumn="0" w:lastRowLastColumn="0"/>
              <w:rPr>
                <w:ins w:id="8956" w:author="Dylan Van Aswegen" w:date="2024-07-16T09:49:00Z" w16du:dateUtc="2024-07-16T07:49:00Z"/>
                <w:rFonts w:ascii="Arial" w:hAnsi="Arial" w:cs="Arial"/>
                <w:sz w:val="20"/>
                <w:szCs w:val="20"/>
                <w:lang w:val="en-GB"/>
              </w:rPr>
            </w:pPr>
            <w:ins w:id="8957" w:author="Dylan Van Aswegen" w:date="2024-07-16T10:01:00Z" w16du:dateUtc="2024-07-16T08:01:00Z">
              <w:r>
                <w:rPr>
                  <w:rFonts w:ascii="Arial" w:hAnsi="Arial" w:cs="Arial"/>
                  <w:sz w:val="20"/>
                  <w:szCs w:val="20"/>
                  <w:lang w:val="en-GB"/>
                </w:rPr>
                <w:t>N/A</w:t>
              </w:r>
            </w:ins>
          </w:p>
        </w:tc>
        <w:tc>
          <w:tcPr>
            <w:tcW w:w="3296" w:type="dxa"/>
          </w:tcPr>
          <w:p w14:paraId="6F454EC3" w14:textId="27D6AB13" w:rsidR="000556E2" w:rsidRDefault="000556E2">
            <w:pPr>
              <w:spacing w:line="360" w:lineRule="auto"/>
              <w:jc w:val="both"/>
              <w:cnfStyle w:val="000000000000" w:firstRow="0" w:lastRow="0" w:firstColumn="0" w:lastColumn="0" w:oddVBand="0" w:evenVBand="0" w:oddHBand="0" w:evenHBand="0" w:firstRowFirstColumn="0" w:firstRowLastColumn="0" w:lastRowFirstColumn="0" w:lastRowLastColumn="0"/>
              <w:rPr>
                <w:ins w:id="8958" w:author="Dylan Van Aswegen" w:date="2024-07-16T09:49:00Z" w16du:dateUtc="2024-07-16T07:49:00Z"/>
                <w:rFonts w:ascii="Arial" w:hAnsi="Arial" w:cs="Arial"/>
                <w:sz w:val="20"/>
                <w:szCs w:val="20"/>
                <w:lang w:val="en-GB"/>
              </w:rPr>
            </w:pPr>
            <w:ins w:id="8959" w:author="Dylan Van Aswegen" w:date="2024-07-16T09:50:00Z" w16du:dateUtc="2024-07-16T07:50:00Z">
              <w:r>
                <w:rPr>
                  <w:rFonts w:ascii="Arial" w:hAnsi="Arial" w:cs="Arial"/>
                  <w:sz w:val="20"/>
                  <w:szCs w:val="20"/>
                  <w:lang w:val="en-GB"/>
                </w:rPr>
                <w:t xml:space="preserve">This button will be used by the application administrator to navigate back to the application admin home page. </w:t>
              </w:r>
            </w:ins>
          </w:p>
        </w:tc>
      </w:tr>
      <w:tr w:rsidR="00764F58" w14:paraId="406F9C40" w14:textId="77777777" w:rsidTr="005C5491">
        <w:trPr>
          <w:cnfStyle w:val="000000100000" w:firstRow="0" w:lastRow="0" w:firstColumn="0" w:lastColumn="0" w:oddVBand="0" w:evenVBand="0" w:oddHBand="1" w:evenHBand="0" w:firstRowFirstColumn="0" w:firstRowLastColumn="0" w:lastRowFirstColumn="0" w:lastRowLastColumn="0"/>
          <w:trHeight w:val="192"/>
          <w:ins w:id="8960" w:author="Dylan Van Aswegen" w:date="2024-07-16T10:01:00Z" w16du:dateUtc="2024-07-16T08:01:00Z"/>
        </w:trPr>
        <w:tc>
          <w:tcPr>
            <w:cnfStyle w:val="001000000000" w:firstRow="0" w:lastRow="0" w:firstColumn="1" w:lastColumn="0" w:oddVBand="0" w:evenVBand="0" w:oddHBand="0" w:evenHBand="0" w:firstRowFirstColumn="0" w:firstRowLastColumn="0" w:lastRowFirstColumn="0" w:lastRowLastColumn="0"/>
            <w:tcW w:w="1099" w:type="dxa"/>
          </w:tcPr>
          <w:p w14:paraId="1F075735" w14:textId="77777777" w:rsidR="00764F58" w:rsidRDefault="00764F58" w:rsidP="00764F58">
            <w:pPr>
              <w:spacing w:line="360" w:lineRule="auto"/>
              <w:jc w:val="both"/>
              <w:rPr>
                <w:ins w:id="8961" w:author="Dylan Van Aswegen" w:date="2024-07-16T10:01:00Z" w16du:dateUtc="2024-07-16T08:01:00Z"/>
                <w:rFonts w:ascii="Arial" w:hAnsi="Arial" w:cs="Arial"/>
                <w:sz w:val="20"/>
                <w:szCs w:val="20"/>
                <w:lang w:val="en-GB"/>
              </w:rPr>
            </w:pPr>
          </w:p>
        </w:tc>
        <w:tc>
          <w:tcPr>
            <w:tcW w:w="1628" w:type="dxa"/>
          </w:tcPr>
          <w:p w14:paraId="77A94173" w14:textId="02A70A99" w:rsidR="00764F58" w:rsidRDefault="00764F58" w:rsidP="00764F58">
            <w:pPr>
              <w:spacing w:line="360" w:lineRule="auto"/>
              <w:jc w:val="both"/>
              <w:cnfStyle w:val="000000100000" w:firstRow="0" w:lastRow="0" w:firstColumn="0" w:lastColumn="0" w:oddVBand="0" w:evenVBand="0" w:oddHBand="1" w:evenHBand="0" w:firstRowFirstColumn="0" w:firstRowLastColumn="0" w:lastRowFirstColumn="0" w:lastRowLastColumn="0"/>
              <w:rPr>
                <w:ins w:id="8962" w:author="Dylan Van Aswegen" w:date="2024-07-16T10:01:00Z" w16du:dateUtc="2024-07-16T08:01:00Z"/>
                <w:rFonts w:ascii="Arial" w:hAnsi="Arial" w:cs="Arial"/>
                <w:sz w:val="20"/>
                <w:szCs w:val="20"/>
                <w:lang w:val="en-GB"/>
              </w:rPr>
            </w:pPr>
            <w:ins w:id="8963" w:author="Dylan Van Aswegen" w:date="2024-07-16T10:01:00Z" w16du:dateUtc="2024-07-16T08:01:00Z">
              <w:r>
                <w:rPr>
                  <w:rFonts w:ascii="Arial" w:hAnsi="Arial" w:cs="Arial"/>
                  <w:sz w:val="20"/>
                  <w:szCs w:val="20"/>
                  <w:lang w:val="en-GB"/>
                </w:rPr>
                <w:t xml:space="preserve">Debtors </w:t>
              </w:r>
            </w:ins>
          </w:p>
        </w:tc>
        <w:tc>
          <w:tcPr>
            <w:tcW w:w="1167" w:type="dxa"/>
          </w:tcPr>
          <w:p w14:paraId="3340D7A2" w14:textId="294F74F0" w:rsidR="00764F58" w:rsidRDefault="00764F58" w:rsidP="00764F58">
            <w:pPr>
              <w:spacing w:line="360" w:lineRule="auto"/>
              <w:jc w:val="both"/>
              <w:cnfStyle w:val="000000100000" w:firstRow="0" w:lastRow="0" w:firstColumn="0" w:lastColumn="0" w:oddVBand="0" w:evenVBand="0" w:oddHBand="1" w:evenHBand="0" w:firstRowFirstColumn="0" w:firstRowLastColumn="0" w:lastRowFirstColumn="0" w:lastRowLastColumn="0"/>
              <w:rPr>
                <w:ins w:id="8964" w:author="Dylan Van Aswegen" w:date="2024-07-16T10:01:00Z" w16du:dateUtc="2024-07-16T08:01:00Z"/>
                <w:rFonts w:ascii="Arial" w:hAnsi="Arial" w:cs="Arial"/>
                <w:sz w:val="20"/>
                <w:szCs w:val="20"/>
                <w:lang w:val="en-GB"/>
              </w:rPr>
            </w:pPr>
            <w:proofErr w:type="spellStart"/>
            <w:ins w:id="8965" w:author="Dylan Van Aswegen" w:date="2024-07-16T10:01:00Z">
              <w:r>
                <w:rPr>
                  <w:rFonts w:ascii="Arial" w:hAnsi="Arial" w:cs="Arial"/>
                  <w:sz w:val="20"/>
                  <w:szCs w:val="20"/>
                  <w:lang w:val="en-GB"/>
                </w:rPr>
                <w:t>TextField</w:t>
              </w:r>
            </w:ins>
            <w:proofErr w:type="spellEnd"/>
          </w:p>
        </w:tc>
        <w:tc>
          <w:tcPr>
            <w:tcW w:w="2215" w:type="dxa"/>
          </w:tcPr>
          <w:p w14:paraId="599D2942" w14:textId="6845DA6D" w:rsidR="00764F58" w:rsidRDefault="00764F58" w:rsidP="00764F58">
            <w:pPr>
              <w:spacing w:line="360" w:lineRule="auto"/>
              <w:jc w:val="both"/>
              <w:cnfStyle w:val="000000100000" w:firstRow="0" w:lastRow="0" w:firstColumn="0" w:lastColumn="0" w:oddVBand="0" w:evenVBand="0" w:oddHBand="1" w:evenHBand="0" w:firstRowFirstColumn="0" w:firstRowLastColumn="0" w:lastRowFirstColumn="0" w:lastRowLastColumn="0"/>
              <w:rPr>
                <w:ins w:id="8966" w:author="Dylan Van Aswegen" w:date="2024-07-16T10:01:00Z" w16du:dateUtc="2024-07-16T08:01:00Z"/>
                <w:rFonts w:ascii="Arial" w:hAnsi="Arial" w:cs="Arial"/>
                <w:sz w:val="20"/>
                <w:szCs w:val="20"/>
                <w:lang w:val="en-GB"/>
              </w:rPr>
            </w:pPr>
            <w:ins w:id="8967" w:author="Dylan Van Aswegen" w:date="2024-07-16T10:01:00Z">
              <w:r>
                <w:rPr>
                  <w:rFonts w:ascii="Arial" w:hAnsi="Arial" w:cs="Arial"/>
                  <w:sz w:val="20"/>
                  <w:szCs w:val="20"/>
                  <w:lang w:val="en-GB"/>
                </w:rPr>
                <w:t>String</w:t>
              </w:r>
            </w:ins>
          </w:p>
        </w:tc>
        <w:tc>
          <w:tcPr>
            <w:tcW w:w="1369" w:type="dxa"/>
          </w:tcPr>
          <w:p w14:paraId="7D44A6C9" w14:textId="49D08CFC" w:rsidR="00764F58" w:rsidRDefault="00764F58" w:rsidP="00764F58">
            <w:pPr>
              <w:spacing w:line="360" w:lineRule="auto"/>
              <w:jc w:val="both"/>
              <w:cnfStyle w:val="000000100000" w:firstRow="0" w:lastRow="0" w:firstColumn="0" w:lastColumn="0" w:oddVBand="0" w:evenVBand="0" w:oddHBand="1" w:evenHBand="0" w:firstRowFirstColumn="0" w:firstRowLastColumn="0" w:lastRowFirstColumn="0" w:lastRowLastColumn="0"/>
              <w:rPr>
                <w:ins w:id="8968" w:author="Dylan Van Aswegen" w:date="2024-07-16T10:01:00Z" w16du:dateUtc="2024-07-16T08:01:00Z"/>
                <w:rFonts w:ascii="Arial" w:hAnsi="Arial" w:cs="Arial"/>
                <w:sz w:val="20"/>
                <w:szCs w:val="20"/>
                <w:lang w:val="en-GB"/>
              </w:rPr>
            </w:pPr>
            <w:ins w:id="8969" w:author="Dylan Van Aswegen" w:date="2024-07-16T10:01:00Z" w16du:dateUtc="2024-07-16T08:01:00Z">
              <w:r>
                <w:rPr>
                  <w:rFonts w:ascii="Arial" w:hAnsi="Arial" w:cs="Arial"/>
                  <w:sz w:val="20"/>
                  <w:szCs w:val="20"/>
                  <w:lang w:val="en-GB"/>
                </w:rPr>
                <w:t>N/A</w:t>
              </w:r>
            </w:ins>
          </w:p>
        </w:tc>
        <w:tc>
          <w:tcPr>
            <w:tcW w:w="3296" w:type="dxa"/>
          </w:tcPr>
          <w:p w14:paraId="4DBF56BE" w14:textId="41806D1D" w:rsidR="00764F58" w:rsidRDefault="00396D6E" w:rsidP="00764F58">
            <w:pPr>
              <w:spacing w:line="360" w:lineRule="auto"/>
              <w:jc w:val="both"/>
              <w:cnfStyle w:val="000000100000" w:firstRow="0" w:lastRow="0" w:firstColumn="0" w:lastColumn="0" w:oddVBand="0" w:evenVBand="0" w:oddHBand="1" w:evenHBand="0" w:firstRowFirstColumn="0" w:firstRowLastColumn="0" w:lastRowFirstColumn="0" w:lastRowLastColumn="0"/>
              <w:rPr>
                <w:ins w:id="8970" w:author="Dylan Van Aswegen" w:date="2024-07-16T10:01:00Z" w16du:dateUtc="2024-07-16T08:01:00Z"/>
                <w:rFonts w:ascii="Arial" w:hAnsi="Arial" w:cs="Arial"/>
                <w:sz w:val="20"/>
                <w:szCs w:val="20"/>
                <w:lang w:val="en-GB"/>
              </w:rPr>
            </w:pPr>
            <w:ins w:id="8971" w:author="Dylan Van Aswegen" w:date="2024-07-16T10:02:00Z" w16du:dateUtc="2024-07-16T08:02:00Z">
              <w:r>
                <w:rPr>
                  <w:rFonts w:ascii="Arial" w:hAnsi="Arial" w:cs="Arial"/>
                  <w:sz w:val="20"/>
                  <w:szCs w:val="20"/>
                  <w:lang w:val="en-GB"/>
                </w:rPr>
                <w:t xml:space="preserve">This field will be populated by the application with the amount that is outstanding to </w:t>
              </w:r>
              <w:proofErr w:type="spellStart"/>
              <w:r>
                <w:rPr>
                  <w:rFonts w:ascii="Arial" w:hAnsi="Arial" w:cs="Arial"/>
                  <w:sz w:val="20"/>
                  <w:szCs w:val="20"/>
                  <w:lang w:val="en-GB"/>
                </w:rPr>
                <w:t>Membi</w:t>
              </w:r>
              <w:proofErr w:type="spellEnd"/>
              <w:r>
                <w:rPr>
                  <w:rFonts w:ascii="Arial" w:hAnsi="Arial" w:cs="Arial"/>
                  <w:sz w:val="20"/>
                  <w:szCs w:val="20"/>
                  <w:lang w:val="en-GB"/>
                </w:rPr>
                <w:t xml:space="preserve">. </w:t>
              </w:r>
            </w:ins>
          </w:p>
        </w:tc>
      </w:tr>
      <w:tr w:rsidR="00764F58" w14:paraId="6C822979" w14:textId="77777777" w:rsidTr="005C5491">
        <w:trPr>
          <w:trHeight w:val="192"/>
          <w:ins w:id="8972" w:author="Dylan Van Aswegen" w:date="2024-07-16T10:01:00Z" w16du:dateUtc="2024-07-16T08:01:00Z"/>
        </w:trPr>
        <w:tc>
          <w:tcPr>
            <w:cnfStyle w:val="001000000000" w:firstRow="0" w:lastRow="0" w:firstColumn="1" w:lastColumn="0" w:oddVBand="0" w:evenVBand="0" w:oddHBand="0" w:evenHBand="0" w:firstRowFirstColumn="0" w:firstRowLastColumn="0" w:lastRowFirstColumn="0" w:lastRowLastColumn="0"/>
            <w:tcW w:w="1099" w:type="dxa"/>
          </w:tcPr>
          <w:p w14:paraId="444EA2AB" w14:textId="77777777" w:rsidR="00764F58" w:rsidRDefault="00764F58" w:rsidP="00764F58">
            <w:pPr>
              <w:spacing w:line="360" w:lineRule="auto"/>
              <w:jc w:val="both"/>
              <w:rPr>
                <w:ins w:id="8973" w:author="Dylan Van Aswegen" w:date="2024-07-16T10:01:00Z" w16du:dateUtc="2024-07-16T08:01:00Z"/>
                <w:rFonts w:ascii="Arial" w:hAnsi="Arial" w:cs="Arial"/>
                <w:sz w:val="20"/>
                <w:szCs w:val="20"/>
                <w:lang w:val="en-GB"/>
              </w:rPr>
            </w:pPr>
          </w:p>
        </w:tc>
        <w:tc>
          <w:tcPr>
            <w:tcW w:w="1628" w:type="dxa"/>
          </w:tcPr>
          <w:p w14:paraId="17C34C2C" w14:textId="17B5810C" w:rsidR="00764F58" w:rsidRDefault="00764F58" w:rsidP="00764F58">
            <w:pPr>
              <w:spacing w:line="360" w:lineRule="auto"/>
              <w:jc w:val="both"/>
              <w:cnfStyle w:val="000000000000" w:firstRow="0" w:lastRow="0" w:firstColumn="0" w:lastColumn="0" w:oddVBand="0" w:evenVBand="0" w:oddHBand="0" w:evenHBand="0" w:firstRowFirstColumn="0" w:firstRowLastColumn="0" w:lastRowFirstColumn="0" w:lastRowLastColumn="0"/>
              <w:rPr>
                <w:ins w:id="8974" w:author="Dylan Van Aswegen" w:date="2024-07-16T10:01:00Z" w16du:dateUtc="2024-07-16T08:01:00Z"/>
                <w:rFonts w:ascii="Arial" w:hAnsi="Arial" w:cs="Arial"/>
                <w:sz w:val="20"/>
                <w:szCs w:val="20"/>
                <w:lang w:val="en-GB"/>
              </w:rPr>
            </w:pPr>
            <w:ins w:id="8975" w:author="Dylan Van Aswegen" w:date="2024-07-16T10:01:00Z" w16du:dateUtc="2024-07-16T08:01:00Z">
              <w:r>
                <w:rPr>
                  <w:rFonts w:ascii="Arial" w:hAnsi="Arial" w:cs="Arial"/>
                  <w:sz w:val="20"/>
                  <w:szCs w:val="20"/>
                  <w:lang w:val="en-GB"/>
                </w:rPr>
                <w:t>Creditors</w:t>
              </w:r>
            </w:ins>
          </w:p>
        </w:tc>
        <w:tc>
          <w:tcPr>
            <w:tcW w:w="1167" w:type="dxa"/>
          </w:tcPr>
          <w:p w14:paraId="3A4DE37D" w14:textId="214CB9C0" w:rsidR="00764F58" w:rsidRDefault="00764F58" w:rsidP="00764F58">
            <w:pPr>
              <w:spacing w:line="360" w:lineRule="auto"/>
              <w:jc w:val="both"/>
              <w:cnfStyle w:val="000000000000" w:firstRow="0" w:lastRow="0" w:firstColumn="0" w:lastColumn="0" w:oddVBand="0" w:evenVBand="0" w:oddHBand="0" w:evenHBand="0" w:firstRowFirstColumn="0" w:firstRowLastColumn="0" w:lastRowFirstColumn="0" w:lastRowLastColumn="0"/>
              <w:rPr>
                <w:ins w:id="8976" w:author="Dylan Van Aswegen" w:date="2024-07-16T10:01:00Z" w16du:dateUtc="2024-07-16T08:01:00Z"/>
                <w:rFonts w:ascii="Arial" w:hAnsi="Arial" w:cs="Arial"/>
                <w:sz w:val="20"/>
                <w:szCs w:val="20"/>
                <w:lang w:val="en-GB"/>
              </w:rPr>
            </w:pPr>
            <w:proofErr w:type="spellStart"/>
            <w:ins w:id="8977" w:author="Dylan Van Aswegen" w:date="2024-07-16T10:01:00Z">
              <w:r>
                <w:rPr>
                  <w:rFonts w:ascii="Arial" w:hAnsi="Arial" w:cs="Arial"/>
                  <w:sz w:val="20"/>
                  <w:szCs w:val="20"/>
                  <w:lang w:val="en-GB"/>
                </w:rPr>
                <w:t>TextField</w:t>
              </w:r>
            </w:ins>
            <w:proofErr w:type="spellEnd"/>
          </w:p>
        </w:tc>
        <w:tc>
          <w:tcPr>
            <w:tcW w:w="2215" w:type="dxa"/>
          </w:tcPr>
          <w:p w14:paraId="591D1264" w14:textId="177EB0ED" w:rsidR="00764F58" w:rsidRDefault="00764F58" w:rsidP="00764F58">
            <w:pPr>
              <w:spacing w:line="360" w:lineRule="auto"/>
              <w:jc w:val="both"/>
              <w:cnfStyle w:val="000000000000" w:firstRow="0" w:lastRow="0" w:firstColumn="0" w:lastColumn="0" w:oddVBand="0" w:evenVBand="0" w:oddHBand="0" w:evenHBand="0" w:firstRowFirstColumn="0" w:firstRowLastColumn="0" w:lastRowFirstColumn="0" w:lastRowLastColumn="0"/>
              <w:rPr>
                <w:ins w:id="8978" w:author="Dylan Van Aswegen" w:date="2024-07-16T10:01:00Z" w16du:dateUtc="2024-07-16T08:01:00Z"/>
                <w:rFonts w:ascii="Arial" w:hAnsi="Arial" w:cs="Arial"/>
                <w:sz w:val="20"/>
                <w:szCs w:val="20"/>
                <w:lang w:val="en-GB"/>
              </w:rPr>
            </w:pPr>
            <w:ins w:id="8979" w:author="Dylan Van Aswegen" w:date="2024-07-16T10:01:00Z">
              <w:r>
                <w:rPr>
                  <w:rFonts w:ascii="Arial" w:hAnsi="Arial" w:cs="Arial"/>
                  <w:sz w:val="20"/>
                  <w:szCs w:val="20"/>
                  <w:lang w:val="en-GB"/>
                </w:rPr>
                <w:t>String</w:t>
              </w:r>
            </w:ins>
          </w:p>
        </w:tc>
        <w:tc>
          <w:tcPr>
            <w:tcW w:w="1369" w:type="dxa"/>
          </w:tcPr>
          <w:p w14:paraId="4B577A51" w14:textId="57D7696D" w:rsidR="00764F58" w:rsidRDefault="00764F58" w:rsidP="00764F58">
            <w:pPr>
              <w:spacing w:line="360" w:lineRule="auto"/>
              <w:jc w:val="both"/>
              <w:cnfStyle w:val="000000000000" w:firstRow="0" w:lastRow="0" w:firstColumn="0" w:lastColumn="0" w:oddVBand="0" w:evenVBand="0" w:oddHBand="0" w:evenHBand="0" w:firstRowFirstColumn="0" w:firstRowLastColumn="0" w:lastRowFirstColumn="0" w:lastRowLastColumn="0"/>
              <w:rPr>
                <w:ins w:id="8980" w:author="Dylan Van Aswegen" w:date="2024-07-16T10:01:00Z" w16du:dateUtc="2024-07-16T08:01:00Z"/>
                <w:rFonts w:ascii="Arial" w:hAnsi="Arial" w:cs="Arial"/>
                <w:sz w:val="20"/>
                <w:szCs w:val="20"/>
                <w:lang w:val="en-GB"/>
              </w:rPr>
            </w:pPr>
            <w:ins w:id="8981" w:author="Dylan Van Aswegen" w:date="2024-07-16T10:01:00Z" w16du:dateUtc="2024-07-16T08:01:00Z">
              <w:r>
                <w:rPr>
                  <w:rFonts w:ascii="Arial" w:hAnsi="Arial" w:cs="Arial"/>
                  <w:sz w:val="20"/>
                  <w:szCs w:val="20"/>
                  <w:lang w:val="en-GB"/>
                </w:rPr>
                <w:t>N/A</w:t>
              </w:r>
            </w:ins>
          </w:p>
        </w:tc>
        <w:tc>
          <w:tcPr>
            <w:tcW w:w="3296" w:type="dxa"/>
          </w:tcPr>
          <w:p w14:paraId="75FC5628" w14:textId="58153023" w:rsidR="00764F58" w:rsidRDefault="00396D6E" w:rsidP="00764F58">
            <w:pPr>
              <w:spacing w:line="360" w:lineRule="auto"/>
              <w:jc w:val="both"/>
              <w:cnfStyle w:val="000000000000" w:firstRow="0" w:lastRow="0" w:firstColumn="0" w:lastColumn="0" w:oddVBand="0" w:evenVBand="0" w:oddHBand="0" w:evenHBand="0" w:firstRowFirstColumn="0" w:firstRowLastColumn="0" w:lastRowFirstColumn="0" w:lastRowLastColumn="0"/>
              <w:rPr>
                <w:ins w:id="8982" w:author="Dylan Van Aswegen" w:date="2024-07-16T10:01:00Z" w16du:dateUtc="2024-07-16T08:01:00Z"/>
                <w:rFonts w:ascii="Arial" w:hAnsi="Arial" w:cs="Arial"/>
                <w:sz w:val="20"/>
                <w:szCs w:val="20"/>
                <w:lang w:val="en-GB"/>
              </w:rPr>
            </w:pPr>
            <w:ins w:id="8983" w:author="Dylan Van Aswegen" w:date="2024-07-16T10:02:00Z" w16du:dateUtc="2024-07-16T08:02:00Z">
              <w:r>
                <w:rPr>
                  <w:rFonts w:ascii="Arial" w:hAnsi="Arial" w:cs="Arial"/>
                  <w:sz w:val="20"/>
                  <w:szCs w:val="20"/>
                  <w:lang w:val="en-GB"/>
                </w:rPr>
                <w:t xml:space="preserve">This field will be populated by the application with the amount that </w:t>
              </w:r>
            </w:ins>
            <w:ins w:id="8984" w:author="Dylan Van Aswegen" w:date="2024-07-16T10:03:00Z" w16du:dateUtc="2024-07-16T08:03:00Z">
              <w:r>
                <w:rPr>
                  <w:rFonts w:ascii="Arial" w:hAnsi="Arial" w:cs="Arial"/>
                  <w:sz w:val="20"/>
                  <w:szCs w:val="20"/>
                  <w:lang w:val="en-GB"/>
                </w:rPr>
                <w:t xml:space="preserve">is owed by </w:t>
              </w:r>
              <w:proofErr w:type="spellStart"/>
              <w:r>
                <w:rPr>
                  <w:rFonts w:ascii="Arial" w:hAnsi="Arial" w:cs="Arial"/>
                  <w:sz w:val="20"/>
                  <w:szCs w:val="20"/>
                  <w:lang w:val="en-GB"/>
                </w:rPr>
                <w:t>Membi</w:t>
              </w:r>
              <w:proofErr w:type="spellEnd"/>
              <w:r>
                <w:rPr>
                  <w:rFonts w:ascii="Arial" w:hAnsi="Arial" w:cs="Arial"/>
                  <w:sz w:val="20"/>
                  <w:szCs w:val="20"/>
                  <w:lang w:val="en-GB"/>
                </w:rPr>
                <w:t xml:space="preserve">. </w:t>
              </w:r>
            </w:ins>
          </w:p>
        </w:tc>
      </w:tr>
      <w:tr w:rsidR="00764F58" w14:paraId="2E096E6A" w14:textId="77777777" w:rsidTr="005C5491">
        <w:trPr>
          <w:cnfStyle w:val="000000100000" w:firstRow="0" w:lastRow="0" w:firstColumn="0" w:lastColumn="0" w:oddVBand="0" w:evenVBand="0" w:oddHBand="1" w:evenHBand="0" w:firstRowFirstColumn="0" w:firstRowLastColumn="0" w:lastRowFirstColumn="0" w:lastRowLastColumn="0"/>
          <w:trHeight w:val="192"/>
          <w:ins w:id="8985" w:author="Dylan Van Aswegen" w:date="2024-07-16T10:01:00Z" w16du:dateUtc="2024-07-16T08:01:00Z"/>
        </w:trPr>
        <w:tc>
          <w:tcPr>
            <w:cnfStyle w:val="001000000000" w:firstRow="0" w:lastRow="0" w:firstColumn="1" w:lastColumn="0" w:oddVBand="0" w:evenVBand="0" w:oddHBand="0" w:evenHBand="0" w:firstRowFirstColumn="0" w:firstRowLastColumn="0" w:lastRowFirstColumn="0" w:lastRowLastColumn="0"/>
            <w:tcW w:w="1099" w:type="dxa"/>
          </w:tcPr>
          <w:p w14:paraId="3CCB932D" w14:textId="77777777" w:rsidR="00764F58" w:rsidRDefault="00764F58" w:rsidP="00764F58">
            <w:pPr>
              <w:spacing w:line="360" w:lineRule="auto"/>
              <w:jc w:val="both"/>
              <w:rPr>
                <w:ins w:id="8986" w:author="Dylan Van Aswegen" w:date="2024-07-16T10:01:00Z" w16du:dateUtc="2024-07-16T08:01:00Z"/>
                <w:rFonts w:ascii="Arial" w:hAnsi="Arial" w:cs="Arial"/>
                <w:sz w:val="20"/>
                <w:szCs w:val="20"/>
                <w:lang w:val="en-GB"/>
              </w:rPr>
            </w:pPr>
          </w:p>
        </w:tc>
        <w:tc>
          <w:tcPr>
            <w:tcW w:w="1628" w:type="dxa"/>
          </w:tcPr>
          <w:p w14:paraId="68DA0C73" w14:textId="56562FF0" w:rsidR="00764F58" w:rsidRDefault="0041329B" w:rsidP="00764F58">
            <w:pPr>
              <w:spacing w:line="360" w:lineRule="auto"/>
              <w:jc w:val="both"/>
              <w:cnfStyle w:val="000000100000" w:firstRow="0" w:lastRow="0" w:firstColumn="0" w:lastColumn="0" w:oddVBand="0" w:evenVBand="0" w:oddHBand="1" w:evenHBand="0" w:firstRowFirstColumn="0" w:firstRowLastColumn="0" w:lastRowFirstColumn="0" w:lastRowLastColumn="0"/>
              <w:rPr>
                <w:ins w:id="8987" w:author="Dylan Van Aswegen" w:date="2024-07-16T10:01:00Z" w16du:dateUtc="2024-07-16T08:01:00Z"/>
                <w:rFonts w:ascii="Arial" w:hAnsi="Arial" w:cs="Arial"/>
                <w:sz w:val="20"/>
                <w:szCs w:val="20"/>
                <w:lang w:val="en-GB"/>
              </w:rPr>
            </w:pPr>
            <w:ins w:id="8988" w:author="Dylan Van Aswegen" w:date="2024-07-16T10:03:00Z" w16du:dateUtc="2024-07-16T08:03:00Z">
              <w:r>
                <w:rPr>
                  <w:rFonts w:ascii="Arial" w:hAnsi="Arial" w:cs="Arial"/>
                  <w:sz w:val="20"/>
                  <w:szCs w:val="20"/>
                  <w:lang w:val="en-GB"/>
                </w:rPr>
                <w:t>Account Search</w:t>
              </w:r>
            </w:ins>
          </w:p>
        </w:tc>
        <w:tc>
          <w:tcPr>
            <w:tcW w:w="1167" w:type="dxa"/>
          </w:tcPr>
          <w:p w14:paraId="101C7AB0" w14:textId="57E9C49B" w:rsidR="00764F58" w:rsidRDefault="0041329B" w:rsidP="00764F58">
            <w:pPr>
              <w:spacing w:line="360" w:lineRule="auto"/>
              <w:jc w:val="both"/>
              <w:cnfStyle w:val="000000100000" w:firstRow="0" w:lastRow="0" w:firstColumn="0" w:lastColumn="0" w:oddVBand="0" w:evenVBand="0" w:oddHBand="1" w:evenHBand="0" w:firstRowFirstColumn="0" w:firstRowLastColumn="0" w:lastRowFirstColumn="0" w:lastRowLastColumn="0"/>
              <w:rPr>
                <w:ins w:id="8989" w:author="Dylan Van Aswegen" w:date="2024-07-16T10:01:00Z" w16du:dateUtc="2024-07-16T08:01:00Z"/>
                <w:rFonts w:ascii="Arial" w:hAnsi="Arial" w:cs="Arial"/>
                <w:sz w:val="20"/>
                <w:szCs w:val="20"/>
                <w:lang w:val="en-GB"/>
              </w:rPr>
            </w:pPr>
            <w:ins w:id="8990" w:author="Dylan Van Aswegen" w:date="2024-07-16T10:03:00Z" w16du:dateUtc="2024-07-16T08:03:00Z">
              <w:r>
                <w:rPr>
                  <w:rFonts w:ascii="Arial" w:hAnsi="Arial" w:cs="Arial"/>
                  <w:sz w:val="20"/>
                  <w:szCs w:val="20"/>
                  <w:lang w:val="en-GB"/>
                </w:rPr>
                <w:t>Search Field</w:t>
              </w:r>
            </w:ins>
          </w:p>
        </w:tc>
        <w:tc>
          <w:tcPr>
            <w:tcW w:w="2215" w:type="dxa"/>
          </w:tcPr>
          <w:p w14:paraId="2F9B5C6C" w14:textId="77777777" w:rsidR="00764F58" w:rsidRDefault="00764F58" w:rsidP="00764F58">
            <w:pPr>
              <w:spacing w:line="360" w:lineRule="auto"/>
              <w:jc w:val="both"/>
              <w:cnfStyle w:val="000000100000" w:firstRow="0" w:lastRow="0" w:firstColumn="0" w:lastColumn="0" w:oddVBand="0" w:evenVBand="0" w:oddHBand="1" w:evenHBand="0" w:firstRowFirstColumn="0" w:firstRowLastColumn="0" w:lastRowFirstColumn="0" w:lastRowLastColumn="0"/>
              <w:rPr>
                <w:ins w:id="8991" w:author="Dylan Van Aswegen" w:date="2024-07-16T10:01:00Z" w16du:dateUtc="2024-07-16T08:01:00Z"/>
                <w:rFonts w:ascii="Arial" w:hAnsi="Arial" w:cs="Arial"/>
                <w:sz w:val="20"/>
                <w:szCs w:val="20"/>
                <w:lang w:val="en-GB"/>
              </w:rPr>
            </w:pPr>
          </w:p>
        </w:tc>
        <w:tc>
          <w:tcPr>
            <w:tcW w:w="1369" w:type="dxa"/>
          </w:tcPr>
          <w:p w14:paraId="763574B2" w14:textId="77777777" w:rsidR="00764F58" w:rsidRDefault="00764F58" w:rsidP="00764F58">
            <w:pPr>
              <w:spacing w:line="360" w:lineRule="auto"/>
              <w:jc w:val="both"/>
              <w:cnfStyle w:val="000000100000" w:firstRow="0" w:lastRow="0" w:firstColumn="0" w:lastColumn="0" w:oddVBand="0" w:evenVBand="0" w:oddHBand="1" w:evenHBand="0" w:firstRowFirstColumn="0" w:firstRowLastColumn="0" w:lastRowFirstColumn="0" w:lastRowLastColumn="0"/>
              <w:rPr>
                <w:ins w:id="8992" w:author="Dylan Van Aswegen" w:date="2024-07-16T10:01:00Z" w16du:dateUtc="2024-07-16T08:01:00Z"/>
                <w:rFonts w:ascii="Arial" w:hAnsi="Arial" w:cs="Arial"/>
                <w:sz w:val="20"/>
                <w:szCs w:val="20"/>
                <w:lang w:val="en-GB"/>
              </w:rPr>
            </w:pPr>
          </w:p>
        </w:tc>
        <w:tc>
          <w:tcPr>
            <w:tcW w:w="3296" w:type="dxa"/>
          </w:tcPr>
          <w:p w14:paraId="7BCACC38" w14:textId="2A6D28A6" w:rsidR="00764F58" w:rsidRDefault="0041329B" w:rsidP="00764F58">
            <w:pPr>
              <w:spacing w:line="360" w:lineRule="auto"/>
              <w:jc w:val="both"/>
              <w:cnfStyle w:val="000000100000" w:firstRow="0" w:lastRow="0" w:firstColumn="0" w:lastColumn="0" w:oddVBand="0" w:evenVBand="0" w:oddHBand="1" w:evenHBand="0" w:firstRowFirstColumn="0" w:firstRowLastColumn="0" w:lastRowFirstColumn="0" w:lastRowLastColumn="0"/>
              <w:rPr>
                <w:ins w:id="8993" w:author="Dylan Van Aswegen" w:date="2024-07-16T10:01:00Z" w16du:dateUtc="2024-07-16T08:01:00Z"/>
                <w:rFonts w:ascii="Arial" w:hAnsi="Arial" w:cs="Arial"/>
                <w:sz w:val="20"/>
                <w:szCs w:val="20"/>
                <w:lang w:val="en-GB"/>
              </w:rPr>
            </w:pPr>
            <w:ins w:id="8994" w:author="Dylan Van Aswegen" w:date="2024-07-16T10:03:00Z" w16du:dateUtc="2024-07-16T08:03:00Z">
              <w:r>
                <w:rPr>
                  <w:rFonts w:ascii="Arial" w:hAnsi="Arial" w:cs="Arial"/>
                  <w:sz w:val="20"/>
                  <w:szCs w:val="20"/>
                  <w:lang w:val="en-GB"/>
                </w:rPr>
                <w:t xml:space="preserve">The application administrator will use this field </w:t>
              </w:r>
              <w:r w:rsidR="00900F42">
                <w:rPr>
                  <w:rFonts w:ascii="Arial" w:hAnsi="Arial" w:cs="Arial"/>
                  <w:sz w:val="20"/>
                  <w:szCs w:val="20"/>
                  <w:lang w:val="en-GB"/>
                </w:rPr>
                <w:t xml:space="preserve">to </w:t>
              </w:r>
            </w:ins>
            <w:ins w:id="8995" w:author="Dylan Van Aswegen" w:date="2024-07-16T10:04:00Z" w16du:dateUtc="2024-07-16T08:04:00Z">
              <w:r w:rsidR="00900F42">
                <w:rPr>
                  <w:rFonts w:ascii="Arial" w:hAnsi="Arial" w:cs="Arial"/>
                  <w:sz w:val="20"/>
                  <w:szCs w:val="20"/>
                  <w:lang w:val="en-GB"/>
                </w:rPr>
                <w:t xml:space="preserve">search for </w:t>
              </w:r>
              <w:proofErr w:type="spellStart"/>
              <w:r w:rsidR="00900F42">
                <w:rPr>
                  <w:rFonts w:ascii="Arial" w:hAnsi="Arial" w:cs="Arial"/>
                  <w:sz w:val="20"/>
                  <w:szCs w:val="20"/>
                  <w:lang w:val="en-GB"/>
                </w:rPr>
                <w:t>a</w:t>
              </w:r>
              <w:proofErr w:type="spellEnd"/>
              <w:r w:rsidR="00900F42">
                <w:rPr>
                  <w:rFonts w:ascii="Arial" w:hAnsi="Arial" w:cs="Arial"/>
                  <w:sz w:val="20"/>
                  <w:szCs w:val="20"/>
                  <w:lang w:val="en-GB"/>
                </w:rPr>
                <w:t xml:space="preserve"> organisation account. The application will present the organisations that meet the search criteria. </w:t>
              </w:r>
              <w:r w:rsidR="001524DD">
                <w:rPr>
                  <w:rFonts w:ascii="Arial" w:hAnsi="Arial" w:cs="Arial"/>
                  <w:sz w:val="20"/>
                  <w:szCs w:val="20"/>
                  <w:lang w:val="en-GB"/>
                </w:rPr>
                <w:t xml:space="preserve">If the user clicks on </w:t>
              </w:r>
            </w:ins>
            <w:ins w:id="8996" w:author="Dylan Van Aswegen" w:date="2024-07-16T10:05:00Z" w16du:dateUtc="2024-07-16T08:05:00Z">
              <w:r w:rsidR="001524DD">
                <w:rPr>
                  <w:rFonts w:ascii="Arial" w:hAnsi="Arial" w:cs="Arial"/>
                  <w:sz w:val="20"/>
                  <w:szCs w:val="20"/>
                  <w:lang w:val="en-GB"/>
                </w:rPr>
                <w:t xml:space="preserve">an organisation, the user </w:t>
              </w:r>
              <w:r w:rsidR="00F250FE">
                <w:rPr>
                  <w:rFonts w:ascii="Arial" w:hAnsi="Arial" w:cs="Arial"/>
                  <w:sz w:val="20"/>
                  <w:szCs w:val="20"/>
                  <w:lang w:val="en-GB"/>
                </w:rPr>
                <w:t xml:space="preserve">is navigated to the club account page. </w:t>
              </w:r>
            </w:ins>
          </w:p>
        </w:tc>
      </w:tr>
    </w:tbl>
    <w:p w14:paraId="5A9B8D27" w14:textId="5127B0E0" w:rsidR="007E2DA1" w:rsidRDefault="007E2DA1" w:rsidP="007E2DA1">
      <w:pPr>
        <w:rPr>
          <w:ins w:id="8997" w:author="Dylan Van Aswegen" w:date="2024-07-16T10:00:00Z" w16du:dateUtc="2024-07-16T08:00:00Z"/>
        </w:rPr>
      </w:pPr>
    </w:p>
    <w:p w14:paraId="177292A6" w14:textId="6BEBD0DF" w:rsidR="00497AC1" w:rsidRDefault="00C00F4B" w:rsidP="007E2DA1">
      <w:pPr>
        <w:rPr>
          <w:ins w:id="8998" w:author="Dylan Van Aswegen" w:date="2024-07-16T10:07:00Z" w16du:dateUtc="2024-07-16T08:07:00Z"/>
        </w:rPr>
      </w:pPr>
      <w:ins w:id="8999" w:author="Dylan Van Aswegen" w:date="2024-07-16T10:07:00Z" w16du:dateUtc="2024-07-16T08:07:00Z">
        <w:r>
          <w:t xml:space="preserve">Below these fields will be filters that allow the user to filter the results in the table. The </w:t>
        </w:r>
        <w:proofErr w:type="spellStart"/>
        <w:r>
          <w:t>filteres</w:t>
        </w:r>
        <w:proofErr w:type="spellEnd"/>
        <w:r>
          <w:t xml:space="preserve"> will consist of the following: </w:t>
        </w:r>
      </w:ins>
    </w:p>
    <w:tbl>
      <w:tblPr>
        <w:tblStyle w:val="GridTable4-Accent1"/>
        <w:tblW w:w="10774" w:type="dxa"/>
        <w:tblInd w:w="-714" w:type="dxa"/>
        <w:tblLook w:val="04A0" w:firstRow="1" w:lastRow="0" w:firstColumn="1" w:lastColumn="0" w:noHBand="0" w:noVBand="1"/>
      </w:tblPr>
      <w:tblGrid>
        <w:gridCol w:w="1099"/>
        <w:gridCol w:w="1628"/>
        <w:gridCol w:w="1167"/>
        <w:gridCol w:w="2215"/>
        <w:gridCol w:w="1369"/>
        <w:gridCol w:w="3296"/>
      </w:tblGrid>
      <w:tr w:rsidR="00C00F4B" w14:paraId="73681509" w14:textId="77777777" w:rsidTr="005C5491">
        <w:trPr>
          <w:cnfStyle w:val="100000000000" w:firstRow="1" w:lastRow="0" w:firstColumn="0" w:lastColumn="0" w:oddVBand="0" w:evenVBand="0" w:oddHBand="0" w:evenHBand="0" w:firstRowFirstColumn="0" w:firstRowLastColumn="0" w:lastRowFirstColumn="0" w:lastRowLastColumn="0"/>
          <w:tblHeader/>
          <w:ins w:id="9000" w:author="Dylan Van Aswegen" w:date="2024-07-16T10:07:00Z" w16du:dateUtc="2024-07-16T08:07:00Z"/>
        </w:trPr>
        <w:tc>
          <w:tcPr>
            <w:cnfStyle w:val="001000000000" w:firstRow="0" w:lastRow="0" w:firstColumn="1" w:lastColumn="0" w:oddVBand="0" w:evenVBand="0" w:oddHBand="0" w:evenHBand="0" w:firstRowFirstColumn="0" w:firstRowLastColumn="0" w:lastRowFirstColumn="0" w:lastRowLastColumn="0"/>
            <w:tcW w:w="1099" w:type="dxa"/>
            <w:shd w:val="clear" w:color="auto" w:fill="002060"/>
          </w:tcPr>
          <w:p w14:paraId="4A164D0D" w14:textId="77777777" w:rsidR="00C00F4B" w:rsidRDefault="00C00F4B">
            <w:pPr>
              <w:spacing w:line="360" w:lineRule="auto"/>
              <w:jc w:val="both"/>
              <w:rPr>
                <w:ins w:id="9001" w:author="Dylan Van Aswegen" w:date="2024-07-16T10:07:00Z" w16du:dateUtc="2024-07-16T08:07:00Z"/>
                <w:rFonts w:ascii="Arial" w:hAnsi="Arial" w:cs="Arial"/>
                <w:sz w:val="20"/>
                <w:szCs w:val="20"/>
                <w:lang w:val="en-GB"/>
              </w:rPr>
            </w:pPr>
            <w:ins w:id="9002" w:author="Dylan Van Aswegen" w:date="2024-07-16T10:07:00Z" w16du:dateUtc="2024-07-16T08:07:00Z">
              <w:r>
                <w:rPr>
                  <w:rFonts w:ascii="Arial" w:hAnsi="Arial" w:cs="Arial"/>
                  <w:sz w:val="20"/>
                  <w:szCs w:val="20"/>
                  <w:lang w:val="en-GB"/>
                </w:rPr>
                <w:t xml:space="preserve">Field Number </w:t>
              </w:r>
            </w:ins>
          </w:p>
        </w:tc>
        <w:tc>
          <w:tcPr>
            <w:tcW w:w="1628" w:type="dxa"/>
            <w:shd w:val="clear" w:color="auto" w:fill="002060"/>
          </w:tcPr>
          <w:p w14:paraId="5496D299" w14:textId="77777777" w:rsidR="00C00F4B" w:rsidRDefault="00C00F4B">
            <w:pPr>
              <w:spacing w:line="360" w:lineRule="auto"/>
              <w:jc w:val="both"/>
              <w:cnfStyle w:val="100000000000" w:firstRow="1" w:lastRow="0" w:firstColumn="0" w:lastColumn="0" w:oddVBand="0" w:evenVBand="0" w:oddHBand="0" w:evenHBand="0" w:firstRowFirstColumn="0" w:firstRowLastColumn="0" w:lastRowFirstColumn="0" w:lastRowLastColumn="0"/>
              <w:rPr>
                <w:ins w:id="9003" w:author="Dylan Van Aswegen" w:date="2024-07-16T10:07:00Z" w16du:dateUtc="2024-07-16T08:07:00Z"/>
                <w:rFonts w:ascii="Arial" w:hAnsi="Arial" w:cs="Arial"/>
                <w:sz w:val="20"/>
                <w:szCs w:val="20"/>
                <w:lang w:val="en-GB"/>
              </w:rPr>
            </w:pPr>
            <w:ins w:id="9004" w:author="Dylan Van Aswegen" w:date="2024-07-16T10:07:00Z" w16du:dateUtc="2024-07-16T08:07:00Z">
              <w:r>
                <w:rPr>
                  <w:rFonts w:ascii="Arial" w:hAnsi="Arial" w:cs="Arial"/>
                  <w:sz w:val="20"/>
                  <w:szCs w:val="20"/>
                  <w:lang w:val="en-GB"/>
                </w:rPr>
                <w:t>Field Name</w:t>
              </w:r>
            </w:ins>
          </w:p>
        </w:tc>
        <w:tc>
          <w:tcPr>
            <w:tcW w:w="1167" w:type="dxa"/>
            <w:shd w:val="clear" w:color="auto" w:fill="002060"/>
          </w:tcPr>
          <w:p w14:paraId="391A207B" w14:textId="77777777" w:rsidR="00C00F4B" w:rsidRDefault="00C00F4B">
            <w:pPr>
              <w:spacing w:line="360" w:lineRule="auto"/>
              <w:jc w:val="both"/>
              <w:cnfStyle w:val="100000000000" w:firstRow="1" w:lastRow="0" w:firstColumn="0" w:lastColumn="0" w:oddVBand="0" w:evenVBand="0" w:oddHBand="0" w:evenHBand="0" w:firstRowFirstColumn="0" w:firstRowLastColumn="0" w:lastRowFirstColumn="0" w:lastRowLastColumn="0"/>
              <w:rPr>
                <w:ins w:id="9005" w:author="Dylan Van Aswegen" w:date="2024-07-16T10:07:00Z" w16du:dateUtc="2024-07-16T08:07:00Z"/>
                <w:rFonts w:ascii="Arial" w:hAnsi="Arial" w:cs="Arial"/>
                <w:sz w:val="20"/>
                <w:szCs w:val="20"/>
                <w:lang w:val="en-GB"/>
              </w:rPr>
            </w:pPr>
            <w:ins w:id="9006" w:author="Dylan Van Aswegen" w:date="2024-07-16T10:07:00Z" w16du:dateUtc="2024-07-16T08:07:00Z">
              <w:r>
                <w:rPr>
                  <w:rFonts w:ascii="Arial" w:hAnsi="Arial" w:cs="Arial"/>
                  <w:sz w:val="20"/>
                  <w:szCs w:val="20"/>
                  <w:lang w:val="en-GB"/>
                </w:rPr>
                <w:t>Field Type</w:t>
              </w:r>
            </w:ins>
          </w:p>
        </w:tc>
        <w:tc>
          <w:tcPr>
            <w:tcW w:w="2215" w:type="dxa"/>
            <w:shd w:val="clear" w:color="auto" w:fill="002060"/>
          </w:tcPr>
          <w:p w14:paraId="3A5CF3EA" w14:textId="77777777" w:rsidR="00C00F4B" w:rsidRDefault="00C00F4B">
            <w:pPr>
              <w:spacing w:line="360" w:lineRule="auto"/>
              <w:jc w:val="both"/>
              <w:cnfStyle w:val="100000000000" w:firstRow="1" w:lastRow="0" w:firstColumn="0" w:lastColumn="0" w:oddVBand="0" w:evenVBand="0" w:oddHBand="0" w:evenHBand="0" w:firstRowFirstColumn="0" w:firstRowLastColumn="0" w:lastRowFirstColumn="0" w:lastRowLastColumn="0"/>
              <w:rPr>
                <w:ins w:id="9007" w:author="Dylan Van Aswegen" w:date="2024-07-16T10:07:00Z" w16du:dateUtc="2024-07-16T08:07:00Z"/>
                <w:rFonts w:ascii="Arial" w:hAnsi="Arial" w:cs="Arial"/>
                <w:sz w:val="20"/>
                <w:szCs w:val="20"/>
                <w:lang w:val="en-GB"/>
              </w:rPr>
            </w:pPr>
            <w:ins w:id="9008" w:author="Dylan Van Aswegen" w:date="2024-07-16T10:07:00Z" w16du:dateUtc="2024-07-16T08:07:00Z">
              <w:r>
                <w:rPr>
                  <w:rFonts w:ascii="Arial" w:hAnsi="Arial" w:cs="Arial"/>
                  <w:sz w:val="20"/>
                  <w:szCs w:val="20"/>
                  <w:lang w:val="en-GB"/>
                </w:rPr>
                <w:t>Field Data Type</w:t>
              </w:r>
            </w:ins>
          </w:p>
        </w:tc>
        <w:tc>
          <w:tcPr>
            <w:tcW w:w="1369" w:type="dxa"/>
            <w:shd w:val="clear" w:color="auto" w:fill="002060"/>
          </w:tcPr>
          <w:p w14:paraId="1B061AB2" w14:textId="77777777" w:rsidR="00C00F4B" w:rsidRDefault="00C00F4B">
            <w:pPr>
              <w:spacing w:line="360" w:lineRule="auto"/>
              <w:jc w:val="both"/>
              <w:cnfStyle w:val="100000000000" w:firstRow="1" w:lastRow="0" w:firstColumn="0" w:lastColumn="0" w:oddVBand="0" w:evenVBand="0" w:oddHBand="0" w:evenHBand="0" w:firstRowFirstColumn="0" w:firstRowLastColumn="0" w:lastRowFirstColumn="0" w:lastRowLastColumn="0"/>
              <w:rPr>
                <w:ins w:id="9009" w:author="Dylan Van Aswegen" w:date="2024-07-16T10:07:00Z" w16du:dateUtc="2024-07-16T08:07:00Z"/>
                <w:rFonts w:ascii="Arial" w:hAnsi="Arial" w:cs="Arial"/>
                <w:sz w:val="20"/>
                <w:szCs w:val="20"/>
                <w:lang w:val="en-GB"/>
              </w:rPr>
            </w:pPr>
            <w:ins w:id="9010" w:author="Dylan Van Aswegen" w:date="2024-07-16T10:07:00Z" w16du:dateUtc="2024-07-16T08:07:00Z">
              <w:r>
                <w:rPr>
                  <w:rFonts w:ascii="Arial" w:hAnsi="Arial" w:cs="Arial"/>
                  <w:sz w:val="20"/>
                  <w:szCs w:val="20"/>
                  <w:lang w:val="en-GB"/>
                </w:rPr>
                <w:t>Required?</w:t>
              </w:r>
            </w:ins>
          </w:p>
        </w:tc>
        <w:tc>
          <w:tcPr>
            <w:tcW w:w="3296" w:type="dxa"/>
            <w:shd w:val="clear" w:color="auto" w:fill="002060"/>
          </w:tcPr>
          <w:p w14:paraId="543AEB77" w14:textId="77777777" w:rsidR="00C00F4B" w:rsidRDefault="00C00F4B">
            <w:pPr>
              <w:spacing w:line="360" w:lineRule="auto"/>
              <w:jc w:val="both"/>
              <w:cnfStyle w:val="100000000000" w:firstRow="1" w:lastRow="0" w:firstColumn="0" w:lastColumn="0" w:oddVBand="0" w:evenVBand="0" w:oddHBand="0" w:evenHBand="0" w:firstRowFirstColumn="0" w:firstRowLastColumn="0" w:lastRowFirstColumn="0" w:lastRowLastColumn="0"/>
              <w:rPr>
                <w:ins w:id="9011" w:author="Dylan Van Aswegen" w:date="2024-07-16T10:07:00Z" w16du:dateUtc="2024-07-16T08:07:00Z"/>
                <w:rFonts w:ascii="Arial" w:hAnsi="Arial" w:cs="Arial"/>
                <w:sz w:val="20"/>
                <w:szCs w:val="20"/>
                <w:lang w:val="en-GB"/>
              </w:rPr>
            </w:pPr>
            <w:ins w:id="9012" w:author="Dylan Van Aswegen" w:date="2024-07-16T10:07:00Z" w16du:dateUtc="2024-07-16T08:07:00Z">
              <w:r>
                <w:rPr>
                  <w:rFonts w:ascii="Arial" w:hAnsi="Arial" w:cs="Arial"/>
                  <w:sz w:val="20"/>
                  <w:szCs w:val="20"/>
                  <w:lang w:val="en-GB"/>
                </w:rPr>
                <w:t>Field Rules</w:t>
              </w:r>
            </w:ins>
          </w:p>
        </w:tc>
      </w:tr>
      <w:tr w:rsidR="00CE14C0" w14:paraId="254CF687" w14:textId="77777777" w:rsidTr="005C5491">
        <w:trPr>
          <w:cnfStyle w:val="000000100000" w:firstRow="0" w:lastRow="0" w:firstColumn="0" w:lastColumn="0" w:oddVBand="0" w:evenVBand="0" w:oddHBand="1" w:evenHBand="0" w:firstRowFirstColumn="0" w:firstRowLastColumn="0" w:lastRowFirstColumn="0" w:lastRowLastColumn="0"/>
          <w:trHeight w:val="192"/>
          <w:ins w:id="9013" w:author="Dylan Van Aswegen" w:date="2024-07-16T10:41:00Z" w16du:dateUtc="2024-07-16T08:41:00Z"/>
        </w:trPr>
        <w:tc>
          <w:tcPr>
            <w:cnfStyle w:val="001000000000" w:firstRow="0" w:lastRow="0" w:firstColumn="1" w:lastColumn="0" w:oddVBand="0" w:evenVBand="0" w:oddHBand="0" w:evenHBand="0" w:firstRowFirstColumn="0" w:firstRowLastColumn="0" w:lastRowFirstColumn="0" w:lastRowLastColumn="0"/>
            <w:tcW w:w="1099" w:type="dxa"/>
          </w:tcPr>
          <w:p w14:paraId="540E7EA7" w14:textId="77777777" w:rsidR="00CE14C0" w:rsidRDefault="00CE14C0" w:rsidP="00CE14C0">
            <w:pPr>
              <w:spacing w:line="360" w:lineRule="auto"/>
              <w:jc w:val="both"/>
              <w:rPr>
                <w:ins w:id="9014" w:author="Dylan Van Aswegen" w:date="2024-07-16T10:41:00Z" w16du:dateUtc="2024-07-16T08:41:00Z"/>
                <w:rFonts w:ascii="Arial" w:hAnsi="Arial" w:cs="Arial"/>
                <w:sz w:val="20"/>
                <w:szCs w:val="20"/>
                <w:lang w:val="en-GB"/>
              </w:rPr>
            </w:pPr>
          </w:p>
        </w:tc>
        <w:tc>
          <w:tcPr>
            <w:tcW w:w="1628" w:type="dxa"/>
          </w:tcPr>
          <w:p w14:paraId="4B1D9F2A" w14:textId="73CA612C"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015" w:author="Dylan Van Aswegen" w:date="2024-07-16T10:41:00Z" w16du:dateUtc="2024-07-16T08:41:00Z"/>
                <w:rFonts w:ascii="Arial" w:hAnsi="Arial" w:cs="Arial"/>
                <w:sz w:val="20"/>
                <w:szCs w:val="20"/>
                <w:lang w:val="en-GB"/>
              </w:rPr>
            </w:pPr>
            <w:ins w:id="9016" w:author="Dylan Van Aswegen" w:date="2024-07-16T10:42:00Z" w16du:dateUtc="2024-07-16T08:42:00Z">
              <w:r>
                <w:rPr>
                  <w:rFonts w:ascii="Arial" w:hAnsi="Arial" w:cs="Arial"/>
                  <w:sz w:val="20"/>
                  <w:szCs w:val="20"/>
                  <w:lang w:val="en-GB"/>
                </w:rPr>
                <w:t>Invoice Due</w:t>
              </w:r>
            </w:ins>
          </w:p>
        </w:tc>
        <w:tc>
          <w:tcPr>
            <w:tcW w:w="1167" w:type="dxa"/>
          </w:tcPr>
          <w:p w14:paraId="4A6FE792" w14:textId="4C2F7238"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017" w:author="Dylan Van Aswegen" w:date="2024-07-16T10:41:00Z" w16du:dateUtc="2024-07-16T08:41:00Z"/>
                <w:rFonts w:ascii="Arial" w:hAnsi="Arial" w:cs="Arial"/>
                <w:sz w:val="20"/>
                <w:szCs w:val="20"/>
                <w:lang w:val="en-GB"/>
              </w:rPr>
            </w:pPr>
            <w:ins w:id="9018" w:author="Dylan Van Aswegen" w:date="2024-07-16T10:42:00Z">
              <w:r>
                <w:rPr>
                  <w:rFonts w:ascii="Arial" w:hAnsi="Arial" w:cs="Arial"/>
                  <w:sz w:val="20"/>
                  <w:szCs w:val="20"/>
                  <w:lang w:val="en-GB"/>
                </w:rPr>
                <w:t>Radio Button</w:t>
              </w:r>
            </w:ins>
          </w:p>
        </w:tc>
        <w:tc>
          <w:tcPr>
            <w:tcW w:w="2215" w:type="dxa"/>
          </w:tcPr>
          <w:p w14:paraId="533DB8E4"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019" w:author="Dylan Van Aswegen" w:date="2024-07-16T10:42:00Z"/>
                <w:rFonts w:ascii="Arial" w:hAnsi="Arial" w:cs="Arial"/>
                <w:sz w:val="20"/>
                <w:szCs w:val="20"/>
                <w:lang w:val="en-GB"/>
              </w:rPr>
            </w:pPr>
            <w:ins w:id="9020" w:author="Dylan Van Aswegen" w:date="2024-07-16T10:42:00Z">
              <w:r>
                <w:rPr>
                  <w:rFonts w:ascii="Arial" w:hAnsi="Arial" w:cs="Arial"/>
                  <w:sz w:val="20"/>
                  <w:szCs w:val="20"/>
                  <w:lang w:val="en-GB"/>
                </w:rPr>
                <w:t xml:space="preserve">Yes </w:t>
              </w:r>
            </w:ins>
          </w:p>
          <w:p w14:paraId="01EAE7E9"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021" w:author="Dylan Van Aswegen" w:date="2024-07-16T10:42:00Z"/>
                <w:rFonts w:ascii="Arial" w:hAnsi="Arial" w:cs="Arial"/>
                <w:sz w:val="20"/>
                <w:szCs w:val="20"/>
                <w:lang w:val="en-GB"/>
              </w:rPr>
            </w:pPr>
            <w:ins w:id="9022" w:author="Dylan Van Aswegen" w:date="2024-07-16T10:42:00Z">
              <w:r>
                <w:rPr>
                  <w:rFonts w:ascii="Arial" w:hAnsi="Arial" w:cs="Arial"/>
                  <w:sz w:val="20"/>
                  <w:szCs w:val="20"/>
                  <w:lang w:val="en-GB"/>
                </w:rPr>
                <w:t xml:space="preserve">No </w:t>
              </w:r>
            </w:ins>
          </w:p>
          <w:p w14:paraId="4213B9A9" w14:textId="2BCF8A65"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023" w:author="Dylan Van Aswegen" w:date="2024-07-16T10:41:00Z" w16du:dateUtc="2024-07-16T08:41:00Z"/>
                <w:rFonts w:ascii="Arial" w:hAnsi="Arial" w:cs="Arial"/>
                <w:sz w:val="20"/>
                <w:szCs w:val="20"/>
                <w:lang w:val="en-GB"/>
              </w:rPr>
            </w:pPr>
            <w:ins w:id="9024" w:author="Dylan Van Aswegen" w:date="2024-07-16T10:42:00Z">
              <w:r>
                <w:rPr>
                  <w:rFonts w:ascii="Arial" w:hAnsi="Arial" w:cs="Arial"/>
                  <w:sz w:val="20"/>
                  <w:szCs w:val="20"/>
                  <w:lang w:val="en-GB"/>
                </w:rPr>
                <w:t>Show All</w:t>
              </w:r>
            </w:ins>
          </w:p>
        </w:tc>
        <w:tc>
          <w:tcPr>
            <w:tcW w:w="1369" w:type="dxa"/>
          </w:tcPr>
          <w:p w14:paraId="09C65846" w14:textId="1B802FFF"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025" w:author="Dylan Van Aswegen" w:date="2024-07-16T10:41:00Z" w16du:dateUtc="2024-07-16T08:41:00Z"/>
                <w:rFonts w:ascii="Arial" w:hAnsi="Arial" w:cs="Arial"/>
                <w:sz w:val="20"/>
                <w:szCs w:val="20"/>
                <w:lang w:val="en-GB"/>
              </w:rPr>
            </w:pPr>
            <w:ins w:id="9026" w:author="Dylan Van Aswegen" w:date="2024-07-16T10:42:00Z" w16du:dateUtc="2024-07-16T08:42:00Z">
              <w:r>
                <w:rPr>
                  <w:rFonts w:ascii="Arial" w:hAnsi="Arial" w:cs="Arial"/>
                  <w:sz w:val="20"/>
                  <w:szCs w:val="20"/>
                  <w:lang w:val="en-GB"/>
                </w:rPr>
                <w:t>N/A</w:t>
              </w:r>
            </w:ins>
          </w:p>
        </w:tc>
        <w:tc>
          <w:tcPr>
            <w:tcW w:w="3296" w:type="dxa"/>
          </w:tcPr>
          <w:p w14:paraId="19351AAC" w14:textId="19815E83"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027" w:author="Dylan Van Aswegen" w:date="2024-07-16T10:41:00Z" w16du:dateUtc="2024-07-16T08:41:00Z"/>
                <w:rFonts w:ascii="Arial" w:hAnsi="Arial" w:cs="Arial"/>
                <w:sz w:val="20"/>
                <w:szCs w:val="20"/>
                <w:lang w:val="en-GB"/>
              </w:rPr>
            </w:pPr>
            <w:ins w:id="9028" w:author="Dylan Van Aswegen" w:date="2024-07-16T10:42:00Z" w16du:dateUtc="2024-07-16T08:42:00Z">
              <w:r>
                <w:rPr>
                  <w:rFonts w:ascii="Arial" w:hAnsi="Arial" w:cs="Arial"/>
                  <w:sz w:val="20"/>
                  <w:szCs w:val="20"/>
                  <w:lang w:val="en-GB"/>
                </w:rPr>
                <w:t xml:space="preserve">The application will use this field to filter organisations </w:t>
              </w:r>
              <w:r w:rsidR="00656200">
                <w:rPr>
                  <w:rFonts w:ascii="Arial" w:hAnsi="Arial" w:cs="Arial"/>
                  <w:sz w:val="20"/>
                  <w:szCs w:val="20"/>
                  <w:lang w:val="en-GB"/>
                </w:rPr>
                <w:t xml:space="preserve">in the table to those who need to be invoiced, those who do not, and all organisations, by default all will be shown. </w:t>
              </w:r>
            </w:ins>
          </w:p>
        </w:tc>
      </w:tr>
      <w:tr w:rsidR="00CE14C0" w14:paraId="6C89CF01" w14:textId="77777777" w:rsidTr="005C5491">
        <w:trPr>
          <w:trHeight w:val="192"/>
          <w:ins w:id="9029" w:author="Dylan Van Aswegen" w:date="2024-07-16T10:07:00Z" w16du:dateUtc="2024-07-16T08:07:00Z"/>
        </w:trPr>
        <w:tc>
          <w:tcPr>
            <w:cnfStyle w:val="001000000000" w:firstRow="0" w:lastRow="0" w:firstColumn="1" w:lastColumn="0" w:oddVBand="0" w:evenVBand="0" w:oddHBand="0" w:evenHBand="0" w:firstRowFirstColumn="0" w:firstRowLastColumn="0" w:lastRowFirstColumn="0" w:lastRowLastColumn="0"/>
            <w:tcW w:w="1099" w:type="dxa"/>
          </w:tcPr>
          <w:p w14:paraId="7AFBEE2E" w14:textId="77777777" w:rsidR="00CE14C0" w:rsidRDefault="00CE14C0" w:rsidP="00CE14C0">
            <w:pPr>
              <w:spacing w:line="360" w:lineRule="auto"/>
              <w:jc w:val="both"/>
              <w:rPr>
                <w:ins w:id="9030" w:author="Dylan Van Aswegen" w:date="2024-07-16T10:07:00Z" w16du:dateUtc="2024-07-16T08:07:00Z"/>
                <w:rFonts w:ascii="Arial" w:hAnsi="Arial" w:cs="Arial"/>
                <w:sz w:val="20"/>
                <w:szCs w:val="20"/>
                <w:lang w:val="en-GB"/>
              </w:rPr>
            </w:pPr>
          </w:p>
        </w:tc>
        <w:tc>
          <w:tcPr>
            <w:tcW w:w="1628" w:type="dxa"/>
          </w:tcPr>
          <w:p w14:paraId="2DED5AEA" w14:textId="6F3E520A"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031" w:author="Dylan Van Aswegen" w:date="2024-07-16T10:07:00Z" w16du:dateUtc="2024-07-16T08:07:00Z"/>
                <w:rFonts w:ascii="Arial" w:hAnsi="Arial" w:cs="Arial"/>
                <w:sz w:val="20"/>
                <w:szCs w:val="20"/>
                <w:lang w:val="en-GB"/>
              </w:rPr>
            </w:pPr>
            <w:ins w:id="9032" w:author="Dylan Van Aswegen" w:date="2024-07-16T10:20:00Z" w16du:dateUtc="2024-07-16T08:20:00Z">
              <w:r>
                <w:rPr>
                  <w:rFonts w:ascii="Arial" w:hAnsi="Arial" w:cs="Arial"/>
                  <w:sz w:val="20"/>
                  <w:szCs w:val="20"/>
                  <w:lang w:val="en-GB"/>
                </w:rPr>
                <w:t xml:space="preserve">Retired </w:t>
              </w:r>
            </w:ins>
          </w:p>
        </w:tc>
        <w:tc>
          <w:tcPr>
            <w:tcW w:w="1167" w:type="dxa"/>
          </w:tcPr>
          <w:p w14:paraId="05C594C2" w14:textId="68D3A6E3"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033" w:author="Dylan Van Aswegen" w:date="2024-07-16T10:07:00Z" w16du:dateUtc="2024-07-16T08:07:00Z"/>
                <w:rFonts w:ascii="Arial" w:hAnsi="Arial" w:cs="Arial"/>
                <w:sz w:val="20"/>
                <w:szCs w:val="20"/>
                <w:lang w:val="en-GB"/>
              </w:rPr>
            </w:pPr>
            <w:ins w:id="9034" w:author="Dylan Van Aswegen" w:date="2024-07-16T10:20:00Z" w16du:dateUtc="2024-07-16T08:20:00Z">
              <w:r>
                <w:rPr>
                  <w:rFonts w:ascii="Arial" w:hAnsi="Arial" w:cs="Arial"/>
                  <w:sz w:val="20"/>
                  <w:szCs w:val="20"/>
                  <w:lang w:val="en-GB"/>
                </w:rPr>
                <w:t>Radio Button</w:t>
              </w:r>
            </w:ins>
          </w:p>
        </w:tc>
        <w:tc>
          <w:tcPr>
            <w:tcW w:w="2215" w:type="dxa"/>
          </w:tcPr>
          <w:p w14:paraId="3FA3B99F" w14:textId="77777777"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035" w:author="Dylan Van Aswegen" w:date="2024-07-16T10:20:00Z" w16du:dateUtc="2024-07-16T08:20:00Z"/>
                <w:rFonts w:ascii="Arial" w:hAnsi="Arial" w:cs="Arial"/>
                <w:sz w:val="20"/>
                <w:szCs w:val="20"/>
                <w:lang w:val="en-GB"/>
              </w:rPr>
            </w:pPr>
            <w:ins w:id="9036" w:author="Dylan Van Aswegen" w:date="2024-07-16T10:20:00Z" w16du:dateUtc="2024-07-16T08:20:00Z">
              <w:r>
                <w:rPr>
                  <w:rFonts w:ascii="Arial" w:hAnsi="Arial" w:cs="Arial"/>
                  <w:sz w:val="20"/>
                  <w:szCs w:val="20"/>
                  <w:lang w:val="en-GB"/>
                </w:rPr>
                <w:t xml:space="preserve">Yes </w:t>
              </w:r>
            </w:ins>
          </w:p>
          <w:p w14:paraId="7194CDB7" w14:textId="77777777"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037" w:author="Dylan Van Aswegen" w:date="2024-07-16T10:20:00Z" w16du:dateUtc="2024-07-16T08:20:00Z"/>
                <w:rFonts w:ascii="Arial" w:hAnsi="Arial" w:cs="Arial"/>
                <w:sz w:val="20"/>
                <w:szCs w:val="20"/>
                <w:lang w:val="en-GB"/>
              </w:rPr>
            </w:pPr>
            <w:ins w:id="9038" w:author="Dylan Van Aswegen" w:date="2024-07-16T10:20:00Z" w16du:dateUtc="2024-07-16T08:20:00Z">
              <w:r>
                <w:rPr>
                  <w:rFonts w:ascii="Arial" w:hAnsi="Arial" w:cs="Arial"/>
                  <w:sz w:val="20"/>
                  <w:szCs w:val="20"/>
                  <w:lang w:val="en-GB"/>
                </w:rPr>
                <w:t xml:space="preserve">No </w:t>
              </w:r>
            </w:ins>
          </w:p>
          <w:p w14:paraId="07E8907A" w14:textId="1D5F6DF7" w:rsidR="00CE14C0" w:rsidRPr="008A0941"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039" w:author="Dylan Van Aswegen" w:date="2024-07-16T10:07:00Z" w16du:dateUtc="2024-07-16T08:07:00Z"/>
                <w:rFonts w:ascii="Arial" w:hAnsi="Arial" w:cs="Arial"/>
                <w:sz w:val="20"/>
                <w:szCs w:val="20"/>
                <w:lang w:val="en-GB"/>
                <w:rPrChange w:id="9040" w:author="Dylan Van Aswegen" w:date="2024-07-16T10:20:00Z" w16du:dateUtc="2024-07-16T08:20:00Z">
                  <w:rPr>
                    <w:ins w:id="9041" w:author="Dylan Van Aswegen" w:date="2024-07-16T10:07:00Z" w16du:dateUtc="2024-07-16T08:07:00Z"/>
                    <w:lang w:val="en-GB"/>
                  </w:rPr>
                </w:rPrChange>
              </w:rPr>
              <w:pPrChange w:id="9042" w:author="Dylan Van Aswegen" w:date="2024-07-16T10:20:00Z" w16du:dateUtc="2024-07-16T08:20: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ins w:id="9043" w:author="Dylan Van Aswegen" w:date="2024-07-16T10:25:00Z" w16du:dateUtc="2024-07-16T08:25:00Z">
              <w:r>
                <w:rPr>
                  <w:rFonts w:ascii="Arial" w:hAnsi="Arial" w:cs="Arial"/>
                  <w:sz w:val="20"/>
                  <w:szCs w:val="20"/>
                  <w:lang w:val="en-GB"/>
                </w:rPr>
                <w:t>Show All</w:t>
              </w:r>
            </w:ins>
          </w:p>
        </w:tc>
        <w:tc>
          <w:tcPr>
            <w:tcW w:w="1369" w:type="dxa"/>
          </w:tcPr>
          <w:p w14:paraId="7FFB3C0F" w14:textId="77777777"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044" w:author="Dylan Van Aswegen" w:date="2024-07-16T10:07:00Z" w16du:dateUtc="2024-07-16T08:07:00Z"/>
                <w:rFonts w:ascii="Arial" w:hAnsi="Arial" w:cs="Arial"/>
                <w:sz w:val="20"/>
                <w:szCs w:val="20"/>
                <w:lang w:val="en-GB"/>
              </w:rPr>
            </w:pPr>
            <w:ins w:id="9045" w:author="Dylan Van Aswegen" w:date="2024-07-16T10:07:00Z" w16du:dateUtc="2024-07-16T08:07:00Z">
              <w:r>
                <w:rPr>
                  <w:rFonts w:ascii="Arial" w:hAnsi="Arial" w:cs="Arial"/>
                  <w:sz w:val="20"/>
                  <w:szCs w:val="20"/>
                  <w:lang w:val="en-GB"/>
                </w:rPr>
                <w:t>N/A</w:t>
              </w:r>
            </w:ins>
          </w:p>
        </w:tc>
        <w:tc>
          <w:tcPr>
            <w:tcW w:w="3296" w:type="dxa"/>
          </w:tcPr>
          <w:p w14:paraId="643BFDF0" w14:textId="258DBD06"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046" w:author="Dylan Van Aswegen" w:date="2024-07-16T10:07:00Z" w16du:dateUtc="2024-07-16T08:07:00Z"/>
                <w:rFonts w:ascii="Arial" w:hAnsi="Arial" w:cs="Arial"/>
                <w:sz w:val="20"/>
                <w:szCs w:val="20"/>
                <w:lang w:val="en-GB"/>
              </w:rPr>
            </w:pPr>
            <w:ins w:id="9047" w:author="Dylan Van Aswegen" w:date="2024-07-16T10:07:00Z" w16du:dateUtc="2024-07-16T08:07:00Z">
              <w:r>
                <w:rPr>
                  <w:rFonts w:ascii="Arial" w:hAnsi="Arial" w:cs="Arial"/>
                  <w:sz w:val="20"/>
                  <w:szCs w:val="20"/>
                  <w:lang w:val="en-GB"/>
                </w:rPr>
                <w:t xml:space="preserve">The application </w:t>
              </w:r>
            </w:ins>
            <w:ins w:id="9048" w:author="Dylan Van Aswegen" w:date="2024-07-16T10:21:00Z" w16du:dateUtc="2024-07-16T08:21:00Z">
              <w:r>
                <w:rPr>
                  <w:rFonts w:ascii="Arial" w:hAnsi="Arial" w:cs="Arial"/>
                  <w:sz w:val="20"/>
                  <w:szCs w:val="20"/>
                  <w:lang w:val="en-GB"/>
                </w:rPr>
                <w:t xml:space="preserve">administrator will be able to use this field to filter the results in the table by organisations that </w:t>
              </w:r>
            </w:ins>
            <w:ins w:id="9049" w:author="Dylan Van Aswegen" w:date="2024-07-16T12:46:00Z" w16du:dateUtc="2024-07-16T10:46:00Z">
              <w:r w:rsidR="00B60F8A">
                <w:rPr>
                  <w:rFonts w:ascii="Arial" w:hAnsi="Arial" w:cs="Arial"/>
                  <w:sz w:val="20"/>
                  <w:szCs w:val="20"/>
                  <w:lang w:val="en-GB"/>
                </w:rPr>
                <w:t>have been deleted</w:t>
              </w:r>
            </w:ins>
            <w:ins w:id="9050" w:author="Dylan Van Aswegen" w:date="2024-07-16T10:21:00Z" w16du:dateUtc="2024-07-16T08:21:00Z">
              <w:r>
                <w:rPr>
                  <w:rFonts w:ascii="Arial" w:hAnsi="Arial" w:cs="Arial"/>
                  <w:sz w:val="20"/>
                  <w:szCs w:val="20"/>
                  <w:lang w:val="en-GB"/>
                </w:rPr>
                <w:t xml:space="preserve">, not </w:t>
              </w:r>
            </w:ins>
            <w:ins w:id="9051" w:author="Dylan Van Aswegen" w:date="2024-07-16T12:46:00Z" w16du:dateUtc="2024-07-16T10:46:00Z">
              <w:r w:rsidR="00B60F8A">
                <w:rPr>
                  <w:rFonts w:ascii="Arial" w:hAnsi="Arial" w:cs="Arial"/>
                  <w:sz w:val="20"/>
                  <w:szCs w:val="20"/>
                  <w:lang w:val="en-GB"/>
                </w:rPr>
                <w:t>deleted</w:t>
              </w:r>
            </w:ins>
            <w:ins w:id="9052" w:author="Dylan Van Aswegen" w:date="2024-07-16T10:21:00Z" w16du:dateUtc="2024-07-16T08:21:00Z">
              <w:r>
                <w:rPr>
                  <w:rFonts w:ascii="Arial" w:hAnsi="Arial" w:cs="Arial"/>
                  <w:sz w:val="20"/>
                  <w:szCs w:val="20"/>
                  <w:lang w:val="en-GB"/>
                </w:rPr>
                <w:t>, and all.</w:t>
              </w:r>
            </w:ins>
            <w:ins w:id="9053" w:author="Dylan Van Aswegen" w:date="2024-07-16T10:23:00Z" w16du:dateUtc="2024-07-16T08:23:00Z">
              <w:r>
                <w:rPr>
                  <w:rFonts w:ascii="Arial" w:hAnsi="Arial" w:cs="Arial"/>
                  <w:sz w:val="20"/>
                  <w:szCs w:val="20"/>
                  <w:lang w:val="en-GB"/>
                </w:rPr>
                <w:t xml:space="preserve"> By </w:t>
              </w:r>
            </w:ins>
            <w:ins w:id="9054" w:author="Dylan Van Aswegen" w:date="2024-07-16T10:24:00Z" w16du:dateUtc="2024-07-16T08:24:00Z">
              <w:r>
                <w:rPr>
                  <w:rFonts w:ascii="Arial" w:hAnsi="Arial" w:cs="Arial"/>
                  <w:sz w:val="20"/>
                  <w:szCs w:val="20"/>
                  <w:lang w:val="en-GB"/>
                </w:rPr>
                <w:t xml:space="preserve">default, </w:t>
              </w:r>
            </w:ins>
            <w:ins w:id="9055" w:author="Dylan Van Aswegen" w:date="2024-07-16T12:47:00Z" w16du:dateUtc="2024-07-16T10:47:00Z">
              <w:r w:rsidR="001957C6">
                <w:rPr>
                  <w:rFonts w:ascii="Arial" w:hAnsi="Arial" w:cs="Arial"/>
                  <w:sz w:val="20"/>
                  <w:szCs w:val="20"/>
                  <w:lang w:val="en-GB"/>
                </w:rPr>
                <w:t>no</w:t>
              </w:r>
            </w:ins>
            <w:ins w:id="9056" w:author="Dylan Van Aswegen" w:date="2024-07-16T10:24:00Z" w16du:dateUtc="2024-07-16T08:24:00Z">
              <w:r>
                <w:rPr>
                  <w:rFonts w:ascii="Arial" w:hAnsi="Arial" w:cs="Arial"/>
                  <w:sz w:val="20"/>
                  <w:szCs w:val="20"/>
                  <w:lang w:val="en-GB"/>
                </w:rPr>
                <w:t xml:space="preserve"> </w:t>
              </w:r>
            </w:ins>
            <w:ins w:id="9057" w:author="Dylan Van Aswegen" w:date="2024-07-16T10:28:00Z" w16du:dateUtc="2024-07-16T08:28:00Z">
              <w:r>
                <w:rPr>
                  <w:rFonts w:ascii="Arial" w:hAnsi="Arial" w:cs="Arial"/>
                  <w:sz w:val="20"/>
                  <w:szCs w:val="20"/>
                  <w:lang w:val="en-GB"/>
                </w:rPr>
                <w:t>will</w:t>
              </w:r>
            </w:ins>
            <w:ins w:id="9058" w:author="Dylan Van Aswegen" w:date="2024-07-16T10:24:00Z" w16du:dateUtc="2024-07-16T08:24:00Z">
              <w:r>
                <w:rPr>
                  <w:rFonts w:ascii="Arial" w:hAnsi="Arial" w:cs="Arial"/>
                  <w:sz w:val="20"/>
                  <w:szCs w:val="20"/>
                  <w:lang w:val="en-GB"/>
                </w:rPr>
                <w:t xml:space="preserve"> be selected. </w:t>
              </w:r>
            </w:ins>
            <w:ins w:id="9059" w:author="Dylan Van Aswegen" w:date="2024-07-16T10:21:00Z" w16du:dateUtc="2024-07-16T08:21:00Z">
              <w:r>
                <w:rPr>
                  <w:rFonts w:ascii="Arial" w:hAnsi="Arial" w:cs="Arial"/>
                  <w:sz w:val="20"/>
                  <w:szCs w:val="20"/>
                  <w:lang w:val="en-GB"/>
                </w:rPr>
                <w:t xml:space="preserve"> </w:t>
              </w:r>
            </w:ins>
            <w:ins w:id="9060" w:author="Dylan Van Aswegen" w:date="2024-07-16T10:07:00Z" w16du:dateUtc="2024-07-16T08:07:00Z">
              <w:r>
                <w:rPr>
                  <w:rFonts w:ascii="Arial" w:hAnsi="Arial" w:cs="Arial"/>
                  <w:sz w:val="20"/>
                  <w:szCs w:val="20"/>
                  <w:lang w:val="en-GB"/>
                </w:rPr>
                <w:t xml:space="preserve"> </w:t>
              </w:r>
            </w:ins>
          </w:p>
        </w:tc>
      </w:tr>
      <w:tr w:rsidR="00CE14C0" w14:paraId="5977E929" w14:textId="77777777" w:rsidTr="005C5491">
        <w:trPr>
          <w:cnfStyle w:val="000000100000" w:firstRow="0" w:lastRow="0" w:firstColumn="0" w:lastColumn="0" w:oddVBand="0" w:evenVBand="0" w:oddHBand="1" w:evenHBand="0" w:firstRowFirstColumn="0" w:firstRowLastColumn="0" w:lastRowFirstColumn="0" w:lastRowLastColumn="0"/>
          <w:trHeight w:val="192"/>
          <w:ins w:id="9061" w:author="Dylan Van Aswegen" w:date="2024-07-16T10:21:00Z" w16du:dateUtc="2024-07-16T08:21:00Z"/>
        </w:trPr>
        <w:tc>
          <w:tcPr>
            <w:cnfStyle w:val="001000000000" w:firstRow="0" w:lastRow="0" w:firstColumn="1" w:lastColumn="0" w:oddVBand="0" w:evenVBand="0" w:oddHBand="0" w:evenHBand="0" w:firstRowFirstColumn="0" w:firstRowLastColumn="0" w:lastRowFirstColumn="0" w:lastRowLastColumn="0"/>
            <w:tcW w:w="1099" w:type="dxa"/>
          </w:tcPr>
          <w:p w14:paraId="22C40F20" w14:textId="77777777" w:rsidR="00CE14C0" w:rsidRDefault="00CE14C0" w:rsidP="00CE14C0">
            <w:pPr>
              <w:spacing w:line="360" w:lineRule="auto"/>
              <w:jc w:val="both"/>
              <w:rPr>
                <w:ins w:id="9062" w:author="Dylan Van Aswegen" w:date="2024-07-16T10:21:00Z" w16du:dateUtc="2024-07-16T08:21:00Z"/>
                <w:rFonts w:ascii="Arial" w:hAnsi="Arial" w:cs="Arial"/>
                <w:sz w:val="20"/>
                <w:szCs w:val="20"/>
                <w:lang w:val="en-GB"/>
              </w:rPr>
            </w:pPr>
          </w:p>
        </w:tc>
        <w:tc>
          <w:tcPr>
            <w:tcW w:w="1628" w:type="dxa"/>
          </w:tcPr>
          <w:p w14:paraId="5684F6E5" w14:textId="0D1F065B"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063" w:author="Dylan Van Aswegen" w:date="2024-07-16T10:21:00Z" w16du:dateUtc="2024-07-16T08:21:00Z"/>
                <w:rFonts w:ascii="Arial" w:hAnsi="Arial" w:cs="Arial"/>
                <w:sz w:val="20"/>
                <w:szCs w:val="20"/>
                <w:lang w:val="en-GB"/>
              </w:rPr>
            </w:pPr>
            <w:ins w:id="9064" w:author="Dylan Van Aswegen" w:date="2024-07-16T10:22:00Z" w16du:dateUtc="2024-07-16T08:22:00Z">
              <w:r>
                <w:rPr>
                  <w:rFonts w:ascii="Arial" w:hAnsi="Arial" w:cs="Arial"/>
                  <w:sz w:val="20"/>
                  <w:szCs w:val="20"/>
                  <w:lang w:val="en-GB"/>
                </w:rPr>
                <w:t>Free Trail</w:t>
              </w:r>
            </w:ins>
          </w:p>
        </w:tc>
        <w:tc>
          <w:tcPr>
            <w:tcW w:w="1167" w:type="dxa"/>
          </w:tcPr>
          <w:p w14:paraId="460098D7" w14:textId="35A1491A"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065" w:author="Dylan Van Aswegen" w:date="2024-07-16T10:21:00Z" w16du:dateUtc="2024-07-16T08:21:00Z"/>
                <w:rFonts w:ascii="Arial" w:hAnsi="Arial" w:cs="Arial"/>
                <w:sz w:val="20"/>
                <w:szCs w:val="20"/>
                <w:lang w:val="en-GB"/>
              </w:rPr>
            </w:pPr>
            <w:ins w:id="9066" w:author="Dylan Van Aswegen" w:date="2024-07-16T10:22:00Z" w16du:dateUtc="2024-07-16T08:22:00Z">
              <w:r>
                <w:rPr>
                  <w:rFonts w:ascii="Arial" w:hAnsi="Arial" w:cs="Arial"/>
                  <w:sz w:val="20"/>
                  <w:szCs w:val="20"/>
                  <w:lang w:val="en-GB"/>
                </w:rPr>
                <w:t>Radio Button</w:t>
              </w:r>
            </w:ins>
          </w:p>
        </w:tc>
        <w:tc>
          <w:tcPr>
            <w:tcW w:w="2215" w:type="dxa"/>
          </w:tcPr>
          <w:p w14:paraId="40E39388"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067" w:author="Dylan Van Aswegen" w:date="2024-07-16T10:22:00Z" w16du:dateUtc="2024-07-16T08:22:00Z"/>
                <w:rFonts w:ascii="Arial" w:hAnsi="Arial" w:cs="Arial"/>
                <w:sz w:val="20"/>
                <w:szCs w:val="20"/>
                <w:lang w:val="en-GB"/>
              </w:rPr>
            </w:pPr>
            <w:ins w:id="9068" w:author="Dylan Van Aswegen" w:date="2024-07-16T10:22:00Z" w16du:dateUtc="2024-07-16T08:22:00Z">
              <w:r>
                <w:rPr>
                  <w:rFonts w:ascii="Arial" w:hAnsi="Arial" w:cs="Arial"/>
                  <w:sz w:val="20"/>
                  <w:szCs w:val="20"/>
                  <w:lang w:val="en-GB"/>
                </w:rPr>
                <w:t xml:space="preserve">Yes </w:t>
              </w:r>
            </w:ins>
          </w:p>
          <w:p w14:paraId="759FA790"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069" w:author="Dylan Van Aswegen" w:date="2024-07-16T10:22:00Z" w16du:dateUtc="2024-07-16T08:22:00Z"/>
                <w:rFonts w:ascii="Arial" w:hAnsi="Arial" w:cs="Arial"/>
                <w:sz w:val="20"/>
                <w:szCs w:val="20"/>
                <w:lang w:val="en-GB"/>
              </w:rPr>
            </w:pPr>
            <w:ins w:id="9070" w:author="Dylan Van Aswegen" w:date="2024-07-16T10:22:00Z" w16du:dateUtc="2024-07-16T08:22:00Z">
              <w:r>
                <w:rPr>
                  <w:rFonts w:ascii="Arial" w:hAnsi="Arial" w:cs="Arial"/>
                  <w:sz w:val="20"/>
                  <w:szCs w:val="20"/>
                  <w:lang w:val="en-GB"/>
                </w:rPr>
                <w:t xml:space="preserve">No </w:t>
              </w:r>
            </w:ins>
          </w:p>
          <w:p w14:paraId="1FF44E4B" w14:textId="34B7A6A0"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071" w:author="Dylan Van Aswegen" w:date="2024-07-16T10:21:00Z" w16du:dateUtc="2024-07-16T08:21:00Z"/>
                <w:rFonts w:ascii="Arial" w:hAnsi="Arial" w:cs="Arial"/>
                <w:sz w:val="20"/>
                <w:szCs w:val="20"/>
                <w:lang w:val="en-GB"/>
              </w:rPr>
            </w:pPr>
            <w:ins w:id="9072" w:author="Dylan Van Aswegen" w:date="2024-07-16T10:25:00Z" w16du:dateUtc="2024-07-16T08:25:00Z">
              <w:r>
                <w:rPr>
                  <w:rFonts w:ascii="Arial" w:hAnsi="Arial" w:cs="Arial"/>
                  <w:sz w:val="20"/>
                  <w:szCs w:val="20"/>
                  <w:lang w:val="en-GB"/>
                </w:rPr>
                <w:t>Show All</w:t>
              </w:r>
            </w:ins>
          </w:p>
        </w:tc>
        <w:tc>
          <w:tcPr>
            <w:tcW w:w="1369" w:type="dxa"/>
          </w:tcPr>
          <w:p w14:paraId="7A6C5315" w14:textId="0B6EC241"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073" w:author="Dylan Van Aswegen" w:date="2024-07-16T10:21:00Z" w16du:dateUtc="2024-07-16T08:21:00Z"/>
                <w:rFonts w:ascii="Arial" w:hAnsi="Arial" w:cs="Arial"/>
                <w:sz w:val="20"/>
                <w:szCs w:val="20"/>
                <w:lang w:val="en-GB"/>
              </w:rPr>
            </w:pPr>
            <w:ins w:id="9074" w:author="Dylan Van Aswegen" w:date="2024-07-16T10:23:00Z" w16du:dateUtc="2024-07-16T08:23:00Z">
              <w:r>
                <w:rPr>
                  <w:rFonts w:ascii="Arial" w:hAnsi="Arial" w:cs="Arial"/>
                  <w:sz w:val="20"/>
                  <w:szCs w:val="20"/>
                  <w:lang w:val="en-GB"/>
                </w:rPr>
                <w:t>N/A</w:t>
              </w:r>
            </w:ins>
          </w:p>
        </w:tc>
        <w:tc>
          <w:tcPr>
            <w:tcW w:w="3296" w:type="dxa"/>
          </w:tcPr>
          <w:p w14:paraId="192FDF42" w14:textId="77777777"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075" w:author="Dylan Van Aswegen" w:date="2024-07-16T10:28:00Z" w16du:dateUtc="2024-07-16T08:28:00Z"/>
                <w:rFonts w:ascii="Arial" w:hAnsi="Arial" w:cs="Arial"/>
                <w:sz w:val="20"/>
                <w:szCs w:val="20"/>
                <w:lang w:val="en-GB"/>
              </w:rPr>
            </w:pPr>
            <w:ins w:id="9076" w:author="Dylan Van Aswegen" w:date="2024-07-16T10:23:00Z" w16du:dateUtc="2024-07-16T08:23:00Z">
              <w:r>
                <w:rPr>
                  <w:rFonts w:ascii="Arial" w:hAnsi="Arial" w:cs="Arial"/>
                  <w:sz w:val="20"/>
                  <w:szCs w:val="20"/>
                  <w:lang w:val="en-GB"/>
                </w:rPr>
                <w:t>The application administrator will be able to use this field to filter the results in the table by organisations that are on a free trail, not on a free trail retired, and all organisations.</w:t>
              </w:r>
            </w:ins>
          </w:p>
          <w:p w14:paraId="28BC438B" w14:textId="15154F74"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077" w:author="Dylan Van Aswegen" w:date="2024-07-16T10:21:00Z" w16du:dateUtc="2024-07-16T08:21:00Z"/>
                <w:rFonts w:ascii="Arial" w:hAnsi="Arial" w:cs="Arial"/>
                <w:sz w:val="20"/>
                <w:szCs w:val="20"/>
                <w:lang w:val="en-GB"/>
              </w:rPr>
            </w:pPr>
            <w:ins w:id="9078" w:author="Dylan Van Aswegen" w:date="2024-07-16T10:28:00Z" w16du:dateUtc="2024-07-16T08:28:00Z">
              <w:r>
                <w:rPr>
                  <w:rFonts w:ascii="Arial" w:hAnsi="Arial" w:cs="Arial"/>
                  <w:sz w:val="20"/>
                  <w:szCs w:val="20"/>
                  <w:lang w:val="en-GB"/>
                </w:rPr>
                <w:t xml:space="preserve">By default, all will be selected.   </w:t>
              </w:r>
            </w:ins>
            <w:ins w:id="9079" w:author="Dylan Van Aswegen" w:date="2024-07-16T10:23:00Z" w16du:dateUtc="2024-07-16T08:23:00Z">
              <w:r>
                <w:rPr>
                  <w:rFonts w:ascii="Arial" w:hAnsi="Arial" w:cs="Arial"/>
                  <w:sz w:val="20"/>
                  <w:szCs w:val="20"/>
                  <w:lang w:val="en-GB"/>
                </w:rPr>
                <w:t xml:space="preserve"> </w:t>
              </w:r>
            </w:ins>
          </w:p>
        </w:tc>
      </w:tr>
      <w:tr w:rsidR="00CE14C0" w14:paraId="397E59F7" w14:textId="77777777" w:rsidTr="005C5491">
        <w:trPr>
          <w:trHeight w:val="192"/>
          <w:ins w:id="9080" w:author="Dylan Van Aswegen" w:date="2024-07-16T10:21:00Z" w16du:dateUtc="2024-07-16T08:21:00Z"/>
        </w:trPr>
        <w:tc>
          <w:tcPr>
            <w:cnfStyle w:val="001000000000" w:firstRow="0" w:lastRow="0" w:firstColumn="1" w:lastColumn="0" w:oddVBand="0" w:evenVBand="0" w:oddHBand="0" w:evenHBand="0" w:firstRowFirstColumn="0" w:firstRowLastColumn="0" w:lastRowFirstColumn="0" w:lastRowLastColumn="0"/>
            <w:tcW w:w="1099" w:type="dxa"/>
          </w:tcPr>
          <w:p w14:paraId="7475F710" w14:textId="77777777" w:rsidR="00CE14C0" w:rsidRDefault="00CE14C0" w:rsidP="00CE14C0">
            <w:pPr>
              <w:spacing w:line="360" w:lineRule="auto"/>
              <w:jc w:val="both"/>
              <w:rPr>
                <w:ins w:id="9081" w:author="Dylan Van Aswegen" w:date="2024-07-16T10:21:00Z" w16du:dateUtc="2024-07-16T08:21:00Z"/>
                <w:rFonts w:ascii="Arial" w:hAnsi="Arial" w:cs="Arial"/>
                <w:sz w:val="20"/>
                <w:szCs w:val="20"/>
                <w:lang w:val="en-GB"/>
              </w:rPr>
            </w:pPr>
          </w:p>
        </w:tc>
        <w:tc>
          <w:tcPr>
            <w:tcW w:w="1628" w:type="dxa"/>
          </w:tcPr>
          <w:p w14:paraId="6C9429C7" w14:textId="7996E8C0"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082" w:author="Dylan Van Aswegen" w:date="2024-07-16T10:21:00Z" w16du:dateUtc="2024-07-16T08:21:00Z"/>
                <w:rFonts w:ascii="Arial" w:hAnsi="Arial" w:cs="Arial"/>
                <w:sz w:val="20"/>
                <w:szCs w:val="20"/>
                <w:lang w:val="en-GB"/>
              </w:rPr>
            </w:pPr>
            <w:ins w:id="9083" w:author="Dylan Van Aswegen" w:date="2024-07-16T10:25:00Z" w16du:dateUtc="2024-07-16T08:25:00Z">
              <w:r>
                <w:rPr>
                  <w:rFonts w:ascii="Arial" w:hAnsi="Arial" w:cs="Arial"/>
                  <w:sz w:val="20"/>
                  <w:szCs w:val="20"/>
                  <w:lang w:val="en-GB"/>
                </w:rPr>
                <w:t>Member Bracket Exceeded</w:t>
              </w:r>
            </w:ins>
          </w:p>
        </w:tc>
        <w:tc>
          <w:tcPr>
            <w:tcW w:w="1167" w:type="dxa"/>
          </w:tcPr>
          <w:p w14:paraId="0B13B8FF" w14:textId="29CF4735"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084" w:author="Dylan Van Aswegen" w:date="2024-07-16T10:21:00Z" w16du:dateUtc="2024-07-16T08:21:00Z"/>
                <w:rFonts w:ascii="Arial" w:hAnsi="Arial" w:cs="Arial"/>
                <w:sz w:val="20"/>
                <w:szCs w:val="20"/>
                <w:lang w:val="en-GB"/>
              </w:rPr>
            </w:pPr>
            <w:ins w:id="9085" w:author="Dylan Van Aswegen" w:date="2024-07-16T10:28:00Z">
              <w:r>
                <w:rPr>
                  <w:rFonts w:ascii="Arial" w:hAnsi="Arial" w:cs="Arial"/>
                  <w:sz w:val="20"/>
                  <w:szCs w:val="20"/>
                  <w:lang w:val="en-GB"/>
                </w:rPr>
                <w:t>Radio Button</w:t>
              </w:r>
            </w:ins>
          </w:p>
        </w:tc>
        <w:tc>
          <w:tcPr>
            <w:tcW w:w="2215" w:type="dxa"/>
          </w:tcPr>
          <w:p w14:paraId="76EF0301" w14:textId="77777777"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086" w:author="Dylan Van Aswegen" w:date="2024-07-16T10:28:00Z"/>
                <w:rFonts w:ascii="Arial" w:hAnsi="Arial" w:cs="Arial"/>
                <w:sz w:val="20"/>
                <w:szCs w:val="20"/>
                <w:lang w:val="en-GB"/>
              </w:rPr>
            </w:pPr>
            <w:ins w:id="9087" w:author="Dylan Van Aswegen" w:date="2024-07-16T10:28:00Z">
              <w:r>
                <w:rPr>
                  <w:rFonts w:ascii="Arial" w:hAnsi="Arial" w:cs="Arial"/>
                  <w:sz w:val="20"/>
                  <w:szCs w:val="20"/>
                  <w:lang w:val="en-GB"/>
                </w:rPr>
                <w:t xml:space="preserve">Yes </w:t>
              </w:r>
            </w:ins>
          </w:p>
          <w:p w14:paraId="4A532EE1" w14:textId="77777777"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088" w:author="Dylan Van Aswegen" w:date="2024-07-16T10:28:00Z"/>
                <w:rFonts w:ascii="Arial" w:hAnsi="Arial" w:cs="Arial"/>
                <w:sz w:val="20"/>
                <w:szCs w:val="20"/>
                <w:lang w:val="en-GB"/>
              </w:rPr>
            </w:pPr>
            <w:ins w:id="9089" w:author="Dylan Van Aswegen" w:date="2024-07-16T10:28:00Z">
              <w:r>
                <w:rPr>
                  <w:rFonts w:ascii="Arial" w:hAnsi="Arial" w:cs="Arial"/>
                  <w:sz w:val="20"/>
                  <w:szCs w:val="20"/>
                  <w:lang w:val="en-GB"/>
                </w:rPr>
                <w:t xml:space="preserve">No </w:t>
              </w:r>
            </w:ins>
          </w:p>
          <w:p w14:paraId="0EACD24D" w14:textId="743A4EC4"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090" w:author="Dylan Van Aswegen" w:date="2024-07-16T10:21:00Z" w16du:dateUtc="2024-07-16T08:21:00Z"/>
                <w:rFonts w:ascii="Arial" w:hAnsi="Arial" w:cs="Arial"/>
                <w:sz w:val="20"/>
                <w:szCs w:val="20"/>
                <w:lang w:val="en-GB"/>
              </w:rPr>
            </w:pPr>
            <w:ins w:id="9091" w:author="Dylan Van Aswegen" w:date="2024-07-16T10:28:00Z">
              <w:r>
                <w:rPr>
                  <w:rFonts w:ascii="Arial" w:hAnsi="Arial" w:cs="Arial"/>
                  <w:sz w:val="20"/>
                  <w:szCs w:val="20"/>
                  <w:lang w:val="en-GB"/>
                </w:rPr>
                <w:t>Show All</w:t>
              </w:r>
            </w:ins>
          </w:p>
        </w:tc>
        <w:tc>
          <w:tcPr>
            <w:tcW w:w="1369" w:type="dxa"/>
          </w:tcPr>
          <w:p w14:paraId="170C8847" w14:textId="5A73F8F2"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092" w:author="Dylan Van Aswegen" w:date="2024-07-16T10:21:00Z" w16du:dateUtc="2024-07-16T08:21:00Z"/>
                <w:rFonts w:ascii="Arial" w:hAnsi="Arial" w:cs="Arial"/>
                <w:sz w:val="20"/>
                <w:szCs w:val="20"/>
                <w:lang w:val="en-GB"/>
              </w:rPr>
            </w:pPr>
            <w:ins w:id="9093" w:author="Dylan Van Aswegen" w:date="2024-07-16T10:25:00Z" w16du:dateUtc="2024-07-16T08:25:00Z">
              <w:r>
                <w:rPr>
                  <w:rFonts w:ascii="Arial" w:hAnsi="Arial" w:cs="Arial"/>
                  <w:sz w:val="20"/>
                  <w:szCs w:val="20"/>
                  <w:lang w:val="en-GB"/>
                </w:rPr>
                <w:t>N/A</w:t>
              </w:r>
            </w:ins>
          </w:p>
        </w:tc>
        <w:tc>
          <w:tcPr>
            <w:tcW w:w="3296" w:type="dxa"/>
          </w:tcPr>
          <w:p w14:paraId="6EB798E5" w14:textId="77777777"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094" w:author="Dylan Van Aswegen" w:date="2024-07-16T10:29:00Z" w16du:dateUtc="2024-07-16T08:29:00Z"/>
                <w:rFonts w:ascii="Arial" w:hAnsi="Arial" w:cs="Arial"/>
                <w:sz w:val="20"/>
                <w:szCs w:val="20"/>
                <w:lang w:val="en-GB"/>
              </w:rPr>
            </w:pPr>
            <w:ins w:id="9095" w:author="Dylan Van Aswegen" w:date="2024-07-16T10:26:00Z" w16du:dateUtc="2024-07-16T08:26:00Z">
              <w:r>
                <w:rPr>
                  <w:rFonts w:ascii="Arial" w:hAnsi="Arial" w:cs="Arial"/>
                  <w:sz w:val="20"/>
                  <w:szCs w:val="20"/>
                  <w:lang w:val="en-GB"/>
                </w:rPr>
                <w:t>The application administrator will be able to use this field to filter the results in the table by organisations that have exceeded the number of members allowed by their current subscription plan, not exceeded the number of members allowed by their current subscription plan, and all organisations</w:t>
              </w:r>
            </w:ins>
            <w:ins w:id="9096" w:author="Dylan Van Aswegen" w:date="2024-07-16T10:29:00Z" w16du:dateUtc="2024-07-16T08:29:00Z">
              <w:r>
                <w:rPr>
                  <w:rFonts w:ascii="Arial" w:hAnsi="Arial" w:cs="Arial"/>
                  <w:sz w:val="20"/>
                  <w:szCs w:val="20"/>
                  <w:lang w:val="en-GB"/>
                </w:rPr>
                <w:t>.</w:t>
              </w:r>
            </w:ins>
          </w:p>
          <w:p w14:paraId="56D4B707" w14:textId="4394B9BE"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097" w:author="Dylan Van Aswegen" w:date="2024-07-16T10:21:00Z" w16du:dateUtc="2024-07-16T08:21:00Z"/>
                <w:rFonts w:ascii="Arial" w:hAnsi="Arial" w:cs="Arial"/>
                <w:sz w:val="20"/>
                <w:szCs w:val="20"/>
                <w:lang w:val="en-GB"/>
              </w:rPr>
            </w:pPr>
            <w:ins w:id="9098" w:author="Dylan Van Aswegen" w:date="2024-07-16T10:29:00Z" w16du:dateUtc="2024-07-16T08:29:00Z">
              <w:r>
                <w:rPr>
                  <w:rFonts w:ascii="Arial" w:hAnsi="Arial" w:cs="Arial"/>
                  <w:sz w:val="20"/>
                  <w:szCs w:val="20"/>
                  <w:lang w:val="en-GB"/>
                </w:rPr>
                <w:t xml:space="preserve">By default, no will be selected.   </w:t>
              </w:r>
            </w:ins>
          </w:p>
        </w:tc>
      </w:tr>
      <w:tr w:rsidR="00CE14C0" w14:paraId="243FCE10" w14:textId="77777777" w:rsidTr="005C5491">
        <w:trPr>
          <w:cnfStyle w:val="000000100000" w:firstRow="0" w:lastRow="0" w:firstColumn="0" w:lastColumn="0" w:oddVBand="0" w:evenVBand="0" w:oddHBand="1" w:evenHBand="0" w:firstRowFirstColumn="0" w:firstRowLastColumn="0" w:lastRowFirstColumn="0" w:lastRowLastColumn="0"/>
          <w:trHeight w:val="192"/>
          <w:ins w:id="9099" w:author="Dylan Van Aswegen" w:date="2024-07-16T10:21:00Z" w16du:dateUtc="2024-07-16T08:21:00Z"/>
        </w:trPr>
        <w:tc>
          <w:tcPr>
            <w:cnfStyle w:val="001000000000" w:firstRow="0" w:lastRow="0" w:firstColumn="1" w:lastColumn="0" w:oddVBand="0" w:evenVBand="0" w:oddHBand="0" w:evenHBand="0" w:firstRowFirstColumn="0" w:firstRowLastColumn="0" w:lastRowFirstColumn="0" w:lastRowLastColumn="0"/>
            <w:tcW w:w="1099" w:type="dxa"/>
          </w:tcPr>
          <w:p w14:paraId="24D64D8F" w14:textId="77777777" w:rsidR="00CE14C0" w:rsidRDefault="00CE14C0" w:rsidP="00CE14C0">
            <w:pPr>
              <w:spacing w:line="360" w:lineRule="auto"/>
              <w:jc w:val="both"/>
              <w:rPr>
                <w:ins w:id="9100" w:author="Dylan Van Aswegen" w:date="2024-07-16T10:21:00Z" w16du:dateUtc="2024-07-16T08:21:00Z"/>
                <w:rFonts w:ascii="Arial" w:hAnsi="Arial" w:cs="Arial"/>
                <w:sz w:val="20"/>
                <w:szCs w:val="20"/>
                <w:lang w:val="en-GB"/>
              </w:rPr>
            </w:pPr>
          </w:p>
        </w:tc>
        <w:tc>
          <w:tcPr>
            <w:tcW w:w="1628" w:type="dxa"/>
          </w:tcPr>
          <w:p w14:paraId="4C6A3A58" w14:textId="2933F41A"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01" w:author="Dylan Van Aswegen" w:date="2024-07-16T10:21:00Z" w16du:dateUtc="2024-07-16T08:21:00Z"/>
                <w:rFonts w:ascii="Arial" w:hAnsi="Arial" w:cs="Arial"/>
                <w:sz w:val="20"/>
                <w:szCs w:val="20"/>
                <w:lang w:val="en-GB"/>
              </w:rPr>
            </w:pPr>
            <w:ins w:id="9102" w:author="Dylan Van Aswegen" w:date="2024-07-16T10:28:00Z" w16du:dateUtc="2024-07-16T08:28:00Z">
              <w:r>
                <w:rPr>
                  <w:rFonts w:ascii="Arial" w:hAnsi="Arial" w:cs="Arial"/>
                  <w:sz w:val="20"/>
                  <w:szCs w:val="20"/>
                  <w:lang w:val="en-GB"/>
                </w:rPr>
                <w:t>Unpaid Embed / API</w:t>
              </w:r>
            </w:ins>
          </w:p>
        </w:tc>
        <w:tc>
          <w:tcPr>
            <w:tcW w:w="1167" w:type="dxa"/>
          </w:tcPr>
          <w:p w14:paraId="224D222E" w14:textId="59C106E7"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03" w:author="Dylan Van Aswegen" w:date="2024-07-16T10:21:00Z" w16du:dateUtc="2024-07-16T08:21:00Z"/>
                <w:rFonts w:ascii="Arial" w:hAnsi="Arial" w:cs="Arial"/>
                <w:sz w:val="20"/>
                <w:szCs w:val="20"/>
                <w:lang w:val="en-GB"/>
              </w:rPr>
            </w:pPr>
            <w:ins w:id="9104" w:author="Dylan Van Aswegen" w:date="2024-07-16T10:33:00Z">
              <w:r>
                <w:rPr>
                  <w:rFonts w:ascii="Arial" w:hAnsi="Arial" w:cs="Arial"/>
                  <w:sz w:val="20"/>
                  <w:szCs w:val="20"/>
                  <w:lang w:val="en-GB"/>
                </w:rPr>
                <w:t>Radio Button</w:t>
              </w:r>
            </w:ins>
          </w:p>
        </w:tc>
        <w:tc>
          <w:tcPr>
            <w:tcW w:w="2215" w:type="dxa"/>
          </w:tcPr>
          <w:p w14:paraId="7C5C5048"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05" w:author="Dylan Van Aswegen" w:date="2024-07-16T10:33:00Z"/>
                <w:rFonts w:ascii="Arial" w:hAnsi="Arial" w:cs="Arial"/>
                <w:sz w:val="20"/>
                <w:szCs w:val="20"/>
                <w:lang w:val="en-GB"/>
              </w:rPr>
            </w:pPr>
            <w:ins w:id="9106" w:author="Dylan Van Aswegen" w:date="2024-07-16T10:33:00Z">
              <w:r>
                <w:rPr>
                  <w:rFonts w:ascii="Arial" w:hAnsi="Arial" w:cs="Arial"/>
                  <w:sz w:val="20"/>
                  <w:szCs w:val="20"/>
                  <w:lang w:val="en-GB"/>
                </w:rPr>
                <w:t xml:space="preserve">Yes </w:t>
              </w:r>
            </w:ins>
          </w:p>
          <w:p w14:paraId="7C80D975"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07" w:author="Dylan Van Aswegen" w:date="2024-07-16T10:33:00Z"/>
                <w:rFonts w:ascii="Arial" w:hAnsi="Arial" w:cs="Arial"/>
                <w:sz w:val="20"/>
                <w:szCs w:val="20"/>
                <w:lang w:val="en-GB"/>
              </w:rPr>
            </w:pPr>
            <w:ins w:id="9108" w:author="Dylan Van Aswegen" w:date="2024-07-16T10:33:00Z">
              <w:r>
                <w:rPr>
                  <w:rFonts w:ascii="Arial" w:hAnsi="Arial" w:cs="Arial"/>
                  <w:sz w:val="20"/>
                  <w:szCs w:val="20"/>
                  <w:lang w:val="en-GB"/>
                </w:rPr>
                <w:t xml:space="preserve">No </w:t>
              </w:r>
            </w:ins>
          </w:p>
          <w:p w14:paraId="0424FAE2" w14:textId="76234EB8"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09" w:author="Dylan Van Aswegen" w:date="2024-07-16T10:21:00Z" w16du:dateUtc="2024-07-16T08:21:00Z"/>
                <w:rFonts w:ascii="Arial" w:hAnsi="Arial" w:cs="Arial"/>
                <w:sz w:val="20"/>
                <w:szCs w:val="20"/>
                <w:lang w:val="en-GB"/>
              </w:rPr>
            </w:pPr>
            <w:ins w:id="9110" w:author="Dylan Van Aswegen" w:date="2024-07-16T10:33:00Z">
              <w:r>
                <w:rPr>
                  <w:rFonts w:ascii="Arial" w:hAnsi="Arial" w:cs="Arial"/>
                  <w:sz w:val="20"/>
                  <w:szCs w:val="20"/>
                  <w:lang w:val="en-GB"/>
                </w:rPr>
                <w:t>Show All</w:t>
              </w:r>
            </w:ins>
          </w:p>
        </w:tc>
        <w:tc>
          <w:tcPr>
            <w:tcW w:w="1369" w:type="dxa"/>
          </w:tcPr>
          <w:p w14:paraId="19B95E1C" w14:textId="7FD2E6CC"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11" w:author="Dylan Van Aswegen" w:date="2024-07-16T10:21:00Z" w16du:dateUtc="2024-07-16T08:21:00Z"/>
                <w:rFonts w:ascii="Arial" w:hAnsi="Arial" w:cs="Arial"/>
                <w:sz w:val="20"/>
                <w:szCs w:val="20"/>
                <w:lang w:val="en-GB"/>
              </w:rPr>
            </w:pPr>
            <w:ins w:id="9112" w:author="Dylan Van Aswegen" w:date="2024-07-16T10:33:00Z">
              <w:r>
                <w:rPr>
                  <w:rFonts w:ascii="Arial" w:hAnsi="Arial" w:cs="Arial"/>
                  <w:sz w:val="20"/>
                  <w:szCs w:val="20"/>
                  <w:lang w:val="en-GB"/>
                </w:rPr>
                <w:t>N/A</w:t>
              </w:r>
            </w:ins>
          </w:p>
        </w:tc>
        <w:tc>
          <w:tcPr>
            <w:tcW w:w="3296" w:type="dxa"/>
          </w:tcPr>
          <w:p w14:paraId="7AE7C2C9" w14:textId="77777777"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13" w:author="Dylan Van Aswegen" w:date="2024-07-16T10:33:00Z"/>
                <w:rFonts w:ascii="Arial" w:hAnsi="Arial" w:cs="Arial"/>
                <w:sz w:val="20"/>
                <w:szCs w:val="20"/>
                <w:lang w:val="en-GB"/>
              </w:rPr>
            </w:pPr>
            <w:ins w:id="9114" w:author="Dylan Van Aswegen" w:date="2024-07-16T10:33:00Z">
              <w:r>
                <w:rPr>
                  <w:rFonts w:ascii="Arial" w:hAnsi="Arial" w:cs="Arial"/>
                  <w:sz w:val="20"/>
                  <w:szCs w:val="20"/>
                  <w:lang w:val="en-GB"/>
                </w:rPr>
                <w:t xml:space="preserve">The application administrator will be able to use this field to filter the organisation in the table to show those who have paid for their embed or API feature, those who have not and all organisations. </w:t>
              </w:r>
            </w:ins>
          </w:p>
          <w:p w14:paraId="775C1FE0" w14:textId="027E497F"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15" w:author="Dylan Van Aswegen" w:date="2024-07-16T10:21:00Z" w16du:dateUtc="2024-07-16T08:21:00Z"/>
                <w:rFonts w:ascii="Arial" w:hAnsi="Arial" w:cs="Arial"/>
                <w:sz w:val="20"/>
                <w:szCs w:val="20"/>
                <w:lang w:val="en-GB"/>
              </w:rPr>
            </w:pPr>
            <w:ins w:id="9116" w:author="Dylan Van Aswegen" w:date="2024-07-16T10:33:00Z">
              <w:r>
                <w:rPr>
                  <w:rFonts w:ascii="Arial" w:hAnsi="Arial" w:cs="Arial"/>
                  <w:sz w:val="20"/>
                  <w:szCs w:val="20"/>
                  <w:lang w:val="en-GB"/>
                </w:rPr>
                <w:t xml:space="preserve">By </w:t>
              </w:r>
            </w:ins>
            <w:ins w:id="9117" w:author="Dylan Van Aswegen" w:date="2024-07-16T10:34:00Z" w16du:dateUtc="2024-07-16T08:34:00Z">
              <w:r>
                <w:rPr>
                  <w:rFonts w:ascii="Arial" w:hAnsi="Arial" w:cs="Arial"/>
                  <w:sz w:val="20"/>
                  <w:szCs w:val="20"/>
                  <w:lang w:val="en-GB"/>
                </w:rPr>
                <w:t>default, all</w:t>
              </w:r>
            </w:ins>
            <w:ins w:id="9118" w:author="Dylan Van Aswegen" w:date="2024-07-16T10:33:00Z">
              <w:r>
                <w:rPr>
                  <w:rFonts w:ascii="Arial" w:hAnsi="Arial" w:cs="Arial"/>
                  <w:sz w:val="20"/>
                  <w:szCs w:val="20"/>
                  <w:lang w:val="en-GB"/>
                </w:rPr>
                <w:t xml:space="preserve"> will be shown. </w:t>
              </w:r>
            </w:ins>
          </w:p>
        </w:tc>
      </w:tr>
      <w:tr w:rsidR="00CE14C0" w14:paraId="7FC67FA1" w14:textId="77777777" w:rsidTr="005C5491">
        <w:trPr>
          <w:trHeight w:val="192"/>
          <w:ins w:id="9119" w:author="Dylan Van Aswegen" w:date="2024-07-16T10:33:00Z" w16du:dateUtc="2024-07-16T08:33:00Z"/>
        </w:trPr>
        <w:tc>
          <w:tcPr>
            <w:cnfStyle w:val="001000000000" w:firstRow="0" w:lastRow="0" w:firstColumn="1" w:lastColumn="0" w:oddVBand="0" w:evenVBand="0" w:oddHBand="0" w:evenHBand="0" w:firstRowFirstColumn="0" w:firstRowLastColumn="0" w:lastRowFirstColumn="0" w:lastRowLastColumn="0"/>
            <w:tcW w:w="1099" w:type="dxa"/>
          </w:tcPr>
          <w:p w14:paraId="5E910A5F" w14:textId="77777777" w:rsidR="00CE14C0" w:rsidRDefault="00CE14C0" w:rsidP="00CE14C0">
            <w:pPr>
              <w:spacing w:line="360" w:lineRule="auto"/>
              <w:jc w:val="both"/>
              <w:rPr>
                <w:ins w:id="9120" w:author="Dylan Van Aswegen" w:date="2024-07-16T10:33:00Z" w16du:dateUtc="2024-07-16T08:33:00Z"/>
                <w:rFonts w:ascii="Arial" w:hAnsi="Arial" w:cs="Arial"/>
                <w:sz w:val="20"/>
                <w:szCs w:val="20"/>
                <w:lang w:val="en-GB"/>
              </w:rPr>
            </w:pPr>
          </w:p>
        </w:tc>
        <w:tc>
          <w:tcPr>
            <w:tcW w:w="1628" w:type="dxa"/>
          </w:tcPr>
          <w:p w14:paraId="7D47BD11" w14:textId="250F594F"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121" w:author="Dylan Van Aswegen" w:date="2024-07-16T10:33:00Z" w16du:dateUtc="2024-07-16T08:33:00Z"/>
                <w:rFonts w:ascii="Arial" w:hAnsi="Arial" w:cs="Arial"/>
                <w:sz w:val="20"/>
                <w:szCs w:val="20"/>
                <w:lang w:val="en-GB"/>
              </w:rPr>
            </w:pPr>
            <w:ins w:id="9122" w:author="Dylan Van Aswegen" w:date="2024-07-16T10:33:00Z" w16du:dateUtc="2024-07-16T08:33:00Z">
              <w:r>
                <w:rPr>
                  <w:rFonts w:ascii="Arial" w:hAnsi="Arial" w:cs="Arial"/>
                  <w:sz w:val="20"/>
                  <w:szCs w:val="20"/>
                  <w:lang w:val="en-GB"/>
                </w:rPr>
                <w:t>Over Transaction Limit</w:t>
              </w:r>
            </w:ins>
          </w:p>
        </w:tc>
        <w:tc>
          <w:tcPr>
            <w:tcW w:w="1167" w:type="dxa"/>
          </w:tcPr>
          <w:p w14:paraId="442D3E38" w14:textId="6E8B1A4A"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123" w:author="Dylan Van Aswegen" w:date="2024-07-16T10:33:00Z" w16du:dateUtc="2024-07-16T08:33:00Z"/>
                <w:rFonts w:ascii="Arial" w:hAnsi="Arial" w:cs="Arial"/>
                <w:sz w:val="20"/>
                <w:szCs w:val="20"/>
                <w:lang w:val="en-GB"/>
              </w:rPr>
            </w:pPr>
            <w:ins w:id="9124" w:author="Dylan Van Aswegen" w:date="2024-07-16T10:33:00Z">
              <w:r>
                <w:rPr>
                  <w:rFonts w:ascii="Arial" w:hAnsi="Arial" w:cs="Arial"/>
                  <w:sz w:val="20"/>
                  <w:szCs w:val="20"/>
                  <w:lang w:val="en-GB"/>
                </w:rPr>
                <w:t>Radio Button</w:t>
              </w:r>
            </w:ins>
          </w:p>
        </w:tc>
        <w:tc>
          <w:tcPr>
            <w:tcW w:w="2215" w:type="dxa"/>
          </w:tcPr>
          <w:p w14:paraId="697C6A10" w14:textId="77777777"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125" w:author="Dylan Van Aswegen" w:date="2024-07-16T10:33:00Z"/>
                <w:rFonts w:ascii="Arial" w:hAnsi="Arial" w:cs="Arial"/>
                <w:sz w:val="20"/>
                <w:szCs w:val="20"/>
                <w:lang w:val="en-GB"/>
              </w:rPr>
            </w:pPr>
            <w:ins w:id="9126" w:author="Dylan Van Aswegen" w:date="2024-07-16T10:33:00Z">
              <w:r>
                <w:rPr>
                  <w:rFonts w:ascii="Arial" w:hAnsi="Arial" w:cs="Arial"/>
                  <w:sz w:val="20"/>
                  <w:szCs w:val="20"/>
                  <w:lang w:val="en-GB"/>
                </w:rPr>
                <w:t xml:space="preserve">Yes </w:t>
              </w:r>
            </w:ins>
          </w:p>
          <w:p w14:paraId="64FDD847" w14:textId="77777777"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127" w:author="Dylan Van Aswegen" w:date="2024-07-16T10:33:00Z"/>
                <w:rFonts w:ascii="Arial" w:hAnsi="Arial" w:cs="Arial"/>
                <w:sz w:val="20"/>
                <w:szCs w:val="20"/>
                <w:lang w:val="en-GB"/>
              </w:rPr>
            </w:pPr>
            <w:ins w:id="9128" w:author="Dylan Van Aswegen" w:date="2024-07-16T10:33:00Z">
              <w:r>
                <w:rPr>
                  <w:rFonts w:ascii="Arial" w:hAnsi="Arial" w:cs="Arial"/>
                  <w:sz w:val="20"/>
                  <w:szCs w:val="20"/>
                  <w:lang w:val="en-GB"/>
                </w:rPr>
                <w:t xml:space="preserve">No </w:t>
              </w:r>
            </w:ins>
          </w:p>
          <w:p w14:paraId="16B8CCBA" w14:textId="795F0E48"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129" w:author="Dylan Van Aswegen" w:date="2024-07-16T10:33:00Z" w16du:dateUtc="2024-07-16T08:33:00Z"/>
                <w:rFonts w:ascii="Arial" w:hAnsi="Arial" w:cs="Arial"/>
                <w:sz w:val="20"/>
                <w:szCs w:val="20"/>
                <w:lang w:val="en-GB"/>
              </w:rPr>
            </w:pPr>
            <w:ins w:id="9130" w:author="Dylan Van Aswegen" w:date="2024-07-16T10:33:00Z">
              <w:r>
                <w:rPr>
                  <w:rFonts w:ascii="Arial" w:hAnsi="Arial" w:cs="Arial"/>
                  <w:sz w:val="20"/>
                  <w:szCs w:val="20"/>
                  <w:lang w:val="en-GB"/>
                </w:rPr>
                <w:t>Show All</w:t>
              </w:r>
            </w:ins>
          </w:p>
        </w:tc>
        <w:tc>
          <w:tcPr>
            <w:tcW w:w="1369" w:type="dxa"/>
          </w:tcPr>
          <w:p w14:paraId="4A92C201" w14:textId="4EB3CEFA"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131" w:author="Dylan Van Aswegen" w:date="2024-07-16T10:33:00Z" w16du:dateUtc="2024-07-16T08:33:00Z"/>
                <w:rFonts w:ascii="Arial" w:hAnsi="Arial" w:cs="Arial"/>
                <w:sz w:val="20"/>
                <w:szCs w:val="20"/>
                <w:lang w:val="en-GB"/>
              </w:rPr>
            </w:pPr>
            <w:ins w:id="9132" w:author="Dylan Van Aswegen" w:date="2024-07-16T10:33:00Z">
              <w:r>
                <w:rPr>
                  <w:rFonts w:ascii="Arial" w:hAnsi="Arial" w:cs="Arial"/>
                  <w:sz w:val="20"/>
                  <w:szCs w:val="20"/>
                  <w:lang w:val="en-GB"/>
                </w:rPr>
                <w:t>N/A</w:t>
              </w:r>
            </w:ins>
          </w:p>
        </w:tc>
        <w:tc>
          <w:tcPr>
            <w:tcW w:w="3296" w:type="dxa"/>
          </w:tcPr>
          <w:p w14:paraId="46B69778" w14:textId="77777777"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133" w:author="Dylan Van Aswegen" w:date="2024-07-16T10:35:00Z" w16du:dateUtc="2024-07-16T08:35:00Z"/>
                <w:rFonts w:ascii="Arial" w:hAnsi="Arial" w:cs="Arial"/>
                <w:sz w:val="20"/>
                <w:szCs w:val="20"/>
                <w:lang w:val="en-GB"/>
              </w:rPr>
            </w:pPr>
            <w:ins w:id="9134" w:author="Dylan Van Aswegen" w:date="2024-07-16T10:33:00Z">
              <w:r>
                <w:rPr>
                  <w:rFonts w:ascii="Arial" w:hAnsi="Arial" w:cs="Arial"/>
                  <w:sz w:val="20"/>
                  <w:szCs w:val="20"/>
                  <w:lang w:val="en-GB"/>
                </w:rPr>
                <w:t xml:space="preserve">The application administrator will be able to use this field to filter the organisation in the table to show those who </w:t>
              </w:r>
            </w:ins>
            <w:ins w:id="9135" w:author="Dylan Van Aswegen" w:date="2024-07-16T10:34:00Z" w16du:dateUtc="2024-07-16T08:34:00Z">
              <w:r>
                <w:rPr>
                  <w:rFonts w:ascii="Arial" w:hAnsi="Arial" w:cs="Arial"/>
                  <w:sz w:val="20"/>
                  <w:szCs w:val="20"/>
                  <w:lang w:val="en-GB"/>
                </w:rPr>
                <w:t xml:space="preserve">are over their transaction limit, those who are not, </w:t>
              </w:r>
            </w:ins>
            <w:ins w:id="9136" w:author="Dylan Van Aswegen" w:date="2024-07-16T10:35:00Z" w16du:dateUtc="2024-07-16T08:35:00Z">
              <w:r>
                <w:rPr>
                  <w:rFonts w:ascii="Arial" w:hAnsi="Arial" w:cs="Arial"/>
                  <w:sz w:val="20"/>
                  <w:szCs w:val="20"/>
                  <w:lang w:val="en-GB"/>
                </w:rPr>
                <w:t xml:space="preserve">those who are not, and all organisations. </w:t>
              </w:r>
            </w:ins>
          </w:p>
          <w:p w14:paraId="7B29704F" w14:textId="1DA5F3B7"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137" w:author="Dylan Van Aswegen" w:date="2024-07-16T10:33:00Z" w16du:dateUtc="2024-07-16T08:33:00Z"/>
                <w:rFonts w:ascii="Arial" w:hAnsi="Arial" w:cs="Arial"/>
                <w:sz w:val="20"/>
                <w:szCs w:val="20"/>
                <w:lang w:val="en-GB"/>
              </w:rPr>
            </w:pPr>
            <w:ins w:id="9138" w:author="Dylan Van Aswegen" w:date="2024-07-16T10:35:00Z" w16du:dateUtc="2024-07-16T08:35:00Z">
              <w:r>
                <w:rPr>
                  <w:rFonts w:ascii="Arial" w:hAnsi="Arial" w:cs="Arial"/>
                  <w:sz w:val="20"/>
                  <w:szCs w:val="20"/>
                  <w:lang w:val="en-GB"/>
                </w:rPr>
                <w:t xml:space="preserve">By default, all will be shown. </w:t>
              </w:r>
            </w:ins>
            <w:ins w:id="9139" w:author="Dylan Van Aswegen" w:date="2024-07-16T10:33:00Z">
              <w:r>
                <w:rPr>
                  <w:rFonts w:ascii="Arial" w:hAnsi="Arial" w:cs="Arial"/>
                  <w:sz w:val="20"/>
                  <w:szCs w:val="20"/>
                  <w:lang w:val="en-GB"/>
                </w:rPr>
                <w:t xml:space="preserve"> </w:t>
              </w:r>
            </w:ins>
          </w:p>
        </w:tc>
      </w:tr>
      <w:tr w:rsidR="00AF2D2B" w14:paraId="322119BC" w14:textId="77777777" w:rsidTr="005C5491">
        <w:trPr>
          <w:cnfStyle w:val="000000100000" w:firstRow="0" w:lastRow="0" w:firstColumn="0" w:lastColumn="0" w:oddVBand="0" w:evenVBand="0" w:oddHBand="1" w:evenHBand="0" w:firstRowFirstColumn="0" w:firstRowLastColumn="0" w:lastRowFirstColumn="0" w:lastRowLastColumn="0"/>
          <w:trHeight w:val="192"/>
          <w:ins w:id="9140" w:author="Dylan Van Aswegen" w:date="2024-07-16T10:21:00Z" w16du:dateUtc="2024-07-16T08:21:00Z"/>
        </w:trPr>
        <w:tc>
          <w:tcPr>
            <w:cnfStyle w:val="001000000000" w:firstRow="0" w:lastRow="0" w:firstColumn="1" w:lastColumn="0" w:oddVBand="0" w:evenVBand="0" w:oddHBand="0" w:evenHBand="0" w:firstRowFirstColumn="0" w:firstRowLastColumn="0" w:lastRowFirstColumn="0" w:lastRowLastColumn="0"/>
            <w:tcW w:w="1099" w:type="dxa"/>
          </w:tcPr>
          <w:p w14:paraId="53488481" w14:textId="77777777" w:rsidR="00CE14C0" w:rsidRDefault="00CE14C0" w:rsidP="00CE14C0">
            <w:pPr>
              <w:spacing w:line="360" w:lineRule="auto"/>
              <w:jc w:val="both"/>
              <w:rPr>
                <w:ins w:id="9141" w:author="Dylan Van Aswegen" w:date="2024-07-16T10:21:00Z" w16du:dateUtc="2024-07-16T08:21:00Z"/>
                <w:rFonts w:ascii="Arial" w:hAnsi="Arial" w:cs="Arial"/>
                <w:sz w:val="20"/>
                <w:szCs w:val="20"/>
                <w:lang w:val="en-GB"/>
              </w:rPr>
            </w:pPr>
          </w:p>
        </w:tc>
        <w:tc>
          <w:tcPr>
            <w:tcW w:w="1628" w:type="dxa"/>
          </w:tcPr>
          <w:p w14:paraId="201033F0" w14:textId="14ADF81D"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42" w:author="Dylan Van Aswegen" w:date="2024-07-16T10:21:00Z" w16du:dateUtc="2024-07-16T08:21:00Z"/>
                <w:rFonts w:ascii="Arial" w:hAnsi="Arial" w:cs="Arial"/>
                <w:sz w:val="20"/>
                <w:szCs w:val="20"/>
                <w:lang w:val="en-GB"/>
              </w:rPr>
            </w:pPr>
            <w:ins w:id="9143" w:author="Dylan Van Aswegen" w:date="2024-07-16T10:31:00Z" w16du:dateUtc="2024-07-16T08:31:00Z">
              <w:r>
                <w:rPr>
                  <w:rFonts w:ascii="Arial" w:hAnsi="Arial" w:cs="Arial"/>
                  <w:sz w:val="20"/>
                  <w:szCs w:val="20"/>
                  <w:lang w:val="en-GB"/>
                </w:rPr>
                <w:t xml:space="preserve">Blocked </w:t>
              </w:r>
            </w:ins>
          </w:p>
        </w:tc>
        <w:tc>
          <w:tcPr>
            <w:tcW w:w="1167" w:type="dxa"/>
          </w:tcPr>
          <w:p w14:paraId="28A552C9" w14:textId="65810A54"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44" w:author="Dylan Van Aswegen" w:date="2024-07-16T10:21:00Z" w16du:dateUtc="2024-07-16T08:21:00Z"/>
                <w:rFonts w:ascii="Arial" w:hAnsi="Arial" w:cs="Arial"/>
                <w:sz w:val="20"/>
                <w:szCs w:val="20"/>
                <w:lang w:val="en-GB"/>
              </w:rPr>
            </w:pPr>
            <w:ins w:id="9145" w:author="Dylan Van Aswegen" w:date="2024-07-16T10:31:00Z">
              <w:r>
                <w:rPr>
                  <w:rFonts w:ascii="Arial" w:hAnsi="Arial" w:cs="Arial"/>
                  <w:sz w:val="20"/>
                  <w:szCs w:val="20"/>
                  <w:lang w:val="en-GB"/>
                </w:rPr>
                <w:t>Radio Button</w:t>
              </w:r>
            </w:ins>
          </w:p>
        </w:tc>
        <w:tc>
          <w:tcPr>
            <w:tcW w:w="2215" w:type="dxa"/>
          </w:tcPr>
          <w:p w14:paraId="227613B5"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46" w:author="Dylan Van Aswegen" w:date="2024-07-16T10:31:00Z"/>
                <w:rFonts w:ascii="Arial" w:hAnsi="Arial" w:cs="Arial"/>
                <w:sz w:val="20"/>
                <w:szCs w:val="20"/>
                <w:lang w:val="en-GB"/>
              </w:rPr>
            </w:pPr>
            <w:ins w:id="9147" w:author="Dylan Van Aswegen" w:date="2024-07-16T10:31:00Z">
              <w:r>
                <w:rPr>
                  <w:rFonts w:ascii="Arial" w:hAnsi="Arial" w:cs="Arial"/>
                  <w:sz w:val="20"/>
                  <w:szCs w:val="20"/>
                  <w:lang w:val="en-GB"/>
                </w:rPr>
                <w:t xml:space="preserve">Yes </w:t>
              </w:r>
            </w:ins>
          </w:p>
          <w:p w14:paraId="26DEBC68"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48" w:author="Dylan Van Aswegen" w:date="2024-07-16T10:31:00Z"/>
                <w:rFonts w:ascii="Arial" w:hAnsi="Arial" w:cs="Arial"/>
                <w:sz w:val="20"/>
                <w:szCs w:val="20"/>
                <w:lang w:val="en-GB"/>
              </w:rPr>
            </w:pPr>
            <w:ins w:id="9149" w:author="Dylan Van Aswegen" w:date="2024-07-16T10:31:00Z">
              <w:r>
                <w:rPr>
                  <w:rFonts w:ascii="Arial" w:hAnsi="Arial" w:cs="Arial"/>
                  <w:sz w:val="20"/>
                  <w:szCs w:val="20"/>
                  <w:lang w:val="en-GB"/>
                </w:rPr>
                <w:t xml:space="preserve">No </w:t>
              </w:r>
            </w:ins>
          </w:p>
          <w:p w14:paraId="69659F44" w14:textId="49EE975B"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50" w:author="Dylan Van Aswegen" w:date="2024-07-16T10:21:00Z" w16du:dateUtc="2024-07-16T08:21:00Z"/>
                <w:rFonts w:ascii="Arial" w:hAnsi="Arial" w:cs="Arial"/>
                <w:sz w:val="20"/>
                <w:szCs w:val="20"/>
                <w:lang w:val="en-GB"/>
              </w:rPr>
            </w:pPr>
            <w:ins w:id="9151" w:author="Dylan Van Aswegen" w:date="2024-07-16T10:31:00Z">
              <w:r>
                <w:rPr>
                  <w:rFonts w:ascii="Arial" w:hAnsi="Arial" w:cs="Arial"/>
                  <w:sz w:val="20"/>
                  <w:szCs w:val="20"/>
                  <w:lang w:val="en-GB"/>
                </w:rPr>
                <w:t>Show All</w:t>
              </w:r>
            </w:ins>
          </w:p>
        </w:tc>
        <w:tc>
          <w:tcPr>
            <w:tcW w:w="1369" w:type="dxa"/>
          </w:tcPr>
          <w:p w14:paraId="7A9BE105" w14:textId="61315307"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52" w:author="Dylan Van Aswegen" w:date="2024-07-16T10:21:00Z" w16du:dateUtc="2024-07-16T08:21:00Z"/>
                <w:rFonts w:ascii="Arial" w:hAnsi="Arial" w:cs="Arial"/>
                <w:sz w:val="20"/>
                <w:szCs w:val="20"/>
                <w:lang w:val="en-GB"/>
              </w:rPr>
            </w:pPr>
            <w:ins w:id="9153" w:author="Dylan Van Aswegen" w:date="2024-07-16T10:31:00Z">
              <w:r>
                <w:rPr>
                  <w:rFonts w:ascii="Arial" w:hAnsi="Arial" w:cs="Arial"/>
                  <w:sz w:val="20"/>
                  <w:szCs w:val="20"/>
                  <w:lang w:val="en-GB"/>
                </w:rPr>
                <w:t>N/A</w:t>
              </w:r>
            </w:ins>
          </w:p>
        </w:tc>
        <w:tc>
          <w:tcPr>
            <w:tcW w:w="3296" w:type="dxa"/>
          </w:tcPr>
          <w:p w14:paraId="49147D8B" w14:textId="782F11B8"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54" w:author="Dylan Van Aswegen" w:date="2024-07-16T10:21:00Z" w16du:dateUtc="2024-07-16T08:21:00Z"/>
                <w:rFonts w:ascii="Arial" w:hAnsi="Arial" w:cs="Arial"/>
                <w:sz w:val="20"/>
                <w:szCs w:val="20"/>
                <w:lang w:val="en-GB"/>
              </w:rPr>
            </w:pPr>
            <w:ins w:id="9155" w:author="Dylan Van Aswegen" w:date="2024-07-16T10:31:00Z" w16du:dateUtc="2024-07-16T08:31:00Z">
              <w:r>
                <w:rPr>
                  <w:rFonts w:ascii="Arial" w:hAnsi="Arial" w:cs="Arial"/>
                  <w:sz w:val="20"/>
                  <w:szCs w:val="20"/>
                  <w:lang w:val="en-GB"/>
                </w:rPr>
                <w:t>The application administrator will be able to use this field to filter the organisation in the table to show organisations</w:t>
              </w:r>
            </w:ins>
            <w:ins w:id="9156" w:author="Dylan Van Aswegen" w:date="2024-07-16T10:32:00Z" w16du:dateUtc="2024-07-16T08:32:00Z">
              <w:r>
                <w:rPr>
                  <w:rFonts w:ascii="Arial" w:hAnsi="Arial" w:cs="Arial"/>
                  <w:sz w:val="20"/>
                  <w:szCs w:val="20"/>
                  <w:lang w:val="en-GB"/>
                </w:rPr>
                <w:t xml:space="preserve"> whose</w:t>
              </w:r>
            </w:ins>
            <w:ins w:id="9157" w:author="Dylan Van Aswegen" w:date="2024-07-16T10:31:00Z" w16du:dateUtc="2024-07-16T08:31:00Z">
              <w:r>
                <w:rPr>
                  <w:rFonts w:ascii="Arial" w:hAnsi="Arial" w:cs="Arial"/>
                  <w:sz w:val="20"/>
                  <w:szCs w:val="20"/>
                  <w:lang w:val="en-GB"/>
                </w:rPr>
                <w:t xml:space="preserve"> administrators have been blocked, </w:t>
              </w:r>
            </w:ins>
            <w:ins w:id="9158" w:author="Dylan Van Aswegen" w:date="2024-07-16T10:32:00Z" w16du:dateUtc="2024-07-16T08:32:00Z">
              <w:r>
                <w:rPr>
                  <w:rFonts w:ascii="Arial" w:hAnsi="Arial" w:cs="Arial"/>
                  <w:sz w:val="20"/>
                  <w:szCs w:val="20"/>
                  <w:lang w:val="en-GB"/>
                </w:rPr>
                <w:t xml:space="preserve">have not been blocked and all organisations. By default, all will be selected. </w:t>
              </w:r>
            </w:ins>
          </w:p>
        </w:tc>
      </w:tr>
      <w:tr w:rsidR="00CE14C0" w14:paraId="68E60092" w14:textId="77777777" w:rsidTr="005C5491">
        <w:trPr>
          <w:trHeight w:val="192"/>
          <w:ins w:id="9159" w:author="Dylan Van Aswegen" w:date="2024-07-16T10:31:00Z" w16du:dateUtc="2024-07-16T08:31:00Z"/>
        </w:trPr>
        <w:tc>
          <w:tcPr>
            <w:cnfStyle w:val="001000000000" w:firstRow="0" w:lastRow="0" w:firstColumn="1" w:lastColumn="0" w:oddVBand="0" w:evenVBand="0" w:oddHBand="0" w:evenHBand="0" w:firstRowFirstColumn="0" w:firstRowLastColumn="0" w:lastRowFirstColumn="0" w:lastRowLastColumn="0"/>
            <w:tcW w:w="1099" w:type="dxa"/>
          </w:tcPr>
          <w:p w14:paraId="19F4097D" w14:textId="77777777" w:rsidR="00CE14C0" w:rsidRDefault="00CE14C0" w:rsidP="00CE14C0">
            <w:pPr>
              <w:spacing w:line="360" w:lineRule="auto"/>
              <w:jc w:val="both"/>
              <w:rPr>
                <w:ins w:id="9160" w:author="Dylan Van Aswegen" w:date="2024-07-16T10:31:00Z" w16du:dateUtc="2024-07-16T08:31:00Z"/>
                <w:rFonts w:ascii="Arial" w:hAnsi="Arial" w:cs="Arial"/>
                <w:sz w:val="20"/>
                <w:szCs w:val="20"/>
                <w:lang w:val="en-GB"/>
              </w:rPr>
            </w:pPr>
          </w:p>
        </w:tc>
        <w:tc>
          <w:tcPr>
            <w:tcW w:w="1628" w:type="dxa"/>
          </w:tcPr>
          <w:p w14:paraId="421CB78F" w14:textId="68EBCAA7"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161" w:author="Dylan Van Aswegen" w:date="2024-07-16T10:31:00Z" w16du:dateUtc="2024-07-16T08:31:00Z"/>
                <w:rFonts w:ascii="Arial" w:hAnsi="Arial" w:cs="Arial"/>
                <w:sz w:val="20"/>
                <w:szCs w:val="20"/>
                <w:lang w:val="en-GB"/>
              </w:rPr>
            </w:pPr>
            <w:ins w:id="9162" w:author="Dylan Van Aswegen" w:date="2024-07-16T10:31:00Z" w16du:dateUtc="2024-07-16T08:31:00Z">
              <w:r>
                <w:rPr>
                  <w:rFonts w:ascii="Arial" w:hAnsi="Arial" w:cs="Arial"/>
                  <w:sz w:val="20"/>
                  <w:szCs w:val="20"/>
                  <w:lang w:val="en-GB"/>
                </w:rPr>
                <w:t>Renew</w:t>
              </w:r>
            </w:ins>
          </w:p>
        </w:tc>
        <w:tc>
          <w:tcPr>
            <w:tcW w:w="1167" w:type="dxa"/>
          </w:tcPr>
          <w:p w14:paraId="62BAB6CC" w14:textId="6948D274"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163" w:author="Dylan Van Aswegen" w:date="2024-07-16T10:31:00Z" w16du:dateUtc="2024-07-16T08:31:00Z"/>
                <w:rFonts w:ascii="Arial" w:hAnsi="Arial" w:cs="Arial"/>
                <w:sz w:val="20"/>
                <w:szCs w:val="20"/>
                <w:lang w:val="en-GB"/>
              </w:rPr>
            </w:pPr>
            <w:ins w:id="9164" w:author="Dylan Van Aswegen" w:date="2024-07-16T10:31:00Z">
              <w:r>
                <w:rPr>
                  <w:rFonts w:ascii="Arial" w:hAnsi="Arial" w:cs="Arial"/>
                  <w:sz w:val="20"/>
                  <w:szCs w:val="20"/>
                  <w:lang w:val="en-GB"/>
                </w:rPr>
                <w:t>Radio Button</w:t>
              </w:r>
            </w:ins>
          </w:p>
        </w:tc>
        <w:tc>
          <w:tcPr>
            <w:tcW w:w="2215" w:type="dxa"/>
          </w:tcPr>
          <w:p w14:paraId="29BEA560" w14:textId="77777777"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165" w:author="Dylan Van Aswegen" w:date="2024-07-16T10:31:00Z"/>
                <w:rFonts w:ascii="Arial" w:hAnsi="Arial" w:cs="Arial"/>
                <w:sz w:val="20"/>
                <w:szCs w:val="20"/>
                <w:lang w:val="en-GB"/>
              </w:rPr>
            </w:pPr>
            <w:ins w:id="9166" w:author="Dylan Van Aswegen" w:date="2024-07-16T10:31:00Z">
              <w:r>
                <w:rPr>
                  <w:rFonts w:ascii="Arial" w:hAnsi="Arial" w:cs="Arial"/>
                  <w:sz w:val="20"/>
                  <w:szCs w:val="20"/>
                  <w:lang w:val="en-GB"/>
                </w:rPr>
                <w:t xml:space="preserve">Yes </w:t>
              </w:r>
            </w:ins>
          </w:p>
          <w:p w14:paraId="11DB29AC" w14:textId="77777777"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167" w:author="Dylan Van Aswegen" w:date="2024-07-16T10:31:00Z"/>
                <w:rFonts w:ascii="Arial" w:hAnsi="Arial" w:cs="Arial"/>
                <w:sz w:val="20"/>
                <w:szCs w:val="20"/>
                <w:lang w:val="en-GB"/>
              </w:rPr>
            </w:pPr>
            <w:ins w:id="9168" w:author="Dylan Van Aswegen" w:date="2024-07-16T10:31:00Z">
              <w:r>
                <w:rPr>
                  <w:rFonts w:ascii="Arial" w:hAnsi="Arial" w:cs="Arial"/>
                  <w:sz w:val="20"/>
                  <w:szCs w:val="20"/>
                  <w:lang w:val="en-GB"/>
                </w:rPr>
                <w:t xml:space="preserve">No </w:t>
              </w:r>
            </w:ins>
          </w:p>
          <w:p w14:paraId="3003A5C0" w14:textId="1FDA5E23" w:rsidR="00CE14C0" w:rsidRDefault="00CE14C0" w:rsidP="00CE14C0">
            <w:pPr>
              <w:pStyle w:val="ListParagraph"/>
              <w:numPr>
                <w:ilvl w:val="0"/>
                <w:numId w:val="2"/>
              </w:numPr>
              <w:spacing w:line="360" w:lineRule="auto"/>
              <w:jc w:val="both"/>
              <w:cnfStyle w:val="000000000000" w:firstRow="0" w:lastRow="0" w:firstColumn="0" w:lastColumn="0" w:oddVBand="0" w:evenVBand="0" w:oddHBand="0" w:evenHBand="0" w:firstRowFirstColumn="0" w:firstRowLastColumn="0" w:lastRowFirstColumn="0" w:lastRowLastColumn="0"/>
              <w:rPr>
                <w:ins w:id="9169" w:author="Dylan Van Aswegen" w:date="2024-07-16T10:31:00Z" w16du:dateUtc="2024-07-16T08:31:00Z"/>
                <w:rFonts w:ascii="Arial" w:hAnsi="Arial" w:cs="Arial"/>
                <w:sz w:val="20"/>
                <w:szCs w:val="20"/>
                <w:lang w:val="en-GB"/>
              </w:rPr>
            </w:pPr>
            <w:ins w:id="9170" w:author="Dylan Van Aswegen" w:date="2024-07-16T10:31:00Z">
              <w:r>
                <w:rPr>
                  <w:rFonts w:ascii="Arial" w:hAnsi="Arial" w:cs="Arial"/>
                  <w:sz w:val="20"/>
                  <w:szCs w:val="20"/>
                  <w:lang w:val="en-GB"/>
                </w:rPr>
                <w:t>Show All</w:t>
              </w:r>
            </w:ins>
          </w:p>
        </w:tc>
        <w:tc>
          <w:tcPr>
            <w:tcW w:w="1369" w:type="dxa"/>
          </w:tcPr>
          <w:p w14:paraId="16FA70F9" w14:textId="175A3677"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171" w:author="Dylan Van Aswegen" w:date="2024-07-16T10:31:00Z" w16du:dateUtc="2024-07-16T08:31:00Z"/>
                <w:rFonts w:ascii="Arial" w:hAnsi="Arial" w:cs="Arial"/>
                <w:sz w:val="20"/>
                <w:szCs w:val="20"/>
                <w:lang w:val="en-GB"/>
              </w:rPr>
            </w:pPr>
            <w:ins w:id="9172" w:author="Dylan Van Aswegen" w:date="2024-07-16T10:31:00Z">
              <w:r>
                <w:rPr>
                  <w:rFonts w:ascii="Arial" w:hAnsi="Arial" w:cs="Arial"/>
                  <w:sz w:val="20"/>
                  <w:szCs w:val="20"/>
                  <w:lang w:val="en-GB"/>
                </w:rPr>
                <w:t>N/A</w:t>
              </w:r>
            </w:ins>
          </w:p>
        </w:tc>
        <w:tc>
          <w:tcPr>
            <w:tcW w:w="3296" w:type="dxa"/>
          </w:tcPr>
          <w:p w14:paraId="20CCB91B" w14:textId="06B39FDD" w:rsidR="00CE14C0" w:rsidRDefault="00CE14C0" w:rsidP="00CE14C0">
            <w:pPr>
              <w:spacing w:line="360" w:lineRule="auto"/>
              <w:jc w:val="both"/>
              <w:cnfStyle w:val="000000000000" w:firstRow="0" w:lastRow="0" w:firstColumn="0" w:lastColumn="0" w:oddVBand="0" w:evenVBand="0" w:oddHBand="0" w:evenHBand="0" w:firstRowFirstColumn="0" w:firstRowLastColumn="0" w:lastRowFirstColumn="0" w:lastRowLastColumn="0"/>
              <w:rPr>
                <w:ins w:id="9173" w:author="Dylan Van Aswegen" w:date="2024-07-16T10:31:00Z" w16du:dateUtc="2024-07-16T08:31:00Z"/>
                <w:rFonts w:ascii="Arial" w:hAnsi="Arial" w:cs="Arial"/>
                <w:sz w:val="20"/>
                <w:szCs w:val="20"/>
                <w:lang w:val="en-GB"/>
              </w:rPr>
            </w:pPr>
            <w:ins w:id="9174" w:author="Dylan Van Aswegen" w:date="2024-07-16T10:32:00Z" w16du:dateUtc="2024-07-16T08:32:00Z">
              <w:r>
                <w:rPr>
                  <w:rFonts w:ascii="Arial" w:hAnsi="Arial" w:cs="Arial"/>
                  <w:sz w:val="20"/>
                  <w:szCs w:val="20"/>
                  <w:lang w:val="en-GB"/>
                </w:rPr>
                <w:t xml:space="preserve">The application administrator will be able to use this field to filter the organisation in the table to show organisations whose subscription </w:t>
              </w:r>
            </w:ins>
            <w:ins w:id="9175" w:author="Dylan Van Aswegen" w:date="2024-07-16T12:48:00Z" w16du:dateUtc="2024-07-16T10:48:00Z">
              <w:r w:rsidR="0080313A">
                <w:rPr>
                  <w:rFonts w:ascii="Arial" w:hAnsi="Arial" w:cs="Arial"/>
                  <w:sz w:val="20"/>
                  <w:szCs w:val="20"/>
                  <w:lang w:val="en-GB"/>
                </w:rPr>
                <w:t>will be renewed</w:t>
              </w:r>
            </w:ins>
            <w:ins w:id="9176" w:author="Dylan Van Aswegen" w:date="2024-07-16T10:32:00Z" w16du:dateUtc="2024-07-16T08:32:00Z">
              <w:r>
                <w:rPr>
                  <w:rFonts w:ascii="Arial" w:hAnsi="Arial" w:cs="Arial"/>
                  <w:sz w:val="20"/>
                  <w:szCs w:val="20"/>
                  <w:lang w:val="en-GB"/>
                </w:rPr>
                <w:t xml:space="preserve">, </w:t>
              </w:r>
            </w:ins>
            <w:ins w:id="9177" w:author="Dylan Van Aswegen" w:date="2024-07-16T12:48:00Z" w16du:dateUtc="2024-07-16T10:48:00Z">
              <w:r w:rsidR="0080313A">
                <w:rPr>
                  <w:rFonts w:ascii="Arial" w:hAnsi="Arial" w:cs="Arial"/>
                  <w:sz w:val="20"/>
                  <w:szCs w:val="20"/>
                  <w:lang w:val="en-GB"/>
                </w:rPr>
                <w:t>will not be renewed</w:t>
              </w:r>
            </w:ins>
            <w:ins w:id="9178" w:author="Dylan Van Aswegen" w:date="2024-07-16T10:32:00Z" w16du:dateUtc="2024-07-16T08:32:00Z">
              <w:r>
                <w:rPr>
                  <w:rFonts w:ascii="Arial" w:hAnsi="Arial" w:cs="Arial"/>
                  <w:sz w:val="20"/>
                  <w:szCs w:val="20"/>
                  <w:lang w:val="en-GB"/>
                </w:rPr>
                <w:t xml:space="preserve">, and all </w:t>
              </w:r>
            </w:ins>
            <w:ins w:id="9179" w:author="Dylan Van Aswegen" w:date="2024-07-16T10:33:00Z" w16du:dateUtc="2024-07-16T08:33:00Z">
              <w:r>
                <w:rPr>
                  <w:rFonts w:ascii="Arial" w:hAnsi="Arial" w:cs="Arial"/>
                  <w:sz w:val="20"/>
                  <w:szCs w:val="20"/>
                  <w:lang w:val="en-GB"/>
                </w:rPr>
                <w:t xml:space="preserve">organisations. By default, all organisations will be selected.  </w:t>
              </w:r>
            </w:ins>
          </w:p>
        </w:tc>
      </w:tr>
      <w:tr w:rsidR="00AF2D2B" w14:paraId="19725DD0" w14:textId="77777777" w:rsidTr="005C5491">
        <w:trPr>
          <w:cnfStyle w:val="000000100000" w:firstRow="0" w:lastRow="0" w:firstColumn="0" w:lastColumn="0" w:oddVBand="0" w:evenVBand="0" w:oddHBand="1" w:evenHBand="0" w:firstRowFirstColumn="0" w:firstRowLastColumn="0" w:lastRowFirstColumn="0" w:lastRowLastColumn="0"/>
          <w:trHeight w:val="192"/>
          <w:ins w:id="9180" w:author="Dylan Van Aswegen" w:date="2024-07-16T10:33:00Z" w16du:dateUtc="2024-07-16T08:33:00Z"/>
        </w:trPr>
        <w:tc>
          <w:tcPr>
            <w:cnfStyle w:val="001000000000" w:firstRow="0" w:lastRow="0" w:firstColumn="1" w:lastColumn="0" w:oddVBand="0" w:evenVBand="0" w:oddHBand="0" w:evenHBand="0" w:firstRowFirstColumn="0" w:firstRowLastColumn="0" w:lastRowFirstColumn="0" w:lastRowLastColumn="0"/>
            <w:tcW w:w="1099" w:type="dxa"/>
          </w:tcPr>
          <w:p w14:paraId="2933BBF2" w14:textId="77777777" w:rsidR="00CE14C0" w:rsidRDefault="00CE14C0" w:rsidP="00CE14C0">
            <w:pPr>
              <w:spacing w:line="360" w:lineRule="auto"/>
              <w:jc w:val="both"/>
              <w:rPr>
                <w:ins w:id="9181" w:author="Dylan Van Aswegen" w:date="2024-07-16T10:33:00Z" w16du:dateUtc="2024-07-16T08:33:00Z"/>
                <w:rFonts w:ascii="Arial" w:hAnsi="Arial" w:cs="Arial"/>
                <w:sz w:val="20"/>
                <w:szCs w:val="20"/>
                <w:lang w:val="en-GB"/>
              </w:rPr>
            </w:pPr>
          </w:p>
        </w:tc>
        <w:tc>
          <w:tcPr>
            <w:tcW w:w="1628" w:type="dxa"/>
          </w:tcPr>
          <w:p w14:paraId="40BDF17B" w14:textId="11DD25EA"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82" w:author="Dylan Van Aswegen" w:date="2024-07-16T10:33:00Z" w16du:dateUtc="2024-07-16T08:33:00Z"/>
                <w:rFonts w:ascii="Arial" w:hAnsi="Arial" w:cs="Arial"/>
                <w:sz w:val="20"/>
                <w:szCs w:val="20"/>
                <w:lang w:val="en-GB"/>
              </w:rPr>
            </w:pPr>
            <w:ins w:id="9183" w:author="Dylan Van Aswegen" w:date="2024-07-16T10:38:00Z" w16du:dateUtc="2024-07-16T08:38:00Z">
              <w:r>
                <w:rPr>
                  <w:rFonts w:ascii="Arial" w:hAnsi="Arial" w:cs="Arial"/>
                  <w:sz w:val="20"/>
                  <w:szCs w:val="20"/>
                  <w:lang w:val="en-GB"/>
                </w:rPr>
                <w:t xml:space="preserve">Account Balance </w:t>
              </w:r>
            </w:ins>
          </w:p>
        </w:tc>
        <w:tc>
          <w:tcPr>
            <w:tcW w:w="1167" w:type="dxa"/>
          </w:tcPr>
          <w:p w14:paraId="51E5C8DC" w14:textId="650F87AC"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84" w:author="Dylan Van Aswegen" w:date="2024-07-16T10:33:00Z" w16du:dateUtc="2024-07-16T08:33:00Z"/>
                <w:rFonts w:ascii="Arial" w:hAnsi="Arial" w:cs="Arial"/>
                <w:sz w:val="20"/>
                <w:szCs w:val="20"/>
                <w:lang w:val="en-GB"/>
              </w:rPr>
            </w:pPr>
            <w:ins w:id="9185" w:author="Dylan Van Aswegen" w:date="2024-07-16T10:39:00Z" w16du:dateUtc="2024-07-16T08:39:00Z">
              <w:r>
                <w:rPr>
                  <w:rFonts w:ascii="Arial" w:hAnsi="Arial" w:cs="Arial"/>
                  <w:sz w:val="20"/>
                  <w:szCs w:val="20"/>
                  <w:lang w:val="en-GB"/>
                </w:rPr>
                <w:t xml:space="preserve">Radio Button </w:t>
              </w:r>
            </w:ins>
          </w:p>
        </w:tc>
        <w:tc>
          <w:tcPr>
            <w:tcW w:w="2215" w:type="dxa"/>
          </w:tcPr>
          <w:p w14:paraId="0F30A84E"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86" w:author="Dylan Van Aswegen" w:date="2024-07-16T10:39:00Z" w16du:dateUtc="2024-07-16T08:39:00Z"/>
                <w:rFonts w:ascii="Arial" w:hAnsi="Arial" w:cs="Arial"/>
                <w:sz w:val="20"/>
                <w:szCs w:val="20"/>
                <w:lang w:val="en-GB"/>
              </w:rPr>
            </w:pPr>
            <w:ins w:id="9187" w:author="Dylan Van Aswegen" w:date="2024-07-16T10:39:00Z" w16du:dateUtc="2024-07-16T08:39:00Z">
              <w:r>
                <w:rPr>
                  <w:rFonts w:ascii="Arial" w:hAnsi="Arial" w:cs="Arial"/>
                  <w:sz w:val="20"/>
                  <w:szCs w:val="20"/>
                  <w:lang w:val="en-GB"/>
                </w:rPr>
                <w:t xml:space="preserve">Positive </w:t>
              </w:r>
            </w:ins>
          </w:p>
          <w:p w14:paraId="2B2EA2E3"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88" w:author="Dylan Van Aswegen" w:date="2024-07-16T10:39:00Z" w16du:dateUtc="2024-07-16T08:39:00Z"/>
                <w:rFonts w:ascii="Arial" w:hAnsi="Arial" w:cs="Arial"/>
                <w:sz w:val="20"/>
                <w:szCs w:val="20"/>
                <w:lang w:val="en-GB"/>
              </w:rPr>
            </w:pPr>
            <w:proofErr w:type="spellStart"/>
            <w:ins w:id="9189" w:author="Dylan Van Aswegen" w:date="2024-07-16T10:39:00Z" w16du:dateUtc="2024-07-16T08:39:00Z">
              <w:r>
                <w:rPr>
                  <w:rFonts w:ascii="Arial" w:hAnsi="Arial" w:cs="Arial"/>
                  <w:sz w:val="20"/>
                  <w:szCs w:val="20"/>
                  <w:lang w:val="en-GB"/>
                </w:rPr>
                <w:t>Negatice</w:t>
              </w:r>
              <w:proofErr w:type="spellEnd"/>
            </w:ins>
          </w:p>
          <w:p w14:paraId="7A127D85" w14:textId="77777777"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90" w:author="Dylan Van Aswegen" w:date="2024-07-16T10:41:00Z" w16du:dateUtc="2024-07-16T08:41:00Z"/>
                <w:rFonts w:ascii="Arial" w:hAnsi="Arial" w:cs="Arial"/>
                <w:sz w:val="20"/>
                <w:szCs w:val="20"/>
                <w:lang w:val="en-GB"/>
              </w:rPr>
            </w:pPr>
            <w:ins w:id="9191" w:author="Dylan Van Aswegen" w:date="2024-07-16T10:39:00Z" w16du:dateUtc="2024-07-16T08:39:00Z">
              <w:r>
                <w:rPr>
                  <w:rFonts w:ascii="Arial" w:hAnsi="Arial" w:cs="Arial"/>
                  <w:sz w:val="20"/>
                  <w:szCs w:val="20"/>
                  <w:lang w:val="en-GB"/>
                </w:rPr>
                <w:t xml:space="preserve">Non-Zero </w:t>
              </w:r>
            </w:ins>
          </w:p>
          <w:p w14:paraId="31A2D429" w14:textId="6FA740C2"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92" w:author="Dylan Van Aswegen" w:date="2024-07-16T10:39:00Z" w16du:dateUtc="2024-07-16T08:39:00Z"/>
                <w:rFonts w:ascii="Arial" w:hAnsi="Arial" w:cs="Arial"/>
                <w:sz w:val="20"/>
                <w:szCs w:val="20"/>
                <w:lang w:val="en-GB"/>
              </w:rPr>
            </w:pPr>
            <w:ins w:id="9193" w:author="Dylan Van Aswegen" w:date="2024-07-16T10:41:00Z" w16du:dateUtc="2024-07-16T08:41:00Z">
              <w:r>
                <w:rPr>
                  <w:rFonts w:ascii="Arial" w:hAnsi="Arial" w:cs="Arial"/>
                  <w:sz w:val="20"/>
                  <w:szCs w:val="20"/>
                  <w:lang w:val="en-GB"/>
                </w:rPr>
                <w:t>Zero</w:t>
              </w:r>
            </w:ins>
          </w:p>
          <w:p w14:paraId="77577D34" w14:textId="22A881BD" w:rsidR="00CE14C0" w:rsidRDefault="00CE14C0" w:rsidP="00CE14C0">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194" w:author="Dylan Van Aswegen" w:date="2024-07-16T10:33:00Z" w16du:dateUtc="2024-07-16T08:33:00Z"/>
                <w:rFonts w:ascii="Arial" w:hAnsi="Arial" w:cs="Arial"/>
                <w:sz w:val="20"/>
                <w:szCs w:val="20"/>
                <w:lang w:val="en-GB"/>
              </w:rPr>
            </w:pPr>
            <w:ins w:id="9195" w:author="Dylan Van Aswegen" w:date="2024-07-16T10:40:00Z" w16du:dateUtc="2024-07-16T08:40:00Z">
              <w:r>
                <w:rPr>
                  <w:rFonts w:ascii="Arial" w:hAnsi="Arial" w:cs="Arial"/>
                  <w:sz w:val="20"/>
                  <w:szCs w:val="20"/>
                  <w:lang w:val="en-GB"/>
                </w:rPr>
                <w:t>All</w:t>
              </w:r>
            </w:ins>
          </w:p>
        </w:tc>
        <w:tc>
          <w:tcPr>
            <w:tcW w:w="1369" w:type="dxa"/>
          </w:tcPr>
          <w:p w14:paraId="726B398F" w14:textId="085B71B6"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96" w:author="Dylan Van Aswegen" w:date="2024-07-16T10:33:00Z" w16du:dateUtc="2024-07-16T08:33:00Z"/>
                <w:rFonts w:ascii="Arial" w:hAnsi="Arial" w:cs="Arial"/>
                <w:sz w:val="20"/>
                <w:szCs w:val="20"/>
                <w:lang w:val="en-GB"/>
              </w:rPr>
            </w:pPr>
            <w:ins w:id="9197" w:author="Dylan Van Aswegen" w:date="2024-07-16T10:39:00Z">
              <w:r>
                <w:rPr>
                  <w:rFonts w:ascii="Arial" w:hAnsi="Arial" w:cs="Arial"/>
                  <w:sz w:val="20"/>
                  <w:szCs w:val="20"/>
                  <w:lang w:val="en-GB"/>
                </w:rPr>
                <w:t>N/A</w:t>
              </w:r>
            </w:ins>
          </w:p>
        </w:tc>
        <w:tc>
          <w:tcPr>
            <w:tcW w:w="3296" w:type="dxa"/>
          </w:tcPr>
          <w:p w14:paraId="168C24F4" w14:textId="217E162E" w:rsidR="00CE14C0" w:rsidRDefault="00CE14C0" w:rsidP="00CE14C0">
            <w:pPr>
              <w:spacing w:line="360" w:lineRule="auto"/>
              <w:jc w:val="both"/>
              <w:cnfStyle w:val="000000100000" w:firstRow="0" w:lastRow="0" w:firstColumn="0" w:lastColumn="0" w:oddVBand="0" w:evenVBand="0" w:oddHBand="1" w:evenHBand="0" w:firstRowFirstColumn="0" w:firstRowLastColumn="0" w:lastRowFirstColumn="0" w:lastRowLastColumn="0"/>
              <w:rPr>
                <w:ins w:id="9198" w:author="Dylan Van Aswegen" w:date="2024-07-16T10:33:00Z" w16du:dateUtc="2024-07-16T08:33:00Z"/>
                <w:rFonts w:ascii="Arial" w:hAnsi="Arial" w:cs="Arial"/>
                <w:sz w:val="20"/>
                <w:szCs w:val="20"/>
                <w:lang w:val="en-GB"/>
              </w:rPr>
            </w:pPr>
            <w:ins w:id="9199" w:author="Dylan Van Aswegen" w:date="2024-07-16T10:40:00Z" w16du:dateUtc="2024-07-16T08:40:00Z">
              <w:r>
                <w:rPr>
                  <w:rFonts w:ascii="Arial" w:hAnsi="Arial" w:cs="Arial"/>
                  <w:sz w:val="20"/>
                  <w:szCs w:val="20"/>
                  <w:lang w:val="en-GB"/>
                </w:rPr>
                <w:t>The application administrator will be able to use this field to filter the organisation in the table to show organisations that have a positive account balance, negative account balance, non-zero account bala</w:t>
              </w:r>
            </w:ins>
            <w:ins w:id="9200" w:author="Dylan Van Aswegen" w:date="2024-07-16T10:41:00Z" w16du:dateUtc="2024-07-16T08:41:00Z">
              <w:r>
                <w:rPr>
                  <w:rFonts w:ascii="Arial" w:hAnsi="Arial" w:cs="Arial"/>
                  <w:sz w:val="20"/>
                  <w:szCs w:val="20"/>
                  <w:lang w:val="en-GB"/>
                </w:rPr>
                <w:t xml:space="preserve">nce, zero account balance and all organisations. By default, all will be shown. </w:t>
              </w:r>
            </w:ins>
          </w:p>
        </w:tc>
      </w:tr>
    </w:tbl>
    <w:p w14:paraId="6E4EEA81" w14:textId="77777777" w:rsidR="00C00F4B" w:rsidRPr="00C00F4B" w:rsidRDefault="00C00F4B" w:rsidP="007E2DA1">
      <w:pPr>
        <w:rPr>
          <w:ins w:id="9201" w:author="Dylan Van Aswegen" w:date="2024-07-15T13:27:00Z" w16du:dateUtc="2024-07-15T11:27:00Z"/>
          <w:lang w:val="en-GB"/>
          <w:rPrChange w:id="9202" w:author="Dylan Van Aswegen" w:date="2024-07-16T10:07:00Z" w16du:dateUtc="2024-07-16T08:07:00Z">
            <w:rPr>
              <w:ins w:id="9203" w:author="Dylan Van Aswegen" w:date="2024-07-15T13:27:00Z" w16du:dateUtc="2024-07-15T11:27:00Z"/>
            </w:rPr>
          </w:rPrChange>
        </w:rPr>
      </w:pPr>
    </w:p>
    <w:p w14:paraId="3D478AFD" w14:textId="662F104D" w:rsidR="009A7417" w:rsidRDefault="009A7417" w:rsidP="007E2DA1">
      <w:pPr>
        <w:rPr>
          <w:ins w:id="9204" w:author="Dylan Van Aswegen" w:date="2024-07-16T10:53:00Z" w16du:dateUtc="2024-07-16T08:53:00Z"/>
        </w:rPr>
      </w:pPr>
      <w:ins w:id="9205" w:author="Dylan Van Aswegen" w:date="2024-07-16T10:48:00Z" w16du:dateUtc="2024-07-16T08:48:00Z">
        <w:r>
          <w:t>Below this will be a table showing the organisation accounts</w:t>
        </w:r>
      </w:ins>
      <w:ins w:id="9206" w:author="Dylan Van Aswegen" w:date="2024-07-16T10:53:00Z" w16du:dateUtc="2024-07-16T08:53:00Z">
        <w:r w:rsidR="00EE1B9C">
          <w:t xml:space="preserve"> consisting of the following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EE1B9C" w14:paraId="1766461B" w14:textId="77777777" w:rsidTr="005C5491">
        <w:trPr>
          <w:cnfStyle w:val="100000000000" w:firstRow="1" w:lastRow="0" w:firstColumn="0" w:lastColumn="0" w:oddVBand="0" w:evenVBand="0" w:oddHBand="0" w:evenHBand="0" w:firstRowFirstColumn="0" w:firstRowLastColumn="0" w:lastRowFirstColumn="0" w:lastRowLastColumn="0"/>
          <w:tblHeader/>
          <w:ins w:id="9207" w:author="Dylan Van Aswegen" w:date="2024-07-16T10:54:00Z" w16du:dateUtc="2024-07-16T08:54: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5662961F" w14:textId="77777777" w:rsidR="00EE1B9C" w:rsidRDefault="00EE1B9C">
            <w:pPr>
              <w:spacing w:line="360" w:lineRule="auto"/>
              <w:jc w:val="both"/>
              <w:rPr>
                <w:ins w:id="9208" w:author="Dylan Van Aswegen" w:date="2024-07-16T10:54:00Z" w16du:dateUtc="2024-07-16T08:54:00Z"/>
                <w:rFonts w:ascii="Arial" w:hAnsi="Arial" w:cs="Arial"/>
                <w:sz w:val="20"/>
                <w:szCs w:val="20"/>
                <w:lang w:val="en-GB"/>
              </w:rPr>
            </w:pPr>
            <w:ins w:id="9209" w:author="Dylan Van Aswegen" w:date="2024-07-16T10:54:00Z" w16du:dateUtc="2024-07-16T08:54:00Z">
              <w:r>
                <w:rPr>
                  <w:rFonts w:ascii="Arial" w:hAnsi="Arial" w:cs="Arial"/>
                  <w:sz w:val="20"/>
                  <w:szCs w:val="20"/>
                  <w:lang w:val="en-GB"/>
                </w:rPr>
                <w:t>Column Name</w:t>
              </w:r>
            </w:ins>
          </w:p>
        </w:tc>
        <w:tc>
          <w:tcPr>
            <w:tcW w:w="1273" w:type="dxa"/>
            <w:shd w:val="clear" w:color="auto" w:fill="002060"/>
          </w:tcPr>
          <w:p w14:paraId="1F261814" w14:textId="77777777" w:rsidR="00EE1B9C" w:rsidRDefault="00EE1B9C">
            <w:pPr>
              <w:spacing w:line="360" w:lineRule="auto"/>
              <w:jc w:val="both"/>
              <w:cnfStyle w:val="100000000000" w:firstRow="1" w:lastRow="0" w:firstColumn="0" w:lastColumn="0" w:oddVBand="0" w:evenVBand="0" w:oddHBand="0" w:evenHBand="0" w:firstRowFirstColumn="0" w:firstRowLastColumn="0" w:lastRowFirstColumn="0" w:lastRowLastColumn="0"/>
              <w:rPr>
                <w:ins w:id="9210" w:author="Dylan Van Aswegen" w:date="2024-07-16T10:54:00Z" w16du:dateUtc="2024-07-16T08:54:00Z"/>
                <w:rFonts w:ascii="Arial" w:hAnsi="Arial" w:cs="Arial"/>
                <w:sz w:val="20"/>
                <w:szCs w:val="20"/>
                <w:lang w:val="en-GB"/>
              </w:rPr>
            </w:pPr>
            <w:ins w:id="9211" w:author="Dylan Van Aswegen" w:date="2024-07-16T10:54:00Z" w16du:dateUtc="2024-07-16T08:54:00Z">
              <w:r>
                <w:rPr>
                  <w:rFonts w:ascii="Arial" w:hAnsi="Arial" w:cs="Arial"/>
                  <w:sz w:val="20"/>
                  <w:szCs w:val="20"/>
                  <w:lang w:val="en-GB"/>
                </w:rPr>
                <w:t>Column Type</w:t>
              </w:r>
            </w:ins>
          </w:p>
        </w:tc>
        <w:tc>
          <w:tcPr>
            <w:tcW w:w="1694" w:type="dxa"/>
            <w:shd w:val="clear" w:color="auto" w:fill="002060"/>
          </w:tcPr>
          <w:p w14:paraId="13767190" w14:textId="77777777" w:rsidR="00EE1B9C" w:rsidRDefault="00EE1B9C">
            <w:pPr>
              <w:spacing w:line="360" w:lineRule="auto"/>
              <w:jc w:val="both"/>
              <w:cnfStyle w:val="100000000000" w:firstRow="1" w:lastRow="0" w:firstColumn="0" w:lastColumn="0" w:oddVBand="0" w:evenVBand="0" w:oddHBand="0" w:evenHBand="0" w:firstRowFirstColumn="0" w:firstRowLastColumn="0" w:lastRowFirstColumn="0" w:lastRowLastColumn="0"/>
              <w:rPr>
                <w:ins w:id="9212" w:author="Dylan Van Aswegen" w:date="2024-07-16T10:54:00Z" w16du:dateUtc="2024-07-16T08:54:00Z"/>
                <w:rFonts w:ascii="Arial" w:hAnsi="Arial" w:cs="Arial"/>
                <w:sz w:val="20"/>
                <w:szCs w:val="20"/>
                <w:lang w:val="en-GB"/>
              </w:rPr>
            </w:pPr>
            <w:ins w:id="9213" w:author="Dylan Van Aswegen" w:date="2024-07-16T10:54:00Z" w16du:dateUtc="2024-07-16T08:54:00Z">
              <w:r>
                <w:rPr>
                  <w:rFonts w:ascii="Arial" w:hAnsi="Arial" w:cs="Arial"/>
                  <w:sz w:val="20"/>
                  <w:szCs w:val="20"/>
                  <w:lang w:val="en-GB"/>
                </w:rPr>
                <w:t>Column Data Type</w:t>
              </w:r>
            </w:ins>
          </w:p>
        </w:tc>
        <w:tc>
          <w:tcPr>
            <w:tcW w:w="3804" w:type="dxa"/>
            <w:shd w:val="clear" w:color="auto" w:fill="002060"/>
          </w:tcPr>
          <w:p w14:paraId="41EF60ED" w14:textId="77777777" w:rsidR="00EE1B9C" w:rsidRDefault="00EE1B9C">
            <w:pPr>
              <w:spacing w:line="360" w:lineRule="auto"/>
              <w:jc w:val="both"/>
              <w:cnfStyle w:val="100000000000" w:firstRow="1" w:lastRow="0" w:firstColumn="0" w:lastColumn="0" w:oddVBand="0" w:evenVBand="0" w:oddHBand="0" w:evenHBand="0" w:firstRowFirstColumn="0" w:firstRowLastColumn="0" w:lastRowFirstColumn="0" w:lastRowLastColumn="0"/>
              <w:rPr>
                <w:ins w:id="9214" w:author="Dylan Van Aswegen" w:date="2024-07-16T10:54:00Z" w16du:dateUtc="2024-07-16T08:54:00Z"/>
                <w:rFonts w:ascii="Arial" w:hAnsi="Arial" w:cs="Arial"/>
                <w:sz w:val="20"/>
                <w:szCs w:val="20"/>
                <w:lang w:val="en-GB"/>
              </w:rPr>
            </w:pPr>
            <w:ins w:id="9215" w:author="Dylan Van Aswegen" w:date="2024-07-16T10:54:00Z" w16du:dateUtc="2024-07-16T08:54:00Z">
              <w:r>
                <w:rPr>
                  <w:rFonts w:ascii="Arial" w:hAnsi="Arial" w:cs="Arial"/>
                  <w:sz w:val="20"/>
                  <w:szCs w:val="20"/>
                  <w:lang w:val="en-GB"/>
                </w:rPr>
                <w:t>Column Rules</w:t>
              </w:r>
            </w:ins>
          </w:p>
        </w:tc>
      </w:tr>
      <w:tr w:rsidR="00EE1B9C" w14:paraId="792A08FE" w14:textId="77777777" w:rsidTr="005C5491">
        <w:trPr>
          <w:cnfStyle w:val="000000100000" w:firstRow="0" w:lastRow="0" w:firstColumn="0" w:lastColumn="0" w:oddVBand="0" w:evenVBand="0" w:oddHBand="1" w:evenHBand="0" w:firstRowFirstColumn="0" w:firstRowLastColumn="0" w:lastRowFirstColumn="0" w:lastRowLastColumn="0"/>
          <w:ins w:id="9216" w:author="Dylan Van Aswegen" w:date="2024-07-16T10:54:00Z" w16du:dateUtc="2024-07-16T08:54:00Z"/>
        </w:trPr>
        <w:tc>
          <w:tcPr>
            <w:cnfStyle w:val="001000000000" w:firstRow="0" w:lastRow="0" w:firstColumn="1" w:lastColumn="0" w:oddVBand="0" w:evenVBand="0" w:oddHBand="0" w:evenHBand="0" w:firstRowFirstColumn="0" w:firstRowLastColumn="0" w:lastRowFirstColumn="0" w:lastRowLastColumn="0"/>
            <w:tcW w:w="1451" w:type="dxa"/>
          </w:tcPr>
          <w:p w14:paraId="499C43C3" w14:textId="4BF301C8" w:rsidR="00EE1B9C" w:rsidRDefault="00DD066A">
            <w:pPr>
              <w:spacing w:line="360" w:lineRule="auto"/>
              <w:jc w:val="both"/>
              <w:rPr>
                <w:ins w:id="9217" w:author="Dylan Van Aswegen" w:date="2024-07-16T10:54:00Z" w16du:dateUtc="2024-07-16T08:54:00Z"/>
                <w:rFonts w:ascii="Arial" w:hAnsi="Arial" w:cs="Arial"/>
                <w:sz w:val="20"/>
                <w:szCs w:val="20"/>
                <w:lang w:val="en-GB"/>
              </w:rPr>
            </w:pPr>
            <w:proofErr w:type="spellStart"/>
            <w:ins w:id="9218" w:author="Dylan Van Aswegen" w:date="2024-07-16T10:54:00Z" w16du:dateUtc="2024-07-16T08:54:00Z">
              <w:r>
                <w:rPr>
                  <w:rFonts w:ascii="Arial" w:hAnsi="Arial" w:cs="Arial"/>
                  <w:sz w:val="20"/>
                  <w:szCs w:val="20"/>
                  <w:lang w:val="en-GB"/>
                </w:rPr>
                <w:t>CheckBox</w:t>
              </w:r>
              <w:proofErr w:type="spellEnd"/>
              <w:r w:rsidR="00EE1B9C">
                <w:rPr>
                  <w:rFonts w:ascii="Arial" w:hAnsi="Arial" w:cs="Arial"/>
                  <w:sz w:val="20"/>
                  <w:szCs w:val="20"/>
                  <w:lang w:val="en-GB"/>
                </w:rPr>
                <w:t xml:space="preserve"> </w:t>
              </w:r>
            </w:ins>
          </w:p>
        </w:tc>
        <w:tc>
          <w:tcPr>
            <w:tcW w:w="1273" w:type="dxa"/>
          </w:tcPr>
          <w:p w14:paraId="0AE07466" w14:textId="32FB8BE9" w:rsidR="00EE1B9C" w:rsidRDefault="00DD066A">
            <w:pPr>
              <w:spacing w:line="360" w:lineRule="auto"/>
              <w:jc w:val="both"/>
              <w:cnfStyle w:val="000000100000" w:firstRow="0" w:lastRow="0" w:firstColumn="0" w:lastColumn="0" w:oddVBand="0" w:evenVBand="0" w:oddHBand="1" w:evenHBand="0" w:firstRowFirstColumn="0" w:firstRowLastColumn="0" w:lastRowFirstColumn="0" w:lastRowLastColumn="0"/>
              <w:rPr>
                <w:ins w:id="9219" w:author="Dylan Van Aswegen" w:date="2024-07-16T10:54:00Z" w16du:dateUtc="2024-07-16T08:54:00Z"/>
                <w:rFonts w:ascii="Arial" w:hAnsi="Arial" w:cs="Arial"/>
                <w:sz w:val="20"/>
                <w:szCs w:val="20"/>
                <w:lang w:val="en-GB"/>
              </w:rPr>
            </w:pPr>
            <w:proofErr w:type="spellStart"/>
            <w:ins w:id="9220" w:author="Dylan Van Aswegen" w:date="2024-07-16T10:54:00Z" w16du:dateUtc="2024-07-16T08:54:00Z">
              <w:r>
                <w:rPr>
                  <w:rFonts w:ascii="Arial" w:hAnsi="Arial" w:cs="Arial"/>
                  <w:sz w:val="20"/>
                  <w:szCs w:val="20"/>
                  <w:lang w:val="en-GB"/>
                </w:rPr>
                <w:t>CheckBox</w:t>
              </w:r>
              <w:proofErr w:type="spellEnd"/>
              <w:r w:rsidR="00EE1B9C">
                <w:rPr>
                  <w:rFonts w:ascii="Arial" w:hAnsi="Arial" w:cs="Arial"/>
                  <w:sz w:val="20"/>
                  <w:szCs w:val="20"/>
                  <w:lang w:val="en-GB"/>
                </w:rPr>
                <w:t xml:space="preserve"> </w:t>
              </w:r>
            </w:ins>
          </w:p>
        </w:tc>
        <w:tc>
          <w:tcPr>
            <w:tcW w:w="1694" w:type="dxa"/>
          </w:tcPr>
          <w:p w14:paraId="5FDE1763" w14:textId="16BD93E0" w:rsidR="00EE1B9C" w:rsidRDefault="00EE1B9C">
            <w:pPr>
              <w:spacing w:line="360" w:lineRule="auto"/>
              <w:jc w:val="both"/>
              <w:cnfStyle w:val="000000100000" w:firstRow="0" w:lastRow="0" w:firstColumn="0" w:lastColumn="0" w:oddVBand="0" w:evenVBand="0" w:oddHBand="1" w:evenHBand="0" w:firstRowFirstColumn="0" w:firstRowLastColumn="0" w:lastRowFirstColumn="0" w:lastRowLastColumn="0"/>
              <w:rPr>
                <w:ins w:id="9221" w:author="Dylan Van Aswegen" w:date="2024-07-16T10:54:00Z" w16du:dateUtc="2024-07-16T08:54:00Z"/>
                <w:rFonts w:ascii="Arial" w:hAnsi="Arial" w:cs="Arial"/>
                <w:sz w:val="20"/>
                <w:szCs w:val="20"/>
                <w:lang w:val="en-GB"/>
              </w:rPr>
            </w:pPr>
          </w:p>
        </w:tc>
        <w:tc>
          <w:tcPr>
            <w:tcW w:w="3804" w:type="dxa"/>
          </w:tcPr>
          <w:p w14:paraId="663422DB" w14:textId="29ED8980" w:rsidR="00EE1B9C" w:rsidRDefault="00DD066A">
            <w:pPr>
              <w:spacing w:line="360" w:lineRule="auto"/>
              <w:jc w:val="both"/>
              <w:cnfStyle w:val="000000100000" w:firstRow="0" w:lastRow="0" w:firstColumn="0" w:lastColumn="0" w:oddVBand="0" w:evenVBand="0" w:oddHBand="1" w:evenHBand="0" w:firstRowFirstColumn="0" w:firstRowLastColumn="0" w:lastRowFirstColumn="0" w:lastRowLastColumn="0"/>
              <w:rPr>
                <w:ins w:id="9222" w:author="Dylan Van Aswegen" w:date="2024-07-16T10:54:00Z" w16du:dateUtc="2024-07-16T08:54:00Z"/>
                <w:rFonts w:ascii="Arial" w:hAnsi="Arial" w:cs="Arial"/>
                <w:sz w:val="20"/>
                <w:szCs w:val="20"/>
                <w:lang w:val="en-GB"/>
              </w:rPr>
            </w:pPr>
            <w:ins w:id="9223" w:author="Dylan Van Aswegen" w:date="2024-07-16T10:54:00Z" w16du:dateUtc="2024-07-16T08:54:00Z">
              <w:r>
                <w:rPr>
                  <w:rFonts w:ascii="Arial" w:hAnsi="Arial" w:cs="Arial"/>
                  <w:sz w:val="20"/>
                  <w:szCs w:val="20"/>
                  <w:lang w:val="en-GB"/>
                </w:rPr>
                <w:t xml:space="preserve">This column will contain a checkbox allowing the user to select </w:t>
              </w:r>
            </w:ins>
            <w:ins w:id="9224" w:author="Dylan Van Aswegen" w:date="2024-07-16T10:55:00Z" w16du:dateUtc="2024-07-16T08:55:00Z">
              <w:r w:rsidR="005A45EE">
                <w:rPr>
                  <w:rFonts w:ascii="Arial" w:hAnsi="Arial" w:cs="Arial"/>
                  <w:sz w:val="20"/>
                  <w:szCs w:val="20"/>
                  <w:lang w:val="en-GB"/>
                </w:rPr>
                <w:t xml:space="preserve">an organisation. The Checkbox in the column name row </w:t>
              </w:r>
              <w:r w:rsidR="006C4866">
                <w:rPr>
                  <w:rFonts w:ascii="Arial" w:hAnsi="Arial" w:cs="Arial"/>
                  <w:sz w:val="20"/>
                  <w:szCs w:val="20"/>
                  <w:lang w:val="en-GB"/>
                </w:rPr>
                <w:t>will be used to select all organ</w:t>
              </w:r>
            </w:ins>
            <w:ins w:id="9225" w:author="Dylan Van Aswegen" w:date="2024-07-16T10:56:00Z" w16du:dateUtc="2024-07-16T08:56:00Z">
              <w:r w:rsidR="006C4866">
                <w:rPr>
                  <w:rFonts w:ascii="Arial" w:hAnsi="Arial" w:cs="Arial"/>
                  <w:sz w:val="20"/>
                  <w:szCs w:val="20"/>
                  <w:lang w:val="en-GB"/>
                </w:rPr>
                <w:t xml:space="preserve">isations. </w:t>
              </w:r>
            </w:ins>
            <w:ins w:id="9226" w:author="Dylan Van Aswegen" w:date="2024-07-16T10:54:00Z" w16du:dateUtc="2024-07-16T08:54:00Z">
              <w:r w:rsidR="00EE1B9C">
                <w:rPr>
                  <w:rFonts w:ascii="Arial" w:hAnsi="Arial" w:cs="Arial"/>
                  <w:sz w:val="20"/>
                  <w:szCs w:val="20"/>
                  <w:lang w:val="en-GB"/>
                </w:rPr>
                <w:t xml:space="preserve"> </w:t>
              </w:r>
            </w:ins>
          </w:p>
        </w:tc>
      </w:tr>
      <w:tr w:rsidR="006C4866" w14:paraId="5BE28465" w14:textId="77777777" w:rsidTr="005C5491">
        <w:trPr>
          <w:ins w:id="9227"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5414063F" w14:textId="6C6056A6" w:rsidR="006C4866" w:rsidRDefault="006C4866">
            <w:pPr>
              <w:spacing w:line="360" w:lineRule="auto"/>
              <w:jc w:val="both"/>
              <w:rPr>
                <w:ins w:id="9228" w:author="Dylan Van Aswegen" w:date="2024-07-16T10:56:00Z" w16du:dateUtc="2024-07-16T08:56:00Z"/>
                <w:rFonts w:ascii="Arial" w:hAnsi="Arial" w:cs="Arial"/>
                <w:sz w:val="20"/>
                <w:szCs w:val="20"/>
                <w:lang w:val="en-GB"/>
              </w:rPr>
            </w:pPr>
            <w:proofErr w:type="spellStart"/>
            <w:ins w:id="9229" w:author="Dylan Van Aswegen" w:date="2024-07-16T10:56:00Z" w16du:dateUtc="2024-07-16T08:56:00Z">
              <w:r>
                <w:rPr>
                  <w:rFonts w:ascii="Arial" w:hAnsi="Arial" w:cs="Arial"/>
                  <w:sz w:val="20"/>
                  <w:szCs w:val="20"/>
                  <w:lang w:val="en-GB"/>
                </w:rPr>
                <w:t>Shortname</w:t>
              </w:r>
              <w:proofErr w:type="spellEnd"/>
            </w:ins>
          </w:p>
        </w:tc>
        <w:tc>
          <w:tcPr>
            <w:tcW w:w="1273" w:type="dxa"/>
          </w:tcPr>
          <w:p w14:paraId="1F4077AE" w14:textId="767EA504" w:rsidR="006C4866" w:rsidRDefault="007A6979">
            <w:pPr>
              <w:spacing w:line="360" w:lineRule="auto"/>
              <w:jc w:val="both"/>
              <w:cnfStyle w:val="000000000000" w:firstRow="0" w:lastRow="0" w:firstColumn="0" w:lastColumn="0" w:oddVBand="0" w:evenVBand="0" w:oddHBand="0" w:evenHBand="0" w:firstRowFirstColumn="0" w:firstRowLastColumn="0" w:lastRowFirstColumn="0" w:lastRowLastColumn="0"/>
              <w:rPr>
                <w:ins w:id="9230" w:author="Dylan Van Aswegen" w:date="2024-07-16T10:56:00Z" w16du:dateUtc="2024-07-16T08:56:00Z"/>
                <w:rFonts w:ascii="Arial" w:hAnsi="Arial" w:cs="Arial"/>
                <w:sz w:val="20"/>
                <w:szCs w:val="20"/>
                <w:lang w:val="en-GB"/>
              </w:rPr>
            </w:pPr>
            <w:proofErr w:type="spellStart"/>
            <w:ins w:id="9231" w:author="Dylan Van Aswegen" w:date="2024-07-16T10:59:00Z" w16du:dateUtc="2024-07-16T08:59:00Z">
              <w:r>
                <w:rPr>
                  <w:rFonts w:ascii="Arial" w:hAnsi="Arial" w:cs="Arial"/>
                  <w:sz w:val="20"/>
                  <w:szCs w:val="20"/>
                  <w:lang w:val="en-GB"/>
                </w:rPr>
                <w:t>Textfield</w:t>
              </w:r>
            </w:ins>
            <w:proofErr w:type="spellEnd"/>
          </w:p>
        </w:tc>
        <w:tc>
          <w:tcPr>
            <w:tcW w:w="1694" w:type="dxa"/>
          </w:tcPr>
          <w:p w14:paraId="073C0B0E" w14:textId="15938731" w:rsidR="006C4866" w:rsidRDefault="007A6979">
            <w:pPr>
              <w:spacing w:line="360" w:lineRule="auto"/>
              <w:jc w:val="both"/>
              <w:cnfStyle w:val="000000000000" w:firstRow="0" w:lastRow="0" w:firstColumn="0" w:lastColumn="0" w:oddVBand="0" w:evenVBand="0" w:oddHBand="0" w:evenHBand="0" w:firstRowFirstColumn="0" w:firstRowLastColumn="0" w:lastRowFirstColumn="0" w:lastRowLastColumn="0"/>
              <w:rPr>
                <w:ins w:id="9232" w:author="Dylan Van Aswegen" w:date="2024-07-16T10:56:00Z" w16du:dateUtc="2024-07-16T08:56:00Z"/>
                <w:rFonts w:ascii="Arial" w:hAnsi="Arial" w:cs="Arial"/>
                <w:sz w:val="20"/>
                <w:szCs w:val="20"/>
                <w:lang w:val="en-GB"/>
              </w:rPr>
            </w:pPr>
            <w:ins w:id="9233" w:author="Dylan Van Aswegen" w:date="2024-07-16T10:59:00Z" w16du:dateUtc="2024-07-16T08:59:00Z">
              <w:r>
                <w:rPr>
                  <w:rFonts w:ascii="Arial" w:hAnsi="Arial" w:cs="Arial"/>
                  <w:sz w:val="20"/>
                  <w:szCs w:val="20"/>
                  <w:lang w:val="en-GB"/>
                </w:rPr>
                <w:t>String</w:t>
              </w:r>
            </w:ins>
          </w:p>
        </w:tc>
        <w:tc>
          <w:tcPr>
            <w:tcW w:w="3804" w:type="dxa"/>
          </w:tcPr>
          <w:p w14:paraId="2580DE72" w14:textId="38F12BD1" w:rsidR="006C4866" w:rsidRDefault="007A6979">
            <w:pPr>
              <w:spacing w:line="360" w:lineRule="auto"/>
              <w:jc w:val="both"/>
              <w:cnfStyle w:val="000000000000" w:firstRow="0" w:lastRow="0" w:firstColumn="0" w:lastColumn="0" w:oddVBand="0" w:evenVBand="0" w:oddHBand="0" w:evenHBand="0" w:firstRowFirstColumn="0" w:firstRowLastColumn="0" w:lastRowFirstColumn="0" w:lastRowLastColumn="0"/>
              <w:rPr>
                <w:ins w:id="9234" w:author="Dylan Van Aswegen" w:date="2024-07-16T10:56:00Z" w16du:dateUtc="2024-07-16T08:56:00Z"/>
                <w:rFonts w:ascii="Arial" w:hAnsi="Arial" w:cs="Arial"/>
                <w:sz w:val="20"/>
                <w:szCs w:val="20"/>
                <w:lang w:val="en-GB"/>
              </w:rPr>
            </w:pPr>
            <w:ins w:id="9235" w:author="Dylan Van Aswegen" w:date="2024-07-16T10:59:00Z" w16du:dateUtc="2024-07-16T08:59:00Z">
              <w:r>
                <w:rPr>
                  <w:rFonts w:ascii="Arial" w:hAnsi="Arial" w:cs="Arial"/>
                  <w:sz w:val="20"/>
                  <w:szCs w:val="20"/>
                  <w:lang w:val="en-GB"/>
                </w:rPr>
                <w:t xml:space="preserve">This column will contain the organisation </w:t>
              </w:r>
              <w:proofErr w:type="spellStart"/>
              <w:r>
                <w:rPr>
                  <w:rFonts w:ascii="Arial" w:hAnsi="Arial" w:cs="Arial"/>
                  <w:sz w:val="20"/>
                  <w:szCs w:val="20"/>
                  <w:lang w:val="en-GB"/>
                </w:rPr>
                <w:t>shortname</w:t>
              </w:r>
              <w:proofErr w:type="spellEnd"/>
              <w:r>
                <w:rPr>
                  <w:rFonts w:ascii="Arial" w:hAnsi="Arial" w:cs="Arial"/>
                  <w:sz w:val="20"/>
                  <w:szCs w:val="20"/>
                  <w:lang w:val="en-GB"/>
                </w:rPr>
                <w:t xml:space="preserve">. The text should be clickable and once clicked, will </w:t>
              </w:r>
            </w:ins>
            <w:ins w:id="9236" w:author="Dylan Van Aswegen" w:date="2024-07-16T11:00:00Z" w16du:dateUtc="2024-07-16T09:00:00Z">
              <w:r>
                <w:rPr>
                  <w:rFonts w:ascii="Arial" w:hAnsi="Arial" w:cs="Arial"/>
                  <w:sz w:val="20"/>
                  <w:szCs w:val="20"/>
                  <w:lang w:val="en-GB"/>
                </w:rPr>
                <w:t xml:space="preserve">navigate the application admin to the </w:t>
              </w:r>
              <w:r w:rsidR="000C3FA3">
                <w:rPr>
                  <w:rFonts w:ascii="Arial" w:hAnsi="Arial" w:cs="Arial"/>
                  <w:sz w:val="20"/>
                  <w:szCs w:val="20"/>
                  <w:lang w:val="en-GB"/>
                </w:rPr>
                <w:t xml:space="preserve">organisation public page. </w:t>
              </w:r>
            </w:ins>
          </w:p>
        </w:tc>
      </w:tr>
      <w:tr w:rsidR="000C3FA3" w14:paraId="7990EB62" w14:textId="77777777" w:rsidTr="005C5491">
        <w:trPr>
          <w:cnfStyle w:val="000000100000" w:firstRow="0" w:lastRow="0" w:firstColumn="0" w:lastColumn="0" w:oddVBand="0" w:evenVBand="0" w:oddHBand="1" w:evenHBand="0" w:firstRowFirstColumn="0" w:firstRowLastColumn="0" w:lastRowFirstColumn="0" w:lastRowLastColumn="0"/>
          <w:ins w:id="9237"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2C0E3567" w14:textId="6320F357" w:rsidR="000C3FA3" w:rsidRDefault="000C3FA3" w:rsidP="000C3FA3">
            <w:pPr>
              <w:spacing w:line="360" w:lineRule="auto"/>
              <w:jc w:val="both"/>
              <w:rPr>
                <w:ins w:id="9238" w:author="Dylan Van Aswegen" w:date="2024-07-16T10:56:00Z" w16du:dateUtc="2024-07-16T08:56:00Z"/>
                <w:rFonts w:ascii="Arial" w:hAnsi="Arial" w:cs="Arial"/>
                <w:sz w:val="20"/>
                <w:szCs w:val="20"/>
                <w:lang w:val="en-GB"/>
              </w:rPr>
            </w:pPr>
            <w:ins w:id="9239" w:author="Dylan Van Aswegen" w:date="2024-07-16T10:56:00Z" w16du:dateUtc="2024-07-16T08:56:00Z">
              <w:r>
                <w:rPr>
                  <w:rFonts w:ascii="Arial" w:hAnsi="Arial" w:cs="Arial"/>
                  <w:sz w:val="20"/>
                  <w:szCs w:val="20"/>
                  <w:lang w:val="en-GB"/>
                </w:rPr>
                <w:t>Name</w:t>
              </w:r>
            </w:ins>
          </w:p>
        </w:tc>
        <w:tc>
          <w:tcPr>
            <w:tcW w:w="1273" w:type="dxa"/>
          </w:tcPr>
          <w:p w14:paraId="3823773A" w14:textId="4A87FE6B" w:rsidR="000C3FA3" w:rsidRDefault="000C3FA3" w:rsidP="000C3FA3">
            <w:pPr>
              <w:spacing w:line="360" w:lineRule="auto"/>
              <w:jc w:val="both"/>
              <w:cnfStyle w:val="000000100000" w:firstRow="0" w:lastRow="0" w:firstColumn="0" w:lastColumn="0" w:oddVBand="0" w:evenVBand="0" w:oddHBand="1" w:evenHBand="0" w:firstRowFirstColumn="0" w:firstRowLastColumn="0" w:lastRowFirstColumn="0" w:lastRowLastColumn="0"/>
              <w:rPr>
                <w:ins w:id="9240" w:author="Dylan Van Aswegen" w:date="2024-07-16T10:56:00Z" w16du:dateUtc="2024-07-16T08:56:00Z"/>
                <w:rFonts w:ascii="Arial" w:hAnsi="Arial" w:cs="Arial"/>
                <w:sz w:val="20"/>
                <w:szCs w:val="20"/>
                <w:lang w:val="en-GB"/>
              </w:rPr>
            </w:pPr>
            <w:proofErr w:type="spellStart"/>
            <w:ins w:id="9241" w:author="Dylan Van Aswegen" w:date="2024-07-16T11:00:00Z">
              <w:r>
                <w:rPr>
                  <w:rFonts w:ascii="Arial" w:hAnsi="Arial" w:cs="Arial"/>
                  <w:sz w:val="20"/>
                  <w:szCs w:val="20"/>
                  <w:lang w:val="en-GB"/>
                </w:rPr>
                <w:t>Textfield</w:t>
              </w:r>
            </w:ins>
            <w:proofErr w:type="spellEnd"/>
          </w:p>
        </w:tc>
        <w:tc>
          <w:tcPr>
            <w:tcW w:w="1694" w:type="dxa"/>
          </w:tcPr>
          <w:p w14:paraId="43A1B87F" w14:textId="5E38190C" w:rsidR="000C3FA3" w:rsidRDefault="000C3FA3" w:rsidP="000C3FA3">
            <w:pPr>
              <w:spacing w:line="360" w:lineRule="auto"/>
              <w:jc w:val="both"/>
              <w:cnfStyle w:val="000000100000" w:firstRow="0" w:lastRow="0" w:firstColumn="0" w:lastColumn="0" w:oddVBand="0" w:evenVBand="0" w:oddHBand="1" w:evenHBand="0" w:firstRowFirstColumn="0" w:firstRowLastColumn="0" w:lastRowFirstColumn="0" w:lastRowLastColumn="0"/>
              <w:rPr>
                <w:ins w:id="9242" w:author="Dylan Van Aswegen" w:date="2024-07-16T10:56:00Z" w16du:dateUtc="2024-07-16T08:56:00Z"/>
                <w:rFonts w:ascii="Arial" w:hAnsi="Arial" w:cs="Arial"/>
                <w:sz w:val="20"/>
                <w:szCs w:val="20"/>
                <w:lang w:val="en-GB"/>
              </w:rPr>
            </w:pPr>
            <w:ins w:id="9243" w:author="Dylan Van Aswegen" w:date="2024-07-16T11:00:00Z">
              <w:r>
                <w:rPr>
                  <w:rFonts w:ascii="Arial" w:hAnsi="Arial" w:cs="Arial"/>
                  <w:sz w:val="20"/>
                  <w:szCs w:val="20"/>
                  <w:lang w:val="en-GB"/>
                </w:rPr>
                <w:t>String</w:t>
              </w:r>
            </w:ins>
          </w:p>
        </w:tc>
        <w:tc>
          <w:tcPr>
            <w:tcW w:w="3804" w:type="dxa"/>
          </w:tcPr>
          <w:p w14:paraId="2E2FC478" w14:textId="27C09428" w:rsidR="000C3FA3" w:rsidRDefault="000C3FA3" w:rsidP="000C3FA3">
            <w:pPr>
              <w:spacing w:line="360" w:lineRule="auto"/>
              <w:jc w:val="both"/>
              <w:cnfStyle w:val="000000100000" w:firstRow="0" w:lastRow="0" w:firstColumn="0" w:lastColumn="0" w:oddVBand="0" w:evenVBand="0" w:oddHBand="1" w:evenHBand="0" w:firstRowFirstColumn="0" w:firstRowLastColumn="0" w:lastRowFirstColumn="0" w:lastRowLastColumn="0"/>
              <w:rPr>
                <w:ins w:id="9244" w:author="Dylan Van Aswegen" w:date="2024-07-16T10:56:00Z" w16du:dateUtc="2024-07-16T08:56:00Z"/>
                <w:rFonts w:ascii="Arial" w:hAnsi="Arial" w:cs="Arial"/>
                <w:sz w:val="20"/>
                <w:szCs w:val="20"/>
                <w:lang w:val="en-GB"/>
              </w:rPr>
            </w:pPr>
            <w:ins w:id="9245" w:author="Dylan Van Aswegen" w:date="2024-07-16T11:00:00Z">
              <w:r>
                <w:rPr>
                  <w:rFonts w:ascii="Arial" w:hAnsi="Arial" w:cs="Arial"/>
                  <w:sz w:val="20"/>
                  <w:szCs w:val="20"/>
                  <w:lang w:val="en-GB"/>
                </w:rPr>
                <w:t>This column will contain the organisation</w:t>
              </w:r>
            </w:ins>
            <w:ins w:id="9246" w:author="Dylan Van Aswegen" w:date="2024-07-16T11:00:00Z" w16du:dateUtc="2024-07-16T09:00:00Z">
              <w:r>
                <w:rPr>
                  <w:rFonts w:ascii="Arial" w:hAnsi="Arial" w:cs="Arial"/>
                  <w:sz w:val="20"/>
                  <w:szCs w:val="20"/>
                  <w:lang w:val="en-GB"/>
                </w:rPr>
                <w:t xml:space="preserve"> name. </w:t>
              </w:r>
            </w:ins>
          </w:p>
        </w:tc>
      </w:tr>
      <w:tr w:rsidR="000C3FA3" w14:paraId="51CF84FF" w14:textId="77777777" w:rsidTr="005C5491">
        <w:trPr>
          <w:ins w:id="9247"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66308EB4" w14:textId="5CC3D1F6" w:rsidR="000C3FA3" w:rsidRDefault="000C3FA3" w:rsidP="000C3FA3">
            <w:pPr>
              <w:spacing w:line="360" w:lineRule="auto"/>
              <w:jc w:val="both"/>
              <w:rPr>
                <w:ins w:id="9248" w:author="Dylan Van Aswegen" w:date="2024-07-16T10:56:00Z" w16du:dateUtc="2024-07-16T08:56:00Z"/>
                <w:rFonts w:ascii="Arial" w:hAnsi="Arial" w:cs="Arial"/>
                <w:sz w:val="20"/>
                <w:szCs w:val="20"/>
                <w:lang w:val="en-GB"/>
              </w:rPr>
            </w:pPr>
            <w:ins w:id="9249" w:author="Dylan Van Aswegen" w:date="2024-07-16T10:56:00Z" w16du:dateUtc="2024-07-16T08:56:00Z">
              <w:r>
                <w:rPr>
                  <w:rFonts w:ascii="Arial" w:hAnsi="Arial" w:cs="Arial"/>
                  <w:sz w:val="20"/>
                  <w:szCs w:val="20"/>
                  <w:lang w:val="en-GB"/>
                </w:rPr>
                <w:t>Blocked</w:t>
              </w:r>
            </w:ins>
          </w:p>
        </w:tc>
        <w:tc>
          <w:tcPr>
            <w:tcW w:w="1273" w:type="dxa"/>
          </w:tcPr>
          <w:p w14:paraId="6FDF7C2F" w14:textId="1227D2B1" w:rsidR="000C3FA3" w:rsidRDefault="000C3FA3" w:rsidP="000C3FA3">
            <w:pPr>
              <w:spacing w:line="360" w:lineRule="auto"/>
              <w:jc w:val="both"/>
              <w:cnfStyle w:val="000000000000" w:firstRow="0" w:lastRow="0" w:firstColumn="0" w:lastColumn="0" w:oddVBand="0" w:evenVBand="0" w:oddHBand="0" w:evenHBand="0" w:firstRowFirstColumn="0" w:firstRowLastColumn="0" w:lastRowFirstColumn="0" w:lastRowLastColumn="0"/>
              <w:rPr>
                <w:ins w:id="9250" w:author="Dylan Van Aswegen" w:date="2024-07-16T10:56:00Z" w16du:dateUtc="2024-07-16T08:56:00Z"/>
                <w:rFonts w:ascii="Arial" w:hAnsi="Arial" w:cs="Arial"/>
                <w:sz w:val="20"/>
                <w:szCs w:val="20"/>
                <w:lang w:val="en-GB"/>
              </w:rPr>
            </w:pPr>
            <w:proofErr w:type="spellStart"/>
            <w:ins w:id="9251" w:author="Dylan Van Aswegen" w:date="2024-07-16T11:00:00Z">
              <w:r>
                <w:rPr>
                  <w:rFonts w:ascii="Arial" w:hAnsi="Arial" w:cs="Arial"/>
                  <w:sz w:val="20"/>
                  <w:szCs w:val="20"/>
                  <w:lang w:val="en-GB"/>
                </w:rPr>
                <w:t>Textfield</w:t>
              </w:r>
            </w:ins>
            <w:proofErr w:type="spellEnd"/>
          </w:p>
        </w:tc>
        <w:tc>
          <w:tcPr>
            <w:tcW w:w="1694" w:type="dxa"/>
          </w:tcPr>
          <w:p w14:paraId="6BAC0D62" w14:textId="1CCA98FC" w:rsidR="000C3FA3" w:rsidRDefault="000C3FA3" w:rsidP="000C3FA3">
            <w:pPr>
              <w:spacing w:line="360" w:lineRule="auto"/>
              <w:jc w:val="both"/>
              <w:cnfStyle w:val="000000000000" w:firstRow="0" w:lastRow="0" w:firstColumn="0" w:lastColumn="0" w:oddVBand="0" w:evenVBand="0" w:oddHBand="0" w:evenHBand="0" w:firstRowFirstColumn="0" w:firstRowLastColumn="0" w:lastRowFirstColumn="0" w:lastRowLastColumn="0"/>
              <w:rPr>
                <w:ins w:id="9252" w:author="Dylan Van Aswegen" w:date="2024-07-16T10:56:00Z" w16du:dateUtc="2024-07-16T08:56:00Z"/>
                <w:rFonts w:ascii="Arial" w:hAnsi="Arial" w:cs="Arial"/>
                <w:sz w:val="20"/>
                <w:szCs w:val="20"/>
                <w:lang w:val="en-GB"/>
              </w:rPr>
            </w:pPr>
            <w:ins w:id="9253" w:author="Dylan Van Aswegen" w:date="2024-07-16T11:00:00Z">
              <w:r>
                <w:rPr>
                  <w:rFonts w:ascii="Arial" w:hAnsi="Arial" w:cs="Arial"/>
                  <w:sz w:val="20"/>
                  <w:szCs w:val="20"/>
                  <w:lang w:val="en-GB"/>
                </w:rPr>
                <w:t>String</w:t>
              </w:r>
            </w:ins>
          </w:p>
        </w:tc>
        <w:tc>
          <w:tcPr>
            <w:tcW w:w="3804" w:type="dxa"/>
          </w:tcPr>
          <w:p w14:paraId="428A619C" w14:textId="539868F1" w:rsidR="000C3FA3" w:rsidRDefault="000C3FA3" w:rsidP="000C3FA3">
            <w:pPr>
              <w:spacing w:line="360" w:lineRule="auto"/>
              <w:jc w:val="both"/>
              <w:cnfStyle w:val="000000000000" w:firstRow="0" w:lastRow="0" w:firstColumn="0" w:lastColumn="0" w:oddVBand="0" w:evenVBand="0" w:oddHBand="0" w:evenHBand="0" w:firstRowFirstColumn="0" w:firstRowLastColumn="0" w:lastRowFirstColumn="0" w:lastRowLastColumn="0"/>
              <w:rPr>
                <w:ins w:id="9254" w:author="Dylan Van Aswegen" w:date="2024-07-16T10:56:00Z" w16du:dateUtc="2024-07-16T08:56:00Z"/>
                <w:rFonts w:ascii="Arial" w:hAnsi="Arial" w:cs="Arial"/>
                <w:sz w:val="20"/>
                <w:szCs w:val="20"/>
                <w:lang w:val="en-GB"/>
              </w:rPr>
            </w:pPr>
            <w:ins w:id="9255" w:author="Dylan Van Aswegen" w:date="2024-07-16T11:00:00Z">
              <w:r>
                <w:rPr>
                  <w:rFonts w:ascii="Arial" w:hAnsi="Arial" w:cs="Arial"/>
                  <w:sz w:val="20"/>
                  <w:szCs w:val="20"/>
                  <w:lang w:val="en-GB"/>
                </w:rPr>
                <w:t xml:space="preserve">This column will contain </w:t>
              </w:r>
            </w:ins>
            <w:ins w:id="9256" w:author="Dylan Van Aswegen" w:date="2024-07-16T11:00:00Z" w16du:dateUtc="2024-07-16T09:00:00Z">
              <w:r>
                <w:rPr>
                  <w:rFonts w:ascii="Arial" w:hAnsi="Arial" w:cs="Arial"/>
                  <w:sz w:val="20"/>
                  <w:szCs w:val="20"/>
                  <w:lang w:val="en-GB"/>
                </w:rPr>
                <w:t xml:space="preserve">a “Yes” if the organisation admins have been blocked and a “No” if they have not. </w:t>
              </w:r>
            </w:ins>
          </w:p>
        </w:tc>
      </w:tr>
      <w:tr w:rsidR="000C3FA3" w14:paraId="113B64A0" w14:textId="77777777" w:rsidTr="005C5491">
        <w:trPr>
          <w:cnfStyle w:val="000000100000" w:firstRow="0" w:lastRow="0" w:firstColumn="0" w:lastColumn="0" w:oddVBand="0" w:evenVBand="0" w:oddHBand="1" w:evenHBand="0" w:firstRowFirstColumn="0" w:firstRowLastColumn="0" w:lastRowFirstColumn="0" w:lastRowLastColumn="0"/>
          <w:ins w:id="9257"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0952E3DD" w14:textId="39FB0F08" w:rsidR="000C3FA3" w:rsidRDefault="000C3FA3" w:rsidP="000C3FA3">
            <w:pPr>
              <w:spacing w:line="360" w:lineRule="auto"/>
              <w:jc w:val="both"/>
              <w:rPr>
                <w:ins w:id="9258" w:author="Dylan Van Aswegen" w:date="2024-07-16T10:56:00Z" w16du:dateUtc="2024-07-16T08:56:00Z"/>
                <w:rFonts w:ascii="Arial" w:hAnsi="Arial" w:cs="Arial"/>
                <w:sz w:val="20"/>
                <w:szCs w:val="20"/>
                <w:lang w:val="en-GB"/>
              </w:rPr>
            </w:pPr>
            <w:ins w:id="9259" w:author="Dylan Van Aswegen" w:date="2024-07-16T10:56:00Z" w16du:dateUtc="2024-07-16T08:56:00Z">
              <w:r>
                <w:rPr>
                  <w:rFonts w:ascii="Arial" w:hAnsi="Arial" w:cs="Arial"/>
                  <w:sz w:val="20"/>
                  <w:szCs w:val="20"/>
                  <w:lang w:val="en-GB"/>
                </w:rPr>
                <w:t>Renew</w:t>
              </w:r>
            </w:ins>
          </w:p>
        </w:tc>
        <w:tc>
          <w:tcPr>
            <w:tcW w:w="1273" w:type="dxa"/>
          </w:tcPr>
          <w:p w14:paraId="4BFC3F8C" w14:textId="6AB255A7" w:rsidR="000C3FA3" w:rsidRDefault="000C3FA3" w:rsidP="000C3FA3">
            <w:pPr>
              <w:spacing w:line="360" w:lineRule="auto"/>
              <w:jc w:val="both"/>
              <w:cnfStyle w:val="000000100000" w:firstRow="0" w:lastRow="0" w:firstColumn="0" w:lastColumn="0" w:oddVBand="0" w:evenVBand="0" w:oddHBand="1" w:evenHBand="0" w:firstRowFirstColumn="0" w:firstRowLastColumn="0" w:lastRowFirstColumn="0" w:lastRowLastColumn="0"/>
              <w:rPr>
                <w:ins w:id="9260" w:author="Dylan Van Aswegen" w:date="2024-07-16T10:56:00Z" w16du:dateUtc="2024-07-16T08:56:00Z"/>
                <w:rFonts w:ascii="Arial" w:hAnsi="Arial" w:cs="Arial"/>
                <w:sz w:val="20"/>
                <w:szCs w:val="20"/>
                <w:lang w:val="en-GB"/>
              </w:rPr>
            </w:pPr>
            <w:proofErr w:type="spellStart"/>
            <w:ins w:id="9261" w:author="Dylan Van Aswegen" w:date="2024-07-16T11:01:00Z">
              <w:r>
                <w:rPr>
                  <w:rFonts w:ascii="Arial" w:hAnsi="Arial" w:cs="Arial"/>
                  <w:sz w:val="20"/>
                  <w:szCs w:val="20"/>
                  <w:lang w:val="en-GB"/>
                </w:rPr>
                <w:t>Textfield</w:t>
              </w:r>
            </w:ins>
            <w:proofErr w:type="spellEnd"/>
          </w:p>
        </w:tc>
        <w:tc>
          <w:tcPr>
            <w:tcW w:w="1694" w:type="dxa"/>
          </w:tcPr>
          <w:p w14:paraId="271EADEC" w14:textId="568CDC7B" w:rsidR="000C3FA3" w:rsidRDefault="000C3FA3" w:rsidP="000C3FA3">
            <w:pPr>
              <w:spacing w:line="360" w:lineRule="auto"/>
              <w:jc w:val="both"/>
              <w:cnfStyle w:val="000000100000" w:firstRow="0" w:lastRow="0" w:firstColumn="0" w:lastColumn="0" w:oddVBand="0" w:evenVBand="0" w:oddHBand="1" w:evenHBand="0" w:firstRowFirstColumn="0" w:firstRowLastColumn="0" w:lastRowFirstColumn="0" w:lastRowLastColumn="0"/>
              <w:rPr>
                <w:ins w:id="9262" w:author="Dylan Van Aswegen" w:date="2024-07-16T10:56:00Z" w16du:dateUtc="2024-07-16T08:56:00Z"/>
                <w:rFonts w:ascii="Arial" w:hAnsi="Arial" w:cs="Arial"/>
                <w:sz w:val="20"/>
                <w:szCs w:val="20"/>
                <w:lang w:val="en-GB"/>
              </w:rPr>
            </w:pPr>
            <w:ins w:id="9263" w:author="Dylan Van Aswegen" w:date="2024-07-16T11:01:00Z">
              <w:r>
                <w:rPr>
                  <w:rFonts w:ascii="Arial" w:hAnsi="Arial" w:cs="Arial"/>
                  <w:sz w:val="20"/>
                  <w:szCs w:val="20"/>
                  <w:lang w:val="en-GB"/>
                </w:rPr>
                <w:t>String</w:t>
              </w:r>
            </w:ins>
          </w:p>
        </w:tc>
        <w:tc>
          <w:tcPr>
            <w:tcW w:w="3804" w:type="dxa"/>
          </w:tcPr>
          <w:p w14:paraId="5F03009D" w14:textId="35AA8932" w:rsidR="000C3FA3" w:rsidRDefault="000C3FA3" w:rsidP="000C3FA3">
            <w:pPr>
              <w:spacing w:line="360" w:lineRule="auto"/>
              <w:jc w:val="both"/>
              <w:cnfStyle w:val="000000100000" w:firstRow="0" w:lastRow="0" w:firstColumn="0" w:lastColumn="0" w:oddVBand="0" w:evenVBand="0" w:oddHBand="1" w:evenHBand="0" w:firstRowFirstColumn="0" w:firstRowLastColumn="0" w:lastRowFirstColumn="0" w:lastRowLastColumn="0"/>
              <w:rPr>
                <w:ins w:id="9264" w:author="Dylan Van Aswegen" w:date="2024-07-16T10:56:00Z" w16du:dateUtc="2024-07-16T08:56:00Z"/>
                <w:rFonts w:ascii="Arial" w:hAnsi="Arial" w:cs="Arial"/>
                <w:sz w:val="20"/>
                <w:szCs w:val="20"/>
                <w:lang w:val="en-GB"/>
              </w:rPr>
            </w:pPr>
            <w:ins w:id="9265" w:author="Dylan Van Aswegen" w:date="2024-07-16T11:01:00Z">
              <w:r>
                <w:rPr>
                  <w:rFonts w:ascii="Arial" w:hAnsi="Arial" w:cs="Arial"/>
                  <w:sz w:val="20"/>
                  <w:szCs w:val="20"/>
                  <w:lang w:val="en-GB"/>
                </w:rPr>
                <w:t xml:space="preserve">This column will contain a “Yes” if the organisation </w:t>
              </w:r>
            </w:ins>
            <w:ins w:id="9266" w:author="Dylan Van Aswegen" w:date="2024-07-16T11:01:00Z" w16du:dateUtc="2024-07-16T09:01:00Z">
              <w:r>
                <w:rPr>
                  <w:rFonts w:ascii="Arial" w:hAnsi="Arial" w:cs="Arial"/>
                  <w:sz w:val="20"/>
                  <w:szCs w:val="20"/>
                  <w:lang w:val="en-GB"/>
                </w:rPr>
                <w:t xml:space="preserve">subscription needs to be renewed and “No if it doesn’t. </w:t>
              </w:r>
            </w:ins>
            <w:ins w:id="9267" w:author="Dylan Van Aswegen" w:date="2024-07-16T11:01:00Z">
              <w:r>
                <w:rPr>
                  <w:rFonts w:ascii="Arial" w:hAnsi="Arial" w:cs="Arial"/>
                  <w:sz w:val="20"/>
                  <w:szCs w:val="20"/>
                  <w:lang w:val="en-GB"/>
                </w:rPr>
                <w:t xml:space="preserve"> </w:t>
              </w:r>
            </w:ins>
          </w:p>
        </w:tc>
      </w:tr>
      <w:tr w:rsidR="00DC33EC" w14:paraId="3D6CB0E0" w14:textId="77777777" w:rsidTr="005C5491">
        <w:trPr>
          <w:ins w:id="9268"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45B2C6C1" w14:textId="05E4CB03" w:rsidR="00DC33EC" w:rsidRDefault="00DC33EC" w:rsidP="00DC33EC">
            <w:pPr>
              <w:spacing w:line="360" w:lineRule="auto"/>
              <w:jc w:val="both"/>
              <w:rPr>
                <w:ins w:id="9269" w:author="Dylan Van Aswegen" w:date="2024-07-16T10:56:00Z" w16du:dateUtc="2024-07-16T08:56:00Z"/>
                <w:rFonts w:ascii="Arial" w:hAnsi="Arial" w:cs="Arial"/>
                <w:sz w:val="20"/>
                <w:szCs w:val="20"/>
                <w:lang w:val="en-GB"/>
              </w:rPr>
            </w:pPr>
            <w:ins w:id="9270" w:author="Dylan Van Aswegen" w:date="2024-07-16T10:56:00Z" w16du:dateUtc="2024-07-16T08:56:00Z">
              <w:r>
                <w:rPr>
                  <w:rFonts w:ascii="Arial" w:hAnsi="Arial" w:cs="Arial"/>
                  <w:sz w:val="20"/>
                  <w:szCs w:val="20"/>
                  <w:lang w:val="en-GB"/>
                </w:rPr>
                <w:t>Invoice Due</w:t>
              </w:r>
            </w:ins>
          </w:p>
        </w:tc>
        <w:tc>
          <w:tcPr>
            <w:tcW w:w="1273" w:type="dxa"/>
          </w:tcPr>
          <w:p w14:paraId="767FA2DE" w14:textId="5C739AEC" w:rsidR="00DC33EC" w:rsidRDefault="00DC33EC" w:rsidP="00DC33EC">
            <w:pPr>
              <w:spacing w:line="360" w:lineRule="auto"/>
              <w:jc w:val="both"/>
              <w:cnfStyle w:val="000000000000" w:firstRow="0" w:lastRow="0" w:firstColumn="0" w:lastColumn="0" w:oddVBand="0" w:evenVBand="0" w:oddHBand="0" w:evenHBand="0" w:firstRowFirstColumn="0" w:firstRowLastColumn="0" w:lastRowFirstColumn="0" w:lastRowLastColumn="0"/>
              <w:rPr>
                <w:ins w:id="9271" w:author="Dylan Van Aswegen" w:date="2024-07-16T10:56:00Z" w16du:dateUtc="2024-07-16T08:56:00Z"/>
                <w:rFonts w:ascii="Arial" w:hAnsi="Arial" w:cs="Arial"/>
                <w:sz w:val="20"/>
                <w:szCs w:val="20"/>
                <w:lang w:val="en-GB"/>
              </w:rPr>
            </w:pPr>
            <w:proofErr w:type="spellStart"/>
            <w:ins w:id="9272" w:author="Dylan Van Aswegen" w:date="2024-07-16T11:01:00Z">
              <w:r>
                <w:rPr>
                  <w:rFonts w:ascii="Arial" w:hAnsi="Arial" w:cs="Arial"/>
                  <w:sz w:val="20"/>
                  <w:szCs w:val="20"/>
                  <w:lang w:val="en-GB"/>
                </w:rPr>
                <w:t>Textfield</w:t>
              </w:r>
            </w:ins>
            <w:proofErr w:type="spellEnd"/>
          </w:p>
        </w:tc>
        <w:tc>
          <w:tcPr>
            <w:tcW w:w="1694" w:type="dxa"/>
          </w:tcPr>
          <w:p w14:paraId="199806CD" w14:textId="5A0B2560" w:rsidR="00DC33EC" w:rsidRDefault="00DC33EC" w:rsidP="00DC33EC">
            <w:pPr>
              <w:spacing w:line="360" w:lineRule="auto"/>
              <w:jc w:val="both"/>
              <w:cnfStyle w:val="000000000000" w:firstRow="0" w:lastRow="0" w:firstColumn="0" w:lastColumn="0" w:oddVBand="0" w:evenVBand="0" w:oddHBand="0" w:evenHBand="0" w:firstRowFirstColumn="0" w:firstRowLastColumn="0" w:lastRowFirstColumn="0" w:lastRowLastColumn="0"/>
              <w:rPr>
                <w:ins w:id="9273" w:author="Dylan Van Aswegen" w:date="2024-07-16T10:56:00Z" w16du:dateUtc="2024-07-16T08:56:00Z"/>
                <w:rFonts w:ascii="Arial" w:hAnsi="Arial" w:cs="Arial"/>
                <w:sz w:val="20"/>
                <w:szCs w:val="20"/>
                <w:lang w:val="en-GB"/>
              </w:rPr>
            </w:pPr>
            <w:ins w:id="9274" w:author="Dylan Van Aswegen" w:date="2024-07-16T11:01:00Z">
              <w:r>
                <w:rPr>
                  <w:rFonts w:ascii="Arial" w:hAnsi="Arial" w:cs="Arial"/>
                  <w:sz w:val="20"/>
                  <w:szCs w:val="20"/>
                  <w:lang w:val="en-GB"/>
                </w:rPr>
                <w:t>String</w:t>
              </w:r>
            </w:ins>
          </w:p>
        </w:tc>
        <w:tc>
          <w:tcPr>
            <w:tcW w:w="3804" w:type="dxa"/>
          </w:tcPr>
          <w:p w14:paraId="7849AC87" w14:textId="67CE0698" w:rsidR="00DC33EC" w:rsidRDefault="00DC33EC" w:rsidP="00DC33EC">
            <w:pPr>
              <w:spacing w:line="360" w:lineRule="auto"/>
              <w:jc w:val="both"/>
              <w:cnfStyle w:val="000000000000" w:firstRow="0" w:lastRow="0" w:firstColumn="0" w:lastColumn="0" w:oddVBand="0" w:evenVBand="0" w:oddHBand="0" w:evenHBand="0" w:firstRowFirstColumn="0" w:firstRowLastColumn="0" w:lastRowFirstColumn="0" w:lastRowLastColumn="0"/>
              <w:rPr>
                <w:ins w:id="9275" w:author="Dylan Van Aswegen" w:date="2024-07-16T10:56:00Z" w16du:dateUtc="2024-07-16T08:56:00Z"/>
                <w:rFonts w:ascii="Arial" w:hAnsi="Arial" w:cs="Arial"/>
                <w:sz w:val="20"/>
                <w:szCs w:val="20"/>
                <w:lang w:val="en-GB"/>
              </w:rPr>
            </w:pPr>
            <w:ins w:id="9276" w:author="Dylan Van Aswegen" w:date="2024-07-16T11:01:00Z">
              <w:r>
                <w:rPr>
                  <w:rFonts w:ascii="Arial" w:hAnsi="Arial" w:cs="Arial"/>
                  <w:sz w:val="20"/>
                  <w:szCs w:val="20"/>
                  <w:lang w:val="en-GB"/>
                </w:rPr>
                <w:t xml:space="preserve">This column will contain a “Yes” if the organisation </w:t>
              </w:r>
            </w:ins>
            <w:ins w:id="9277" w:author="Dylan Van Aswegen" w:date="2024-07-16T11:01:00Z" w16du:dateUtc="2024-07-16T09:01:00Z">
              <w:r>
                <w:rPr>
                  <w:rFonts w:ascii="Arial" w:hAnsi="Arial" w:cs="Arial"/>
                  <w:sz w:val="20"/>
                  <w:szCs w:val="20"/>
                  <w:lang w:val="en-GB"/>
                </w:rPr>
                <w:t xml:space="preserve">has to be invoiced and “No” if they do not. </w:t>
              </w:r>
            </w:ins>
            <w:ins w:id="9278" w:author="Dylan Van Aswegen" w:date="2024-07-16T11:08:00Z" w16du:dateUtc="2024-07-16T09:08:00Z">
              <w:r w:rsidR="00DA68D8">
                <w:rPr>
                  <w:rFonts w:ascii="Arial" w:hAnsi="Arial" w:cs="Arial"/>
                  <w:sz w:val="20"/>
                  <w:szCs w:val="20"/>
                  <w:lang w:val="en-GB"/>
                </w:rPr>
                <w:t>The text should be clickable</w:t>
              </w:r>
              <w:r w:rsidR="00D0549E">
                <w:rPr>
                  <w:rFonts w:ascii="Arial" w:hAnsi="Arial" w:cs="Arial"/>
                  <w:sz w:val="20"/>
                  <w:szCs w:val="20"/>
                  <w:lang w:val="en-GB"/>
                </w:rPr>
                <w:t>. Once it is clicked,</w:t>
              </w:r>
            </w:ins>
            <w:ins w:id="9279" w:author="Dylan Van Aswegen" w:date="2024-07-16T11:09:00Z" w16du:dateUtc="2024-07-16T09:09:00Z">
              <w:r w:rsidR="00D0549E">
                <w:rPr>
                  <w:rFonts w:ascii="Arial" w:hAnsi="Arial" w:cs="Arial"/>
                  <w:sz w:val="20"/>
                  <w:szCs w:val="20"/>
                  <w:lang w:val="en-GB"/>
                </w:rPr>
                <w:t xml:space="preserve"> </w:t>
              </w:r>
            </w:ins>
            <w:ins w:id="9280" w:author="Dylan Van Aswegen" w:date="2024-07-16T22:34:00Z" w16du:dateUtc="2024-07-16T20:34:00Z">
              <w:r w:rsidR="00607879">
                <w:rPr>
                  <w:rFonts w:ascii="Arial" w:hAnsi="Arial" w:cs="Arial"/>
                  <w:sz w:val="20"/>
                  <w:szCs w:val="20"/>
                  <w:lang w:val="en-GB"/>
                </w:rPr>
                <w:t xml:space="preserve">the application will calculate the member subscription amount (the difference between the price of the new bracket and the current bracket if the </w:t>
              </w:r>
              <w:r w:rsidR="000B579F">
                <w:rPr>
                  <w:rFonts w:ascii="Arial" w:hAnsi="Arial" w:cs="Arial"/>
                  <w:sz w:val="20"/>
                  <w:szCs w:val="20"/>
                  <w:lang w:val="en-GB"/>
                </w:rPr>
                <w:t>organisation’s subscrip</w:t>
              </w:r>
            </w:ins>
            <w:ins w:id="9281" w:author="Dylan Van Aswegen" w:date="2024-07-16T22:35:00Z" w16du:dateUtc="2024-07-16T20:35:00Z">
              <w:r w:rsidR="000B579F">
                <w:rPr>
                  <w:rFonts w:ascii="Arial" w:hAnsi="Arial" w:cs="Arial"/>
                  <w:sz w:val="20"/>
                  <w:szCs w:val="20"/>
                  <w:lang w:val="en-GB"/>
                </w:rPr>
                <w:t>tion is still current</w:t>
              </w:r>
            </w:ins>
            <w:ins w:id="9282" w:author="Dylan Van Aswegen" w:date="2024-07-16T22:34:00Z" w16du:dateUtc="2024-07-16T20:34:00Z">
              <w:r w:rsidR="00607879">
                <w:rPr>
                  <w:rFonts w:ascii="Arial" w:hAnsi="Arial" w:cs="Arial"/>
                  <w:sz w:val="20"/>
                  <w:szCs w:val="20"/>
                  <w:lang w:val="en-GB"/>
                </w:rPr>
                <w:t>), premium feature amounts, and transaction amounts that are due for the organisation, it will then populate an invoice with the amount that due with the date that is one day after the end date of the organisations current subscription. The invoice generated will be presented to the application admin where they can delete items before submitting it.</w:t>
              </w:r>
            </w:ins>
          </w:p>
        </w:tc>
      </w:tr>
      <w:tr w:rsidR="00DC33EC" w14:paraId="2B2F4831" w14:textId="77777777" w:rsidTr="005C5491">
        <w:trPr>
          <w:cnfStyle w:val="000000100000" w:firstRow="0" w:lastRow="0" w:firstColumn="0" w:lastColumn="0" w:oddVBand="0" w:evenVBand="0" w:oddHBand="1" w:evenHBand="0" w:firstRowFirstColumn="0" w:firstRowLastColumn="0" w:lastRowFirstColumn="0" w:lastRowLastColumn="0"/>
          <w:ins w:id="9283"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019F8744" w14:textId="3305C17B" w:rsidR="00DC33EC" w:rsidRDefault="00DC33EC" w:rsidP="00DC33EC">
            <w:pPr>
              <w:spacing w:line="360" w:lineRule="auto"/>
              <w:jc w:val="both"/>
              <w:rPr>
                <w:ins w:id="9284" w:author="Dylan Van Aswegen" w:date="2024-07-16T10:56:00Z" w16du:dateUtc="2024-07-16T08:56:00Z"/>
                <w:rFonts w:ascii="Arial" w:hAnsi="Arial" w:cs="Arial"/>
                <w:sz w:val="20"/>
                <w:szCs w:val="20"/>
                <w:lang w:val="en-GB"/>
              </w:rPr>
            </w:pPr>
            <w:ins w:id="9285" w:author="Dylan Van Aswegen" w:date="2024-07-16T10:56:00Z" w16du:dateUtc="2024-07-16T08:56:00Z">
              <w:r>
                <w:rPr>
                  <w:rFonts w:ascii="Arial" w:hAnsi="Arial" w:cs="Arial"/>
                  <w:sz w:val="20"/>
                  <w:szCs w:val="20"/>
                  <w:lang w:val="en-GB"/>
                </w:rPr>
                <w:t xml:space="preserve">Balance </w:t>
              </w:r>
            </w:ins>
          </w:p>
        </w:tc>
        <w:tc>
          <w:tcPr>
            <w:tcW w:w="1273" w:type="dxa"/>
          </w:tcPr>
          <w:p w14:paraId="6014F6BF" w14:textId="7C081D1A" w:rsidR="00DC33EC" w:rsidRDefault="00DC33EC" w:rsidP="00DC33EC">
            <w:pPr>
              <w:spacing w:line="360" w:lineRule="auto"/>
              <w:jc w:val="both"/>
              <w:cnfStyle w:val="000000100000" w:firstRow="0" w:lastRow="0" w:firstColumn="0" w:lastColumn="0" w:oddVBand="0" w:evenVBand="0" w:oddHBand="1" w:evenHBand="0" w:firstRowFirstColumn="0" w:firstRowLastColumn="0" w:lastRowFirstColumn="0" w:lastRowLastColumn="0"/>
              <w:rPr>
                <w:ins w:id="9286" w:author="Dylan Van Aswegen" w:date="2024-07-16T10:56:00Z" w16du:dateUtc="2024-07-16T08:56:00Z"/>
                <w:rFonts w:ascii="Arial" w:hAnsi="Arial" w:cs="Arial"/>
                <w:sz w:val="20"/>
                <w:szCs w:val="20"/>
                <w:lang w:val="en-GB"/>
              </w:rPr>
            </w:pPr>
            <w:proofErr w:type="spellStart"/>
            <w:ins w:id="9287" w:author="Dylan Van Aswegen" w:date="2024-07-16T11:01:00Z">
              <w:r>
                <w:rPr>
                  <w:rFonts w:ascii="Arial" w:hAnsi="Arial" w:cs="Arial"/>
                  <w:sz w:val="20"/>
                  <w:szCs w:val="20"/>
                  <w:lang w:val="en-GB"/>
                </w:rPr>
                <w:t>Textfield</w:t>
              </w:r>
            </w:ins>
            <w:proofErr w:type="spellEnd"/>
          </w:p>
        </w:tc>
        <w:tc>
          <w:tcPr>
            <w:tcW w:w="1694" w:type="dxa"/>
          </w:tcPr>
          <w:p w14:paraId="1F4ADC53" w14:textId="5E516DAC" w:rsidR="00DC33EC" w:rsidRDefault="00DC33EC" w:rsidP="00DC33EC">
            <w:pPr>
              <w:spacing w:line="360" w:lineRule="auto"/>
              <w:jc w:val="both"/>
              <w:cnfStyle w:val="000000100000" w:firstRow="0" w:lastRow="0" w:firstColumn="0" w:lastColumn="0" w:oddVBand="0" w:evenVBand="0" w:oddHBand="1" w:evenHBand="0" w:firstRowFirstColumn="0" w:firstRowLastColumn="0" w:lastRowFirstColumn="0" w:lastRowLastColumn="0"/>
              <w:rPr>
                <w:ins w:id="9288" w:author="Dylan Van Aswegen" w:date="2024-07-16T10:56:00Z" w16du:dateUtc="2024-07-16T08:56:00Z"/>
                <w:rFonts w:ascii="Arial" w:hAnsi="Arial" w:cs="Arial"/>
                <w:sz w:val="20"/>
                <w:szCs w:val="20"/>
                <w:lang w:val="en-GB"/>
              </w:rPr>
            </w:pPr>
            <w:ins w:id="9289" w:author="Dylan Van Aswegen" w:date="2024-07-16T11:01:00Z">
              <w:r>
                <w:rPr>
                  <w:rFonts w:ascii="Arial" w:hAnsi="Arial" w:cs="Arial"/>
                  <w:sz w:val="20"/>
                  <w:szCs w:val="20"/>
                  <w:lang w:val="en-GB"/>
                </w:rPr>
                <w:t>String</w:t>
              </w:r>
            </w:ins>
          </w:p>
        </w:tc>
        <w:tc>
          <w:tcPr>
            <w:tcW w:w="3804" w:type="dxa"/>
          </w:tcPr>
          <w:p w14:paraId="15F3206A" w14:textId="4CB8341A" w:rsidR="00DC33EC" w:rsidRDefault="00DC33EC" w:rsidP="00DC33EC">
            <w:pPr>
              <w:spacing w:line="360" w:lineRule="auto"/>
              <w:jc w:val="both"/>
              <w:cnfStyle w:val="000000100000" w:firstRow="0" w:lastRow="0" w:firstColumn="0" w:lastColumn="0" w:oddVBand="0" w:evenVBand="0" w:oddHBand="1" w:evenHBand="0" w:firstRowFirstColumn="0" w:firstRowLastColumn="0" w:lastRowFirstColumn="0" w:lastRowLastColumn="0"/>
              <w:rPr>
                <w:ins w:id="9290" w:author="Dylan Van Aswegen" w:date="2024-07-16T10:56:00Z" w16du:dateUtc="2024-07-16T08:56:00Z"/>
                <w:rFonts w:ascii="Arial" w:hAnsi="Arial" w:cs="Arial"/>
                <w:sz w:val="20"/>
                <w:szCs w:val="20"/>
                <w:lang w:val="en-GB"/>
              </w:rPr>
            </w:pPr>
            <w:ins w:id="9291" w:author="Dylan Van Aswegen" w:date="2024-07-16T11:01:00Z">
              <w:r>
                <w:rPr>
                  <w:rFonts w:ascii="Arial" w:hAnsi="Arial" w:cs="Arial"/>
                  <w:sz w:val="20"/>
                  <w:szCs w:val="20"/>
                  <w:lang w:val="en-GB"/>
                </w:rPr>
                <w:t xml:space="preserve">This column will contain </w:t>
              </w:r>
            </w:ins>
            <w:ins w:id="9292" w:author="Dylan Van Aswegen" w:date="2024-07-16T11:02:00Z" w16du:dateUtc="2024-07-16T09:02:00Z">
              <w:r w:rsidR="001115FC">
                <w:rPr>
                  <w:rFonts w:ascii="Arial" w:hAnsi="Arial" w:cs="Arial"/>
                  <w:sz w:val="20"/>
                  <w:szCs w:val="20"/>
                  <w:lang w:val="en-GB"/>
                </w:rPr>
                <w:t>t</w:t>
              </w:r>
              <w:r>
                <w:rPr>
                  <w:rFonts w:ascii="Arial" w:hAnsi="Arial" w:cs="Arial"/>
                  <w:sz w:val="20"/>
                  <w:szCs w:val="20"/>
                  <w:lang w:val="en-GB"/>
                </w:rPr>
                <w:t xml:space="preserve">he balance of the organisation account. </w:t>
              </w:r>
            </w:ins>
          </w:p>
        </w:tc>
      </w:tr>
      <w:tr w:rsidR="001115FC" w14:paraId="670F6A39" w14:textId="77777777" w:rsidTr="005C5491">
        <w:trPr>
          <w:ins w:id="9293"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524EA503" w14:textId="7AC7A709" w:rsidR="001115FC" w:rsidRDefault="001115FC" w:rsidP="001115FC">
            <w:pPr>
              <w:spacing w:line="360" w:lineRule="auto"/>
              <w:jc w:val="both"/>
              <w:rPr>
                <w:ins w:id="9294" w:author="Dylan Van Aswegen" w:date="2024-07-16T10:56:00Z" w16du:dateUtc="2024-07-16T08:56:00Z"/>
                <w:rFonts w:ascii="Arial" w:hAnsi="Arial" w:cs="Arial"/>
                <w:sz w:val="20"/>
                <w:szCs w:val="20"/>
                <w:lang w:val="en-GB"/>
              </w:rPr>
            </w:pPr>
            <w:ins w:id="9295" w:author="Dylan Van Aswegen" w:date="2024-07-16T10:56:00Z" w16du:dateUtc="2024-07-16T08:56:00Z">
              <w:r>
                <w:rPr>
                  <w:rFonts w:ascii="Arial" w:hAnsi="Arial" w:cs="Arial"/>
                  <w:sz w:val="20"/>
                  <w:szCs w:val="20"/>
                  <w:lang w:val="en-GB"/>
                </w:rPr>
                <w:t>Members</w:t>
              </w:r>
            </w:ins>
          </w:p>
        </w:tc>
        <w:tc>
          <w:tcPr>
            <w:tcW w:w="1273" w:type="dxa"/>
          </w:tcPr>
          <w:p w14:paraId="2E1D52FC" w14:textId="3CCB387B" w:rsidR="001115FC" w:rsidRDefault="001115FC" w:rsidP="001115FC">
            <w:pPr>
              <w:spacing w:line="360" w:lineRule="auto"/>
              <w:jc w:val="both"/>
              <w:cnfStyle w:val="000000000000" w:firstRow="0" w:lastRow="0" w:firstColumn="0" w:lastColumn="0" w:oddVBand="0" w:evenVBand="0" w:oddHBand="0" w:evenHBand="0" w:firstRowFirstColumn="0" w:firstRowLastColumn="0" w:lastRowFirstColumn="0" w:lastRowLastColumn="0"/>
              <w:rPr>
                <w:ins w:id="9296" w:author="Dylan Van Aswegen" w:date="2024-07-16T10:56:00Z" w16du:dateUtc="2024-07-16T08:56:00Z"/>
                <w:rFonts w:ascii="Arial" w:hAnsi="Arial" w:cs="Arial"/>
                <w:sz w:val="20"/>
                <w:szCs w:val="20"/>
                <w:lang w:val="en-GB"/>
              </w:rPr>
            </w:pPr>
            <w:proofErr w:type="spellStart"/>
            <w:ins w:id="9297" w:author="Dylan Van Aswegen" w:date="2024-07-16T11:02:00Z">
              <w:r>
                <w:rPr>
                  <w:rFonts w:ascii="Arial" w:hAnsi="Arial" w:cs="Arial"/>
                  <w:sz w:val="20"/>
                  <w:szCs w:val="20"/>
                  <w:lang w:val="en-GB"/>
                </w:rPr>
                <w:t>Textfield</w:t>
              </w:r>
            </w:ins>
            <w:proofErr w:type="spellEnd"/>
          </w:p>
        </w:tc>
        <w:tc>
          <w:tcPr>
            <w:tcW w:w="1694" w:type="dxa"/>
          </w:tcPr>
          <w:p w14:paraId="360560CB" w14:textId="5B429043" w:rsidR="001115FC" w:rsidRDefault="001115FC" w:rsidP="001115FC">
            <w:pPr>
              <w:spacing w:line="360" w:lineRule="auto"/>
              <w:jc w:val="both"/>
              <w:cnfStyle w:val="000000000000" w:firstRow="0" w:lastRow="0" w:firstColumn="0" w:lastColumn="0" w:oddVBand="0" w:evenVBand="0" w:oddHBand="0" w:evenHBand="0" w:firstRowFirstColumn="0" w:firstRowLastColumn="0" w:lastRowFirstColumn="0" w:lastRowLastColumn="0"/>
              <w:rPr>
                <w:ins w:id="9298" w:author="Dylan Van Aswegen" w:date="2024-07-16T10:56:00Z" w16du:dateUtc="2024-07-16T08:56:00Z"/>
                <w:rFonts w:ascii="Arial" w:hAnsi="Arial" w:cs="Arial"/>
                <w:sz w:val="20"/>
                <w:szCs w:val="20"/>
                <w:lang w:val="en-GB"/>
              </w:rPr>
            </w:pPr>
            <w:ins w:id="9299" w:author="Dylan Van Aswegen" w:date="2024-07-16T11:02:00Z">
              <w:r>
                <w:rPr>
                  <w:rFonts w:ascii="Arial" w:hAnsi="Arial" w:cs="Arial"/>
                  <w:sz w:val="20"/>
                  <w:szCs w:val="20"/>
                  <w:lang w:val="en-GB"/>
                </w:rPr>
                <w:t>String</w:t>
              </w:r>
            </w:ins>
          </w:p>
        </w:tc>
        <w:tc>
          <w:tcPr>
            <w:tcW w:w="3804" w:type="dxa"/>
          </w:tcPr>
          <w:p w14:paraId="075F1E05" w14:textId="1E4FD346" w:rsidR="001115FC" w:rsidRDefault="001115FC" w:rsidP="001115FC">
            <w:pPr>
              <w:spacing w:line="360" w:lineRule="auto"/>
              <w:jc w:val="both"/>
              <w:cnfStyle w:val="000000000000" w:firstRow="0" w:lastRow="0" w:firstColumn="0" w:lastColumn="0" w:oddVBand="0" w:evenVBand="0" w:oddHBand="0" w:evenHBand="0" w:firstRowFirstColumn="0" w:firstRowLastColumn="0" w:lastRowFirstColumn="0" w:lastRowLastColumn="0"/>
              <w:rPr>
                <w:ins w:id="9300" w:author="Dylan Van Aswegen" w:date="2024-07-16T10:56:00Z" w16du:dateUtc="2024-07-16T08:56:00Z"/>
                <w:rFonts w:ascii="Arial" w:hAnsi="Arial" w:cs="Arial"/>
                <w:sz w:val="20"/>
                <w:szCs w:val="20"/>
                <w:lang w:val="en-GB"/>
              </w:rPr>
            </w:pPr>
            <w:ins w:id="9301" w:author="Dylan Van Aswegen" w:date="2024-07-16T11:02:00Z">
              <w:r>
                <w:rPr>
                  <w:rFonts w:ascii="Arial" w:hAnsi="Arial" w:cs="Arial"/>
                  <w:sz w:val="20"/>
                  <w:szCs w:val="20"/>
                  <w:lang w:val="en-GB"/>
                </w:rPr>
                <w:t xml:space="preserve">This column will contain a the </w:t>
              </w:r>
            </w:ins>
            <w:ins w:id="9302" w:author="Dylan Van Aswegen" w:date="2024-07-16T11:02:00Z" w16du:dateUtc="2024-07-16T09:02:00Z">
              <w:r>
                <w:rPr>
                  <w:rFonts w:ascii="Arial" w:hAnsi="Arial" w:cs="Arial"/>
                  <w:sz w:val="20"/>
                  <w:szCs w:val="20"/>
                  <w:lang w:val="en-GB"/>
                </w:rPr>
                <w:t xml:space="preserve">amount of members that the organisation has. </w:t>
              </w:r>
            </w:ins>
            <w:ins w:id="9303" w:author="Dylan Van Aswegen" w:date="2024-07-16T11:02:00Z">
              <w:r>
                <w:rPr>
                  <w:rFonts w:ascii="Arial" w:hAnsi="Arial" w:cs="Arial"/>
                  <w:sz w:val="20"/>
                  <w:szCs w:val="20"/>
                  <w:lang w:val="en-GB"/>
                </w:rPr>
                <w:t xml:space="preserve"> </w:t>
              </w:r>
            </w:ins>
            <w:ins w:id="9304" w:author="Dylan Van Aswegen" w:date="2024-07-16T11:03:00Z" w16du:dateUtc="2024-07-16T09:03:00Z">
              <w:r w:rsidR="00147302">
                <w:rPr>
                  <w:rFonts w:ascii="Arial" w:hAnsi="Arial" w:cs="Arial"/>
                  <w:sz w:val="20"/>
                  <w:szCs w:val="20"/>
                  <w:lang w:val="en-GB"/>
                </w:rPr>
                <w:t xml:space="preserve">If the members </w:t>
              </w:r>
            </w:ins>
            <w:ins w:id="9305" w:author="Dylan Van Aswegen" w:date="2024-07-16T11:09:00Z" w16du:dateUtc="2024-07-16T09:09:00Z">
              <w:r w:rsidR="00BB79C0">
                <w:rPr>
                  <w:rFonts w:ascii="Arial" w:hAnsi="Arial" w:cs="Arial"/>
                  <w:sz w:val="20"/>
                  <w:szCs w:val="20"/>
                  <w:lang w:val="en-GB"/>
                </w:rPr>
                <w:t xml:space="preserve">is more than </w:t>
              </w:r>
            </w:ins>
            <w:ins w:id="9306" w:author="Dylan Van Aswegen" w:date="2024-07-16T11:10:00Z" w16du:dateUtc="2024-07-16T09:10:00Z">
              <w:r w:rsidR="00BB79C0">
                <w:rPr>
                  <w:rFonts w:ascii="Arial" w:hAnsi="Arial" w:cs="Arial"/>
                  <w:sz w:val="20"/>
                  <w:szCs w:val="20"/>
                  <w:lang w:val="en-GB"/>
                </w:rPr>
                <w:t xml:space="preserve">5% higher than the </w:t>
              </w:r>
            </w:ins>
            <w:ins w:id="9307" w:author="Dylan Van Aswegen" w:date="2024-07-16T11:11:00Z" w16du:dateUtc="2024-07-16T09:11:00Z">
              <w:r w:rsidR="00124EFE">
                <w:rPr>
                  <w:rFonts w:ascii="Arial" w:hAnsi="Arial" w:cs="Arial"/>
                  <w:sz w:val="20"/>
                  <w:szCs w:val="20"/>
                  <w:lang w:val="en-GB"/>
                </w:rPr>
                <w:t>subscription bracket number</w:t>
              </w:r>
            </w:ins>
            <w:ins w:id="9308" w:author="Dylan Van Aswegen" w:date="2024-07-16T11:03:00Z" w16du:dateUtc="2024-07-16T09:03:00Z">
              <w:r w:rsidR="00147302">
                <w:rPr>
                  <w:rFonts w:ascii="Arial" w:hAnsi="Arial" w:cs="Arial"/>
                  <w:sz w:val="20"/>
                  <w:szCs w:val="20"/>
                  <w:lang w:val="en-GB"/>
                </w:rPr>
                <w:t xml:space="preserve">, it should be coloured in red. </w:t>
              </w:r>
            </w:ins>
          </w:p>
        </w:tc>
      </w:tr>
      <w:tr w:rsidR="001115FC" w14:paraId="7A2A26DA" w14:textId="77777777" w:rsidTr="005C5491">
        <w:trPr>
          <w:cnfStyle w:val="000000100000" w:firstRow="0" w:lastRow="0" w:firstColumn="0" w:lastColumn="0" w:oddVBand="0" w:evenVBand="0" w:oddHBand="1" w:evenHBand="0" w:firstRowFirstColumn="0" w:firstRowLastColumn="0" w:lastRowFirstColumn="0" w:lastRowLastColumn="0"/>
          <w:ins w:id="9309"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4951C0D6" w14:textId="3458FE3D" w:rsidR="001115FC" w:rsidRDefault="001115FC" w:rsidP="001115FC">
            <w:pPr>
              <w:spacing w:line="360" w:lineRule="auto"/>
              <w:jc w:val="both"/>
              <w:rPr>
                <w:ins w:id="9310" w:author="Dylan Van Aswegen" w:date="2024-07-16T10:56:00Z" w16du:dateUtc="2024-07-16T08:56:00Z"/>
                <w:rFonts w:ascii="Arial" w:hAnsi="Arial" w:cs="Arial"/>
                <w:sz w:val="20"/>
                <w:szCs w:val="20"/>
                <w:lang w:val="en-GB"/>
              </w:rPr>
            </w:pPr>
            <w:ins w:id="9311" w:author="Dylan Van Aswegen" w:date="2024-07-16T10:57:00Z" w16du:dateUtc="2024-07-16T08:57:00Z">
              <w:r>
                <w:rPr>
                  <w:rFonts w:ascii="Arial" w:hAnsi="Arial" w:cs="Arial"/>
                  <w:sz w:val="20"/>
                  <w:szCs w:val="20"/>
                  <w:lang w:val="en-GB"/>
                </w:rPr>
                <w:t>Subscription Bracket</w:t>
              </w:r>
            </w:ins>
          </w:p>
        </w:tc>
        <w:tc>
          <w:tcPr>
            <w:tcW w:w="1273" w:type="dxa"/>
          </w:tcPr>
          <w:p w14:paraId="605FB4F2" w14:textId="72844B5F" w:rsidR="001115FC" w:rsidRDefault="001115FC" w:rsidP="001115FC">
            <w:pPr>
              <w:spacing w:line="360" w:lineRule="auto"/>
              <w:jc w:val="both"/>
              <w:cnfStyle w:val="000000100000" w:firstRow="0" w:lastRow="0" w:firstColumn="0" w:lastColumn="0" w:oddVBand="0" w:evenVBand="0" w:oddHBand="1" w:evenHBand="0" w:firstRowFirstColumn="0" w:firstRowLastColumn="0" w:lastRowFirstColumn="0" w:lastRowLastColumn="0"/>
              <w:rPr>
                <w:ins w:id="9312" w:author="Dylan Van Aswegen" w:date="2024-07-16T10:56:00Z" w16du:dateUtc="2024-07-16T08:56:00Z"/>
                <w:rFonts w:ascii="Arial" w:hAnsi="Arial" w:cs="Arial"/>
                <w:sz w:val="20"/>
                <w:szCs w:val="20"/>
                <w:lang w:val="en-GB"/>
              </w:rPr>
            </w:pPr>
            <w:proofErr w:type="spellStart"/>
            <w:ins w:id="9313" w:author="Dylan Van Aswegen" w:date="2024-07-16T11:02:00Z">
              <w:r>
                <w:rPr>
                  <w:rFonts w:ascii="Arial" w:hAnsi="Arial" w:cs="Arial"/>
                  <w:sz w:val="20"/>
                  <w:szCs w:val="20"/>
                  <w:lang w:val="en-GB"/>
                </w:rPr>
                <w:t>Textfield</w:t>
              </w:r>
            </w:ins>
            <w:proofErr w:type="spellEnd"/>
          </w:p>
        </w:tc>
        <w:tc>
          <w:tcPr>
            <w:tcW w:w="1694" w:type="dxa"/>
          </w:tcPr>
          <w:p w14:paraId="52AD94A2" w14:textId="584C5F77" w:rsidR="001115FC" w:rsidRDefault="001115FC" w:rsidP="001115FC">
            <w:pPr>
              <w:spacing w:line="360" w:lineRule="auto"/>
              <w:jc w:val="both"/>
              <w:cnfStyle w:val="000000100000" w:firstRow="0" w:lastRow="0" w:firstColumn="0" w:lastColumn="0" w:oddVBand="0" w:evenVBand="0" w:oddHBand="1" w:evenHBand="0" w:firstRowFirstColumn="0" w:firstRowLastColumn="0" w:lastRowFirstColumn="0" w:lastRowLastColumn="0"/>
              <w:rPr>
                <w:ins w:id="9314" w:author="Dylan Van Aswegen" w:date="2024-07-16T10:56:00Z" w16du:dateUtc="2024-07-16T08:56:00Z"/>
                <w:rFonts w:ascii="Arial" w:hAnsi="Arial" w:cs="Arial"/>
                <w:sz w:val="20"/>
                <w:szCs w:val="20"/>
                <w:lang w:val="en-GB"/>
              </w:rPr>
            </w:pPr>
            <w:ins w:id="9315" w:author="Dylan Van Aswegen" w:date="2024-07-16T11:02:00Z">
              <w:r>
                <w:rPr>
                  <w:rFonts w:ascii="Arial" w:hAnsi="Arial" w:cs="Arial"/>
                  <w:sz w:val="20"/>
                  <w:szCs w:val="20"/>
                  <w:lang w:val="en-GB"/>
                </w:rPr>
                <w:t>String</w:t>
              </w:r>
            </w:ins>
          </w:p>
        </w:tc>
        <w:tc>
          <w:tcPr>
            <w:tcW w:w="3804" w:type="dxa"/>
          </w:tcPr>
          <w:p w14:paraId="682BFA31" w14:textId="7E6AB33D" w:rsidR="001115FC" w:rsidRDefault="001115FC" w:rsidP="001115FC">
            <w:pPr>
              <w:spacing w:line="360" w:lineRule="auto"/>
              <w:jc w:val="both"/>
              <w:cnfStyle w:val="000000100000" w:firstRow="0" w:lastRow="0" w:firstColumn="0" w:lastColumn="0" w:oddVBand="0" w:evenVBand="0" w:oddHBand="1" w:evenHBand="0" w:firstRowFirstColumn="0" w:firstRowLastColumn="0" w:lastRowFirstColumn="0" w:lastRowLastColumn="0"/>
              <w:rPr>
                <w:ins w:id="9316" w:author="Dylan Van Aswegen" w:date="2024-07-16T10:56:00Z" w16du:dateUtc="2024-07-16T08:56:00Z"/>
                <w:rFonts w:ascii="Arial" w:hAnsi="Arial" w:cs="Arial"/>
                <w:sz w:val="20"/>
                <w:szCs w:val="20"/>
                <w:lang w:val="en-GB"/>
              </w:rPr>
            </w:pPr>
            <w:ins w:id="9317" w:author="Dylan Van Aswegen" w:date="2024-07-16T11:02:00Z" w16du:dateUtc="2024-07-16T09:02:00Z">
              <w:r>
                <w:rPr>
                  <w:rFonts w:ascii="Arial" w:hAnsi="Arial" w:cs="Arial"/>
                  <w:sz w:val="20"/>
                  <w:szCs w:val="20"/>
                  <w:lang w:val="en-GB"/>
                </w:rPr>
                <w:t xml:space="preserve">This column will contain the maximum </w:t>
              </w:r>
            </w:ins>
            <w:ins w:id="9318" w:author="Dylan Van Aswegen" w:date="2024-07-16T11:03:00Z" w16du:dateUtc="2024-07-16T09:03:00Z">
              <w:r w:rsidR="009E2173">
                <w:rPr>
                  <w:rFonts w:ascii="Arial" w:hAnsi="Arial" w:cs="Arial"/>
                  <w:sz w:val="20"/>
                  <w:szCs w:val="20"/>
                  <w:lang w:val="en-GB"/>
                </w:rPr>
                <w:t>number</w:t>
              </w:r>
            </w:ins>
            <w:ins w:id="9319" w:author="Dylan Van Aswegen" w:date="2024-07-16T11:02:00Z" w16du:dateUtc="2024-07-16T09:02:00Z">
              <w:r>
                <w:rPr>
                  <w:rFonts w:ascii="Arial" w:hAnsi="Arial" w:cs="Arial"/>
                  <w:sz w:val="20"/>
                  <w:szCs w:val="20"/>
                  <w:lang w:val="en-GB"/>
                </w:rPr>
                <w:t xml:space="preserve"> of members that the</w:t>
              </w:r>
            </w:ins>
            <w:ins w:id="9320" w:author="Dylan Van Aswegen" w:date="2024-07-16T11:03:00Z" w16du:dateUtc="2024-07-16T09:03:00Z">
              <w:r>
                <w:rPr>
                  <w:rFonts w:ascii="Arial" w:hAnsi="Arial" w:cs="Arial"/>
                  <w:sz w:val="20"/>
                  <w:szCs w:val="20"/>
                  <w:lang w:val="en-GB"/>
                </w:rPr>
                <w:t xml:space="preserve"> organisation can have on their current subscription. </w:t>
              </w:r>
            </w:ins>
          </w:p>
        </w:tc>
      </w:tr>
      <w:tr w:rsidR="009E2173" w14:paraId="42E557D1" w14:textId="77777777" w:rsidTr="005C5491">
        <w:trPr>
          <w:ins w:id="9321"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7FE577DD" w14:textId="1DC9FE5D" w:rsidR="009E2173" w:rsidRDefault="009E2173" w:rsidP="009E2173">
            <w:pPr>
              <w:spacing w:line="360" w:lineRule="auto"/>
              <w:jc w:val="both"/>
              <w:rPr>
                <w:ins w:id="9322" w:author="Dylan Van Aswegen" w:date="2024-07-16T10:56:00Z" w16du:dateUtc="2024-07-16T08:56:00Z"/>
                <w:rFonts w:ascii="Arial" w:hAnsi="Arial" w:cs="Arial"/>
                <w:sz w:val="20"/>
                <w:szCs w:val="20"/>
                <w:lang w:val="en-GB"/>
              </w:rPr>
            </w:pPr>
            <w:ins w:id="9323" w:author="Dylan Van Aswegen" w:date="2024-07-16T10:57:00Z" w16du:dateUtc="2024-07-16T08:57:00Z">
              <w:r>
                <w:rPr>
                  <w:rFonts w:ascii="Arial" w:hAnsi="Arial" w:cs="Arial"/>
                  <w:sz w:val="20"/>
                  <w:szCs w:val="20"/>
                  <w:lang w:val="en-GB"/>
                </w:rPr>
                <w:t>Start of paid plan</w:t>
              </w:r>
            </w:ins>
          </w:p>
        </w:tc>
        <w:tc>
          <w:tcPr>
            <w:tcW w:w="1273" w:type="dxa"/>
          </w:tcPr>
          <w:p w14:paraId="21344F60" w14:textId="6D6DEE0A" w:rsidR="009E2173" w:rsidRDefault="009E2173" w:rsidP="009E2173">
            <w:pPr>
              <w:tabs>
                <w:tab w:val="left" w:pos="780"/>
              </w:tabs>
              <w:spacing w:line="360" w:lineRule="auto"/>
              <w:jc w:val="both"/>
              <w:cnfStyle w:val="000000000000" w:firstRow="0" w:lastRow="0" w:firstColumn="0" w:lastColumn="0" w:oddVBand="0" w:evenVBand="0" w:oddHBand="0" w:evenHBand="0" w:firstRowFirstColumn="0" w:firstRowLastColumn="0" w:lastRowFirstColumn="0" w:lastRowLastColumn="0"/>
              <w:rPr>
                <w:ins w:id="9324" w:author="Dylan Van Aswegen" w:date="2024-07-16T10:56:00Z" w16du:dateUtc="2024-07-16T08:56:00Z"/>
                <w:rFonts w:ascii="Arial" w:hAnsi="Arial" w:cs="Arial"/>
                <w:sz w:val="20"/>
                <w:szCs w:val="20"/>
                <w:lang w:val="en-GB"/>
              </w:rPr>
              <w:pPrChange w:id="9325" w:author="Dylan Van Aswegen" w:date="2024-07-16T11:03:00Z" w16du:dateUtc="2024-07-16T09:03:00Z">
                <w:pPr>
                  <w:spacing w:line="360" w:lineRule="auto"/>
                  <w:jc w:val="both"/>
                  <w:cnfStyle w:val="000000000000" w:firstRow="0" w:lastRow="0" w:firstColumn="0" w:lastColumn="0" w:oddVBand="0" w:evenVBand="0" w:oddHBand="0" w:evenHBand="0" w:firstRowFirstColumn="0" w:firstRowLastColumn="0" w:lastRowFirstColumn="0" w:lastRowLastColumn="0"/>
                </w:pPr>
              </w:pPrChange>
            </w:pPr>
            <w:proofErr w:type="spellStart"/>
            <w:ins w:id="9326" w:author="Dylan Van Aswegen" w:date="2024-07-16T11:03:00Z">
              <w:r>
                <w:rPr>
                  <w:rFonts w:ascii="Arial" w:hAnsi="Arial" w:cs="Arial"/>
                  <w:sz w:val="20"/>
                  <w:szCs w:val="20"/>
                  <w:lang w:val="en-GB"/>
                </w:rPr>
                <w:t>Textfield</w:t>
              </w:r>
            </w:ins>
            <w:proofErr w:type="spellEnd"/>
          </w:p>
        </w:tc>
        <w:tc>
          <w:tcPr>
            <w:tcW w:w="1694" w:type="dxa"/>
          </w:tcPr>
          <w:p w14:paraId="6ED5D38A" w14:textId="2D51D9F7" w:rsidR="009E2173" w:rsidRDefault="009E2173" w:rsidP="009E2173">
            <w:pPr>
              <w:spacing w:line="360" w:lineRule="auto"/>
              <w:jc w:val="both"/>
              <w:cnfStyle w:val="000000000000" w:firstRow="0" w:lastRow="0" w:firstColumn="0" w:lastColumn="0" w:oddVBand="0" w:evenVBand="0" w:oddHBand="0" w:evenHBand="0" w:firstRowFirstColumn="0" w:firstRowLastColumn="0" w:lastRowFirstColumn="0" w:lastRowLastColumn="0"/>
              <w:rPr>
                <w:ins w:id="9327" w:author="Dylan Van Aswegen" w:date="2024-07-16T10:56:00Z" w16du:dateUtc="2024-07-16T08:56:00Z"/>
                <w:rFonts w:ascii="Arial" w:hAnsi="Arial" w:cs="Arial"/>
                <w:sz w:val="20"/>
                <w:szCs w:val="20"/>
                <w:lang w:val="en-GB"/>
              </w:rPr>
            </w:pPr>
            <w:ins w:id="9328" w:author="Dylan Van Aswegen" w:date="2024-07-16T11:03:00Z">
              <w:r>
                <w:rPr>
                  <w:rFonts w:ascii="Arial" w:hAnsi="Arial" w:cs="Arial"/>
                  <w:sz w:val="20"/>
                  <w:szCs w:val="20"/>
                  <w:lang w:val="en-GB"/>
                </w:rPr>
                <w:t>String</w:t>
              </w:r>
            </w:ins>
          </w:p>
        </w:tc>
        <w:tc>
          <w:tcPr>
            <w:tcW w:w="3804" w:type="dxa"/>
          </w:tcPr>
          <w:p w14:paraId="1C2141C8" w14:textId="32CAB516" w:rsidR="009E2173" w:rsidRDefault="009E2173" w:rsidP="009E2173">
            <w:pPr>
              <w:spacing w:line="360" w:lineRule="auto"/>
              <w:jc w:val="both"/>
              <w:cnfStyle w:val="000000000000" w:firstRow="0" w:lastRow="0" w:firstColumn="0" w:lastColumn="0" w:oddVBand="0" w:evenVBand="0" w:oddHBand="0" w:evenHBand="0" w:firstRowFirstColumn="0" w:firstRowLastColumn="0" w:lastRowFirstColumn="0" w:lastRowLastColumn="0"/>
              <w:rPr>
                <w:ins w:id="9329" w:author="Dylan Van Aswegen" w:date="2024-07-16T10:56:00Z" w16du:dateUtc="2024-07-16T08:56:00Z"/>
                <w:rFonts w:ascii="Arial" w:hAnsi="Arial" w:cs="Arial"/>
                <w:sz w:val="20"/>
                <w:szCs w:val="20"/>
                <w:lang w:val="en-GB"/>
              </w:rPr>
            </w:pPr>
            <w:ins w:id="9330" w:author="Dylan Van Aswegen" w:date="2024-07-16T11:03:00Z">
              <w:r>
                <w:rPr>
                  <w:rFonts w:ascii="Arial" w:hAnsi="Arial" w:cs="Arial"/>
                  <w:sz w:val="20"/>
                  <w:szCs w:val="20"/>
                  <w:lang w:val="en-GB"/>
                </w:rPr>
                <w:t xml:space="preserve">This column will contain the </w:t>
              </w:r>
            </w:ins>
            <w:ins w:id="9331" w:author="Dylan Van Aswegen" w:date="2024-07-16T11:03:00Z" w16du:dateUtc="2024-07-16T09:03:00Z">
              <w:r>
                <w:rPr>
                  <w:rFonts w:ascii="Arial" w:hAnsi="Arial" w:cs="Arial"/>
                  <w:sz w:val="20"/>
                  <w:szCs w:val="20"/>
                  <w:lang w:val="en-GB"/>
                </w:rPr>
                <w:t xml:space="preserve">date that the </w:t>
              </w:r>
            </w:ins>
            <w:ins w:id="9332" w:author="Dylan Van Aswegen" w:date="2024-07-16T11:04:00Z" w16du:dateUtc="2024-07-16T09:04:00Z">
              <w:r>
                <w:rPr>
                  <w:rFonts w:ascii="Arial" w:hAnsi="Arial" w:cs="Arial"/>
                  <w:sz w:val="20"/>
                  <w:szCs w:val="20"/>
                  <w:lang w:val="en-GB"/>
                </w:rPr>
                <w:t xml:space="preserve">organisation exited the free trail. </w:t>
              </w:r>
            </w:ins>
          </w:p>
        </w:tc>
      </w:tr>
      <w:tr w:rsidR="009E2173" w14:paraId="3B46FA7B" w14:textId="77777777" w:rsidTr="005C5491">
        <w:trPr>
          <w:cnfStyle w:val="000000100000" w:firstRow="0" w:lastRow="0" w:firstColumn="0" w:lastColumn="0" w:oddVBand="0" w:evenVBand="0" w:oddHBand="1" w:evenHBand="0" w:firstRowFirstColumn="0" w:firstRowLastColumn="0" w:lastRowFirstColumn="0" w:lastRowLastColumn="0"/>
          <w:ins w:id="9333"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7CFF459D" w14:textId="6F9826A4" w:rsidR="009E2173" w:rsidRDefault="009E2173" w:rsidP="009E2173">
            <w:pPr>
              <w:spacing w:line="360" w:lineRule="auto"/>
              <w:jc w:val="both"/>
              <w:rPr>
                <w:ins w:id="9334" w:author="Dylan Van Aswegen" w:date="2024-07-16T10:56:00Z" w16du:dateUtc="2024-07-16T08:56:00Z"/>
                <w:rFonts w:ascii="Arial" w:hAnsi="Arial" w:cs="Arial"/>
                <w:sz w:val="20"/>
                <w:szCs w:val="20"/>
                <w:lang w:val="en-GB"/>
              </w:rPr>
            </w:pPr>
            <w:ins w:id="9335" w:author="Dylan Van Aswegen" w:date="2024-07-16T10:57:00Z" w16du:dateUtc="2024-07-16T08:57:00Z">
              <w:r>
                <w:rPr>
                  <w:rFonts w:ascii="Arial" w:hAnsi="Arial" w:cs="Arial"/>
                  <w:sz w:val="20"/>
                  <w:szCs w:val="20"/>
                  <w:lang w:val="en-GB"/>
                </w:rPr>
                <w:t>Subscription Expires</w:t>
              </w:r>
            </w:ins>
          </w:p>
        </w:tc>
        <w:tc>
          <w:tcPr>
            <w:tcW w:w="1273" w:type="dxa"/>
          </w:tcPr>
          <w:p w14:paraId="681E87E7" w14:textId="5B8557FD" w:rsidR="009E2173" w:rsidRDefault="009E2173" w:rsidP="009E2173">
            <w:pPr>
              <w:spacing w:line="360" w:lineRule="auto"/>
              <w:jc w:val="both"/>
              <w:cnfStyle w:val="000000100000" w:firstRow="0" w:lastRow="0" w:firstColumn="0" w:lastColumn="0" w:oddVBand="0" w:evenVBand="0" w:oddHBand="1" w:evenHBand="0" w:firstRowFirstColumn="0" w:firstRowLastColumn="0" w:lastRowFirstColumn="0" w:lastRowLastColumn="0"/>
              <w:rPr>
                <w:ins w:id="9336" w:author="Dylan Van Aswegen" w:date="2024-07-16T10:56:00Z" w16du:dateUtc="2024-07-16T08:56:00Z"/>
                <w:rFonts w:ascii="Arial" w:hAnsi="Arial" w:cs="Arial"/>
                <w:sz w:val="20"/>
                <w:szCs w:val="20"/>
                <w:lang w:val="en-GB"/>
              </w:rPr>
            </w:pPr>
            <w:proofErr w:type="spellStart"/>
            <w:ins w:id="9337" w:author="Dylan Van Aswegen" w:date="2024-07-16T11:04:00Z">
              <w:r>
                <w:rPr>
                  <w:rFonts w:ascii="Arial" w:hAnsi="Arial" w:cs="Arial"/>
                  <w:sz w:val="20"/>
                  <w:szCs w:val="20"/>
                  <w:lang w:val="en-GB"/>
                </w:rPr>
                <w:t>Textfield</w:t>
              </w:r>
            </w:ins>
            <w:proofErr w:type="spellEnd"/>
          </w:p>
        </w:tc>
        <w:tc>
          <w:tcPr>
            <w:tcW w:w="1694" w:type="dxa"/>
          </w:tcPr>
          <w:p w14:paraId="76508A19" w14:textId="258D6EB6" w:rsidR="009E2173" w:rsidRDefault="009E2173" w:rsidP="009E2173">
            <w:pPr>
              <w:spacing w:line="360" w:lineRule="auto"/>
              <w:jc w:val="both"/>
              <w:cnfStyle w:val="000000100000" w:firstRow="0" w:lastRow="0" w:firstColumn="0" w:lastColumn="0" w:oddVBand="0" w:evenVBand="0" w:oddHBand="1" w:evenHBand="0" w:firstRowFirstColumn="0" w:firstRowLastColumn="0" w:lastRowFirstColumn="0" w:lastRowLastColumn="0"/>
              <w:rPr>
                <w:ins w:id="9338" w:author="Dylan Van Aswegen" w:date="2024-07-16T10:56:00Z" w16du:dateUtc="2024-07-16T08:56:00Z"/>
                <w:rFonts w:ascii="Arial" w:hAnsi="Arial" w:cs="Arial"/>
                <w:sz w:val="20"/>
                <w:szCs w:val="20"/>
                <w:lang w:val="en-GB"/>
              </w:rPr>
            </w:pPr>
            <w:ins w:id="9339" w:author="Dylan Van Aswegen" w:date="2024-07-16T11:04:00Z">
              <w:r>
                <w:rPr>
                  <w:rFonts w:ascii="Arial" w:hAnsi="Arial" w:cs="Arial"/>
                  <w:sz w:val="20"/>
                  <w:szCs w:val="20"/>
                  <w:lang w:val="en-GB"/>
                </w:rPr>
                <w:t>String</w:t>
              </w:r>
            </w:ins>
          </w:p>
        </w:tc>
        <w:tc>
          <w:tcPr>
            <w:tcW w:w="3804" w:type="dxa"/>
          </w:tcPr>
          <w:p w14:paraId="0ACED17A" w14:textId="36C8E2C9" w:rsidR="009E2173" w:rsidRDefault="009E2173" w:rsidP="009E2173">
            <w:pPr>
              <w:spacing w:line="360" w:lineRule="auto"/>
              <w:jc w:val="both"/>
              <w:cnfStyle w:val="000000100000" w:firstRow="0" w:lastRow="0" w:firstColumn="0" w:lastColumn="0" w:oddVBand="0" w:evenVBand="0" w:oddHBand="1" w:evenHBand="0" w:firstRowFirstColumn="0" w:firstRowLastColumn="0" w:lastRowFirstColumn="0" w:lastRowLastColumn="0"/>
              <w:rPr>
                <w:ins w:id="9340" w:author="Dylan Van Aswegen" w:date="2024-07-16T10:56:00Z" w16du:dateUtc="2024-07-16T08:56:00Z"/>
                <w:rFonts w:ascii="Arial" w:hAnsi="Arial" w:cs="Arial"/>
                <w:sz w:val="20"/>
                <w:szCs w:val="20"/>
                <w:lang w:val="en-GB"/>
              </w:rPr>
            </w:pPr>
            <w:ins w:id="9341" w:author="Dylan Van Aswegen" w:date="2024-07-16T11:04:00Z">
              <w:r>
                <w:rPr>
                  <w:rFonts w:ascii="Arial" w:hAnsi="Arial" w:cs="Arial"/>
                  <w:sz w:val="20"/>
                  <w:szCs w:val="20"/>
                  <w:lang w:val="en-GB"/>
                </w:rPr>
                <w:t>This column will contain the date that the organisation</w:t>
              </w:r>
            </w:ins>
            <w:ins w:id="9342" w:author="Dylan Van Aswegen" w:date="2024-07-16T11:04:00Z" w16du:dateUtc="2024-07-16T09:04:00Z">
              <w:r>
                <w:rPr>
                  <w:rFonts w:ascii="Arial" w:hAnsi="Arial" w:cs="Arial"/>
                  <w:sz w:val="20"/>
                  <w:szCs w:val="20"/>
                  <w:lang w:val="en-GB"/>
                </w:rPr>
                <w:t xml:space="preserve">’s subscription will </w:t>
              </w:r>
              <w:r w:rsidR="000316BA">
                <w:rPr>
                  <w:rFonts w:ascii="Arial" w:hAnsi="Arial" w:cs="Arial"/>
                  <w:sz w:val="20"/>
                  <w:szCs w:val="20"/>
                  <w:lang w:val="en-GB"/>
                </w:rPr>
                <w:t>expire</w:t>
              </w:r>
            </w:ins>
            <w:ins w:id="9343" w:author="Dylan Van Aswegen" w:date="2024-07-16T11:05:00Z" w16du:dateUtc="2024-07-16T09:05:00Z">
              <w:r w:rsidR="000316BA">
                <w:rPr>
                  <w:rFonts w:ascii="Arial" w:hAnsi="Arial" w:cs="Arial"/>
                  <w:sz w:val="20"/>
                  <w:szCs w:val="20"/>
                  <w:lang w:val="en-GB"/>
                </w:rPr>
                <w:t xml:space="preserve">. </w:t>
              </w:r>
            </w:ins>
          </w:p>
        </w:tc>
      </w:tr>
      <w:tr w:rsidR="000316BA" w14:paraId="1C43B841" w14:textId="77777777" w:rsidTr="005C5491">
        <w:trPr>
          <w:ins w:id="9344" w:author="Dylan Van Aswegen" w:date="2024-07-16T10:56:00Z" w16du:dateUtc="2024-07-16T08:56:00Z"/>
        </w:trPr>
        <w:tc>
          <w:tcPr>
            <w:cnfStyle w:val="001000000000" w:firstRow="0" w:lastRow="0" w:firstColumn="1" w:lastColumn="0" w:oddVBand="0" w:evenVBand="0" w:oddHBand="0" w:evenHBand="0" w:firstRowFirstColumn="0" w:firstRowLastColumn="0" w:lastRowFirstColumn="0" w:lastRowLastColumn="0"/>
            <w:tcW w:w="1451" w:type="dxa"/>
          </w:tcPr>
          <w:p w14:paraId="5A6EF3A4" w14:textId="06A2D5DC" w:rsidR="000316BA" w:rsidRDefault="000316BA" w:rsidP="000316BA">
            <w:pPr>
              <w:spacing w:line="360" w:lineRule="auto"/>
              <w:jc w:val="both"/>
              <w:rPr>
                <w:ins w:id="9345" w:author="Dylan Van Aswegen" w:date="2024-07-16T10:56:00Z" w16du:dateUtc="2024-07-16T08:56:00Z"/>
                <w:rFonts w:ascii="Arial" w:hAnsi="Arial" w:cs="Arial"/>
                <w:sz w:val="20"/>
                <w:szCs w:val="20"/>
                <w:lang w:val="en-GB"/>
              </w:rPr>
            </w:pPr>
            <w:ins w:id="9346" w:author="Dylan Van Aswegen" w:date="2024-07-16T10:57:00Z" w16du:dateUtc="2024-07-16T08:57:00Z">
              <w:r>
                <w:rPr>
                  <w:rFonts w:ascii="Arial" w:hAnsi="Arial" w:cs="Arial"/>
                  <w:sz w:val="20"/>
                  <w:szCs w:val="20"/>
                  <w:lang w:val="en-GB"/>
                </w:rPr>
                <w:t>Embed Count</w:t>
              </w:r>
            </w:ins>
          </w:p>
        </w:tc>
        <w:tc>
          <w:tcPr>
            <w:tcW w:w="1273" w:type="dxa"/>
          </w:tcPr>
          <w:p w14:paraId="6D85BFCE" w14:textId="58992E4F" w:rsidR="000316BA" w:rsidRDefault="000316BA" w:rsidP="000316BA">
            <w:pPr>
              <w:spacing w:line="360" w:lineRule="auto"/>
              <w:jc w:val="both"/>
              <w:cnfStyle w:val="000000000000" w:firstRow="0" w:lastRow="0" w:firstColumn="0" w:lastColumn="0" w:oddVBand="0" w:evenVBand="0" w:oddHBand="0" w:evenHBand="0" w:firstRowFirstColumn="0" w:firstRowLastColumn="0" w:lastRowFirstColumn="0" w:lastRowLastColumn="0"/>
              <w:rPr>
                <w:ins w:id="9347" w:author="Dylan Van Aswegen" w:date="2024-07-16T10:56:00Z" w16du:dateUtc="2024-07-16T08:56:00Z"/>
                <w:rFonts w:ascii="Arial" w:hAnsi="Arial" w:cs="Arial"/>
                <w:sz w:val="20"/>
                <w:szCs w:val="20"/>
                <w:lang w:val="en-GB"/>
              </w:rPr>
            </w:pPr>
            <w:proofErr w:type="spellStart"/>
            <w:ins w:id="9348" w:author="Dylan Van Aswegen" w:date="2024-07-16T11:05:00Z">
              <w:r>
                <w:rPr>
                  <w:rFonts w:ascii="Arial" w:hAnsi="Arial" w:cs="Arial"/>
                  <w:sz w:val="20"/>
                  <w:szCs w:val="20"/>
                  <w:lang w:val="en-GB"/>
                </w:rPr>
                <w:t>Textfield</w:t>
              </w:r>
            </w:ins>
            <w:proofErr w:type="spellEnd"/>
          </w:p>
        </w:tc>
        <w:tc>
          <w:tcPr>
            <w:tcW w:w="1694" w:type="dxa"/>
          </w:tcPr>
          <w:p w14:paraId="3F1C2AE3" w14:textId="079273F4" w:rsidR="000316BA" w:rsidRDefault="000316BA" w:rsidP="000316BA">
            <w:pPr>
              <w:spacing w:line="360" w:lineRule="auto"/>
              <w:jc w:val="both"/>
              <w:cnfStyle w:val="000000000000" w:firstRow="0" w:lastRow="0" w:firstColumn="0" w:lastColumn="0" w:oddVBand="0" w:evenVBand="0" w:oddHBand="0" w:evenHBand="0" w:firstRowFirstColumn="0" w:firstRowLastColumn="0" w:lastRowFirstColumn="0" w:lastRowLastColumn="0"/>
              <w:rPr>
                <w:ins w:id="9349" w:author="Dylan Van Aswegen" w:date="2024-07-16T10:56:00Z" w16du:dateUtc="2024-07-16T08:56:00Z"/>
                <w:rFonts w:ascii="Arial" w:hAnsi="Arial" w:cs="Arial"/>
                <w:sz w:val="20"/>
                <w:szCs w:val="20"/>
                <w:lang w:val="en-GB"/>
              </w:rPr>
            </w:pPr>
            <w:ins w:id="9350" w:author="Dylan Van Aswegen" w:date="2024-07-16T11:05:00Z">
              <w:r>
                <w:rPr>
                  <w:rFonts w:ascii="Arial" w:hAnsi="Arial" w:cs="Arial"/>
                  <w:sz w:val="20"/>
                  <w:szCs w:val="20"/>
                  <w:lang w:val="en-GB"/>
                </w:rPr>
                <w:t>String</w:t>
              </w:r>
            </w:ins>
          </w:p>
        </w:tc>
        <w:tc>
          <w:tcPr>
            <w:tcW w:w="3804" w:type="dxa"/>
          </w:tcPr>
          <w:p w14:paraId="36A6136B" w14:textId="749BFA8D" w:rsidR="000316BA" w:rsidRDefault="000316BA" w:rsidP="000316BA">
            <w:pPr>
              <w:spacing w:line="360" w:lineRule="auto"/>
              <w:jc w:val="both"/>
              <w:cnfStyle w:val="000000000000" w:firstRow="0" w:lastRow="0" w:firstColumn="0" w:lastColumn="0" w:oddVBand="0" w:evenVBand="0" w:oddHBand="0" w:evenHBand="0" w:firstRowFirstColumn="0" w:firstRowLastColumn="0" w:lastRowFirstColumn="0" w:lastRowLastColumn="0"/>
              <w:rPr>
                <w:ins w:id="9351" w:author="Dylan Van Aswegen" w:date="2024-07-16T10:56:00Z" w16du:dateUtc="2024-07-16T08:56:00Z"/>
                <w:rFonts w:ascii="Arial" w:hAnsi="Arial" w:cs="Arial"/>
                <w:sz w:val="20"/>
                <w:szCs w:val="20"/>
                <w:lang w:val="en-GB"/>
              </w:rPr>
            </w:pPr>
            <w:ins w:id="9352" w:author="Dylan Van Aswegen" w:date="2024-07-16T11:05:00Z">
              <w:r>
                <w:rPr>
                  <w:rFonts w:ascii="Arial" w:hAnsi="Arial" w:cs="Arial"/>
                  <w:sz w:val="20"/>
                  <w:szCs w:val="20"/>
                  <w:lang w:val="en-GB"/>
                </w:rPr>
                <w:t xml:space="preserve">This column will contain the </w:t>
              </w:r>
            </w:ins>
            <w:ins w:id="9353" w:author="Dylan Van Aswegen" w:date="2024-07-16T11:05:00Z" w16du:dateUtc="2024-07-16T09:05:00Z">
              <w:r>
                <w:rPr>
                  <w:rFonts w:ascii="Arial" w:hAnsi="Arial" w:cs="Arial"/>
                  <w:sz w:val="20"/>
                  <w:szCs w:val="20"/>
                  <w:lang w:val="en-GB"/>
                </w:rPr>
                <w:t xml:space="preserve">number of pages that has been embedded. </w:t>
              </w:r>
            </w:ins>
            <w:ins w:id="9354" w:author="Dylan Van Aswegen" w:date="2024-07-16T11:05:00Z">
              <w:r>
                <w:rPr>
                  <w:rFonts w:ascii="Arial" w:hAnsi="Arial" w:cs="Arial"/>
                  <w:sz w:val="20"/>
                  <w:szCs w:val="20"/>
                  <w:lang w:val="en-GB"/>
                </w:rPr>
                <w:t xml:space="preserve"> </w:t>
              </w:r>
            </w:ins>
          </w:p>
        </w:tc>
      </w:tr>
      <w:tr w:rsidR="000316BA" w14:paraId="2A6B5F2C" w14:textId="77777777" w:rsidTr="005C5491">
        <w:trPr>
          <w:cnfStyle w:val="000000100000" w:firstRow="0" w:lastRow="0" w:firstColumn="0" w:lastColumn="0" w:oddVBand="0" w:evenVBand="0" w:oddHBand="1" w:evenHBand="0" w:firstRowFirstColumn="0" w:firstRowLastColumn="0" w:lastRowFirstColumn="0" w:lastRowLastColumn="0"/>
          <w:ins w:id="9355" w:author="Dylan Van Aswegen" w:date="2024-07-16T10:57:00Z" w16du:dateUtc="2024-07-16T08:57:00Z"/>
        </w:trPr>
        <w:tc>
          <w:tcPr>
            <w:cnfStyle w:val="001000000000" w:firstRow="0" w:lastRow="0" w:firstColumn="1" w:lastColumn="0" w:oddVBand="0" w:evenVBand="0" w:oddHBand="0" w:evenHBand="0" w:firstRowFirstColumn="0" w:firstRowLastColumn="0" w:lastRowFirstColumn="0" w:lastRowLastColumn="0"/>
            <w:tcW w:w="1451" w:type="dxa"/>
          </w:tcPr>
          <w:p w14:paraId="1F7F81A2" w14:textId="24A8C203" w:rsidR="000316BA" w:rsidRDefault="000316BA" w:rsidP="000316BA">
            <w:pPr>
              <w:spacing w:line="360" w:lineRule="auto"/>
              <w:jc w:val="both"/>
              <w:rPr>
                <w:ins w:id="9356" w:author="Dylan Van Aswegen" w:date="2024-07-16T10:57:00Z" w16du:dateUtc="2024-07-16T08:57:00Z"/>
                <w:rFonts w:ascii="Arial" w:hAnsi="Arial" w:cs="Arial"/>
                <w:sz w:val="20"/>
                <w:szCs w:val="20"/>
                <w:lang w:val="en-GB"/>
              </w:rPr>
            </w:pPr>
            <w:ins w:id="9357" w:author="Dylan Van Aswegen" w:date="2024-07-16T10:58:00Z" w16du:dateUtc="2024-07-16T08:58:00Z">
              <w:r>
                <w:rPr>
                  <w:rFonts w:ascii="Arial" w:hAnsi="Arial" w:cs="Arial"/>
                  <w:sz w:val="20"/>
                  <w:szCs w:val="20"/>
                  <w:lang w:val="en-GB"/>
                </w:rPr>
                <w:t>Embed Expires</w:t>
              </w:r>
            </w:ins>
          </w:p>
        </w:tc>
        <w:tc>
          <w:tcPr>
            <w:tcW w:w="1273" w:type="dxa"/>
          </w:tcPr>
          <w:p w14:paraId="799CEEA0" w14:textId="6C43AD84" w:rsidR="000316BA" w:rsidRDefault="000316BA" w:rsidP="000316BA">
            <w:pPr>
              <w:spacing w:line="360" w:lineRule="auto"/>
              <w:jc w:val="both"/>
              <w:cnfStyle w:val="000000100000" w:firstRow="0" w:lastRow="0" w:firstColumn="0" w:lastColumn="0" w:oddVBand="0" w:evenVBand="0" w:oddHBand="1" w:evenHBand="0" w:firstRowFirstColumn="0" w:firstRowLastColumn="0" w:lastRowFirstColumn="0" w:lastRowLastColumn="0"/>
              <w:rPr>
                <w:ins w:id="9358" w:author="Dylan Van Aswegen" w:date="2024-07-16T10:57:00Z" w16du:dateUtc="2024-07-16T08:57:00Z"/>
                <w:rFonts w:ascii="Arial" w:hAnsi="Arial" w:cs="Arial"/>
                <w:sz w:val="20"/>
                <w:szCs w:val="20"/>
                <w:lang w:val="en-GB"/>
              </w:rPr>
            </w:pPr>
            <w:proofErr w:type="spellStart"/>
            <w:ins w:id="9359" w:author="Dylan Van Aswegen" w:date="2024-07-16T11:05:00Z">
              <w:r>
                <w:rPr>
                  <w:rFonts w:ascii="Arial" w:hAnsi="Arial" w:cs="Arial"/>
                  <w:sz w:val="20"/>
                  <w:szCs w:val="20"/>
                  <w:lang w:val="en-GB"/>
                </w:rPr>
                <w:t>Textfield</w:t>
              </w:r>
            </w:ins>
            <w:proofErr w:type="spellEnd"/>
          </w:p>
        </w:tc>
        <w:tc>
          <w:tcPr>
            <w:tcW w:w="1694" w:type="dxa"/>
          </w:tcPr>
          <w:p w14:paraId="147B7AF8" w14:textId="7B649E01" w:rsidR="000316BA" w:rsidRDefault="000316BA" w:rsidP="000316BA">
            <w:pPr>
              <w:spacing w:line="360" w:lineRule="auto"/>
              <w:jc w:val="both"/>
              <w:cnfStyle w:val="000000100000" w:firstRow="0" w:lastRow="0" w:firstColumn="0" w:lastColumn="0" w:oddVBand="0" w:evenVBand="0" w:oddHBand="1" w:evenHBand="0" w:firstRowFirstColumn="0" w:firstRowLastColumn="0" w:lastRowFirstColumn="0" w:lastRowLastColumn="0"/>
              <w:rPr>
                <w:ins w:id="9360" w:author="Dylan Van Aswegen" w:date="2024-07-16T10:57:00Z" w16du:dateUtc="2024-07-16T08:57:00Z"/>
                <w:rFonts w:ascii="Arial" w:hAnsi="Arial" w:cs="Arial"/>
                <w:sz w:val="20"/>
                <w:szCs w:val="20"/>
                <w:lang w:val="en-GB"/>
              </w:rPr>
            </w:pPr>
            <w:ins w:id="9361" w:author="Dylan Van Aswegen" w:date="2024-07-16T11:05:00Z">
              <w:r>
                <w:rPr>
                  <w:rFonts w:ascii="Arial" w:hAnsi="Arial" w:cs="Arial"/>
                  <w:sz w:val="20"/>
                  <w:szCs w:val="20"/>
                  <w:lang w:val="en-GB"/>
                </w:rPr>
                <w:t>String</w:t>
              </w:r>
            </w:ins>
          </w:p>
        </w:tc>
        <w:tc>
          <w:tcPr>
            <w:tcW w:w="3804" w:type="dxa"/>
          </w:tcPr>
          <w:p w14:paraId="602945E5" w14:textId="58246183" w:rsidR="000316BA" w:rsidRDefault="000316BA" w:rsidP="000316BA">
            <w:pPr>
              <w:spacing w:line="360" w:lineRule="auto"/>
              <w:jc w:val="both"/>
              <w:cnfStyle w:val="000000100000" w:firstRow="0" w:lastRow="0" w:firstColumn="0" w:lastColumn="0" w:oddVBand="0" w:evenVBand="0" w:oddHBand="1" w:evenHBand="0" w:firstRowFirstColumn="0" w:firstRowLastColumn="0" w:lastRowFirstColumn="0" w:lastRowLastColumn="0"/>
              <w:rPr>
                <w:ins w:id="9362" w:author="Dylan Van Aswegen" w:date="2024-07-16T10:57:00Z" w16du:dateUtc="2024-07-16T08:57:00Z"/>
                <w:rFonts w:ascii="Arial" w:hAnsi="Arial" w:cs="Arial"/>
                <w:sz w:val="20"/>
                <w:szCs w:val="20"/>
                <w:lang w:val="en-GB"/>
              </w:rPr>
            </w:pPr>
            <w:ins w:id="9363" w:author="Dylan Van Aswegen" w:date="2024-07-16T11:05:00Z">
              <w:r>
                <w:rPr>
                  <w:rFonts w:ascii="Arial" w:hAnsi="Arial" w:cs="Arial"/>
                  <w:sz w:val="20"/>
                  <w:szCs w:val="20"/>
                  <w:lang w:val="en-GB"/>
                </w:rPr>
                <w:t xml:space="preserve">This column will contain the date that the organisation’s </w:t>
              </w:r>
            </w:ins>
            <w:ins w:id="9364" w:author="Dylan Van Aswegen" w:date="2024-07-16T11:05:00Z" w16du:dateUtc="2024-07-16T09:05:00Z">
              <w:r>
                <w:rPr>
                  <w:rFonts w:ascii="Arial" w:hAnsi="Arial" w:cs="Arial"/>
                  <w:sz w:val="20"/>
                  <w:szCs w:val="20"/>
                  <w:lang w:val="en-GB"/>
                </w:rPr>
                <w:t xml:space="preserve">embed </w:t>
              </w:r>
            </w:ins>
            <w:ins w:id="9365" w:author="Dylan Van Aswegen" w:date="2024-07-16T11:05:00Z">
              <w:r>
                <w:rPr>
                  <w:rFonts w:ascii="Arial" w:hAnsi="Arial" w:cs="Arial"/>
                  <w:sz w:val="20"/>
                  <w:szCs w:val="20"/>
                  <w:lang w:val="en-GB"/>
                </w:rPr>
                <w:t xml:space="preserve">subscription will expire. </w:t>
              </w:r>
            </w:ins>
          </w:p>
        </w:tc>
      </w:tr>
      <w:tr w:rsidR="000316BA" w14:paraId="1C6BC4E7" w14:textId="77777777" w:rsidTr="005C5491">
        <w:trPr>
          <w:ins w:id="9366" w:author="Dylan Van Aswegen" w:date="2024-07-16T10:57:00Z" w16du:dateUtc="2024-07-16T08:57:00Z"/>
        </w:trPr>
        <w:tc>
          <w:tcPr>
            <w:cnfStyle w:val="001000000000" w:firstRow="0" w:lastRow="0" w:firstColumn="1" w:lastColumn="0" w:oddVBand="0" w:evenVBand="0" w:oddHBand="0" w:evenHBand="0" w:firstRowFirstColumn="0" w:firstRowLastColumn="0" w:lastRowFirstColumn="0" w:lastRowLastColumn="0"/>
            <w:tcW w:w="1451" w:type="dxa"/>
          </w:tcPr>
          <w:p w14:paraId="6FF346DE" w14:textId="07A5BAA6" w:rsidR="000316BA" w:rsidRDefault="000316BA" w:rsidP="000316BA">
            <w:pPr>
              <w:spacing w:line="360" w:lineRule="auto"/>
              <w:jc w:val="both"/>
              <w:rPr>
                <w:ins w:id="9367" w:author="Dylan Van Aswegen" w:date="2024-07-16T10:57:00Z" w16du:dateUtc="2024-07-16T08:57:00Z"/>
                <w:rFonts w:ascii="Arial" w:hAnsi="Arial" w:cs="Arial"/>
                <w:sz w:val="20"/>
                <w:szCs w:val="20"/>
                <w:lang w:val="en-GB"/>
              </w:rPr>
            </w:pPr>
            <w:ins w:id="9368" w:author="Dylan Van Aswegen" w:date="2024-07-16T10:58:00Z" w16du:dateUtc="2024-07-16T08:58:00Z">
              <w:r>
                <w:rPr>
                  <w:rFonts w:ascii="Arial" w:hAnsi="Arial" w:cs="Arial"/>
                  <w:sz w:val="20"/>
                  <w:szCs w:val="20"/>
                  <w:lang w:val="en-GB"/>
                </w:rPr>
                <w:t>API Count</w:t>
              </w:r>
            </w:ins>
          </w:p>
        </w:tc>
        <w:tc>
          <w:tcPr>
            <w:tcW w:w="1273" w:type="dxa"/>
          </w:tcPr>
          <w:p w14:paraId="62F29374" w14:textId="2916DD32" w:rsidR="000316BA" w:rsidRDefault="000316BA" w:rsidP="000316BA">
            <w:pPr>
              <w:spacing w:line="360" w:lineRule="auto"/>
              <w:jc w:val="both"/>
              <w:cnfStyle w:val="000000000000" w:firstRow="0" w:lastRow="0" w:firstColumn="0" w:lastColumn="0" w:oddVBand="0" w:evenVBand="0" w:oddHBand="0" w:evenHBand="0" w:firstRowFirstColumn="0" w:firstRowLastColumn="0" w:lastRowFirstColumn="0" w:lastRowLastColumn="0"/>
              <w:rPr>
                <w:ins w:id="9369" w:author="Dylan Van Aswegen" w:date="2024-07-16T10:57:00Z" w16du:dateUtc="2024-07-16T08:57:00Z"/>
                <w:rFonts w:ascii="Arial" w:hAnsi="Arial" w:cs="Arial"/>
                <w:sz w:val="20"/>
                <w:szCs w:val="20"/>
                <w:lang w:val="en-GB"/>
              </w:rPr>
            </w:pPr>
            <w:proofErr w:type="spellStart"/>
            <w:ins w:id="9370" w:author="Dylan Van Aswegen" w:date="2024-07-16T11:05:00Z">
              <w:r>
                <w:rPr>
                  <w:rFonts w:ascii="Arial" w:hAnsi="Arial" w:cs="Arial"/>
                  <w:sz w:val="20"/>
                  <w:szCs w:val="20"/>
                  <w:lang w:val="en-GB"/>
                </w:rPr>
                <w:t>Textfield</w:t>
              </w:r>
            </w:ins>
            <w:proofErr w:type="spellEnd"/>
          </w:p>
        </w:tc>
        <w:tc>
          <w:tcPr>
            <w:tcW w:w="1694" w:type="dxa"/>
          </w:tcPr>
          <w:p w14:paraId="0F0FBD0F" w14:textId="6D309C35" w:rsidR="000316BA" w:rsidRDefault="000316BA" w:rsidP="000316BA">
            <w:pPr>
              <w:spacing w:line="360" w:lineRule="auto"/>
              <w:jc w:val="both"/>
              <w:cnfStyle w:val="000000000000" w:firstRow="0" w:lastRow="0" w:firstColumn="0" w:lastColumn="0" w:oddVBand="0" w:evenVBand="0" w:oddHBand="0" w:evenHBand="0" w:firstRowFirstColumn="0" w:firstRowLastColumn="0" w:lastRowFirstColumn="0" w:lastRowLastColumn="0"/>
              <w:rPr>
                <w:ins w:id="9371" w:author="Dylan Van Aswegen" w:date="2024-07-16T10:57:00Z" w16du:dateUtc="2024-07-16T08:57:00Z"/>
                <w:rFonts w:ascii="Arial" w:hAnsi="Arial" w:cs="Arial"/>
                <w:sz w:val="20"/>
                <w:szCs w:val="20"/>
                <w:lang w:val="en-GB"/>
              </w:rPr>
            </w:pPr>
            <w:ins w:id="9372" w:author="Dylan Van Aswegen" w:date="2024-07-16T11:05:00Z">
              <w:r>
                <w:rPr>
                  <w:rFonts w:ascii="Arial" w:hAnsi="Arial" w:cs="Arial"/>
                  <w:sz w:val="20"/>
                  <w:szCs w:val="20"/>
                  <w:lang w:val="en-GB"/>
                </w:rPr>
                <w:t>String</w:t>
              </w:r>
            </w:ins>
          </w:p>
        </w:tc>
        <w:tc>
          <w:tcPr>
            <w:tcW w:w="3804" w:type="dxa"/>
          </w:tcPr>
          <w:p w14:paraId="69D49BD9" w14:textId="1964AC7F" w:rsidR="000316BA" w:rsidRDefault="000316BA" w:rsidP="000316BA">
            <w:pPr>
              <w:spacing w:line="360" w:lineRule="auto"/>
              <w:jc w:val="both"/>
              <w:cnfStyle w:val="000000000000" w:firstRow="0" w:lastRow="0" w:firstColumn="0" w:lastColumn="0" w:oddVBand="0" w:evenVBand="0" w:oddHBand="0" w:evenHBand="0" w:firstRowFirstColumn="0" w:firstRowLastColumn="0" w:lastRowFirstColumn="0" w:lastRowLastColumn="0"/>
              <w:rPr>
                <w:ins w:id="9373" w:author="Dylan Van Aswegen" w:date="2024-07-16T10:57:00Z" w16du:dateUtc="2024-07-16T08:57:00Z"/>
                <w:rFonts w:ascii="Arial" w:hAnsi="Arial" w:cs="Arial"/>
                <w:sz w:val="20"/>
                <w:szCs w:val="20"/>
                <w:lang w:val="en-GB"/>
              </w:rPr>
            </w:pPr>
            <w:ins w:id="9374" w:author="Dylan Van Aswegen" w:date="2024-07-16T11:05:00Z">
              <w:r>
                <w:rPr>
                  <w:rFonts w:ascii="Arial" w:hAnsi="Arial" w:cs="Arial"/>
                  <w:sz w:val="20"/>
                  <w:szCs w:val="20"/>
                  <w:lang w:val="en-GB"/>
                </w:rPr>
                <w:t xml:space="preserve">This column will contain the number of </w:t>
              </w:r>
            </w:ins>
            <w:ins w:id="9375" w:author="Dylan Van Aswegen" w:date="2024-07-16T11:05:00Z" w16du:dateUtc="2024-07-16T09:05:00Z">
              <w:r>
                <w:rPr>
                  <w:rFonts w:ascii="Arial" w:hAnsi="Arial" w:cs="Arial"/>
                  <w:sz w:val="20"/>
                  <w:szCs w:val="20"/>
                  <w:lang w:val="en-GB"/>
                </w:rPr>
                <w:t>APIs that the organisation has</w:t>
              </w:r>
              <w:r w:rsidR="00AF529F">
                <w:rPr>
                  <w:rFonts w:ascii="Arial" w:hAnsi="Arial" w:cs="Arial"/>
                  <w:sz w:val="20"/>
                  <w:szCs w:val="20"/>
                  <w:lang w:val="en-GB"/>
                </w:rPr>
                <w:t xml:space="preserve"> activated. </w:t>
              </w:r>
            </w:ins>
          </w:p>
        </w:tc>
      </w:tr>
      <w:tr w:rsidR="00AF529F" w14:paraId="4158FE40" w14:textId="77777777" w:rsidTr="005C5491">
        <w:trPr>
          <w:cnfStyle w:val="000000100000" w:firstRow="0" w:lastRow="0" w:firstColumn="0" w:lastColumn="0" w:oddVBand="0" w:evenVBand="0" w:oddHBand="1" w:evenHBand="0" w:firstRowFirstColumn="0" w:firstRowLastColumn="0" w:lastRowFirstColumn="0" w:lastRowLastColumn="0"/>
          <w:ins w:id="9376" w:author="Dylan Van Aswegen" w:date="2024-07-16T10:57:00Z" w16du:dateUtc="2024-07-16T08:57:00Z"/>
        </w:trPr>
        <w:tc>
          <w:tcPr>
            <w:cnfStyle w:val="001000000000" w:firstRow="0" w:lastRow="0" w:firstColumn="1" w:lastColumn="0" w:oddVBand="0" w:evenVBand="0" w:oddHBand="0" w:evenHBand="0" w:firstRowFirstColumn="0" w:firstRowLastColumn="0" w:lastRowFirstColumn="0" w:lastRowLastColumn="0"/>
            <w:tcW w:w="1451" w:type="dxa"/>
          </w:tcPr>
          <w:p w14:paraId="6CED42BC" w14:textId="43E69FA2" w:rsidR="00AF529F" w:rsidRDefault="00AF529F" w:rsidP="00AF529F">
            <w:pPr>
              <w:spacing w:line="360" w:lineRule="auto"/>
              <w:jc w:val="both"/>
              <w:rPr>
                <w:ins w:id="9377" w:author="Dylan Van Aswegen" w:date="2024-07-16T10:57:00Z" w16du:dateUtc="2024-07-16T08:57:00Z"/>
                <w:rFonts w:ascii="Arial" w:hAnsi="Arial" w:cs="Arial"/>
                <w:sz w:val="20"/>
                <w:szCs w:val="20"/>
                <w:lang w:val="en-GB"/>
              </w:rPr>
            </w:pPr>
            <w:ins w:id="9378" w:author="Dylan Van Aswegen" w:date="2024-07-16T10:58:00Z" w16du:dateUtc="2024-07-16T08:58:00Z">
              <w:r>
                <w:rPr>
                  <w:rFonts w:ascii="Arial" w:hAnsi="Arial" w:cs="Arial"/>
                  <w:sz w:val="20"/>
                  <w:szCs w:val="20"/>
                  <w:lang w:val="en-GB"/>
                </w:rPr>
                <w:t>API Expires</w:t>
              </w:r>
            </w:ins>
          </w:p>
        </w:tc>
        <w:tc>
          <w:tcPr>
            <w:tcW w:w="1273" w:type="dxa"/>
          </w:tcPr>
          <w:p w14:paraId="652617D0" w14:textId="7CF1CA04" w:rsidR="00AF529F" w:rsidRDefault="00AF529F" w:rsidP="00AF529F">
            <w:pPr>
              <w:spacing w:line="360" w:lineRule="auto"/>
              <w:jc w:val="both"/>
              <w:cnfStyle w:val="000000100000" w:firstRow="0" w:lastRow="0" w:firstColumn="0" w:lastColumn="0" w:oddVBand="0" w:evenVBand="0" w:oddHBand="1" w:evenHBand="0" w:firstRowFirstColumn="0" w:firstRowLastColumn="0" w:lastRowFirstColumn="0" w:lastRowLastColumn="0"/>
              <w:rPr>
                <w:ins w:id="9379" w:author="Dylan Van Aswegen" w:date="2024-07-16T10:57:00Z" w16du:dateUtc="2024-07-16T08:57:00Z"/>
                <w:rFonts w:ascii="Arial" w:hAnsi="Arial" w:cs="Arial"/>
                <w:sz w:val="20"/>
                <w:szCs w:val="20"/>
                <w:lang w:val="en-GB"/>
              </w:rPr>
            </w:pPr>
            <w:proofErr w:type="spellStart"/>
            <w:ins w:id="9380" w:author="Dylan Van Aswegen" w:date="2024-07-16T11:06:00Z">
              <w:r>
                <w:rPr>
                  <w:rFonts w:ascii="Arial" w:hAnsi="Arial" w:cs="Arial"/>
                  <w:sz w:val="20"/>
                  <w:szCs w:val="20"/>
                  <w:lang w:val="en-GB"/>
                </w:rPr>
                <w:t>Textfield</w:t>
              </w:r>
            </w:ins>
            <w:proofErr w:type="spellEnd"/>
          </w:p>
        </w:tc>
        <w:tc>
          <w:tcPr>
            <w:tcW w:w="1694" w:type="dxa"/>
          </w:tcPr>
          <w:p w14:paraId="016C6799" w14:textId="62E00159" w:rsidR="00AF529F" w:rsidRDefault="00AF529F" w:rsidP="00AF529F">
            <w:pPr>
              <w:spacing w:line="360" w:lineRule="auto"/>
              <w:jc w:val="both"/>
              <w:cnfStyle w:val="000000100000" w:firstRow="0" w:lastRow="0" w:firstColumn="0" w:lastColumn="0" w:oddVBand="0" w:evenVBand="0" w:oddHBand="1" w:evenHBand="0" w:firstRowFirstColumn="0" w:firstRowLastColumn="0" w:lastRowFirstColumn="0" w:lastRowLastColumn="0"/>
              <w:rPr>
                <w:ins w:id="9381" w:author="Dylan Van Aswegen" w:date="2024-07-16T10:57:00Z" w16du:dateUtc="2024-07-16T08:57:00Z"/>
                <w:rFonts w:ascii="Arial" w:hAnsi="Arial" w:cs="Arial"/>
                <w:sz w:val="20"/>
                <w:szCs w:val="20"/>
                <w:lang w:val="en-GB"/>
              </w:rPr>
            </w:pPr>
            <w:ins w:id="9382" w:author="Dylan Van Aswegen" w:date="2024-07-16T11:06:00Z">
              <w:r>
                <w:rPr>
                  <w:rFonts w:ascii="Arial" w:hAnsi="Arial" w:cs="Arial"/>
                  <w:sz w:val="20"/>
                  <w:szCs w:val="20"/>
                  <w:lang w:val="en-GB"/>
                </w:rPr>
                <w:t>String</w:t>
              </w:r>
            </w:ins>
          </w:p>
        </w:tc>
        <w:tc>
          <w:tcPr>
            <w:tcW w:w="3804" w:type="dxa"/>
          </w:tcPr>
          <w:p w14:paraId="36CF14AD" w14:textId="5AA1C42F" w:rsidR="00AF529F" w:rsidRDefault="00AF529F" w:rsidP="00AF529F">
            <w:pPr>
              <w:spacing w:line="360" w:lineRule="auto"/>
              <w:jc w:val="both"/>
              <w:cnfStyle w:val="000000100000" w:firstRow="0" w:lastRow="0" w:firstColumn="0" w:lastColumn="0" w:oddVBand="0" w:evenVBand="0" w:oddHBand="1" w:evenHBand="0" w:firstRowFirstColumn="0" w:firstRowLastColumn="0" w:lastRowFirstColumn="0" w:lastRowLastColumn="0"/>
              <w:rPr>
                <w:ins w:id="9383" w:author="Dylan Van Aswegen" w:date="2024-07-16T10:57:00Z" w16du:dateUtc="2024-07-16T08:57:00Z"/>
                <w:rFonts w:ascii="Arial" w:hAnsi="Arial" w:cs="Arial"/>
                <w:sz w:val="20"/>
                <w:szCs w:val="20"/>
                <w:lang w:val="en-GB"/>
              </w:rPr>
            </w:pPr>
            <w:ins w:id="9384" w:author="Dylan Van Aswegen" w:date="2024-07-16T11:06:00Z">
              <w:r>
                <w:rPr>
                  <w:rFonts w:ascii="Arial" w:hAnsi="Arial" w:cs="Arial"/>
                  <w:sz w:val="20"/>
                  <w:szCs w:val="20"/>
                  <w:lang w:val="en-GB"/>
                </w:rPr>
                <w:t xml:space="preserve">This column will contain the date that the organisation’s </w:t>
              </w:r>
            </w:ins>
            <w:ins w:id="9385" w:author="Dylan Van Aswegen" w:date="2024-07-16T11:06:00Z" w16du:dateUtc="2024-07-16T09:06:00Z">
              <w:r>
                <w:rPr>
                  <w:rFonts w:ascii="Arial" w:hAnsi="Arial" w:cs="Arial"/>
                  <w:sz w:val="20"/>
                  <w:szCs w:val="20"/>
                  <w:lang w:val="en-GB"/>
                </w:rPr>
                <w:t>API</w:t>
              </w:r>
            </w:ins>
            <w:ins w:id="9386" w:author="Dylan Van Aswegen" w:date="2024-07-16T11:06:00Z">
              <w:r>
                <w:rPr>
                  <w:rFonts w:ascii="Arial" w:hAnsi="Arial" w:cs="Arial"/>
                  <w:sz w:val="20"/>
                  <w:szCs w:val="20"/>
                  <w:lang w:val="en-GB"/>
                </w:rPr>
                <w:t xml:space="preserve"> subscription will expire. </w:t>
              </w:r>
            </w:ins>
          </w:p>
        </w:tc>
      </w:tr>
      <w:tr w:rsidR="00BE5E56" w14:paraId="1AD298B8" w14:textId="77777777" w:rsidTr="005C5491">
        <w:trPr>
          <w:ins w:id="9387" w:author="Dylan Van Aswegen" w:date="2024-07-16T10:58:00Z" w16du:dateUtc="2024-07-16T08:58:00Z"/>
        </w:trPr>
        <w:tc>
          <w:tcPr>
            <w:cnfStyle w:val="001000000000" w:firstRow="0" w:lastRow="0" w:firstColumn="1" w:lastColumn="0" w:oddVBand="0" w:evenVBand="0" w:oddHBand="0" w:evenHBand="0" w:firstRowFirstColumn="0" w:firstRowLastColumn="0" w:lastRowFirstColumn="0" w:lastRowLastColumn="0"/>
            <w:tcW w:w="1451" w:type="dxa"/>
          </w:tcPr>
          <w:p w14:paraId="49F191CE" w14:textId="36DE6212" w:rsidR="00BE5E56" w:rsidRDefault="00BE5E56" w:rsidP="00BE5E56">
            <w:pPr>
              <w:spacing w:line="360" w:lineRule="auto"/>
              <w:jc w:val="both"/>
              <w:rPr>
                <w:ins w:id="9388" w:author="Dylan Van Aswegen" w:date="2024-07-16T10:58:00Z" w16du:dateUtc="2024-07-16T08:58:00Z"/>
                <w:rFonts w:ascii="Arial" w:hAnsi="Arial" w:cs="Arial"/>
                <w:sz w:val="20"/>
                <w:szCs w:val="20"/>
                <w:lang w:val="en-GB"/>
              </w:rPr>
            </w:pPr>
            <w:ins w:id="9389" w:author="Dylan Van Aswegen" w:date="2024-07-16T10:58:00Z" w16du:dateUtc="2024-07-16T08:58:00Z">
              <w:r>
                <w:rPr>
                  <w:rFonts w:ascii="Arial" w:hAnsi="Arial" w:cs="Arial"/>
                  <w:sz w:val="20"/>
                  <w:szCs w:val="20"/>
                  <w:lang w:val="en-GB"/>
                </w:rPr>
                <w:t>Pay Pal Transactions</w:t>
              </w:r>
            </w:ins>
          </w:p>
        </w:tc>
        <w:tc>
          <w:tcPr>
            <w:tcW w:w="1273" w:type="dxa"/>
          </w:tcPr>
          <w:p w14:paraId="53736ED1" w14:textId="781EA4C2" w:rsidR="00BE5E56" w:rsidRDefault="00BE5E56" w:rsidP="00BE5E56">
            <w:pPr>
              <w:spacing w:line="360" w:lineRule="auto"/>
              <w:jc w:val="both"/>
              <w:cnfStyle w:val="000000000000" w:firstRow="0" w:lastRow="0" w:firstColumn="0" w:lastColumn="0" w:oddVBand="0" w:evenVBand="0" w:oddHBand="0" w:evenHBand="0" w:firstRowFirstColumn="0" w:firstRowLastColumn="0" w:lastRowFirstColumn="0" w:lastRowLastColumn="0"/>
              <w:rPr>
                <w:ins w:id="9390" w:author="Dylan Van Aswegen" w:date="2024-07-16T10:58:00Z" w16du:dateUtc="2024-07-16T08:58:00Z"/>
                <w:rFonts w:ascii="Arial" w:hAnsi="Arial" w:cs="Arial"/>
                <w:sz w:val="20"/>
                <w:szCs w:val="20"/>
                <w:lang w:val="en-GB"/>
              </w:rPr>
            </w:pPr>
            <w:proofErr w:type="spellStart"/>
            <w:ins w:id="9391" w:author="Dylan Van Aswegen" w:date="2024-07-16T11:06:00Z">
              <w:r>
                <w:rPr>
                  <w:rFonts w:ascii="Arial" w:hAnsi="Arial" w:cs="Arial"/>
                  <w:sz w:val="20"/>
                  <w:szCs w:val="20"/>
                  <w:lang w:val="en-GB"/>
                </w:rPr>
                <w:t>Textfield</w:t>
              </w:r>
            </w:ins>
            <w:proofErr w:type="spellEnd"/>
          </w:p>
        </w:tc>
        <w:tc>
          <w:tcPr>
            <w:tcW w:w="1694" w:type="dxa"/>
          </w:tcPr>
          <w:p w14:paraId="0E6F1FBF" w14:textId="4AA3A029" w:rsidR="00BE5E56" w:rsidRDefault="00BE5E56" w:rsidP="00BE5E56">
            <w:pPr>
              <w:spacing w:line="360" w:lineRule="auto"/>
              <w:jc w:val="both"/>
              <w:cnfStyle w:val="000000000000" w:firstRow="0" w:lastRow="0" w:firstColumn="0" w:lastColumn="0" w:oddVBand="0" w:evenVBand="0" w:oddHBand="0" w:evenHBand="0" w:firstRowFirstColumn="0" w:firstRowLastColumn="0" w:lastRowFirstColumn="0" w:lastRowLastColumn="0"/>
              <w:rPr>
                <w:ins w:id="9392" w:author="Dylan Van Aswegen" w:date="2024-07-16T10:58:00Z" w16du:dateUtc="2024-07-16T08:58:00Z"/>
                <w:rFonts w:ascii="Arial" w:hAnsi="Arial" w:cs="Arial"/>
                <w:sz w:val="20"/>
                <w:szCs w:val="20"/>
                <w:lang w:val="en-GB"/>
              </w:rPr>
            </w:pPr>
            <w:ins w:id="9393" w:author="Dylan Van Aswegen" w:date="2024-07-16T11:06:00Z">
              <w:r>
                <w:rPr>
                  <w:rFonts w:ascii="Arial" w:hAnsi="Arial" w:cs="Arial"/>
                  <w:sz w:val="20"/>
                  <w:szCs w:val="20"/>
                  <w:lang w:val="en-GB"/>
                </w:rPr>
                <w:t>String</w:t>
              </w:r>
            </w:ins>
          </w:p>
        </w:tc>
        <w:tc>
          <w:tcPr>
            <w:tcW w:w="3804" w:type="dxa"/>
          </w:tcPr>
          <w:p w14:paraId="5821915E" w14:textId="56607054" w:rsidR="00BE5E56" w:rsidRDefault="00BE5E56" w:rsidP="00BE5E56">
            <w:pPr>
              <w:spacing w:line="360" w:lineRule="auto"/>
              <w:jc w:val="both"/>
              <w:cnfStyle w:val="000000000000" w:firstRow="0" w:lastRow="0" w:firstColumn="0" w:lastColumn="0" w:oddVBand="0" w:evenVBand="0" w:oddHBand="0" w:evenHBand="0" w:firstRowFirstColumn="0" w:firstRowLastColumn="0" w:lastRowFirstColumn="0" w:lastRowLastColumn="0"/>
              <w:rPr>
                <w:ins w:id="9394" w:author="Dylan Van Aswegen" w:date="2024-07-16T10:58:00Z" w16du:dateUtc="2024-07-16T08:58:00Z"/>
                <w:rFonts w:ascii="Arial" w:hAnsi="Arial" w:cs="Arial"/>
                <w:sz w:val="20"/>
                <w:szCs w:val="20"/>
                <w:lang w:val="en-GB"/>
              </w:rPr>
            </w:pPr>
            <w:ins w:id="9395" w:author="Dylan Van Aswegen" w:date="2024-07-16T11:06:00Z">
              <w:r>
                <w:rPr>
                  <w:rFonts w:ascii="Arial" w:hAnsi="Arial" w:cs="Arial"/>
                  <w:sz w:val="20"/>
                  <w:szCs w:val="20"/>
                  <w:lang w:val="en-GB"/>
                </w:rPr>
                <w:t xml:space="preserve">This column will contain the </w:t>
              </w:r>
            </w:ins>
            <w:ins w:id="9396" w:author="Dylan Van Aswegen" w:date="2024-07-16T11:06:00Z" w16du:dateUtc="2024-07-16T09:06:00Z">
              <w:r>
                <w:rPr>
                  <w:rFonts w:ascii="Arial" w:hAnsi="Arial" w:cs="Arial"/>
                  <w:sz w:val="20"/>
                  <w:szCs w:val="20"/>
                  <w:lang w:val="en-GB"/>
                </w:rPr>
                <w:t xml:space="preserve">number of PayPal transactions that the organisation has done. </w:t>
              </w:r>
            </w:ins>
            <w:ins w:id="9397" w:author="Dylan Van Aswegen" w:date="2024-07-16T11:06:00Z">
              <w:r>
                <w:rPr>
                  <w:rFonts w:ascii="Arial" w:hAnsi="Arial" w:cs="Arial"/>
                  <w:sz w:val="20"/>
                  <w:szCs w:val="20"/>
                  <w:lang w:val="en-GB"/>
                </w:rPr>
                <w:t xml:space="preserve"> </w:t>
              </w:r>
            </w:ins>
            <w:ins w:id="9398" w:author="Dylan Van Aswegen" w:date="2024-07-16T12:43:00Z" w16du:dateUtc="2024-07-16T10:43:00Z">
              <w:r w:rsidR="008F2E7A">
                <w:rPr>
                  <w:rFonts w:ascii="Arial" w:hAnsi="Arial" w:cs="Arial"/>
                  <w:sz w:val="20"/>
                  <w:szCs w:val="20"/>
                  <w:lang w:val="en-GB"/>
                </w:rPr>
                <w:t>If the number of transactions is greater than 500 transactions it will be c</w:t>
              </w:r>
            </w:ins>
            <w:ins w:id="9399" w:author="Dylan Van Aswegen" w:date="2024-07-16T12:44:00Z" w16du:dateUtc="2024-07-16T10:44:00Z">
              <w:r w:rsidR="008F2E7A">
                <w:rPr>
                  <w:rFonts w:ascii="Arial" w:hAnsi="Arial" w:cs="Arial"/>
                  <w:sz w:val="20"/>
                  <w:szCs w:val="20"/>
                  <w:lang w:val="en-GB"/>
                </w:rPr>
                <w:t xml:space="preserve">oloured in red. </w:t>
              </w:r>
            </w:ins>
          </w:p>
        </w:tc>
      </w:tr>
      <w:tr w:rsidR="004B3D48" w14:paraId="4CF7002F" w14:textId="77777777" w:rsidTr="005C5491">
        <w:trPr>
          <w:cnfStyle w:val="000000100000" w:firstRow="0" w:lastRow="0" w:firstColumn="0" w:lastColumn="0" w:oddVBand="0" w:evenVBand="0" w:oddHBand="1" w:evenHBand="0" w:firstRowFirstColumn="0" w:firstRowLastColumn="0" w:lastRowFirstColumn="0" w:lastRowLastColumn="0"/>
          <w:ins w:id="9400" w:author="Dylan Van Aswegen" w:date="2024-07-16T10:58:00Z" w16du:dateUtc="2024-07-16T08:58:00Z"/>
        </w:trPr>
        <w:tc>
          <w:tcPr>
            <w:cnfStyle w:val="001000000000" w:firstRow="0" w:lastRow="0" w:firstColumn="1" w:lastColumn="0" w:oddVBand="0" w:evenVBand="0" w:oddHBand="0" w:evenHBand="0" w:firstRowFirstColumn="0" w:firstRowLastColumn="0" w:lastRowFirstColumn="0" w:lastRowLastColumn="0"/>
            <w:tcW w:w="1451" w:type="dxa"/>
          </w:tcPr>
          <w:p w14:paraId="0202ACA4" w14:textId="7F50447E" w:rsidR="004B3D48" w:rsidRDefault="004B3D48" w:rsidP="004B3D48">
            <w:pPr>
              <w:spacing w:line="360" w:lineRule="auto"/>
              <w:jc w:val="both"/>
              <w:rPr>
                <w:ins w:id="9401" w:author="Dylan Van Aswegen" w:date="2024-07-16T10:58:00Z" w16du:dateUtc="2024-07-16T08:58:00Z"/>
                <w:rFonts w:ascii="Arial" w:hAnsi="Arial" w:cs="Arial"/>
                <w:sz w:val="20"/>
                <w:szCs w:val="20"/>
                <w:lang w:val="en-GB"/>
              </w:rPr>
            </w:pPr>
            <w:proofErr w:type="spellStart"/>
            <w:ins w:id="9402" w:author="Dylan Van Aswegen" w:date="2024-07-16T10:58:00Z" w16du:dateUtc="2024-07-16T08:58:00Z">
              <w:r>
                <w:rPr>
                  <w:rFonts w:ascii="Arial" w:hAnsi="Arial" w:cs="Arial"/>
                  <w:sz w:val="20"/>
                  <w:szCs w:val="20"/>
                  <w:lang w:val="en-GB"/>
                </w:rPr>
                <w:t>Opayo</w:t>
              </w:r>
              <w:proofErr w:type="spellEnd"/>
              <w:r>
                <w:rPr>
                  <w:rFonts w:ascii="Arial" w:hAnsi="Arial" w:cs="Arial"/>
                  <w:sz w:val="20"/>
                  <w:szCs w:val="20"/>
                  <w:lang w:val="en-GB"/>
                </w:rPr>
                <w:t xml:space="preserve"> Transactions</w:t>
              </w:r>
            </w:ins>
          </w:p>
        </w:tc>
        <w:tc>
          <w:tcPr>
            <w:tcW w:w="1273" w:type="dxa"/>
          </w:tcPr>
          <w:p w14:paraId="3BA5D3B0" w14:textId="1C11C26D" w:rsidR="004B3D48" w:rsidRDefault="004B3D48" w:rsidP="004B3D48">
            <w:pPr>
              <w:spacing w:line="360" w:lineRule="auto"/>
              <w:jc w:val="both"/>
              <w:cnfStyle w:val="000000100000" w:firstRow="0" w:lastRow="0" w:firstColumn="0" w:lastColumn="0" w:oddVBand="0" w:evenVBand="0" w:oddHBand="1" w:evenHBand="0" w:firstRowFirstColumn="0" w:firstRowLastColumn="0" w:lastRowFirstColumn="0" w:lastRowLastColumn="0"/>
              <w:rPr>
                <w:ins w:id="9403" w:author="Dylan Van Aswegen" w:date="2024-07-16T10:58:00Z" w16du:dateUtc="2024-07-16T08:58:00Z"/>
                <w:rFonts w:ascii="Arial" w:hAnsi="Arial" w:cs="Arial"/>
                <w:sz w:val="20"/>
                <w:szCs w:val="20"/>
                <w:lang w:val="en-GB"/>
              </w:rPr>
            </w:pPr>
            <w:proofErr w:type="spellStart"/>
            <w:ins w:id="9404" w:author="Dylan Van Aswegen" w:date="2024-07-16T11:07:00Z">
              <w:r>
                <w:rPr>
                  <w:rFonts w:ascii="Arial" w:hAnsi="Arial" w:cs="Arial"/>
                  <w:sz w:val="20"/>
                  <w:szCs w:val="20"/>
                  <w:lang w:val="en-GB"/>
                </w:rPr>
                <w:t>Textfield</w:t>
              </w:r>
            </w:ins>
            <w:proofErr w:type="spellEnd"/>
          </w:p>
        </w:tc>
        <w:tc>
          <w:tcPr>
            <w:tcW w:w="1694" w:type="dxa"/>
          </w:tcPr>
          <w:p w14:paraId="63B6E50C" w14:textId="705CA2B1" w:rsidR="004B3D48" w:rsidRDefault="004B3D48" w:rsidP="004B3D48">
            <w:pPr>
              <w:spacing w:line="360" w:lineRule="auto"/>
              <w:jc w:val="both"/>
              <w:cnfStyle w:val="000000100000" w:firstRow="0" w:lastRow="0" w:firstColumn="0" w:lastColumn="0" w:oddVBand="0" w:evenVBand="0" w:oddHBand="1" w:evenHBand="0" w:firstRowFirstColumn="0" w:firstRowLastColumn="0" w:lastRowFirstColumn="0" w:lastRowLastColumn="0"/>
              <w:rPr>
                <w:ins w:id="9405" w:author="Dylan Van Aswegen" w:date="2024-07-16T10:58:00Z" w16du:dateUtc="2024-07-16T08:58:00Z"/>
                <w:rFonts w:ascii="Arial" w:hAnsi="Arial" w:cs="Arial"/>
                <w:sz w:val="20"/>
                <w:szCs w:val="20"/>
                <w:lang w:val="en-GB"/>
              </w:rPr>
            </w:pPr>
            <w:ins w:id="9406" w:author="Dylan Van Aswegen" w:date="2024-07-16T11:07:00Z">
              <w:r>
                <w:rPr>
                  <w:rFonts w:ascii="Arial" w:hAnsi="Arial" w:cs="Arial"/>
                  <w:sz w:val="20"/>
                  <w:szCs w:val="20"/>
                  <w:lang w:val="en-GB"/>
                </w:rPr>
                <w:t>String</w:t>
              </w:r>
            </w:ins>
          </w:p>
        </w:tc>
        <w:tc>
          <w:tcPr>
            <w:tcW w:w="3804" w:type="dxa"/>
          </w:tcPr>
          <w:p w14:paraId="7A7DF398" w14:textId="2C484DC0" w:rsidR="004B3D48" w:rsidRDefault="004B3D48" w:rsidP="004B3D48">
            <w:pPr>
              <w:spacing w:line="360" w:lineRule="auto"/>
              <w:jc w:val="both"/>
              <w:cnfStyle w:val="000000100000" w:firstRow="0" w:lastRow="0" w:firstColumn="0" w:lastColumn="0" w:oddVBand="0" w:evenVBand="0" w:oddHBand="1" w:evenHBand="0" w:firstRowFirstColumn="0" w:firstRowLastColumn="0" w:lastRowFirstColumn="0" w:lastRowLastColumn="0"/>
              <w:rPr>
                <w:ins w:id="9407" w:author="Dylan Van Aswegen" w:date="2024-07-16T10:58:00Z" w16du:dateUtc="2024-07-16T08:58:00Z"/>
                <w:rFonts w:ascii="Arial" w:hAnsi="Arial" w:cs="Arial"/>
                <w:sz w:val="20"/>
                <w:szCs w:val="20"/>
                <w:lang w:val="en-GB"/>
              </w:rPr>
            </w:pPr>
            <w:ins w:id="9408" w:author="Dylan Van Aswegen" w:date="2024-07-16T11:07:00Z">
              <w:r>
                <w:rPr>
                  <w:rFonts w:ascii="Arial" w:hAnsi="Arial" w:cs="Arial"/>
                  <w:sz w:val="20"/>
                  <w:szCs w:val="20"/>
                  <w:lang w:val="en-GB"/>
                </w:rPr>
                <w:t xml:space="preserve">This column will contain the number of </w:t>
              </w:r>
            </w:ins>
            <w:proofErr w:type="spellStart"/>
            <w:ins w:id="9409" w:author="Dylan Van Aswegen" w:date="2024-07-16T11:07:00Z" w16du:dateUtc="2024-07-16T09:07:00Z">
              <w:r>
                <w:rPr>
                  <w:rFonts w:ascii="Arial" w:hAnsi="Arial" w:cs="Arial"/>
                  <w:sz w:val="20"/>
                  <w:szCs w:val="20"/>
                  <w:lang w:val="en-GB"/>
                </w:rPr>
                <w:t>Opayo</w:t>
              </w:r>
              <w:proofErr w:type="spellEnd"/>
              <w:r>
                <w:rPr>
                  <w:rFonts w:ascii="Arial" w:hAnsi="Arial" w:cs="Arial"/>
                  <w:sz w:val="20"/>
                  <w:szCs w:val="20"/>
                  <w:lang w:val="en-GB"/>
                </w:rPr>
                <w:t xml:space="preserve"> </w:t>
              </w:r>
            </w:ins>
            <w:ins w:id="9410" w:author="Dylan Van Aswegen" w:date="2024-07-16T11:07:00Z">
              <w:r>
                <w:rPr>
                  <w:rFonts w:ascii="Arial" w:hAnsi="Arial" w:cs="Arial"/>
                  <w:sz w:val="20"/>
                  <w:szCs w:val="20"/>
                  <w:lang w:val="en-GB"/>
                </w:rPr>
                <w:t xml:space="preserve">transactions that the organisation has done. </w:t>
              </w:r>
            </w:ins>
            <w:ins w:id="9411" w:author="Dylan Van Aswegen" w:date="2024-07-16T12:44:00Z" w16du:dateUtc="2024-07-16T10:44:00Z">
              <w:r w:rsidR="008F2E7A">
                <w:rPr>
                  <w:rFonts w:ascii="Arial" w:hAnsi="Arial" w:cs="Arial"/>
                  <w:sz w:val="20"/>
                  <w:szCs w:val="20"/>
                  <w:lang w:val="en-GB"/>
                </w:rPr>
                <w:t>If the number of transactions is greater than 300 transactions it will be coloured in red.</w:t>
              </w:r>
            </w:ins>
          </w:p>
        </w:tc>
      </w:tr>
      <w:tr w:rsidR="004B3D48" w14:paraId="0FDBCFA2" w14:textId="77777777" w:rsidTr="005C5491">
        <w:trPr>
          <w:ins w:id="9412" w:author="Dylan Van Aswegen" w:date="2024-07-16T10:58:00Z" w16du:dateUtc="2024-07-16T08:58:00Z"/>
        </w:trPr>
        <w:tc>
          <w:tcPr>
            <w:cnfStyle w:val="001000000000" w:firstRow="0" w:lastRow="0" w:firstColumn="1" w:lastColumn="0" w:oddVBand="0" w:evenVBand="0" w:oddHBand="0" w:evenHBand="0" w:firstRowFirstColumn="0" w:firstRowLastColumn="0" w:lastRowFirstColumn="0" w:lastRowLastColumn="0"/>
            <w:tcW w:w="1451" w:type="dxa"/>
          </w:tcPr>
          <w:p w14:paraId="3378BE65" w14:textId="1DF84830" w:rsidR="004B3D48" w:rsidRDefault="004B3D48" w:rsidP="004B3D48">
            <w:pPr>
              <w:spacing w:line="360" w:lineRule="auto"/>
              <w:jc w:val="both"/>
              <w:rPr>
                <w:ins w:id="9413" w:author="Dylan Van Aswegen" w:date="2024-07-16T10:58:00Z" w16du:dateUtc="2024-07-16T08:58:00Z"/>
                <w:rFonts w:ascii="Arial" w:hAnsi="Arial" w:cs="Arial"/>
                <w:sz w:val="20"/>
                <w:szCs w:val="20"/>
                <w:lang w:val="en-GB"/>
              </w:rPr>
            </w:pPr>
            <w:ins w:id="9414" w:author="Dylan Van Aswegen" w:date="2024-07-16T10:58:00Z" w16du:dateUtc="2024-07-16T08:58:00Z">
              <w:r>
                <w:rPr>
                  <w:rFonts w:ascii="Arial" w:hAnsi="Arial" w:cs="Arial"/>
                  <w:sz w:val="20"/>
                  <w:szCs w:val="20"/>
                  <w:lang w:val="en-GB"/>
                </w:rPr>
                <w:t xml:space="preserve">Stripe Transactions </w:t>
              </w:r>
            </w:ins>
          </w:p>
        </w:tc>
        <w:tc>
          <w:tcPr>
            <w:tcW w:w="1273" w:type="dxa"/>
          </w:tcPr>
          <w:p w14:paraId="3A2D053B" w14:textId="410404AF" w:rsidR="004B3D48" w:rsidRDefault="004B3D48" w:rsidP="004B3D48">
            <w:pPr>
              <w:spacing w:line="360" w:lineRule="auto"/>
              <w:jc w:val="both"/>
              <w:cnfStyle w:val="000000000000" w:firstRow="0" w:lastRow="0" w:firstColumn="0" w:lastColumn="0" w:oddVBand="0" w:evenVBand="0" w:oddHBand="0" w:evenHBand="0" w:firstRowFirstColumn="0" w:firstRowLastColumn="0" w:lastRowFirstColumn="0" w:lastRowLastColumn="0"/>
              <w:rPr>
                <w:ins w:id="9415" w:author="Dylan Van Aswegen" w:date="2024-07-16T10:58:00Z" w16du:dateUtc="2024-07-16T08:58:00Z"/>
                <w:rFonts w:ascii="Arial" w:hAnsi="Arial" w:cs="Arial"/>
                <w:sz w:val="20"/>
                <w:szCs w:val="20"/>
                <w:lang w:val="en-GB"/>
              </w:rPr>
            </w:pPr>
            <w:proofErr w:type="spellStart"/>
            <w:ins w:id="9416" w:author="Dylan Van Aswegen" w:date="2024-07-16T11:07:00Z">
              <w:r>
                <w:rPr>
                  <w:rFonts w:ascii="Arial" w:hAnsi="Arial" w:cs="Arial"/>
                  <w:sz w:val="20"/>
                  <w:szCs w:val="20"/>
                  <w:lang w:val="en-GB"/>
                </w:rPr>
                <w:t>Textfield</w:t>
              </w:r>
            </w:ins>
            <w:proofErr w:type="spellEnd"/>
          </w:p>
        </w:tc>
        <w:tc>
          <w:tcPr>
            <w:tcW w:w="1694" w:type="dxa"/>
          </w:tcPr>
          <w:p w14:paraId="6C2E686C" w14:textId="52348876" w:rsidR="004B3D48" w:rsidRDefault="004B3D48" w:rsidP="004B3D48">
            <w:pPr>
              <w:spacing w:line="360" w:lineRule="auto"/>
              <w:jc w:val="both"/>
              <w:cnfStyle w:val="000000000000" w:firstRow="0" w:lastRow="0" w:firstColumn="0" w:lastColumn="0" w:oddVBand="0" w:evenVBand="0" w:oddHBand="0" w:evenHBand="0" w:firstRowFirstColumn="0" w:firstRowLastColumn="0" w:lastRowFirstColumn="0" w:lastRowLastColumn="0"/>
              <w:rPr>
                <w:ins w:id="9417" w:author="Dylan Van Aswegen" w:date="2024-07-16T10:58:00Z" w16du:dateUtc="2024-07-16T08:58:00Z"/>
                <w:rFonts w:ascii="Arial" w:hAnsi="Arial" w:cs="Arial"/>
                <w:sz w:val="20"/>
                <w:szCs w:val="20"/>
                <w:lang w:val="en-GB"/>
              </w:rPr>
            </w:pPr>
            <w:ins w:id="9418" w:author="Dylan Van Aswegen" w:date="2024-07-16T11:07:00Z">
              <w:r>
                <w:rPr>
                  <w:rFonts w:ascii="Arial" w:hAnsi="Arial" w:cs="Arial"/>
                  <w:sz w:val="20"/>
                  <w:szCs w:val="20"/>
                  <w:lang w:val="en-GB"/>
                </w:rPr>
                <w:t>String</w:t>
              </w:r>
            </w:ins>
          </w:p>
        </w:tc>
        <w:tc>
          <w:tcPr>
            <w:tcW w:w="3804" w:type="dxa"/>
          </w:tcPr>
          <w:p w14:paraId="4B68D5B8" w14:textId="3AE230AB" w:rsidR="004B3D48" w:rsidRDefault="004B3D48" w:rsidP="004B3D48">
            <w:pPr>
              <w:spacing w:line="360" w:lineRule="auto"/>
              <w:jc w:val="both"/>
              <w:cnfStyle w:val="000000000000" w:firstRow="0" w:lastRow="0" w:firstColumn="0" w:lastColumn="0" w:oddVBand="0" w:evenVBand="0" w:oddHBand="0" w:evenHBand="0" w:firstRowFirstColumn="0" w:firstRowLastColumn="0" w:lastRowFirstColumn="0" w:lastRowLastColumn="0"/>
              <w:rPr>
                <w:ins w:id="9419" w:author="Dylan Van Aswegen" w:date="2024-07-16T10:58:00Z" w16du:dateUtc="2024-07-16T08:58:00Z"/>
                <w:rFonts w:ascii="Arial" w:hAnsi="Arial" w:cs="Arial"/>
                <w:sz w:val="20"/>
                <w:szCs w:val="20"/>
                <w:lang w:val="en-GB"/>
              </w:rPr>
            </w:pPr>
            <w:ins w:id="9420" w:author="Dylan Van Aswegen" w:date="2024-07-16T11:07:00Z">
              <w:r>
                <w:rPr>
                  <w:rFonts w:ascii="Arial" w:hAnsi="Arial" w:cs="Arial"/>
                  <w:sz w:val="20"/>
                  <w:szCs w:val="20"/>
                  <w:lang w:val="en-GB"/>
                </w:rPr>
                <w:t xml:space="preserve">This column will contain the number of </w:t>
              </w:r>
            </w:ins>
            <w:ins w:id="9421" w:author="Dylan Van Aswegen" w:date="2024-07-16T11:07:00Z" w16du:dateUtc="2024-07-16T09:07:00Z">
              <w:r>
                <w:rPr>
                  <w:rFonts w:ascii="Arial" w:hAnsi="Arial" w:cs="Arial"/>
                  <w:sz w:val="20"/>
                  <w:szCs w:val="20"/>
                  <w:lang w:val="en-GB"/>
                </w:rPr>
                <w:t>Stripe</w:t>
              </w:r>
            </w:ins>
            <w:ins w:id="9422" w:author="Dylan Van Aswegen" w:date="2024-07-16T11:07:00Z">
              <w:r>
                <w:rPr>
                  <w:rFonts w:ascii="Arial" w:hAnsi="Arial" w:cs="Arial"/>
                  <w:sz w:val="20"/>
                  <w:szCs w:val="20"/>
                  <w:lang w:val="en-GB"/>
                </w:rPr>
                <w:t xml:space="preserve"> transactions that the organisation has done. </w:t>
              </w:r>
            </w:ins>
          </w:p>
        </w:tc>
      </w:tr>
      <w:tr w:rsidR="004B3D48" w14:paraId="53E13606" w14:textId="77777777" w:rsidTr="005C5491">
        <w:trPr>
          <w:cnfStyle w:val="000000100000" w:firstRow="0" w:lastRow="0" w:firstColumn="0" w:lastColumn="0" w:oddVBand="0" w:evenVBand="0" w:oddHBand="1" w:evenHBand="0" w:firstRowFirstColumn="0" w:firstRowLastColumn="0" w:lastRowFirstColumn="0" w:lastRowLastColumn="0"/>
          <w:ins w:id="9423" w:author="Dylan Van Aswegen" w:date="2024-07-16T10:58:00Z" w16du:dateUtc="2024-07-16T08:58:00Z"/>
        </w:trPr>
        <w:tc>
          <w:tcPr>
            <w:cnfStyle w:val="001000000000" w:firstRow="0" w:lastRow="0" w:firstColumn="1" w:lastColumn="0" w:oddVBand="0" w:evenVBand="0" w:oddHBand="0" w:evenHBand="0" w:firstRowFirstColumn="0" w:firstRowLastColumn="0" w:lastRowFirstColumn="0" w:lastRowLastColumn="0"/>
            <w:tcW w:w="1451" w:type="dxa"/>
          </w:tcPr>
          <w:p w14:paraId="669EC018" w14:textId="7773B1F2" w:rsidR="004B3D48" w:rsidRDefault="004B3D48" w:rsidP="004B3D48">
            <w:pPr>
              <w:spacing w:line="360" w:lineRule="auto"/>
              <w:jc w:val="both"/>
              <w:rPr>
                <w:ins w:id="9424" w:author="Dylan Van Aswegen" w:date="2024-07-16T10:58:00Z" w16du:dateUtc="2024-07-16T08:58:00Z"/>
                <w:rFonts w:ascii="Arial" w:hAnsi="Arial" w:cs="Arial"/>
                <w:sz w:val="20"/>
                <w:szCs w:val="20"/>
                <w:lang w:val="en-GB"/>
              </w:rPr>
            </w:pPr>
            <w:ins w:id="9425" w:author="Dylan Van Aswegen" w:date="2024-07-16T10:59:00Z" w16du:dateUtc="2024-07-16T08:59:00Z">
              <w:r>
                <w:rPr>
                  <w:rFonts w:ascii="Arial" w:hAnsi="Arial" w:cs="Arial"/>
                  <w:sz w:val="20"/>
                  <w:szCs w:val="20"/>
                  <w:lang w:val="en-GB"/>
                </w:rPr>
                <w:t>Orders</w:t>
              </w:r>
            </w:ins>
            <w:ins w:id="9426" w:author="Dylan Van Aswegen" w:date="2024-07-16T10:58:00Z" w16du:dateUtc="2024-07-16T08:58:00Z">
              <w:r>
                <w:rPr>
                  <w:rFonts w:ascii="Arial" w:hAnsi="Arial" w:cs="Arial"/>
                  <w:sz w:val="20"/>
                  <w:szCs w:val="20"/>
                  <w:lang w:val="en-GB"/>
                </w:rPr>
                <w:t xml:space="preserve"> </w:t>
              </w:r>
            </w:ins>
          </w:p>
        </w:tc>
        <w:tc>
          <w:tcPr>
            <w:tcW w:w="1273" w:type="dxa"/>
          </w:tcPr>
          <w:p w14:paraId="733C3601" w14:textId="7F7D6CC5" w:rsidR="004B3D48" w:rsidRDefault="004B3D48" w:rsidP="004B3D48">
            <w:pPr>
              <w:spacing w:line="360" w:lineRule="auto"/>
              <w:jc w:val="both"/>
              <w:cnfStyle w:val="000000100000" w:firstRow="0" w:lastRow="0" w:firstColumn="0" w:lastColumn="0" w:oddVBand="0" w:evenVBand="0" w:oddHBand="1" w:evenHBand="0" w:firstRowFirstColumn="0" w:firstRowLastColumn="0" w:lastRowFirstColumn="0" w:lastRowLastColumn="0"/>
              <w:rPr>
                <w:ins w:id="9427" w:author="Dylan Van Aswegen" w:date="2024-07-16T10:58:00Z" w16du:dateUtc="2024-07-16T08:58:00Z"/>
                <w:rFonts w:ascii="Arial" w:hAnsi="Arial" w:cs="Arial"/>
                <w:sz w:val="20"/>
                <w:szCs w:val="20"/>
                <w:lang w:val="en-GB"/>
              </w:rPr>
            </w:pPr>
            <w:proofErr w:type="spellStart"/>
            <w:ins w:id="9428" w:author="Dylan Van Aswegen" w:date="2024-07-16T11:07:00Z">
              <w:r>
                <w:rPr>
                  <w:rFonts w:ascii="Arial" w:hAnsi="Arial" w:cs="Arial"/>
                  <w:sz w:val="20"/>
                  <w:szCs w:val="20"/>
                  <w:lang w:val="en-GB"/>
                </w:rPr>
                <w:t>Textfield</w:t>
              </w:r>
            </w:ins>
            <w:proofErr w:type="spellEnd"/>
          </w:p>
        </w:tc>
        <w:tc>
          <w:tcPr>
            <w:tcW w:w="1694" w:type="dxa"/>
          </w:tcPr>
          <w:p w14:paraId="67F0BAAC" w14:textId="09C2AFB7" w:rsidR="004B3D48" w:rsidRDefault="004B3D48" w:rsidP="004B3D48">
            <w:pPr>
              <w:spacing w:line="360" w:lineRule="auto"/>
              <w:jc w:val="both"/>
              <w:cnfStyle w:val="000000100000" w:firstRow="0" w:lastRow="0" w:firstColumn="0" w:lastColumn="0" w:oddVBand="0" w:evenVBand="0" w:oddHBand="1" w:evenHBand="0" w:firstRowFirstColumn="0" w:firstRowLastColumn="0" w:lastRowFirstColumn="0" w:lastRowLastColumn="0"/>
              <w:rPr>
                <w:ins w:id="9429" w:author="Dylan Van Aswegen" w:date="2024-07-16T10:58:00Z" w16du:dateUtc="2024-07-16T08:58:00Z"/>
                <w:rFonts w:ascii="Arial" w:hAnsi="Arial" w:cs="Arial"/>
                <w:sz w:val="20"/>
                <w:szCs w:val="20"/>
                <w:lang w:val="en-GB"/>
              </w:rPr>
            </w:pPr>
            <w:ins w:id="9430" w:author="Dylan Van Aswegen" w:date="2024-07-16T11:07:00Z">
              <w:r>
                <w:rPr>
                  <w:rFonts w:ascii="Arial" w:hAnsi="Arial" w:cs="Arial"/>
                  <w:sz w:val="20"/>
                  <w:szCs w:val="20"/>
                  <w:lang w:val="en-GB"/>
                </w:rPr>
                <w:t>String</w:t>
              </w:r>
            </w:ins>
          </w:p>
        </w:tc>
        <w:tc>
          <w:tcPr>
            <w:tcW w:w="3804" w:type="dxa"/>
          </w:tcPr>
          <w:p w14:paraId="1936517F" w14:textId="3EEDB1FA" w:rsidR="004B3D48" w:rsidRDefault="004B3D48" w:rsidP="004B3D48">
            <w:pPr>
              <w:spacing w:line="360" w:lineRule="auto"/>
              <w:jc w:val="both"/>
              <w:cnfStyle w:val="000000100000" w:firstRow="0" w:lastRow="0" w:firstColumn="0" w:lastColumn="0" w:oddVBand="0" w:evenVBand="0" w:oddHBand="1" w:evenHBand="0" w:firstRowFirstColumn="0" w:firstRowLastColumn="0" w:lastRowFirstColumn="0" w:lastRowLastColumn="0"/>
              <w:rPr>
                <w:ins w:id="9431" w:author="Dylan Van Aswegen" w:date="2024-07-16T10:58:00Z" w16du:dateUtc="2024-07-16T08:58:00Z"/>
                <w:rFonts w:ascii="Arial" w:hAnsi="Arial" w:cs="Arial"/>
                <w:sz w:val="20"/>
                <w:szCs w:val="20"/>
                <w:lang w:val="en-GB"/>
              </w:rPr>
            </w:pPr>
            <w:ins w:id="9432" w:author="Dylan Van Aswegen" w:date="2024-07-16T11:07:00Z">
              <w:r>
                <w:rPr>
                  <w:rFonts w:ascii="Arial" w:hAnsi="Arial" w:cs="Arial"/>
                  <w:sz w:val="20"/>
                  <w:szCs w:val="20"/>
                  <w:lang w:val="en-GB"/>
                </w:rPr>
                <w:t xml:space="preserve">This column will contain the number of </w:t>
              </w:r>
            </w:ins>
            <w:ins w:id="9433" w:author="Dylan Van Aswegen" w:date="2024-07-16T11:07:00Z" w16du:dateUtc="2024-07-16T09:07:00Z">
              <w:r w:rsidR="00314FB6">
                <w:rPr>
                  <w:rFonts w:ascii="Arial" w:hAnsi="Arial" w:cs="Arial"/>
                  <w:sz w:val="20"/>
                  <w:szCs w:val="20"/>
                  <w:lang w:val="en-GB"/>
                </w:rPr>
                <w:t xml:space="preserve">orders that the organisation has received. </w:t>
              </w:r>
            </w:ins>
          </w:p>
        </w:tc>
      </w:tr>
      <w:tr w:rsidR="00314FB6" w14:paraId="37E7F640" w14:textId="77777777" w:rsidTr="005C5491">
        <w:trPr>
          <w:ins w:id="9434" w:author="Dylan Van Aswegen" w:date="2024-07-16T10:58:00Z" w16du:dateUtc="2024-07-16T08:58:00Z"/>
        </w:trPr>
        <w:tc>
          <w:tcPr>
            <w:cnfStyle w:val="001000000000" w:firstRow="0" w:lastRow="0" w:firstColumn="1" w:lastColumn="0" w:oddVBand="0" w:evenVBand="0" w:oddHBand="0" w:evenHBand="0" w:firstRowFirstColumn="0" w:firstRowLastColumn="0" w:lastRowFirstColumn="0" w:lastRowLastColumn="0"/>
            <w:tcW w:w="1451" w:type="dxa"/>
          </w:tcPr>
          <w:p w14:paraId="12394B2F" w14:textId="62585032" w:rsidR="00314FB6" w:rsidRDefault="00314FB6" w:rsidP="00314FB6">
            <w:pPr>
              <w:spacing w:line="360" w:lineRule="auto"/>
              <w:jc w:val="both"/>
              <w:rPr>
                <w:ins w:id="9435" w:author="Dylan Van Aswegen" w:date="2024-07-16T10:58:00Z" w16du:dateUtc="2024-07-16T08:58:00Z"/>
                <w:rFonts w:ascii="Arial" w:hAnsi="Arial" w:cs="Arial"/>
                <w:sz w:val="20"/>
                <w:szCs w:val="20"/>
                <w:lang w:val="en-GB"/>
              </w:rPr>
            </w:pPr>
            <w:ins w:id="9436" w:author="Dylan Van Aswegen" w:date="2024-07-16T10:59:00Z" w16du:dateUtc="2024-07-16T08:59:00Z">
              <w:r>
                <w:rPr>
                  <w:rFonts w:ascii="Arial" w:hAnsi="Arial" w:cs="Arial"/>
                  <w:sz w:val="20"/>
                  <w:szCs w:val="20"/>
                  <w:lang w:val="en-GB"/>
                </w:rPr>
                <w:t>Last Admin Login</w:t>
              </w:r>
            </w:ins>
          </w:p>
        </w:tc>
        <w:tc>
          <w:tcPr>
            <w:tcW w:w="1273" w:type="dxa"/>
          </w:tcPr>
          <w:p w14:paraId="3B0608F1" w14:textId="4B1232DD" w:rsidR="00314FB6" w:rsidRDefault="00314FB6" w:rsidP="00314FB6">
            <w:pPr>
              <w:spacing w:line="360" w:lineRule="auto"/>
              <w:jc w:val="both"/>
              <w:cnfStyle w:val="000000000000" w:firstRow="0" w:lastRow="0" w:firstColumn="0" w:lastColumn="0" w:oddVBand="0" w:evenVBand="0" w:oddHBand="0" w:evenHBand="0" w:firstRowFirstColumn="0" w:firstRowLastColumn="0" w:lastRowFirstColumn="0" w:lastRowLastColumn="0"/>
              <w:rPr>
                <w:ins w:id="9437" w:author="Dylan Van Aswegen" w:date="2024-07-16T10:58:00Z" w16du:dateUtc="2024-07-16T08:58:00Z"/>
                <w:rFonts w:ascii="Arial" w:hAnsi="Arial" w:cs="Arial"/>
                <w:sz w:val="20"/>
                <w:szCs w:val="20"/>
                <w:lang w:val="en-GB"/>
              </w:rPr>
            </w:pPr>
            <w:proofErr w:type="spellStart"/>
            <w:ins w:id="9438" w:author="Dylan Van Aswegen" w:date="2024-07-16T11:08:00Z">
              <w:r>
                <w:rPr>
                  <w:rFonts w:ascii="Arial" w:hAnsi="Arial" w:cs="Arial"/>
                  <w:sz w:val="20"/>
                  <w:szCs w:val="20"/>
                  <w:lang w:val="en-GB"/>
                </w:rPr>
                <w:t>Textfield</w:t>
              </w:r>
            </w:ins>
            <w:proofErr w:type="spellEnd"/>
          </w:p>
        </w:tc>
        <w:tc>
          <w:tcPr>
            <w:tcW w:w="1694" w:type="dxa"/>
          </w:tcPr>
          <w:p w14:paraId="7191C83C" w14:textId="14362EB7" w:rsidR="00314FB6" w:rsidRDefault="00314FB6" w:rsidP="00314FB6">
            <w:pPr>
              <w:spacing w:line="360" w:lineRule="auto"/>
              <w:jc w:val="both"/>
              <w:cnfStyle w:val="000000000000" w:firstRow="0" w:lastRow="0" w:firstColumn="0" w:lastColumn="0" w:oddVBand="0" w:evenVBand="0" w:oddHBand="0" w:evenHBand="0" w:firstRowFirstColumn="0" w:firstRowLastColumn="0" w:lastRowFirstColumn="0" w:lastRowLastColumn="0"/>
              <w:rPr>
                <w:ins w:id="9439" w:author="Dylan Van Aswegen" w:date="2024-07-16T10:58:00Z" w16du:dateUtc="2024-07-16T08:58:00Z"/>
                <w:rFonts w:ascii="Arial" w:hAnsi="Arial" w:cs="Arial"/>
                <w:sz w:val="20"/>
                <w:szCs w:val="20"/>
                <w:lang w:val="en-GB"/>
              </w:rPr>
            </w:pPr>
            <w:ins w:id="9440" w:author="Dylan Van Aswegen" w:date="2024-07-16T11:08:00Z">
              <w:r>
                <w:rPr>
                  <w:rFonts w:ascii="Arial" w:hAnsi="Arial" w:cs="Arial"/>
                  <w:sz w:val="20"/>
                  <w:szCs w:val="20"/>
                  <w:lang w:val="en-GB"/>
                </w:rPr>
                <w:t>String</w:t>
              </w:r>
            </w:ins>
          </w:p>
        </w:tc>
        <w:tc>
          <w:tcPr>
            <w:tcW w:w="3804" w:type="dxa"/>
          </w:tcPr>
          <w:p w14:paraId="00BB98F7" w14:textId="0B83E981" w:rsidR="00314FB6" w:rsidRDefault="00314FB6" w:rsidP="00314FB6">
            <w:pPr>
              <w:spacing w:line="360" w:lineRule="auto"/>
              <w:jc w:val="both"/>
              <w:cnfStyle w:val="000000000000" w:firstRow="0" w:lastRow="0" w:firstColumn="0" w:lastColumn="0" w:oddVBand="0" w:evenVBand="0" w:oddHBand="0" w:evenHBand="0" w:firstRowFirstColumn="0" w:firstRowLastColumn="0" w:lastRowFirstColumn="0" w:lastRowLastColumn="0"/>
              <w:rPr>
                <w:ins w:id="9441" w:author="Dylan Van Aswegen" w:date="2024-07-16T10:58:00Z" w16du:dateUtc="2024-07-16T08:58:00Z"/>
                <w:rFonts w:ascii="Arial" w:hAnsi="Arial" w:cs="Arial"/>
                <w:sz w:val="20"/>
                <w:szCs w:val="20"/>
                <w:lang w:val="en-GB"/>
              </w:rPr>
            </w:pPr>
            <w:ins w:id="9442" w:author="Dylan Van Aswegen" w:date="2024-07-16T11:08:00Z">
              <w:r>
                <w:rPr>
                  <w:rFonts w:ascii="Arial" w:hAnsi="Arial" w:cs="Arial"/>
                  <w:sz w:val="20"/>
                  <w:szCs w:val="20"/>
                  <w:lang w:val="en-GB"/>
                </w:rPr>
                <w:t xml:space="preserve">This column will contain the date that </w:t>
              </w:r>
            </w:ins>
            <w:ins w:id="9443" w:author="Dylan Van Aswegen" w:date="2024-07-16T11:08:00Z" w16du:dateUtc="2024-07-16T09:08:00Z">
              <w:r>
                <w:rPr>
                  <w:rFonts w:ascii="Arial" w:hAnsi="Arial" w:cs="Arial"/>
                  <w:sz w:val="20"/>
                  <w:szCs w:val="20"/>
                  <w:lang w:val="en-GB"/>
                </w:rPr>
                <w:t xml:space="preserve">an admin of the organisation had last logged in. </w:t>
              </w:r>
            </w:ins>
            <w:ins w:id="9444" w:author="Dylan Van Aswegen" w:date="2024-07-16T11:08:00Z">
              <w:r>
                <w:rPr>
                  <w:rFonts w:ascii="Arial" w:hAnsi="Arial" w:cs="Arial"/>
                  <w:sz w:val="20"/>
                  <w:szCs w:val="20"/>
                  <w:lang w:val="en-GB"/>
                </w:rPr>
                <w:t xml:space="preserve"> </w:t>
              </w:r>
            </w:ins>
          </w:p>
        </w:tc>
      </w:tr>
      <w:tr w:rsidR="00314FB6" w14:paraId="217FE6FA" w14:textId="77777777" w:rsidTr="005C5491">
        <w:trPr>
          <w:cnfStyle w:val="000000100000" w:firstRow="0" w:lastRow="0" w:firstColumn="0" w:lastColumn="0" w:oddVBand="0" w:evenVBand="0" w:oddHBand="1" w:evenHBand="0" w:firstRowFirstColumn="0" w:firstRowLastColumn="0" w:lastRowFirstColumn="0" w:lastRowLastColumn="0"/>
          <w:ins w:id="9445" w:author="Dylan Van Aswegen" w:date="2024-07-16T10:59:00Z" w16du:dateUtc="2024-07-16T08:59:00Z"/>
        </w:trPr>
        <w:tc>
          <w:tcPr>
            <w:cnfStyle w:val="001000000000" w:firstRow="0" w:lastRow="0" w:firstColumn="1" w:lastColumn="0" w:oddVBand="0" w:evenVBand="0" w:oddHBand="0" w:evenHBand="0" w:firstRowFirstColumn="0" w:firstRowLastColumn="0" w:lastRowFirstColumn="0" w:lastRowLastColumn="0"/>
            <w:tcW w:w="1451" w:type="dxa"/>
          </w:tcPr>
          <w:p w14:paraId="5D18E546" w14:textId="3B0B174E" w:rsidR="00314FB6" w:rsidRDefault="00314FB6" w:rsidP="00314FB6">
            <w:pPr>
              <w:spacing w:line="360" w:lineRule="auto"/>
              <w:jc w:val="both"/>
              <w:rPr>
                <w:ins w:id="9446" w:author="Dylan Van Aswegen" w:date="2024-07-16T10:59:00Z" w16du:dateUtc="2024-07-16T08:59:00Z"/>
                <w:rFonts w:ascii="Arial" w:hAnsi="Arial" w:cs="Arial"/>
                <w:sz w:val="20"/>
                <w:szCs w:val="20"/>
                <w:lang w:val="en-GB"/>
              </w:rPr>
            </w:pPr>
            <w:ins w:id="9447" w:author="Dylan Van Aswegen" w:date="2024-07-16T10:59:00Z" w16du:dateUtc="2024-07-16T08:59:00Z">
              <w:r>
                <w:rPr>
                  <w:rFonts w:ascii="Arial" w:hAnsi="Arial" w:cs="Arial"/>
                  <w:sz w:val="20"/>
                  <w:szCs w:val="20"/>
                  <w:lang w:val="en-GB"/>
                </w:rPr>
                <w:t>Account</w:t>
              </w:r>
            </w:ins>
          </w:p>
        </w:tc>
        <w:tc>
          <w:tcPr>
            <w:tcW w:w="1273" w:type="dxa"/>
          </w:tcPr>
          <w:p w14:paraId="1F20A98A" w14:textId="42F6BB9D" w:rsidR="00314FB6" w:rsidRDefault="00314FB6" w:rsidP="00314FB6">
            <w:pPr>
              <w:spacing w:line="360" w:lineRule="auto"/>
              <w:jc w:val="both"/>
              <w:cnfStyle w:val="000000100000" w:firstRow="0" w:lastRow="0" w:firstColumn="0" w:lastColumn="0" w:oddVBand="0" w:evenVBand="0" w:oddHBand="1" w:evenHBand="0" w:firstRowFirstColumn="0" w:firstRowLastColumn="0" w:lastRowFirstColumn="0" w:lastRowLastColumn="0"/>
              <w:rPr>
                <w:ins w:id="9448" w:author="Dylan Van Aswegen" w:date="2024-07-16T10:59:00Z" w16du:dateUtc="2024-07-16T08:59:00Z"/>
                <w:rFonts w:ascii="Arial" w:hAnsi="Arial" w:cs="Arial"/>
                <w:sz w:val="20"/>
                <w:szCs w:val="20"/>
                <w:lang w:val="en-GB"/>
              </w:rPr>
            </w:pPr>
            <w:ins w:id="9449" w:author="Dylan Van Aswegen" w:date="2024-07-16T10:59:00Z" w16du:dateUtc="2024-07-16T08:59:00Z">
              <w:r>
                <w:rPr>
                  <w:rFonts w:ascii="Arial" w:hAnsi="Arial" w:cs="Arial"/>
                  <w:sz w:val="20"/>
                  <w:szCs w:val="20"/>
                  <w:lang w:val="en-GB"/>
                </w:rPr>
                <w:t>Button</w:t>
              </w:r>
            </w:ins>
          </w:p>
        </w:tc>
        <w:tc>
          <w:tcPr>
            <w:tcW w:w="1694" w:type="dxa"/>
          </w:tcPr>
          <w:p w14:paraId="4314D751" w14:textId="77777777" w:rsidR="00314FB6" w:rsidRDefault="00314FB6" w:rsidP="00314FB6">
            <w:pPr>
              <w:spacing w:line="360" w:lineRule="auto"/>
              <w:jc w:val="both"/>
              <w:cnfStyle w:val="000000100000" w:firstRow="0" w:lastRow="0" w:firstColumn="0" w:lastColumn="0" w:oddVBand="0" w:evenVBand="0" w:oddHBand="1" w:evenHBand="0" w:firstRowFirstColumn="0" w:firstRowLastColumn="0" w:lastRowFirstColumn="0" w:lastRowLastColumn="0"/>
              <w:rPr>
                <w:ins w:id="9450" w:author="Dylan Van Aswegen" w:date="2024-07-16T10:59:00Z" w16du:dateUtc="2024-07-16T08:59:00Z"/>
                <w:rFonts w:ascii="Arial" w:hAnsi="Arial" w:cs="Arial"/>
                <w:sz w:val="20"/>
                <w:szCs w:val="20"/>
                <w:lang w:val="en-GB"/>
              </w:rPr>
            </w:pPr>
          </w:p>
        </w:tc>
        <w:tc>
          <w:tcPr>
            <w:tcW w:w="3804" w:type="dxa"/>
          </w:tcPr>
          <w:p w14:paraId="11952382" w14:textId="66D7192F" w:rsidR="00314FB6" w:rsidRDefault="00DA68D8" w:rsidP="00314FB6">
            <w:pPr>
              <w:spacing w:line="360" w:lineRule="auto"/>
              <w:jc w:val="both"/>
              <w:cnfStyle w:val="000000100000" w:firstRow="0" w:lastRow="0" w:firstColumn="0" w:lastColumn="0" w:oddVBand="0" w:evenVBand="0" w:oddHBand="1" w:evenHBand="0" w:firstRowFirstColumn="0" w:firstRowLastColumn="0" w:lastRowFirstColumn="0" w:lastRowLastColumn="0"/>
              <w:rPr>
                <w:ins w:id="9451" w:author="Dylan Van Aswegen" w:date="2024-07-16T10:59:00Z" w16du:dateUtc="2024-07-16T08:59:00Z"/>
                <w:rFonts w:ascii="Arial" w:hAnsi="Arial" w:cs="Arial"/>
                <w:sz w:val="20"/>
                <w:szCs w:val="20"/>
                <w:lang w:val="en-GB"/>
              </w:rPr>
            </w:pPr>
            <w:ins w:id="9452" w:author="Dylan Van Aswegen" w:date="2024-07-16T11:08:00Z" w16du:dateUtc="2024-07-16T09:08:00Z">
              <w:r>
                <w:rPr>
                  <w:rFonts w:ascii="Arial" w:hAnsi="Arial" w:cs="Arial"/>
                  <w:sz w:val="20"/>
                  <w:szCs w:val="20"/>
                  <w:lang w:val="en-GB"/>
                </w:rPr>
                <w:t xml:space="preserve">The user will use this button to </w:t>
              </w:r>
            </w:ins>
            <w:ins w:id="9453" w:author="Dylan Van Aswegen" w:date="2024-07-16T11:11:00Z" w16du:dateUtc="2024-07-16T09:11:00Z">
              <w:r w:rsidR="00124EFE">
                <w:rPr>
                  <w:rFonts w:ascii="Arial" w:hAnsi="Arial" w:cs="Arial"/>
                  <w:sz w:val="20"/>
                  <w:szCs w:val="20"/>
                  <w:lang w:val="en-GB"/>
                </w:rPr>
                <w:t xml:space="preserve">view the organisation’s account page. Once clicked, the </w:t>
              </w:r>
              <w:r w:rsidR="001F0041">
                <w:rPr>
                  <w:rFonts w:ascii="Arial" w:hAnsi="Arial" w:cs="Arial"/>
                  <w:sz w:val="20"/>
                  <w:szCs w:val="20"/>
                  <w:lang w:val="en-GB"/>
                </w:rPr>
                <w:t xml:space="preserve">application administrator will be navigated to the organisation account page. </w:t>
              </w:r>
            </w:ins>
          </w:p>
        </w:tc>
      </w:tr>
    </w:tbl>
    <w:p w14:paraId="1CDA3833" w14:textId="77777777" w:rsidR="00EE1B9C" w:rsidRPr="00EE1B9C" w:rsidRDefault="00EE1B9C" w:rsidP="007E2DA1">
      <w:pPr>
        <w:rPr>
          <w:ins w:id="9454" w:author="Dylan Van Aswegen" w:date="2024-07-15T13:27:00Z" w16du:dateUtc="2024-07-15T11:27:00Z"/>
          <w:lang w:val="en-GB"/>
          <w:rPrChange w:id="9455" w:author="Dylan Van Aswegen" w:date="2024-07-16T10:54:00Z" w16du:dateUtc="2024-07-16T08:54:00Z">
            <w:rPr>
              <w:ins w:id="9456" w:author="Dylan Van Aswegen" w:date="2024-07-15T13:27:00Z" w16du:dateUtc="2024-07-15T11:27:00Z"/>
            </w:rPr>
          </w:rPrChange>
        </w:rPr>
      </w:pPr>
    </w:p>
    <w:p w14:paraId="7D8CD8CA" w14:textId="3FFED14F" w:rsidR="007E2DA1" w:rsidRDefault="003727A7" w:rsidP="007E2DA1">
      <w:pPr>
        <w:rPr>
          <w:ins w:id="9457" w:author="Dylan Van Aswegen" w:date="2024-07-16T11:27:00Z" w16du:dateUtc="2024-07-16T09:27:00Z"/>
        </w:rPr>
      </w:pPr>
      <w:ins w:id="9458" w:author="Dylan Van Aswegen" w:date="2024-07-16T11:12:00Z" w16du:dateUtc="2024-07-16T09:12:00Z">
        <w:r>
          <w:t xml:space="preserve">Below this will be two buttons: </w:t>
        </w:r>
      </w:ins>
    </w:p>
    <w:tbl>
      <w:tblPr>
        <w:tblStyle w:val="GridTable4-Accent1"/>
        <w:tblW w:w="10774" w:type="dxa"/>
        <w:tblInd w:w="-714" w:type="dxa"/>
        <w:tblLook w:val="04A0" w:firstRow="1" w:lastRow="0" w:firstColumn="1" w:lastColumn="0" w:noHBand="0" w:noVBand="1"/>
      </w:tblPr>
      <w:tblGrid>
        <w:gridCol w:w="1099"/>
        <w:gridCol w:w="1628"/>
        <w:gridCol w:w="1167"/>
        <w:gridCol w:w="2215"/>
        <w:gridCol w:w="1369"/>
        <w:gridCol w:w="3296"/>
      </w:tblGrid>
      <w:tr w:rsidR="00C4411C" w14:paraId="2D1E7CC8" w14:textId="77777777" w:rsidTr="005C5491">
        <w:trPr>
          <w:cnfStyle w:val="100000000000" w:firstRow="1" w:lastRow="0" w:firstColumn="0" w:lastColumn="0" w:oddVBand="0" w:evenVBand="0" w:oddHBand="0" w:evenHBand="0" w:firstRowFirstColumn="0" w:firstRowLastColumn="0" w:lastRowFirstColumn="0" w:lastRowLastColumn="0"/>
          <w:tblHeader/>
          <w:ins w:id="9459" w:author="Dylan Van Aswegen" w:date="2024-07-16T11:29:00Z" w16du:dateUtc="2024-07-16T09:29:00Z"/>
        </w:trPr>
        <w:tc>
          <w:tcPr>
            <w:cnfStyle w:val="001000000000" w:firstRow="0" w:lastRow="0" w:firstColumn="1" w:lastColumn="0" w:oddVBand="0" w:evenVBand="0" w:oddHBand="0" w:evenHBand="0" w:firstRowFirstColumn="0" w:firstRowLastColumn="0" w:lastRowFirstColumn="0" w:lastRowLastColumn="0"/>
            <w:tcW w:w="1099" w:type="dxa"/>
            <w:shd w:val="clear" w:color="auto" w:fill="002060"/>
          </w:tcPr>
          <w:p w14:paraId="3DAFD1D0" w14:textId="77777777" w:rsidR="00C4411C" w:rsidRDefault="00C4411C">
            <w:pPr>
              <w:spacing w:line="360" w:lineRule="auto"/>
              <w:jc w:val="both"/>
              <w:rPr>
                <w:ins w:id="9460" w:author="Dylan Van Aswegen" w:date="2024-07-16T11:29:00Z" w16du:dateUtc="2024-07-16T09:29:00Z"/>
                <w:rFonts w:ascii="Arial" w:hAnsi="Arial" w:cs="Arial"/>
                <w:sz w:val="20"/>
                <w:szCs w:val="20"/>
                <w:lang w:val="en-GB"/>
              </w:rPr>
            </w:pPr>
            <w:ins w:id="9461" w:author="Dylan Van Aswegen" w:date="2024-07-16T11:29:00Z" w16du:dateUtc="2024-07-16T09:29:00Z">
              <w:r>
                <w:rPr>
                  <w:rFonts w:ascii="Arial" w:hAnsi="Arial" w:cs="Arial"/>
                  <w:sz w:val="20"/>
                  <w:szCs w:val="20"/>
                  <w:lang w:val="en-GB"/>
                </w:rPr>
                <w:t xml:space="preserve">Field Number </w:t>
              </w:r>
            </w:ins>
          </w:p>
        </w:tc>
        <w:tc>
          <w:tcPr>
            <w:tcW w:w="1628" w:type="dxa"/>
            <w:shd w:val="clear" w:color="auto" w:fill="002060"/>
          </w:tcPr>
          <w:p w14:paraId="1D10EBA9" w14:textId="77777777" w:rsidR="00C4411C" w:rsidRDefault="00C4411C">
            <w:pPr>
              <w:spacing w:line="360" w:lineRule="auto"/>
              <w:jc w:val="both"/>
              <w:cnfStyle w:val="100000000000" w:firstRow="1" w:lastRow="0" w:firstColumn="0" w:lastColumn="0" w:oddVBand="0" w:evenVBand="0" w:oddHBand="0" w:evenHBand="0" w:firstRowFirstColumn="0" w:firstRowLastColumn="0" w:lastRowFirstColumn="0" w:lastRowLastColumn="0"/>
              <w:rPr>
                <w:ins w:id="9462" w:author="Dylan Van Aswegen" w:date="2024-07-16T11:29:00Z" w16du:dateUtc="2024-07-16T09:29:00Z"/>
                <w:rFonts w:ascii="Arial" w:hAnsi="Arial" w:cs="Arial"/>
                <w:sz w:val="20"/>
                <w:szCs w:val="20"/>
                <w:lang w:val="en-GB"/>
              </w:rPr>
            </w:pPr>
            <w:ins w:id="9463" w:author="Dylan Van Aswegen" w:date="2024-07-16T11:29:00Z" w16du:dateUtc="2024-07-16T09:29:00Z">
              <w:r>
                <w:rPr>
                  <w:rFonts w:ascii="Arial" w:hAnsi="Arial" w:cs="Arial"/>
                  <w:sz w:val="20"/>
                  <w:szCs w:val="20"/>
                  <w:lang w:val="en-GB"/>
                </w:rPr>
                <w:t>Field Name</w:t>
              </w:r>
            </w:ins>
          </w:p>
        </w:tc>
        <w:tc>
          <w:tcPr>
            <w:tcW w:w="1167" w:type="dxa"/>
            <w:shd w:val="clear" w:color="auto" w:fill="002060"/>
          </w:tcPr>
          <w:p w14:paraId="2D2D76BB" w14:textId="77777777" w:rsidR="00C4411C" w:rsidRDefault="00C4411C">
            <w:pPr>
              <w:spacing w:line="360" w:lineRule="auto"/>
              <w:jc w:val="both"/>
              <w:cnfStyle w:val="100000000000" w:firstRow="1" w:lastRow="0" w:firstColumn="0" w:lastColumn="0" w:oddVBand="0" w:evenVBand="0" w:oddHBand="0" w:evenHBand="0" w:firstRowFirstColumn="0" w:firstRowLastColumn="0" w:lastRowFirstColumn="0" w:lastRowLastColumn="0"/>
              <w:rPr>
                <w:ins w:id="9464" w:author="Dylan Van Aswegen" w:date="2024-07-16T11:29:00Z" w16du:dateUtc="2024-07-16T09:29:00Z"/>
                <w:rFonts w:ascii="Arial" w:hAnsi="Arial" w:cs="Arial"/>
                <w:sz w:val="20"/>
                <w:szCs w:val="20"/>
                <w:lang w:val="en-GB"/>
              </w:rPr>
            </w:pPr>
            <w:ins w:id="9465" w:author="Dylan Van Aswegen" w:date="2024-07-16T11:29:00Z" w16du:dateUtc="2024-07-16T09:29:00Z">
              <w:r>
                <w:rPr>
                  <w:rFonts w:ascii="Arial" w:hAnsi="Arial" w:cs="Arial"/>
                  <w:sz w:val="20"/>
                  <w:szCs w:val="20"/>
                  <w:lang w:val="en-GB"/>
                </w:rPr>
                <w:t>Field Type</w:t>
              </w:r>
            </w:ins>
          </w:p>
        </w:tc>
        <w:tc>
          <w:tcPr>
            <w:tcW w:w="2215" w:type="dxa"/>
            <w:shd w:val="clear" w:color="auto" w:fill="002060"/>
          </w:tcPr>
          <w:p w14:paraId="4430B096" w14:textId="77777777" w:rsidR="00C4411C" w:rsidRDefault="00C4411C">
            <w:pPr>
              <w:spacing w:line="360" w:lineRule="auto"/>
              <w:jc w:val="both"/>
              <w:cnfStyle w:val="100000000000" w:firstRow="1" w:lastRow="0" w:firstColumn="0" w:lastColumn="0" w:oddVBand="0" w:evenVBand="0" w:oddHBand="0" w:evenHBand="0" w:firstRowFirstColumn="0" w:firstRowLastColumn="0" w:lastRowFirstColumn="0" w:lastRowLastColumn="0"/>
              <w:rPr>
                <w:ins w:id="9466" w:author="Dylan Van Aswegen" w:date="2024-07-16T11:29:00Z" w16du:dateUtc="2024-07-16T09:29:00Z"/>
                <w:rFonts w:ascii="Arial" w:hAnsi="Arial" w:cs="Arial"/>
                <w:sz w:val="20"/>
                <w:szCs w:val="20"/>
                <w:lang w:val="en-GB"/>
              </w:rPr>
            </w:pPr>
            <w:ins w:id="9467" w:author="Dylan Van Aswegen" w:date="2024-07-16T11:29:00Z" w16du:dateUtc="2024-07-16T09:29:00Z">
              <w:r>
                <w:rPr>
                  <w:rFonts w:ascii="Arial" w:hAnsi="Arial" w:cs="Arial"/>
                  <w:sz w:val="20"/>
                  <w:szCs w:val="20"/>
                  <w:lang w:val="en-GB"/>
                </w:rPr>
                <w:t>Field Data Type</w:t>
              </w:r>
            </w:ins>
          </w:p>
        </w:tc>
        <w:tc>
          <w:tcPr>
            <w:tcW w:w="1369" w:type="dxa"/>
            <w:shd w:val="clear" w:color="auto" w:fill="002060"/>
          </w:tcPr>
          <w:p w14:paraId="1AF33D5E" w14:textId="77777777" w:rsidR="00C4411C" w:rsidRDefault="00C4411C">
            <w:pPr>
              <w:spacing w:line="360" w:lineRule="auto"/>
              <w:jc w:val="both"/>
              <w:cnfStyle w:val="100000000000" w:firstRow="1" w:lastRow="0" w:firstColumn="0" w:lastColumn="0" w:oddVBand="0" w:evenVBand="0" w:oddHBand="0" w:evenHBand="0" w:firstRowFirstColumn="0" w:firstRowLastColumn="0" w:lastRowFirstColumn="0" w:lastRowLastColumn="0"/>
              <w:rPr>
                <w:ins w:id="9468" w:author="Dylan Van Aswegen" w:date="2024-07-16T11:29:00Z" w16du:dateUtc="2024-07-16T09:29:00Z"/>
                <w:rFonts w:ascii="Arial" w:hAnsi="Arial" w:cs="Arial"/>
                <w:sz w:val="20"/>
                <w:szCs w:val="20"/>
                <w:lang w:val="en-GB"/>
              </w:rPr>
            </w:pPr>
            <w:ins w:id="9469" w:author="Dylan Van Aswegen" w:date="2024-07-16T11:29:00Z" w16du:dateUtc="2024-07-16T09:29:00Z">
              <w:r>
                <w:rPr>
                  <w:rFonts w:ascii="Arial" w:hAnsi="Arial" w:cs="Arial"/>
                  <w:sz w:val="20"/>
                  <w:szCs w:val="20"/>
                  <w:lang w:val="en-GB"/>
                </w:rPr>
                <w:t>Required?</w:t>
              </w:r>
            </w:ins>
          </w:p>
        </w:tc>
        <w:tc>
          <w:tcPr>
            <w:tcW w:w="3296" w:type="dxa"/>
            <w:shd w:val="clear" w:color="auto" w:fill="002060"/>
          </w:tcPr>
          <w:p w14:paraId="0085EE95" w14:textId="77777777" w:rsidR="00C4411C" w:rsidRDefault="00C4411C">
            <w:pPr>
              <w:spacing w:line="360" w:lineRule="auto"/>
              <w:jc w:val="both"/>
              <w:cnfStyle w:val="100000000000" w:firstRow="1" w:lastRow="0" w:firstColumn="0" w:lastColumn="0" w:oddVBand="0" w:evenVBand="0" w:oddHBand="0" w:evenHBand="0" w:firstRowFirstColumn="0" w:firstRowLastColumn="0" w:lastRowFirstColumn="0" w:lastRowLastColumn="0"/>
              <w:rPr>
                <w:ins w:id="9470" w:author="Dylan Van Aswegen" w:date="2024-07-16T11:29:00Z" w16du:dateUtc="2024-07-16T09:29:00Z"/>
                <w:rFonts w:ascii="Arial" w:hAnsi="Arial" w:cs="Arial"/>
                <w:sz w:val="20"/>
                <w:szCs w:val="20"/>
                <w:lang w:val="en-GB"/>
              </w:rPr>
            </w:pPr>
            <w:ins w:id="9471" w:author="Dylan Van Aswegen" w:date="2024-07-16T11:29:00Z" w16du:dateUtc="2024-07-16T09:29:00Z">
              <w:r>
                <w:rPr>
                  <w:rFonts w:ascii="Arial" w:hAnsi="Arial" w:cs="Arial"/>
                  <w:sz w:val="20"/>
                  <w:szCs w:val="20"/>
                  <w:lang w:val="en-GB"/>
                </w:rPr>
                <w:t>Field Rules</w:t>
              </w:r>
            </w:ins>
          </w:p>
        </w:tc>
      </w:tr>
      <w:tr w:rsidR="00C4411C" w14:paraId="49263947" w14:textId="77777777" w:rsidTr="005C5491">
        <w:trPr>
          <w:cnfStyle w:val="000000100000" w:firstRow="0" w:lastRow="0" w:firstColumn="0" w:lastColumn="0" w:oddVBand="0" w:evenVBand="0" w:oddHBand="1" w:evenHBand="0" w:firstRowFirstColumn="0" w:firstRowLastColumn="0" w:lastRowFirstColumn="0" w:lastRowLastColumn="0"/>
          <w:trHeight w:val="192"/>
          <w:ins w:id="9472" w:author="Dylan Van Aswegen" w:date="2024-07-16T11:29:00Z" w16du:dateUtc="2024-07-16T09:29:00Z"/>
        </w:trPr>
        <w:tc>
          <w:tcPr>
            <w:cnfStyle w:val="001000000000" w:firstRow="0" w:lastRow="0" w:firstColumn="1" w:lastColumn="0" w:oddVBand="0" w:evenVBand="0" w:oddHBand="0" w:evenHBand="0" w:firstRowFirstColumn="0" w:firstRowLastColumn="0" w:lastRowFirstColumn="0" w:lastRowLastColumn="0"/>
            <w:tcW w:w="1099" w:type="dxa"/>
          </w:tcPr>
          <w:p w14:paraId="05A5D668" w14:textId="77777777" w:rsidR="00C4411C" w:rsidRDefault="00C4411C" w:rsidP="00C4411C">
            <w:pPr>
              <w:spacing w:line="360" w:lineRule="auto"/>
              <w:jc w:val="both"/>
              <w:rPr>
                <w:ins w:id="9473" w:author="Dylan Van Aswegen" w:date="2024-07-16T11:29:00Z" w16du:dateUtc="2024-07-16T09:29:00Z"/>
                <w:rFonts w:ascii="Arial" w:hAnsi="Arial" w:cs="Arial"/>
                <w:sz w:val="20"/>
                <w:szCs w:val="20"/>
                <w:lang w:val="en-GB"/>
              </w:rPr>
            </w:pPr>
          </w:p>
        </w:tc>
        <w:tc>
          <w:tcPr>
            <w:tcW w:w="1628" w:type="dxa"/>
          </w:tcPr>
          <w:p w14:paraId="461F1947" w14:textId="4A6B8FC5" w:rsidR="00C4411C" w:rsidRPr="00C4411C" w:rsidRDefault="00C4411C" w:rsidP="00C4411C">
            <w:pPr>
              <w:spacing w:line="360" w:lineRule="auto"/>
              <w:jc w:val="both"/>
              <w:cnfStyle w:val="000000100000" w:firstRow="0" w:lastRow="0" w:firstColumn="0" w:lastColumn="0" w:oddVBand="0" w:evenVBand="0" w:oddHBand="1" w:evenHBand="0" w:firstRowFirstColumn="0" w:firstRowLastColumn="0" w:lastRowFirstColumn="0" w:lastRowLastColumn="0"/>
              <w:rPr>
                <w:ins w:id="9474" w:author="Dylan Van Aswegen" w:date="2024-07-16T11:29:00Z" w16du:dateUtc="2024-07-16T09:29:00Z"/>
                <w:rFonts w:ascii="Arial" w:hAnsi="Arial" w:cs="Arial"/>
                <w:b/>
                <w:bCs/>
                <w:sz w:val="20"/>
                <w:szCs w:val="20"/>
                <w:lang w:val="en-GB"/>
                <w:rPrChange w:id="9475" w:author="Dylan Van Aswegen" w:date="2024-07-16T11:30:00Z" w16du:dateUtc="2024-07-16T09:30:00Z">
                  <w:rPr>
                    <w:ins w:id="9476" w:author="Dylan Van Aswegen" w:date="2024-07-16T11:29:00Z" w16du:dateUtc="2024-07-16T09:29:00Z"/>
                    <w:rFonts w:ascii="Arial" w:hAnsi="Arial" w:cs="Arial"/>
                    <w:sz w:val="20"/>
                    <w:szCs w:val="20"/>
                    <w:lang w:val="en-GB"/>
                  </w:rPr>
                </w:rPrChange>
              </w:rPr>
            </w:pPr>
            <w:ins w:id="9477" w:author="Dylan Van Aswegen" w:date="2024-07-16T11:30:00Z">
              <w:r w:rsidRPr="00C4411C">
                <w:rPr>
                  <w:rFonts w:ascii="Arial" w:hAnsi="Arial" w:cs="Arial"/>
                  <w:b/>
                  <w:bCs/>
                  <w:sz w:val="20"/>
                  <w:szCs w:val="20"/>
                  <w:lang w:val="en-GB"/>
                  <w:rPrChange w:id="9478" w:author="Dylan Van Aswegen" w:date="2024-07-16T11:30:00Z" w16du:dateUtc="2024-07-16T09:30:00Z">
                    <w:rPr>
                      <w:rFonts w:ascii="Arial" w:hAnsi="Arial" w:cs="Arial"/>
                      <w:sz w:val="20"/>
                      <w:szCs w:val="20"/>
                      <w:lang w:val="en-GB"/>
                    </w:rPr>
                  </w:rPrChange>
                </w:rPr>
                <w:t>Send Invoice</w:t>
              </w:r>
            </w:ins>
          </w:p>
        </w:tc>
        <w:tc>
          <w:tcPr>
            <w:tcW w:w="1167" w:type="dxa"/>
          </w:tcPr>
          <w:p w14:paraId="3219918C" w14:textId="4D02C18C" w:rsidR="00C4411C" w:rsidRDefault="00C4411C" w:rsidP="00C4411C">
            <w:pPr>
              <w:spacing w:line="360" w:lineRule="auto"/>
              <w:jc w:val="both"/>
              <w:cnfStyle w:val="000000100000" w:firstRow="0" w:lastRow="0" w:firstColumn="0" w:lastColumn="0" w:oddVBand="0" w:evenVBand="0" w:oddHBand="1" w:evenHBand="0" w:firstRowFirstColumn="0" w:firstRowLastColumn="0" w:lastRowFirstColumn="0" w:lastRowLastColumn="0"/>
              <w:rPr>
                <w:ins w:id="9479" w:author="Dylan Van Aswegen" w:date="2024-07-16T11:29:00Z" w16du:dateUtc="2024-07-16T09:29:00Z"/>
                <w:rFonts w:ascii="Arial" w:hAnsi="Arial" w:cs="Arial"/>
                <w:sz w:val="20"/>
                <w:szCs w:val="20"/>
                <w:lang w:val="en-GB"/>
              </w:rPr>
            </w:pPr>
            <w:ins w:id="9480" w:author="Dylan Van Aswegen" w:date="2024-07-16T11:30:00Z">
              <w:r>
                <w:rPr>
                  <w:rFonts w:ascii="Arial" w:hAnsi="Arial" w:cs="Arial"/>
                  <w:sz w:val="20"/>
                  <w:szCs w:val="20"/>
                  <w:lang w:val="en-GB"/>
                </w:rPr>
                <w:t>Button</w:t>
              </w:r>
            </w:ins>
          </w:p>
        </w:tc>
        <w:tc>
          <w:tcPr>
            <w:tcW w:w="2215" w:type="dxa"/>
          </w:tcPr>
          <w:p w14:paraId="061252C6" w14:textId="4AB0F791" w:rsidR="00C4411C" w:rsidRPr="00C4411C" w:rsidRDefault="00C4411C" w:rsidP="00C4411C">
            <w:pPr>
              <w:spacing w:line="360" w:lineRule="auto"/>
              <w:jc w:val="both"/>
              <w:cnfStyle w:val="000000100000" w:firstRow="0" w:lastRow="0" w:firstColumn="0" w:lastColumn="0" w:oddVBand="0" w:evenVBand="0" w:oddHBand="1" w:evenHBand="0" w:firstRowFirstColumn="0" w:firstRowLastColumn="0" w:lastRowFirstColumn="0" w:lastRowLastColumn="0"/>
              <w:rPr>
                <w:ins w:id="9481" w:author="Dylan Van Aswegen" w:date="2024-07-16T11:29:00Z" w16du:dateUtc="2024-07-16T09:29:00Z"/>
                <w:rFonts w:ascii="Arial" w:hAnsi="Arial" w:cs="Arial"/>
                <w:sz w:val="20"/>
                <w:szCs w:val="20"/>
                <w:lang w:val="en-GB"/>
                <w:rPrChange w:id="9482" w:author="Dylan Van Aswegen" w:date="2024-07-16T11:30:00Z" w16du:dateUtc="2024-07-16T09:30:00Z">
                  <w:rPr>
                    <w:ins w:id="9483" w:author="Dylan Van Aswegen" w:date="2024-07-16T11:29:00Z" w16du:dateUtc="2024-07-16T09:29:00Z"/>
                    <w:lang w:val="en-GB"/>
                  </w:rPr>
                </w:rPrChange>
              </w:rPr>
              <w:pPrChange w:id="9484" w:author="Dylan Van Aswegen" w:date="2024-07-16T11:30:00Z" w16du:dateUtc="2024-07-16T09:30: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p>
        </w:tc>
        <w:tc>
          <w:tcPr>
            <w:tcW w:w="1369" w:type="dxa"/>
          </w:tcPr>
          <w:p w14:paraId="07FE2836" w14:textId="77777777" w:rsidR="00C4411C" w:rsidRDefault="00C4411C" w:rsidP="00C4411C">
            <w:pPr>
              <w:spacing w:line="360" w:lineRule="auto"/>
              <w:jc w:val="both"/>
              <w:cnfStyle w:val="000000100000" w:firstRow="0" w:lastRow="0" w:firstColumn="0" w:lastColumn="0" w:oddVBand="0" w:evenVBand="0" w:oddHBand="1" w:evenHBand="0" w:firstRowFirstColumn="0" w:firstRowLastColumn="0" w:lastRowFirstColumn="0" w:lastRowLastColumn="0"/>
              <w:rPr>
                <w:ins w:id="9485" w:author="Dylan Van Aswegen" w:date="2024-07-16T11:29:00Z" w16du:dateUtc="2024-07-16T09:29:00Z"/>
                <w:rFonts w:ascii="Arial" w:hAnsi="Arial" w:cs="Arial"/>
                <w:sz w:val="20"/>
                <w:szCs w:val="20"/>
                <w:lang w:val="en-GB"/>
              </w:rPr>
            </w:pPr>
            <w:ins w:id="9486" w:author="Dylan Van Aswegen" w:date="2024-07-16T11:29:00Z" w16du:dateUtc="2024-07-16T09:29:00Z">
              <w:r>
                <w:rPr>
                  <w:rFonts w:ascii="Arial" w:hAnsi="Arial" w:cs="Arial"/>
                  <w:sz w:val="20"/>
                  <w:szCs w:val="20"/>
                  <w:lang w:val="en-GB"/>
                </w:rPr>
                <w:t>N/A</w:t>
              </w:r>
            </w:ins>
          </w:p>
        </w:tc>
        <w:tc>
          <w:tcPr>
            <w:tcW w:w="3296" w:type="dxa"/>
          </w:tcPr>
          <w:p w14:paraId="3C594E86" w14:textId="5161AA7F" w:rsidR="00C4411C" w:rsidRDefault="00C4411C" w:rsidP="00C4411C">
            <w:pPr>
              <w:spacing w:line="360" w:lineRule="auto"/>
              <w:jc w:val="both"/>
              <w:cnfStyle w:val="000000100000" w:firstRow="0" w:lastRow="0" w:firstColumn="0" w:lastColumn="0" w:oddVBand="0" w:evenVBand="0" w:oddHBand="1" w:evenHBand="0" w:firstRowFirstColumn="0" w:firstRowLastColumn="0" w:lastRowFirstColumn="0" w:lastRowLastColumn="0"/>
              <w:rPr>
                <w:ins w:id="9487" w:author="Dylan Van Aswegen" w:date="2024-07-16T11:29:00Z" w16du:dateUtc="2024-07-16T09:29:00Z"/>
                <w:rFonts w:ascii="Arial" w:hAnsi="Arial" w:cs="Arial"/>
                <w:sz w:val="20"/>
                <w:szCs w:val="20"/>
                <w:lang w:val="en-GB"/>
              </w:rPr>
            </w:pPr>
            <w:ins w:id="9488" w:author="Dylan Van Aswegen" w:date="2024-07-16T11:30:00Z" w16du:dateUtc="2024-07-16T09:30:00Z">
              <w:r>
                <w:rPr>
                  <w:rFonts w:ascii="Arial" w:hAnsi="Arial" w:cs="Arial"/>
                  <w:sz w:val="20"/>
                  <w:szCs w:val="20"/>
                  <w:lang w:val="en-GB"/>
                </w:rPr>
                <w:t>The application admin will use this button to send an invoice to the selected organisations. Once clicked, the application should generate the invoices and send them to the organisation email address.</w:t>
              </w:r>
            </w:ins>
          </w:p>
        </w:tc>
      </w:tr>
      <w:tr w:rsidR="00C4411C" w14:paraId="640688A5" w14:textId="77777777" w:rsidTr="005C5491">
        <w:trPr>
          <w:trHeight w:val="192"/>
          <w:ins w:id="9489" w:author="Dylan Van Aswegen" w:date="2024-07-16T11:30:00Z" w16du:dateUtc="2024-07-16T09:30:00Z"/>
        </w:trPr>
        <w:tc>
          <w:tcPr>
            <w:cnfStyle w:val="001000000000" w:firstRow="0" w:lastRow="0" w:firstColumn="1" w:lastColumn="0" w:oddVBand="0" w:evenVBand="0" w:oddHBand="0" w:evenHBand="0" w:firstRowFirstColumn="0" w:firstRowLastColumn="0" w:lastRowFirstColumn="0" w:lastRowLastColumn="0"/>
            <w:tcW w:w="1099" w:type="dxa"/>
          </w:tcPr>
          <w:p w14:paraId="2DF1A5AB" w14:textId="77777777" w:rsidR="00C4411C" w:rsidRDefault="00C4411C" w:rsidP="00C4411C">
            <w:pPr>
              <w:spacing w:line="360" w:lineRule="auto"/>
              <w:jc w:val="both"/>
              <w:rPr>
                <w:ins w:id="9490" w:author="Dylan Van Aswegen" w:date="2024-07-16T11:30:00Z" w16du:dateUtc="2024-07-16T09:30:00Z"/>
                <w:rFonts w:ascii="Arial" w:hAnsi="Arial" w:cs="Arial"/>
                <w:sz w:val="20"/>
                <w:szCs w:val="20"/>
                <w:lang w:val="en-GB"/>
              </w:rPr>
            </w:pPr>
          </w:p>
        </w:tc>
        <w:tc>
          <w:tcPr>
            <w:tcW w:w="1628" w:type="dxa"/>
          </w:tcPr>
          <w:p w14:paraId="2A6D68A4" w14:textId="404DA5F1" w:rsidR="00C4411C" w:rsidRPr="00C4411C" w:rsidRDefault="00C4411C" w:rsidP="00C4411C">
            <w:pPr>
              <w:spacing w:line="360" w:lineRule="auto"/>
              <w:jc w:val="both"/>
              <w:cnfStyle w:val="000000000000" w:firstRow="0" w:lastRow="0" w:firstColumn="0" w:lastColumn="0" w:oddVBand="0" w:evenVBand="0" w:oddHBand="0" w:evenHBand="0" w:firstRowFirstColumn="0" w:firstRowLastColumn="0" w:lastRowFirstColumn="0" w:lastRowLastColumn="0"/>
              <w:rPr>
                <w:ins w:id="9491" w:author="Dylan Van Aswegen" w:date="2024-07-16T11:30:00Z" w16du:dateUtc="2024-07-16T09:30:00Z"/>
                <w:rFonts w:ascii="Arial" w:hAnsi="Arial" w:cs="Arial"/>
                <w:b/>
                <w:bCs/>
                <w:sz w:val="20"/>
                <w:szCs w:val="20"/>
                <w:lang w:val="en-GB"/>
                <w:rPrChange w:id="9492" w:author="Dylan Van Aswegen" w:date="2024-07-16T11:30:00Z" w16du:dateUtc="2024-07-16T09:30:00Z">
                  <w:rPr>
                    <w:ins w:id="9493" w:author="Dylan Van Aswegen" w:date="2024-07-16T11:30:00Z" w16du:dateUtc="2024-07-16T09:30:00Z"/>
                    <w:rFonts w:ascii="Arial" w:hAnsi="Arial" w:cs="Arial"/>
                    <w:sz w:val="20"/>
                    <w:szCs w:val="20"/>
                    <w:lang w:val="en-GB"/>
                  </w:rPr>
                </w:rPrChange>
              </w:rPr>
            </w:pPr>
            <w:ins w:id="9494" w:author="Dylan Van Aswegen" w:date="2024-07-16T11:30:00Z">
              <w:r w:rsidRPr="00C4411C">
                <w:rPr>
                  <w:rFonts w:ascii="Arial" w:hAnsi="Arial" w:cs="Arial"/>
                  <w:b/>
                  <w:bCs/>
                  <w:sz w:val="20"/>
                  <w:szCs w:val="20"/>
                  <w:lang w:val="en-GB"/>
                  <w:rPrChange w:id="9495" w:author="Dylan Van Aswegen" w:date="2024-07-16T11:30:00Z" w16du:dateUtc="2024-07-16T09:30:00Z">
                    <w:rPr>
                      <w:rFonts w:ascii="Arial" w:hAnsi="Arial" w:cs="Arial"/>
                      <w:sz w:val="20"/>
                      <w:szCs w:val="20"/>
                      <w:lang w:val="en-GB"/>
                    </w:rPr>
                  </w:rPrChange>
                </w:rPr>
                <w:t>Clear Down and Remove</w:t>
              </w:r>
            </w:ins>
          </w:p>
        </w:tc>
        <w:tc>
          <w:tcPr>
            <w:tcW w:w="1167" w:type="dxa"/>
          </w:tcPr>
          <w:p w14:paraId="4254150C" w14:textId="7DE3DF05" w:rsidR="00C4411C" w:rsidRDefault="00C4411C" w:rsidP="00C4411C">
            <w:pPr>
              <w:spacing w:line="360" w:lineRule="auto"/>
              <w:jc w:val="both"/>
              <w:cnfStyle w:val="000000000000" w:firstRow="0" w:lastRow="0" w:firstColumn="0" w:lastColumn="0" w:oddVBand="0" w:evenVBand="0" w:oddHBand="0" w:evenHBand="0" w:firstRowFirstColumn="0" w:firstRowLastColumn="0" w:lastRowFirstColumn="0" w:lastRowLastColumn="0"/>
              <w:rPr>
                <w:ins w:id="9496" w:author="Dylan Van Aswegen" w:date="2024-07-16T11:30:00Z" w16du:dateUtc="2024-07-16T09:30:00Z"/>
                <w:rFonts w:ascii="Arial" w:hAnsi="Arial" w:cs="Arial"/>
                <w:sz w:val="20"/>
                <w:szCs w:val="20"/>
                <w:lang w:val="en-GB"/>
              </w:rPr>
            </w:pPr>
            <w:ins w:id="9497" w:author="Dylan Van Aswegen" w:date="2024-07-16T11:30:00Z">
              <w:r>
                <w:rPr>
                  <w:rFonts w:ascii="Arial" w:hAnsi="Arial" w:cs="Arial"/>
                  <w:sz w:val="20"/>
                  <w:szCs w:val="20"/>
                  <w:lang w:val="en-GB"/>
                </w:rPr>
                <w:t>Button</w:t>
              </w:r>
            </w:ins>
          </w:p>
        </w:tc>
        <w:tc>
          <w:tcPr>
            <w:tcW w:w="2215" w:type="dxa"/>
          </w:tcPr>
          <w:p w14:paraId="2EB8536A" w14:textId="77777777" w:rsidR="00C4411C" w:rsidRPr="00C4411C" w:rsidRDefault="00C4411C" w:rsidP="00C4411C">
            <w:pPr>
              <w:spacing w:line="360" w:lineRule="auto"/>
              <w:jc w:val="both"/>
              <w:cnfStyle w:val="000000000000" w:firstRow="0" w:lastRow="0" w:firstColumn="0" w:lastColumn="0" w:oddVBand="0" w:evenVBand="0" w:oddHBand="0" w:evenHBand="0" w:firstRowFirstColumn="0" w:firstRowLastColumn="0" w:lastRowFirstColumn="0" w:lastRowLastColumn="0"/>
              <w:rPr>
                <w:ins w:id="9498" w:author="Dylan Van Aswegen" w:date="2024-07-16T11:30:00Z" w16du:dateUtc="2024-07-16T09:30:00Z"/>
                <w:rFonts w:ascii="Arial" w:hAnsi="Arial" w:cs="Arial"/>
                <w:sz w:val="20"/>
                <w:szCs w:val="20"/>
                <w:lang w:val="en-GB"/>
              </w:rPr>
            </w:pPr>
          </w:p>
        </w:tc>
        <w:tc>
          <w:tcPr>
            <w:tcW w:w="1369" w:type="dxa"/>
          </w:tcPr>
          <w:p w14:paraId="7064CC1E" w14:textId="15A5FB6F" w:rsidR="00C4411C" w:rsidRDefault="00C4411C" w:rsidP="00C4411C">
            <w:pPr>
              <w:spacing w:line="360" w:lineRule="auto"/>
              <w:jc w:val="both"/>
              <w:cnfStyle w:val="000000000000" w:firstRow="0" w:lastRow="0" w:firstColumn="0" w:lastColumn="0" w:oddVBand="0" w:evenVBand="0" w:oddHBand="0" w:evenHBand="0" w:firstRowFirstColumn="0" w:firstRowLastColumn="0" w:lastRowFirstColumn="0" w:lastRowLastColumn="0"/>
              <w:rPr>
                <w:ins w:id="9499" w:author="Dylan Van Aswegen" w:date="2024-07-16T11:30:00Z" w16du:dateUtc="2024-07-16T09:30:00Z"/>
                <w:rFonts w:ascii="Arial" w:hAnsi="Arial" w:cs="Arial"/>
                <w:sz w:val="20"/>
                <w:szCs w:val="20"/>
                <w:lang w:val="en-GB"/>
              </w:rPr>
            </w:pPr>
            <w:ins w:id="9500" w:author="Dylan Van Aswegen" w:date="2024-07-16T11:30:00Z" w16du:dateUtc="2024-07-16T09:30:00Z">
              <w:r>
                <w:rPr>
                  <w:rFonts w:ascii="Arial" w:hAnsi="Arial" w:cs="Arial"/>
                  <w:sz w:val="20"/>
                  <w:szCs w:val="20"/>
                  <w:lang w:val="en-GB"/>
                </w:rPr>
                <w:t>N/A</w:t>
              </w:r>
            </w:ins>
          </w:p>
        </w:tc>
        <w:tc>
          <w:tcPr>
            <w:tcW w:w="3296" w:type="dxa"/>
          </w:tcPr>
          <w:p w14:paraId="65F78718" w14:textId="79BD1C9E" w:rsidR="00C4411C" w:rsidRDefault="00C4411C" w:rsidP="00C4411C">
            <w:pPr>
              <w:spacing w:line="360" w:lineRule="auto"/>
              <w:jc w:val="both"/>
              <w:cnfStyle w:val="000000000000" w:firstRow="0" w:lastRow="0" w:firstColumn="0" w:lastColumn="0" w:oddVBand="0" w:evenVBand="0" w:oddHBand="0" w:evenHBand="0" w:firstRowFirstColumn="0" w:firstRowLastColumn="0" w:lastRowFirstColumn="0" w:lastRowLastColumn="0"/>
              <w:rPr>
                <w:ins w:id="9501" w:author="Dylan Van Aswegen" w:date="2024-07-16T11:30:00Z" w16du:dateUtc="2024-07-16T09:30:00Z"/>
                <w:rFonts w:ascii="Arial" w:hAnsi="Arial" w:cs="Arial"/>
                <w:sz w:val="20"/>
                <w:szCs w:val="20"/>
                <w:lang w:val="en-GB"/>
              </w:rPr>
            </w:pPr>
            <w:ins w:id="9502" w:author="Dylan Van Aswegen" w:date="2024-07-16T11:30:00Z" w16du:dateUtc="2024-07-16T09:30:00Z">
              <w:r>
                <w:rPr>
                  <w:rFonts w:ascii="Arial" w:hAnsi="Arial" w:cs="Arial"/>
                  <w:sz w:val="20"/>
                  <w:szCs w:val="20"/>
                  <w:lang w:val="en-GB"/>
                </w:rPr>
                <w:t>The application admin will use this button to clear down the organisation data and remove them from the application. Once clicked the application will perform the clear down and remove for the selected organisations.</w:t>
              </w:r>
            </w:ins>
          </w:p>
        </w:tc>
      </w:tr>
      <w:tr w:rsidR="00C4411C" w14:paraId="171790F8" w14:textId="77777777" w:rsidTr="005C5491">
        <w:trPr>
          <w:cnfStyle w:val="000000100000" w:firstRow="0" w:lastRow="0" w:firstColumn="0" w:lastColumn="0" w:oddVBand="0" w:evenVBand="0" w:oddHBand="1" w:evenHBand="0" w:firstRowFirstColumn="0" w:firstRowLastColumn="0" w:lastRowFirstColumn="0" w:lastRowLastColumn="0"/>
          <w:trHeight w:val="192"/>
          <w:ins w:id="9503" w:author="Dylan Van Aswegen" w:date="2024-07-16T11:30:00Z" w16du:dateUtc="2024-07-16T09:30:00Z"/>
        </w:trPr>
        <w:tc>
          <w:tcPr>
            <w:cnfStyle w:val="001000000000" w:firstRow="0" w:lastRow="0" w:firstColumn="1" w:lastColumn="0" w:oddVBand="0" w:evenVBand="0" w:oddHBand="0" w:evenHBand="0" w:firstRowFirstColumn="0" w:firstRowLastColumn="0" w:lastRowFirstColumn="0" w:lastRowLastColumn="0"/>
            <w:tcW w:w="1099" w:type="dxa"/>
          </w:tcPr>
          <w:p w14:paraId="5E53EC4D" w14:textId="77777777" w:rsidR="00C4411C" w:rsidRDefault="00C4411C" w:rsidP="00C4411C">
            <w:pPr>
              <w:spacing w:line="360" w:lineRule="auto"/>
              <w:jc w:val="both"/>
              <w:rPr>
                <w:ins w:id="9504" w:author="Dylan Van Aswegen" w:date="2024-07-16T11:30:00Z" w16du:dateUtc="2024-07-16T09:30:00Z"/>
                <w:rFonts w:ascii="Arial" w:hAnsi="Arial" w:cs="Arial"/>
                <w:sz w:val="20"/>
                <w:szCs w:val="20"/>
                <w:lang w:val="en-GB"/>
              </w:rPr>
            </w:pPr>
          </w:p>
        </w:tc>
        <w:tc>
          <w:tcPr>
            <w:tcW w:w="1628" w:type="dxa"/>
          </w:tcPr>
          <w:p w14:paraId="549D291A" w14:textId="525CC4F3" w:rsidR="00C4411C" w:rsidRPr="00C4411C" w:rsidRDefault="00C4411C" w:rsidP="00C4411C">
            <w:pPr>
              <w:spacing w:line="360" w:lineRule="auto"/>
              <w:jc w:val="both"/>
              <w:cnfStyle w:val="000000100000" w:firstRow="0" w:lastRow="0" w:firstColumn="0" w:lastColumn="0" w:oddVBand="0" w:evenVBand="0" w:oddHBand="1" w:evenHBand="0" w:firstRowFirstColumn="0" w:firstRowLastColumn="0" w:lastRowFirstColumn="0" w:lastRowLastColumn="0"/>
              <w:rPr>
                <w:ins w:id="9505" w:author="Dylan Van Aswegen" w:date="2024-07-16T11:30:00Z" w16du:dateUtc="2024-07-16T09:30:00Z"/>
                <w:rFonts w:ascii="Arial" w:hAnsi="Arial" w:cs="Arial"/>
                <w:b/>
                <w:bCs/>
                <w:sz w:val="20"/>
                <w:szCs w:val="20"/>
                <w:lang w:val="en-GB"/>
                <w:rPrChange w:id="9506" w:author="Dylan Van Aswegen" w:date="2024-07-16T11:30:00Z" w16du:dateUtc="2024-07-16T09:30:00Z">
                  <w:rPr>
                    <w:ins w:id="9507" w:author="Dylan Van Aswegen" w:date="2024-07-16T11:30:00Z" w16du:dateUtc="2024-07-16T09:30:00Z"/>
                    <w:rFonts w:ascii="Arial" w:hAnsi="Arial" w:cs="Arial"/>
                    <w:sz w:val="20"/>
                    <w:szCs w:val="20"/>
                    <w:lang w:val="en-GB"/>
                  </w:rPr>
                </w:rPrChange>
              </w:rPr>
            </w:pPr>
            <w:ins w:id="9508" w:author="Dylan Van Aswegen" w:date="2024-07-16T11:30:00Z">
              <w:r w:rsidRPr="00C4411C">
                <w:rPr>
                  <w:rFonts w:ascii="Arial" w:hAnsi="Arial" w:cs="Arial"/>
                  <w:b/>
                  <w:bCs/>
                  <w:sz w:val="20"/>
                  <w:szCs w:val="20"/>
                  <w:lang w:val="en-GB"/>
                  <w:rPrChange w:id="9509" w:author="Dylan Van Aswegen" w:date="2024-07-16T11:30:00Z" w16du:dateUtc="2024-07-16T09:30:00Z">
                    <w:rPr>
                      <w:rFonts w:ascii="Arial" w:hAnsi="Arial" w:cs="Arial"/>
                      <w:sz w:val="20"/>
                      <w:szCs w:val="20"/>
                      <w:lang w:val="en-GB"/>
                    </w:rPr>
                  </w:rPrChange>
                </w:rPr>
                <w:t xml:space="preserve">Send Email </w:t>
              </w:r>
            </w:ins>
          </w:p>
        </w:tc>
        <w:tc>
          <w:tcPr>
            <w:tcW w:w="1167" w:type="dxa"/>
          </w:tcPr>
          <w:p w14:paraId="2C3EB033" w14:textId="4BFC7904" w:rsidR="00C4411C" w:rsidRDefault="00C4411C" w:rsidP="00C4411C">
            <w:pPr>
              <w:spacing w:line="360" w:lineRule="auto"/>
              <w:jc w:val="both"/>
              <w:cnfStyle w:val="000000100000" w:firstRow="0" w:lastRow="0" w:firstColumn="0" w:lastColumn="0" w:oddVBand="0" w:evenVBand="0" w:oddHBand="1" w:evenHBand="0" w:firstRowFirstColumn="0" w:firstRowLastColumn="0" w:lastRowFirstColumn="0" w:lastRowLastColumn="0"/>
              <w:rPr>
                <w:ins w:id="9510" w:author="Dylan Van Aswegen" w:date="2024-07-16T11:30:00Z" w16du:dateUtc="2024-07-16T09:30:00Z"/>
                <w:rFonts w:ascii="Arial" w:hAnsi="Arial" w:cs="Arial"/>
                <w:sz w:val="20"/>
                <w:szCs w:val="20"/>
                <w:lang w:val="en-GB"/>
              </w:rPr>
            </w:pPr>
            <w:ins w:id="9511" w:author="Dylan Van Aswegen" w:date="2024-07-16T11:30:00Z">
              <w:r>
                <w:rPr>
                  <w:rFonts w:ascii="Arial" w:hAnsi="Arial" w:cs="Arial"/>
                  <w:sz w:val="20"/>
                  <w:szCs w:val="20"/>
                  <w:lang w:val="en-GB"/>
                </w:rPr>
                <w:t>Button</w:t>
              </w:r>
            </w:ins>
          </w:p>
        </w:tc>
        <w:tc>
          <w:tcPr>
            <w:tcW w:w="2215" w:type="dxa"/>
          </w:tcPr>
          <w:p w14:paraId="7BFA61A0" w14:textId="77777777" w:rsidR="00C4411C" w:rsidRPr="00C4411C" w:rsidRDefault="00C4411C" w:rsidP="00C4411C">
            <w:pPr>
              <w:spacing w:line="360" w:lineRule="auto"/>
              <w:jc w:val="both"/>
              <w:cnfStyle w:val="000000100000" w:firstRow="0" w:lastRow="0" w:firstColumn="0" w:lastColumn="0" w:oddVBand="0" w:evenVBand="0" w:oddHBand="1" w:evenHBand="0" w:firstRowFirstColumn="0" w:firstRowLastColumn="0" w:lastRowFirstColumn="0" w:lastRowLastColumn="0"/>
              <w:rPr>
                <w:ins w:id="9512" w:author="Dylan Van Aswegen" w:date="2024-07-16T11:30:00Z" w16du:dateUtc="2024-07-16T09:30:00Z"/>
                <w:rFonts w:ascii="Arial" w:hAnsi="Arial" w:cs="Arial"/>
                <w:sz w:val="20"/>
                <w:szCs w:val="20"/>
                <w:lang w:val="en-GB"/>
              </w:rPr>
            </w:pPr>
          </w:p>
        </w:tc>
        <w:tc>
          <w:tcPr>
            <w:tcW w:w="1369" w:type="dxa"/>
          </w:tcPr>
          <w:p w14:paraId="4F8033CE" w14:textId="77777777" w:rsidR="00C4411C" w:rsidRDefault="00C4411C" w:rsidP="00C4411C">
            <w:pPr>
              <w:spacing w:line="360" w:lineRule="auto"/>
              <w:jc w:val="both"/>
              <w:cnfStyle w:val="000000100000" w:firstRow="0" w:lastRow="0" w:firstColumn="0" w:lastColumn="0" w:oddVBand="0" w:evenVBand="0" w:oddHBand="1" w:evenHBand="0" w:firstRowFirstColumn="0" w:firstRowLastColumn="0" w:lastRowFirstColumn="0" w:lastRowLastColumn="0"/>
              <w:rPr>
                <w:ins w:id="9513" w:author="Dylan Van Aswegen" w:date="2024-07-16T11:30:00Z" w16du:dateUtc="2024-07-16T09:30:00Z"/>
                <w:rFonts w:ascii="Arial" w:hAnsi="Arial" w:cs="Arial"/>
                <w:sz w:val="20"/>
                <w:szCs w:val="20"/>
                <w:lang w:val="en-GB"/>
              </w:rPr>
            </w:pPr>
          </w:p>
        </w:tc>
        <w:tc>
          <w:tcPr>
            <w:tcW w:w="3296" w:type="dxa"/>
          </w:tcPr>
          <w:p w14:paraId="04504945" w14:textId="044EF14B" w:rsidR="00C4411C" w:rsidRDefault="00C4411C" w:rsidP="00C4411C">
            <w:pPr>
              <w:spacing w:line="360" w:lineRule="auto"/>
              <w:jc w:val="both"/>
              <w:cnfStyle w:val="000000100000" w:firstRow="0" w:lastRow="0" w:firstColumn="0" w:lastColumn="0" w:oddVBand="0" w:evenVBand="0" w:oddHBand="1" w:evenHBand="0" w:firstRowFirstColumn="0" w:firstRowLastColumn="0" w:lastRowFirstColumn="0" w:lastRowLastColumn="0"/>
              <w:rPr>
                <w:ins w:id="9514" w:author="Dylan Van Aswegen" w:date="2024-07-16T11:30:00Z" w16du:dateUtc="2024-07-16T09:30:00Z"/>
                <w:rFonts w:ascii="Arial" w:hAnsi="Arial" w:cs="Arial"/>
                <w:sz w:val="20"/>
                <w:szCs w:val="20"/>
                <w:lang w:val="en-GB"/>
              </w:rPr>
            </w:pPr>
            <w:ins w:id="9515" w:author="Dylan Van Aswegen" w:date="2024-07-16T11:30:00Z" w16du:dateUtc="2024-07-16T09:30:00Z">
              <w:r>
                <w:rPr>
                  <w:rFonts w:ascii="Arial" w:hAnsi="Arial" w:cs="Arial"/>
                  <w:sz w:val="20"/>
                  <w:szCs w:val="20"/>
                  <w:lang w:val="en-GB"/>
                </w:rPr>
                <w:t xml:space="preserve">The application administrator will use this button to send </w:t>
              </w:r>
              <w:proofErr w:type="spellStart"/>
              <w:r>
                <w:rPr>
                  <w:rFonts w:ascii="Arial" w:hAnsi="Arial" w:cs="Arial"/>
                  <w:sz w:val="20"/>
                  <w:szCs w:val="20"/>
                  <w:lang w:val="en-GB"/>
                </w:rPr>
                <w:t>and</w:t>
              </w:r>
              <w:proofErr w:type="spellEnd"/>
              <w:r>
                <w:rPr>
                  <w:rFonts w:ascii="Arial" w:hAnsi="Arial" w:cs="Arial"/>
                  <w:sz w:val="20"/>
                  <w:szCs w:val="20"/>
                  <w:lang w:val="en-GB"/>
                </w:rPr>
                <w:t xml:space="preserve"> email to the organisation email. Once clicked, the application admin should allow the user to select one of the saved templates and send it to the organisation.</w:t>
              </w:r>
            </w:ins>
          </w:p>
        </w:tc>
      </w:tr>
    </w:tbl>
    <w:p w14:paraId="39F02C69" w14:textId="77777777" w:rsidR="007E2DA1" w:rsidRDefault="007E2DA1" w:rsidP="007E2DA1">
      <w:pPr>
        <w:rPr>
          <w:ins w:id="9516" w:author="Dylan Van Aswegen" w:date="2024-07-16T11:31:00Z" w16du:dateUtc="2024-07-16T09:31:00Z"/>
          <w:lang w:val="en-GB"/>
        </w:rPr>
      </w:pPr>
    </w:p>
    <w:p w14:paraId="1EB9B1BB" w14:textId="7791EA47" w:rsidR="00036A94" w:rsidRDefault="00036A94" w:rsidP="00036A94">
      <w:pPr>
        <w:rPr>
          <w:ins w:id="9517" w:author="Dylan Van Aswegen" w:date="2024-07-16T11:32:00Z" w16du:dateUtc="2024-07-16T09:32:00Z"/>
        </w:rPr>
      </w:pPr>
      <w:ins w:id="9518" w:author="Dylan Van Aswegen" w:date="2024-07-16T11:32:00Z" w16du:dateUtc="2024-07-16T09:32:00Z">
        <w:r>
          <w:t xml:space="preserve">The application administrator will be navigated to the </w:t>
        </w:r>
      </w:ins>
      <w:ins w:id="9519" w:author="Dylan Van Aswegen" w:date="2024-07-16T11:33:00Z" w16du:dateUtc="2024-07-16T09:33:00Z">
        <w:r>
          <w:t>invoice</w:t>
        </w:r>
      </w:ins>
      <w:ins w:id="9520" w:author="Dylan Van Aswegen" w:date="2024-07-16T11:32:00Z" w16du:dateUtc="2024-07-16T09:32:00Z">
        <w:r>
          <w:t xml:space="preserve"> page when they click on the </w:t>
        </w:r>
      </w:ins>
      <w:ins w:id="9521" w:author="Dylan Van Aswegen" w:date="2024-07-16T11:55:00Z" w16du:dateUtc="2024-07-16T09:55:00Z">
        <w:r w:rsidR="00A621C1">
          <w:t>invoice</w:t>
        </w:r>
      </w:ins>
      <w:ins w:id="9522" w:author="Dylan Van Aswegen" w:date="2024-07-16T11:33:00Z" w16du:dateUtc="2024-07-16T09:33:00Z">
        <w:r>
          <w:t xml:space="preserve"> due link</w:t>
        </w:r>
      </w:ins>
      <w:ins w:id="9523" w:author="Dylan Van Aswegen" w:date="2024-07-16T11:32:00Z" w16du:dateUtc="2024-07-16T09:32:00Z">
        <w:r>
          <w:t xml:space="preserve"> The </w:t>
        </w:r>
      </w:ins>
      <w:ins w:id="9524" w:author="Dylan Van Aswegen" w:date="2024-07-16T11:33:00Z" w16du:dateUtc="2024-07-16T09:33:00Z">
        <w:r>
          <w:t xml:space="preserve">invoice page </w:t>
        </w:r>
      </w:ins>
      <w:ins w:id="9525" w:author="Dylan Van Aswegen" w:date="2024-07-16T11:32:00Z" w16du:dateUtc="2024-07-16T09:32:00Z">
        <w:r>
          <w:t>will consist of the following Fields:</w:t>
        </w:r>
      </w:ins>
    </w:p>
    <w:tbl>
      <w:tblPr>
        <w:tblStyle w:val="GridTable4-Accent1"/>
        <w:tblW w:w="10774" w:type="dxa"/>
        <w:tblInd w:w="-714" w:type="dxa"/>
        <w:tblLook w:val="04A0" w:firstRow="1" w:lastRow="0" w:firstColumn="1" w:lastColumn="0" w:noHBand="0" w:noVBand="1"/>
      </w:tblPr>
      <w:tblGrid>
        <w:gridCol w:w="1099"/>
        <w:gridCol w:w="1628"/>
        <w:gridCol w:w="1167"/>
        <w:gridCol w:w="2215"/>
        <w:gridCol w:w="1369"/>
        <w:gridCol w:w="3296"/>
      </w:tblGrid>
      <w:tr w:rsidR="00036A94" w14:paraId="0358FAF7" w14:textId="77777777" w:rsidTr="005C5491">
        <w:trPr>
          <w:cnfStyle w:val="100000000000" w:firstRow="1" w:lastRow="0" w:firstColumn="0" w:lastColumn="0" w:oddVBand="0" w:evenVBand="0" w:oddHBand="0" w:evenHBand="0" w:firstRowFirstColumn="0" w:firstRowLastColumn="0" w:lastRowFirstColumn="0" w:lastRowLastColumn="0"/>
          <w:tblHeader/>
          <w:ins w:id="9526" w:author="Dylan Van Aswegen" w:date="2024-07-16T11:33:00Z" w16du:dateUtc="2024-07-16T09:33:00Z"/>
        </w:trPr>
        <w:tc>
          <w:tcPr>
            <w:cnfStyle w:val="001000000000" w:firstRow="0" w:lastRow="0" w:firstColumn="1" w:lastColumn="0" w:oddVBand="0" w:evenVBand="0" w:oddHBand="0" w:evenHBand="0" w:firstRowFirstColumn="0" w:firstRowLastColumn="0" w:lastRowFirstColumn="0" w:lastRowLastColumn="0"/>
            <w:tcW w:w="1099" w:type="dxa"/>
            <w:shd w:val="clear" w:color="auto" w:fill="002060"/>
          </w:tcPr>
          <w:p w14:paraId="48AE0327" w14:textId="77777777" w:rsidR="00036A94" w:rsidRDefault="00036A94">
            <w:pPr>
              <w:spacing w:line="360" w:lineRule="auto"/>
              <w:jc w:val="both"/>
              <w:rPr>
                <w:ins w:id="9527" w:author="Dylan Van Aswegen" w:date="2024-07-16T11:33:00Z" w16du:dateUtc="2024-07-16T09:33:00Z"/>
                <w:rFonts w:ascii="Arial" w:hAnsi="Arial" w:cs="Arial"/>
                <w:sz w:val="20"/>
                <w:szCs w:val="20"/>
                <w:lang w:val="en-GB"/>
              </w:rPr>
            </w:pPr>
            <w:ins w:id="9528" w:author="Dylan Van Aswegen" w:date="2024-07-16T11:33:00Z" w16du:dateUtc="2024-07-16T09:33:00Z">
              <w:r>
                <w:rPr>
                  <w:rFonts w:ascii="Arial" w:hAnsi="Arial" w:cs="Arial"/>
                  <w:sz w:val="20"/>
                  <w:szCs w:val="20"/>
                  <w:lang w:val="en-GB"/>
                </w:rPr>
                <w:t xml:space="preserve">Field Number </w:t>
              </w:r>
            </w:ins>
          </w:p>
        </w:tc>
        <w:tc>
          <w:tcPr>
            <w:tcW w:w="1628" w:type="dxa"/>
            <w:shd w:val="clear" w:color="auto" w:fill="002060"/>
          </w:tcPr>
          <w:p w14:paraId="56BBCDBA" w14:textId="77777777" w:rsidR="00036A94" w:rsidRDefault="00036A94">
            <w:pPr>
              <w:spacing w:line="360" w:lineRule="auto"/>
              <w:jc w:val="both"/>
              <w:cnfStyle w:val="100000000000" w:firstRow="1" w:lastRow="0" w:firstColumn="0" w:lastColumn="0" w:oddVBand="0" w:evenVBand="0" w:oddHBand="0" w:evenHBand="0" w:firstRowFirstColumn="0" w:firstRowLastColumn="0" w:lastRowFirstColumn="0" w:lastRowLastColumn="0"/>
              <w:rPr>
                <w:ins w:id="9529" w:author="Dylan Van Aswegen" w:date="2024-07-16T11:33:00Z" w16du:dateUtc="2024-07-16T09:33:00Z"/>
                <w:rFonts w:ascii="Arial" w:hAnsi="Arial" w:cs="Arial"/>
                <w:sz w:val="20"/>
                <w:szCs w:val="20"/>
                <w:lang w:val="en-GB"/>
              </w:rPr>
            </w:pPr>
            <w:ins w:id="9530" w:author="Dylan Van Aswegen" w:date="2024-07-16T11:33:00Z" w16du:dateUtc="2024-07-16T09:33:00Z">
              <w:r>
                <w:rPr>
                  <w:rFonts w:ascii="Arial" w:hAnsi="Arial" w:cs="Arial"/>
                  <w:sz w:val="20"/>
                  <w:szCs w:val="20"/>
                  <w:lang w:val="en-GB"/>
                </w:rPr>
                <w:t>Field Name</w:t>
              </w:r>
            </w:ins>
          </w:p>
        </w:tc>
        <w:tc>
          <w:tcPr>
            <w:tcW w:w="1167" w:type="dxa"/>
            <w:shd w:val="clear" w:color="auto" w:fill="002060"/>
          </w:tcPr>
          <w:p w14:paraId="7DD03B3F" w14:textId="77777777" w:rsidR="00036A94" w:rsidRDefault="00036A94">
            <w:pPr>
              <w:spacing w:line="360" w:lineRule="auto"/>
              <w:jc w:val="both"/>
              <w:cnfStyle w:val="100000000000" w:firstRow="1" w:lastRow="0" w:firstColumn="0" w:lastColumn="0" w:oddVBand="0" w:evenVBand="0" w:oddHBand="0" w:evenHBand="0" w:firstRowFirstColumn="0" w:firstRowLastColumn="0" w:lastRowFirstColumn="0" w:lastRowLastColumn="0"/>
              <w:rPr>
                <w:ins w:id="9531" w:author="Dylan Van Aswegen" w:date="2024-07-16T11:33:00Z" w16du:dateUtc="2024-07-16T09:33:00Z"/>
                <w:rFonts w:ascii="Arial" w:hAnsi="Arial" w:cs="Arial"/>
                <w:sz w:val="20"/>
                <w:szCs w:val="20"/>
                <w:lang w:val="en-GB"/>
              </w:rPr>
            </w:pPr>
            <w:ins w:id="9532" w:author="Dylan Van Aswegen" w:date="2024-07-16T11:33:00Z" w16du:dateUtc="2024-07-16T09:33:00Z">
              <w:r>
                <w:rPr>
                  <w:rFonts w:ascii="Arial" w:hAnsi="Arial" w:cs="Arial"/>
                  <w:sz w:val="20"/>
                  <w:szCs w:val="20"/>
                  <w:lang w:val="en-GB"/>
                </w:rPr>
                <w:t>Field Type</w:t>
              </w:r>
            </w:ins>
          </w:p>
        </w:tc>
        <w:tc>
          <w:tcPr>
            <w:tcW w:w="2215" w:type="dxa"/>
            <w:shd w:val="clear" w:color="auto" w:fill="002060"/>
          </w:tcPr>
          <w:p w14:paraId="387DE88F" w14:textId="77777777" w:rsidR="00036A94" w:rsidRDefault="00036A94">
            <w:pPr>
              <w:spacing w:line="360" w:lineRule="auto"/>
              <w:jc w:val="both"/>
              <w:cnfStyle w:val="100000000000" w:firstRow="1" w:lastRow="0" w:firstColumn="0" w:lastColumn="0" w:oddVBand="0" w:evenVBand="0" w:oddHBand="0" w:evenHBand="0" w:firstRowFirstColumn="0" w:firstRowLastColumn="0" w:lastRowFirstColumn="0" w:lastRowLastColumn="0"/>
              <w:rPr>
                <w:ins w:id="9533" w:author="Dylan Van Aswegen" w:date="2024-07-16T11:33:00Z" w16du:dateUtc="2024-07-16T09:33:00Z"/>
                <w:rFonts w:ascii="Arial" w:hAnsi="Arial" w:cs="Arial"/>
                <w:sz w:val="20"/>
                <w:szCs w:val="20"/>
                <w:lang w:val="en-GB"/>
              </w:rPr>
            </w:pPr>
            <w:ins w:id="9534" w:author="Dylan Van Aswegen" w:date="2024-07-16T11:33:00Z" w16du:dateUtc="2024-07-16T09:33:00Z">
              <w:r>
                <w:rPr>
                  <w:rFonts w:ascii="Arial" w:hAnsi="Arial" w:cs="Arial"/>
                  <w:sz w:val="20"/>
                  <w:szCs w:val="20"/>
                  <w:lang w:val="en-GB"/>
                </w:rPr>
                <w:t>Field Data Type</w:t>
              </w:r>
            </w:ins>
          </w:p>
        </w:tc>
        <w:tc>
          <w:tcPr>
            <w:tcW w:w="1369" w:type="dxa"/>
            <w:shd w:val="clear" w:color="auto" w:fill="002060"/>
          </w:tcPr>
          <w:p w14:paraId="514F756A" w14:textId="77777777" w:rsidR="00036A94" w:rsidRDefault="00036A94">
            <w:pPr>
              <w:spacing w:line="360" w:lineRule="auto"/>
              <w:jc w:val="both"/>
              <w:cnfStyle w:val="100000000000" w:firstRow="1" w:lastRow="0" w:firstColumn="0" w:lastColumn="0" w:oddVBand="0" w:evenVBand="0" w:oddHBand="0" w:evenHBand="0" w:firstRowFirstColumn="0" w:firstRowLastColumn="0" w:lastRowFirstColumn="0" w:lastRowLastColumn="0"/>
              <w:rPr>
                <w:ins w:id="9535" w:author="Dylan Van Aswegen" w:date="2024-07-16T11:33:00Z" w16du:dateUtc="2024-07-16T09:33:00Z"/>
                <w:rFonts w:ascii="Arial" w:hAnsi="Arial" w:cs="Arial"/>
                <w:sz w:val="20"/>
                <w:szCs w:val="20"/>
                <w:lang w:val="en-GB"/>
              </w:rPr>
            </w:pPr>
            <w:ins w:id="9536" w:author="Dylan Van Aswegen" w:date="2024-07-16T11:33:00Z" w16du:dateUtc="2024-07-16T09:33:00Z">
              <w:r>
                <w:rPr>
                  <w:rFonts w:ascii="Arial" w:hAnsi="Arial" w:cs="Arial"/>
                  <w:sz w:val="20"/>
                  <w:szCs w:val="20"/>
                  <w:lang w:val="en-GB"/>
                </w:rPr>
                <w:t>Required?</w:t>
              </w:r>
            </w:ins>
          </w:p>
        </w:tc>
        <w:tc>
          <w:tcPr>
            <w:tcW w:w="3296" w:type="dxa"/>
            <w:shd w:val="clear" w:color="auto" w:fill="002060"/>
          </w:tcPr>
          <w:p w14:paraId="70583793" w14:textId="77777777" w:rsidR="00036A94" w:rsidRDefault="00036A94">
            <w:pPr>
              <w:spacing w:line="360" w:lineRule="auto"/>
              <w:jc w:val="both"/>
              <w:cnfStyle w:val="100000000000" w:firstRow="1" w:lastRow="0" w:firstColumn="0" w:lastColumn="0" w:oddVBand="0" w:evenVBand="0" w:oddHBand="0" w:evenHBand="0" w:firstRowFirstColumn="0" w:firstRowLastColumn="0" w:lastRowFirstColumn="0" w:lastRowLastColumn="0"/>
              <w:rPr>
                <w:ins w:id="9537" w:author="Dylan Van Aswegen" w:date="2024-07-16T11:33:00Z" w16du:dateUtc="2024-07-16T09:33:00Z"/>
                <w:rFonts w:ascii="Arial" w:hAnsi="Arial" w:cs="Arial"/>
                <w:sz w:val="20"/>
                <w:szCs w:val="20"/>
                <w:lang w:val="en-GB"/>
              </w:rPr>
            </w:pPr>
            <w:ins w:id="9538" w:author="Dylan Van Aswegen" w:date="2024-07-16T11:33:00Z" w16du:dateUtc="2024-07-16T09:33:00Z">
              <w:r>
                <w:rPr>
                  <w:rFonts w:ascii="Arial" w:hAnsi="Arial" w:cs="Arial"/>
                  <w:sz w:val="20"/>
                  <w:szCs w:val="20"/>
                  <w:lang w:val="en-GB"/>
                </w:rPr>
                <w:t>Field Rules</w:t>
              </w:r>
            </w:ins>
          </w:p>
        </w:tc>
      </w:tr>
      <w:tr w:rsidR="00036A94" w14:paraId="27EDE6E7" w14:textId="77777777" w:rsidTr="005C5491">
        <w:trPr>
          <w:cnfStyle w:val="000000100000" w:firstRow="0" w:lastRow="0" w:firstColumn="0" w:lastColumn="0" w:oddVBand="0" w:evenVBand="0" w:oddHBand="1" w:evenHBand="0" w:firstRowFirstColumn="0" w:firstRowLastColumn="0" w:lastRowFirstColumn="0" w:lastRowLastColumn="0"/>
          <w:trHeight w:val="192"/>
          <w:ins w:id="9539" w:author="Dylan Van Aswegen" w:date="2024-07-16T11:33:00Z" w16du:dateUtc="2024-07-16T09:33:00Z"/>
        </w:trPr>
        <w:tc>
          <w:tcPr>
            <w:cnfStyle w:val="001000000000" w:firstRow="0" w:lastRow="0" w:firstColumn="1" w:lastColumn="0" w:oddVBand="0" w:evenVBand="0" w:oddHBand="0" w:evenHBand="0" w:firstRowFirstColumn="0" w:firstRowLastColumn="0" w:lastRowFirstColumn="0" w:lastRowLastColumn="0"/>
            <w:tcW w:w="1099" w:type="dxa"/>
          </w:tcPr>
          <w:p w14:paraId="07A09340" w14:textId="77777777" w:rsidR="00036A94" w:rsidRDefault="00036A94">
            <w:pPr>
              <w:spacing w:line="360" w:lineRule="auto"/>
              <w:jc w:val="both"/>
              <w:rPr>
                <w:ins w:id="9540" w:author="Dylan Van Aswegen" w:date="2024-07-16T11:33:00Z" w16du:dateUtc="2024-07-16T09:33:00Z"/>
                <w:rFonts w:ascii="Arial" w:hAnsi="Arial" w:cs="Arial"/>
                <w:sz w:val="20"/>
                <w:szCs w:val="20"/>
                <w:lang w:val="en-GB"/>
              </w:rPr>
            </w:pPr>
          </w:p>
        </w:tc>
        <w:tc>
          <w:tcPr>
            <w:tcW w:w="1628" w:type="dxa"/>
          </w:tcPr>
          <w:p w14:paraId="363DB699" w14:textId="07B6783E" w:rsidR="00036A94" w:rsidRPr="001D4CF4" w:rsidRDefault="007B4EE5">
            <w:pPr>
              <w:spacing w:line="360" w:lineRule="auto"/>
              <w:jc w:val="both"/>
              <w:cnfStyle w:val="000000100000" w:firstRow="0" w:lastRow="0" w:firstColumn="0" w:lastColumn="0" w:oddVBand="0" w:evenVBand="0" w:oddHBand="1" w:evenHBand="0" w:firstRowFirstColumn="0" w:firstRowLastColumn="0" w:lastRowFirstColumn="0" w:lastRowLastColumn="0"/>
              <w:rPr>
                <w:ins w:id="9541" w:author="Dylan Van Aswegen" w:date="2024-07-16T11:33:00Z" w16du:dateUtc="2024-07-16T09:33:00Z"/>
                <w:rFonts w:ascii="Arial" w:hAnsi="Arial" w:cs="Arial"/>
                <w:b/>
                <w:bCs/>
                <w:sz w:val="20"/>
                <w:szCs w:val="20"/>
                <w:lang w:val="en-GB"/>
              </w:rPr>
            </w:pPr>
            <w:ins w:id="9542" w:author="Dylan Van Aswegen" w:date="2024-07-16T11:35:00Z" w16du:dateUtc="2024-07-16T09:35:00Z">
              <w:r>
                <w:rPr>
                  <w:rFonts w:ascii="Arial" w:hAnsi="Arial" w:cs="Arial"/>
                  <w:b/>
                  <w:bCs/>
                  <w:sz w:val="20"/>
                  <w:szCs w:val="20"/>
                  <w:lang w:val="en-GB"/>
                </w:rPr>
                <w:t>Invoice Page Title</w:t>
              </w:r>
            </w:ins>
          </w:p>
        </w:tc>
        <w:tc>
          <w:tcPr>
            <w:tcW w:w="1167" w:type="dxa"/>
          </w:tcPr>
          <w:p w14:paraId="7892D5D5" w14:textId="3910AFA0" w:rsidR="00036A94" w:rsidRDefault="007B4EE5">
            <w:pPr>
              <w:spacing w:line="360" w:lineRule="auto"/>
              <w:jc w:val="both"/>
              <w:cnfStyle w:val="000000100000" w:firstRow="0" w:lastRow="0" w:firstColumn="0" w:lastColumn="0" w:oddVBand="0" w:evenVBand="0" w:oddHBand="1" w:evenHBand="0" w:firstRowFirstColumn="0" w:firstRowLastColumn="0" w:lastRowFirstColumn="0" w:lastRowLastColumn="0"/>
              <w:rPr>
                <w:ins w:id="9543" w:author="Dylan Van Aswegen" w:date="2024-07-16T11:33:00Z" w16du:dateUtc="2024-07-16T09:33:00Z"/>
                <w:rFonts w:ascii="Arial" w:hAnsi="Arial" w:cs="Arial"/>
                <w:sz w:val="20"/>
                <w:szCs w:val="20"/>
                <w:lang w:val="en-GB"/>
              </w:rPr>
            </w:pPr>
            <w:proofErr w:type="spellStart"/>
            <w:ins w:id="9544" w:author="Dylan Van Aswegen" w:date="2024-07-16T11:35:00Z" w16du:dateUtc="2024-07-16T09:35:00Z">
              <w:r>
                <w:rPr>
                  <w:rFonts w:ascii="Arial" w:hAnsi="Arial" w:cs="Arial"/>
                  <w:sz w:val="20"/>
                  <w:szCs w:val="20"/>
                  <w:lang w:val="en-GB"/>
                </w:rPr>
                <w:t>Textfield</w:t>
              </w:r>
            </w:ins>
            <w:proofErr w:type="spellEnd"/>
          </w:p>
        </w:tc>
        <w:tc>
          <w:tcPr>
            <w:tcW w:w="2215" w:type="dxa"/>
          </w:tcPr>
          <w:p w14:paraId="34224CCF" w14:textId="77E3FC2E" w:rsidR="00036A94" w:rsidRPr="001D4CF4" w:rsidRDefault="007B4EE5">
            <w:pPr>
              <w:spacing w:line="360" w:lineRule="auto"/>
              <w:jc w:val="both"/>
              <w:cnfStyle w:val="000000100000" w:firstRow="0" w:lastRow="0" w:firstColumn="0" w:lastColumn="0" w:oddVBand="0" w:evenVBand="0" w:oddHBand="1" w:evenHBand="0" w:firstRowFirstColumn="0" w:firstRowLastColumn="0" w:lastRowFirstColumn="0" w:lastRowLastColumn="0"/>
              <w:rPr>
                <w:ins w:id="9545" w:author="Dylan Van Aswegen" w:date="2024-07-16T11:33:00Z" w16du:dateUtc="2024-07-16T09:33:00Z"/>
                <w:rFonts w:ascii="Arial" w:hAnsi="Arial" w:cs="Arial"/>
                <w:sz w:val="20"/>
                <w:szCs w:val="20"/>
                <w:lang w:val="en-GB"/>
              </w:rPr>
            </w:pPr>
            <w:ins w:id="9546" w:author="Dylan Van Aswegen" w:date="2024-07-16T11:35:00Z" w16du:dateUtc="2024-07-16T09:35:00Z">
              <w:r>
                <w:rPr>
                  <w:rFonts w:ascii="Arial" w:hAnsi="Arial" w:cs="Arial"/>
                  <w:sz w:val="20"/>
                  <w:szCs w:val="20"/>
                  <w:lang w:val="en-GB"/>
                </w:rPr>
                <w:t>String</w:t>
              </w:r>
            </w:ins>
          </w:p>
        </w:tc>
        <w:tc>
          <w:tcPr>
            <w:tcW w:w="1369" w:type="dxa"/>
          </w:tcPr>
          <w:p w14:paraId="22E96191" w14:textId="11FD6D6D" w:rsidR="00036A94" w:rsidRDefault="007B4EE5">
            <w:pPr>
              <w:spacing w:line="360" w:lineRule="auto"/>
              <w:jc w:val="both"/>
              <w:cnfStyle w:val="000000100000" w:firstRow="0" w:lastRow="0" w:firstColumn="0" w:lastColumn="0" w:oddVBand="0" w:evenVBand="0" w:oddHBand="1" w:evenHBand="0" w:firstRowFirstColumn="0" w:firstRowLastColumn="0" w:lastRowFirstColumn="0" w:lastRowLastColumn="0"/>
              <w:rPr>
                <w:ins w:id="9547" w:author="Dylan Van Aswegen" w:date="2024-07-16T11:33:00Z" w16du:dateUtc="2024-07-16T09:33:00Z"/>
                <w:rFonts w:ascii="Arial" w:hAnsi="Arial" w:cs="Arial"/>
                <w:sz w:val="20"/>
                <w:szCs w:val="20"/>
                <w:lang w:val="en-GB"/>
              </w:rPr>
            </w:pPr>
            <w:ins w:id="9548" w:author="Dylan Van Aswegen" w:date="2024-07-16T11:35:00Z" w16du:dateUtc="2024-07-16T09:35:00Z">
              <w:r>
                <w:rPr>
                  <w:rFonts w:ascii="Arial" w:hAnsi="Arial" w:cs="Arial"/>
                  <w:sz w:val="20"/>
                  <w:szCs w:val="20"/>
                  <w:lang w:val="en-GB"/>
                </w:rPr>
                <w:t>N/A</w:t>
              </w:r>
            </w:ins>
          </w:p>
        </w:tc>
        <w:tc>
          <w:tcPr>
            <w:tcW w:w="3296" w:type="dxa"/>
          </w:tcPr>
          <w:p w14:paraId="6E50AC46" w14:textId="07366CEC" w:rsidR="00036A94" w:rsidRDefault="007B4EE5">
            <w:pPr>
              <w:spacing w:line="360" w:lineRule="auto"/>
              <w:jc w:val="both"/>
              <w:cnfStyle w:val="000000100000" w:firstRow="0" w:lastRow="0" w:firstColumn="0" w:lastColumn="0" w:oddVBand="0" w:evenVBand="0" w:oddHBand="1" w:evenHBand="0" w:firstRowFirstColumn="0" w:firstRowLastColumn="0" w:lastRowFirstColumn="0" w:lastRowLastColumn="0"/>
              <w:rPr>
                <w:ins w:id="9549" w:author="Dylan Van Aswegen" w:date="2024-07-16T11:33:00Z" w16du:dateUtc="2024-07-16T09:33:00Z"/>
                <w:rFonts w:ascii="Arial" w:hAnsi="Arial" w:cs="Arial"/>
                <w:sz w:val="20"/>
                <w:szCs w:val="20"/>
                <w:lang w:val="en-GB"/>
              </w:rPr>
            </w:pPr>
            <w:ins w:id="9550" w:author="Dylan Van Aswegen" w:date="2024-07-16T11:35:00Z" w16du:dateUtc="2024-07-16T09:35:00Z">
              <w:r>
                <w:rPr>
                  <w:rFonts w:ascii="Arial" w:hAnsi="Arial" w:cs="Arial"/>
                  <w:sz w:val="20"/>
                  <w:szCs w:val="20"/>
                  <w:lang w:val="en-GB"/>
                </w:rPr>
                <w:t xml:space="preserve">This field will be populated by the application with the text “New Invoice” followed </w:t>
              </w:r>
            </w:ins>
            <w:ins w:id="9551" w:author="Dylan Van Aswegen" w:date="2024-07-16T11:36:00Z" w16du:dateUtc="2024-07-16T09:36:00Z">
              <w:r>
                <w:rPr>
                  <w:rFonts w:ascii="Arial" w:hAnsi="Arial" w:cs="Arial"/>
                  <w:sz w:val="20"/>
                  <w:szCs w:val="20"/>
                  <w:lang w:val="en-GB"/>
                </w:rPr>
                <w:t xml:space="preserve">by the Invoice Number. </w:t>
              </w:r>
            </w:ins>
          </w:p>
        </w:tc>
      </w:tr>
      <w:tr w:rsidR="00214406" w14:paraId="37EB5129" w14:textId="77777777" w:rsidTr="005C5491">
        <w:trPr>
          <w:trHeight w:val="192"/>
          <w:ins w:id="9552" w:author="Dylan Van Aswegen" w:date="2024-07-16T11:36:00Z" w16du:dateUtc="2024-07-16T09:36:00Z"/>
        </w:trPr>
        <w:tc>
          <w:tcPr>
            <w:cnfStyle w:val="001000000000" w:firstRow="0" w:lastRow="0" w:firstColumn="1" w:lastColumn="0" w:oddVBand="0" w:evenVBand="0" w:oddHBand="0" w:evenHBand="0" w:firstRowFirstColumn="0" w:firstRowLastColumn="0" w:lastRowFirstColumn="0" w:lastRowLastColumn="0"/>
            <w:tcW w:w="1099" w:type="dxa"/>
          </w:tcPr>
          <w:p w14:paraId="424F0C77" w14:textId="77777777" w:rsidR="00214406" w:rsidRDefault="00214406" w:rsidP="00214406">
            <w:pPr>
              <w:spacing w:line="360" w:lineRule="auto"/>
              <w:jc w:val="both"/>
              <w:rPr>
                <w:ins w:id="9553" w:author="Dylan Van Aswegen" w:date="2024-07-16T11:36:00Z" w16du:dateUtc="2024-07-16T09:36:00Z"/>
                <w:rFonts w:ascii="Arial" w:hAnsi="Arial" w:cs="Arial"/>
                <w:sz w:val="20"/>
                <w:szCs w:val="20"/>
                <w:lang w:val="en-GB"/>
              </w:rPr>
            </w:pPr>
          </w:p>
        </w:tc>
        <w:tc>
          <w:tcPr>
            <w:tcW w:w="1628" w:type="dxa"/>
          </w:tcPr>
          <w:p w14:paraId="6D9E0D3D" w14:textId="6ADF9989" w:rsidR="00214406" w:rsidRDefault="00214406" w:rsidP="00214406">
            <w:pPr>
              <w:spacing w:line="360" w:lineRule="auto"/>
              <w:jc w:val="both"/>
              <w:cnfStyle w:val="000000000000" w:firstRow="0" w:lastRow="0" w:firstColumn="0" w:lastColumn="0" w:oddVBand="0" w:evenVBand="0" w:oddHBand="0" w:evenHBand="0" w:firstRowFirstColumn="0" w:firstRowLastColumn="0" w:lastRowFirstColumn="0" w:lastRowLastColumn="0"/>
              <w:rPr>
                <w:ins w:id="9554" w:author="Dylan Van Aswegen" w:date="2024-07-16T11:36:00Z" w16du:dateUtc="2024-07-16T09:36:00Z"/>
                <w:rFonts w:ascii="Arial" w:hAnsi="Arial" w:cs="Arial"/>
                <w:b/>
                <w:bCs/>
                <w:sz w:val="20"/>
                <w:szCs w:val="20"/>
                <w:lang w:val="en-GB"/>
              </w:rPr>
            </w:pPr>
            <w:ins w:id="9555" w:author="Dylan Van Aswegen" w:date="2024-07-16T11:38:00Z" w16du:dateUtc="2024-07-16T09:38:00Z">
              <w:r>
                <w:rPr>
                  <w:rFonts w:ascii="Arial" w:hAnsi="Arial" w:cs="Arial"/>
                  <w:b/>
                  <w:bCs/>
                  <w:sz w:val="20"/>
                  <w:szCs w:val="20"/>
                  <w:lang w:val="en-GB"/>
                </w:rPr>
                <w:t>Invoice Date</w:t>
              </w:r>
            </w:ins>
          </w:p>
        </w:tc>
        <w:tc>
          <w:tcPr>
            <w:tcW w:w="1167" w:type="dxa"/>
          </w:tcPr>
          <w:p w14:paraId="636EDF75" w14:textId="3CA05807" w:rsidR="00214406" w:rsidRDefault="00214406" w:rsidP="00214406">
            <w:pPr>
              <w:spacing w:line="360" w:lineRule="auto"/>
              <w:jc w:val="both"/>
              <w:cnfStyle w:val="000000000000" w:firstRow="0" w:lastRow="0" w:firstColumn="0" w:lastColumn="0" w:oddVBand="0" w:evenVBand="0" w:oddHBand="0" w:evenHBand="0" w:firstRowFirstColumn="0" w:firstRowLastColumn="0" w:lastRowFirstColumn="0" w:lastRowLastColumn="0"/>
              <w:rPr>
                <w:ins w:id="9556" w:author="Dylan Van Aswegen" w:date="2024-07-16T11:36:00Z" w16du:dateUtc="2024-07-16T09:36:00Z"/>
                <w:rFonts w:ascii="Arial" w:hAnsi="Arial" w:cs="Arial"/>
                <w:sz w:val="20"/>
                <w:szCs w:val="20"/>
                <w:lang w:val="en-GB"/>
              </w:rPr>
            </w:pPr>
            <w:proofErr w:type="spellStart"/>
            <w:ins w:id="9557" w:author="Dylan Van Aswegen" w:date="2024-07-16T11:38:00Z">
              <w:r>
                <w:rPr>
                  <w:rFonts w:ascii="Arial" w:hAnsi="Arial" w:cs="Arial"/>
                  <w:sz w:val="20"/>
                  <w:szCs w:val="20"/>
                  <w:lang w:val="en-GB"/>
                </w:rPr>
                <w:t>Textfield</w:t>
              </w:r>
            </w:ins>
            <w:proofErr w:type="spellEnd"/>
          </w:p>
        </w:tc>
        <w:tc>
          <w:tcPr>
            <w:tcW w:w="2215" w:type="dxa"/>
          </w:tcPr>
          <w:p w14:paraId="2F7F86EA" w14:textId="6E5DE2BA" w:rsidR="00214406" w:rsidRDefault="00214406" w:rsidP="00214406">
            <w:pPr>
              <w:spacing w:line="360" w:lineRule="auto"/>
              <w:jc w:val="both"/>
              <w:cnfStyle w:val="000000000000" w:firstRow="0" w:lastRow="0" w:firstColumn="0" w:lastColumn="0" w:oddVBand="0" w:evenVBand="0" w:oddHBand="0" w:evenHBand="0" w:firstRowFirstColumn="0" w:firstRowLastColumn="0" w:lastRowFirstColumn="0" w:lastRowLastColumn="0"/>
              <w:rPr>
                <w:ins w:id="9558" w:author="Dylan Van Aswegen" w:date="2024-07-16T11:36:00Z" w16du:dateUtc="2024-07-16T09:36:00Z"/>
                <w:rFonts w:ascii="Arial" w:hAnsi="Arial" w:cs="Arial"/>
                <w:sz w:val="20"/>
                <w:szCs w:val="20"/>
                <w:lang w:val="en-GB"/>
              </w:rPr>
            </w:pPr>
            <w:ins w:id="9559" w:author="Dylan Van Aswegen" w:date="2024-07-16T11:38:00Z">
              <w:r>
                <w:rPr>
                  <w:rFonts w:ascii="Arial" w:hAnsi="Arial" w:cs="Arial"/>
                  <w:sz w:val="20"/>
                  <w:szCs w:val="20"/>
                  <w:lang w:val="en-GB"/>
                </w:rPr>
                <w:t>String</w:t>
              </w:r>
            </w:ins>
          </w:p>
        </w:tc>
        <w:tc>
          <w:tcPr>
            <w:tcW w:w="1369" w:type="dxa"/>
          </w:tcPr>
          <w:p w14:paraId="4A6778B4" w14:textId="22CFDFC6" w:rsidR="00214406" w:rsidRDefault="00214406" w:rsidP="00214406">
            <w:pPr>
              <w:spacing w:line="360" w:lineRule="auto"/>
              <w:jc w:val="both"/>
              <w:cnfStyle w:val="000000000000" w:firstRow="0" w:lastRow="0" w:firstColumn="0" w:lastColumn="0" w:oddVBand="0" w:evenVBand="0" w:oddHBand="0" w:evenHBand="0" w:firstRowFirstColumn="0" w:firstRowLastColumn="0" w:lastRowFirstColumn="0" w:lastRowLastColumn="0"/>
              <w:rPr>
                <w:ins w:id="9560" w:author="Dylan Van Aswegen" w:date="2024-07-16T11:36:00Z" w16du:dateUtc="2024-07-16T09:36:00Z"/>
                <w:rFonts w:ascii="Arial" w:hAnsi="Arial" w:cs="Arial"/>
                <w:sz w:val="20"/>
                <w:szCs w:val="20"/>
                <w:lang w:val="en-GB"/>
              </w:rPr>
            </w:pPr>
            <w:ins w:id="9561" w:author="Dylan Van Aswegen" w:date="2024-07-16T11:38:00Z">
              <w:r>
                <w:rPr>
                  <w:rFonts w:ascii="Arial" w:hAnsi="Arial" w:cs="Arial"/>
                  <w:sz w:val="20"/>
                  <w:szCs w:val="20"/>
                  <w:lang w:val="en-GB"/>
                </w:rPr>
                <w:t>N/A</w:t>
              </w:r>
            </w:ins>
          </w:p>
        </w:tc>
        <w:tc>
          <w:tcPr>
            <w:tcW w:w="3296" w:type="dxa"/>
          </w:tcPr>
          <w:p w14:paraId="7E8E65FB" w14:textId="4E96DA5B" w:rsidR="00214406" w:rsidRDefault="00214406" w:rsidP="00214406">
            <w:pPr>
              <w:spacing w:line="360" w:lineRule="auto"/>
              <w:jc w:val="both"/>
              <w:cnfStyle w:val="000000000000" w:firstRow="0" w:lastRow="0" w:firstColumn="0" w:lastColumn="0" w:oddVBand="0" w:evenVBand="0" w:oddHBand="0" w:evenHBand="0" w:firstRowFirstColumn="0" w:firstRowLastColumn="0" w:lastRowFirstColumn="0" w:lastRowLastColumn="0"/>
              <w:rPr>
                <w:ins w:id="9562" w:author="Dylan Van Aswegen" w:date="2024-07-16T11:36:00Z" w16du:dateUtc="2024-07-16T09:36:00Z"/>
                <w:rFonts w:ascii="Arial" w:hAnsi="Arial" w:cs="Arial"/>
                <w:sz w:val="20"/>
                <w:szCs w:val="20"/>
                <w:lang w:val="en-GB"/>
              </w:rPr>
            </w:pPr>
            <w:ins w:id="9563" w:author="Dylan Van Aswegen" w:date="2024-07-16T11:38:00Z" w16du:dateUtc="2024-07-16T09:38:00Z">
              <w:r>
                <w:rPr>
                  <w:rFonts w:ascii="Arial" w:hAnsi="Arial" w:cs="Arial"/>
                  <w:sz w:val="20"/>
                  <w:szCs w:val="20"/>
                  <w:lang w:val="en-GB"/>
                </w:rPr>
                <w:t xml:space="preserve">This field will be populated by the application with the </w:t>
              </w:r>
            </w:ins>
            <w:ins w:id="9564" w:author="Dylan Van Aswegen" w:date="2024-07-16T11:39:00Z" w16du:dateUtc="2024-07-16T09:39:00Z">
              <w:r>
                <w:rPr>
                  <w:rFonts w:ascii="Arial" w:hAnsi="Arial" w:cs="Arial"/>
                  <w:sz w:val="20"/>
                  <w:szCs w:val="20"/>
                  <w:lang w:val="en-GB"/>
                </w:rPr>
                <w:t xml:space="preserve">date that the invoice is being issued. </w:t>
              </w:r>
            </w:ins>
          </w:p>
        </w:tc>
      </w:tr>
      <w:tr w:rsidR="00214406" w14:paraId="45540533" w14:textId="77777777" w:rsidTr="005C5491">
        <w:trPr>
          <w:cnfStyle w:val="000000100000" w:firstRow="0" w:lastRow="0" w:firstColumn="0" w:lastColumn="0" w:oddVBand="0" w:evenVBand="0" w:oddHBand="1" w:evenHBand="0" w:firstRowFirstColumn="0" w:firstRowLastColumn="0" w:lastRowFirstColumn="0" w:lastRowLastColumn="0"/>
          <w:trHeight w:val="192"/>
          <w:ins w:id="9565" w:author="Dylan Van Aswegen" w:date="2024-07-16T11:36:00Z" w16du:dateUtc="2024-07-16T09:36:00Z"/>
        </w:trPr>
        <w:tc>
          <w:tcPr>
            <w:cnfStyle w:val="001000000000" w:firstRow="0" w:lastRow="0" w:firstColumn="1" w:lastColumn="0" w:oddVBand="0" w:evenVBand="0" w:oddHBand="0" w:evenHBand="0" w:firstRowFirstColumn="0" w:firstRowLastColumn="0" w:lastRowFirstColumn="0" w:lastRowLastColumn="0"/>
            <w:tcW w:w="1099" w:type="dxa"/>
          </w:tcPr>
          <w:p w14:paraId="311CB4EC" w14:textId="4FEF77CC" w:rsidR="00214406" w:rsidRDefault="00214406" w:rsidP="00214406">
            <w:pPr>
              <w:spacing w:line="360" w:lineRule="auto"/>
              <w:jc w:val="both"/>
              <w:rPr>
                <w:ins w:id="9566" w:author="Dylan Van Aswegen" w:date="2024-07-16T11:36:00Z" w16du:dateUtc="2024-07-16T09:36:00Z"/>
                <w:rFonts w:ascii="Arial" w:hAnsi="Arial" w:cs="Arial"/>
                <w:sz w:val="20"/>
                <w:szCs w:val="20"/>
                <w:lang w:val="en-GB"/>
              </w:rPr>
            </w:pPr>
          </w:p>
        </w:tc>
        <w:tc>
          <w:tcPr>
            <w:tcW w:w="1628" w:type="dxa"/>
          </w:tcPr>
          <w:p w14:paraId="355586AB" w14:textId="576DBBDD" w:rsidR="00214406" w:rsidRDefault="00935B43" w:rsidP="00214406">
            <w:pPr>
              <w:spacing w:line="360" w:lineRule="auto"/>
              <w:jc w:val="both"/>
              <w:cnfStyle w:val="000000100000" w:firstRow="0" w:lastRow="0" w:firstColumn="0" w:lastColumn="0" w:oddVBand="0" w:evenVBand="0" w:oddHBand="1" w:evenHBand="0" w:firstRowFirstColumn="0" w:firstRowLastColumn="0" w:lastRowFirstColumn="0" w:lastRowLastColumn="0"/>
              <w:rPr>
                <w:ins w:id="9567" w:author="Dylan Van Aswegen" w:date="2024-07-16T11:36:00Z" w16du:dateUtc="2024-07-16T09:36:00Z"/>
                <w:rFonts w:ascii="Arial" w:hAnsi="Arial" w:cs="Arial"/>
                <w:b/>
                <w:bCs/>
                <w:sz w:val="20"/>
                <w:szCs w:val="20"/>
                <w:lang w:val="en-GB"/>
              </w:rPr>
            </w:pPr>
            <w:ins w:id="9568" w:author="Dylan Van Aswegen" w:date="2024-07-16T11:41:00Z" w16du:dateUtc="2024-07-16T09:41:00Z">
              <w:r>
                <w:rPr>
                  <w:rFonts w:ascii="Arial" w:hAnsi="Arial" w:cs="Arial"/>
                  <w:b/>
                  <w:bCs/>
                  <w:sz w:val="20"/>
                  <w:szCs w:val="20"/>
                  <w:lang w:val="en-GB"/>
                </w:rPr>
                <w:t xml:space="preserve">Items </w:t>
              </w:r>
            </w:ins>
          </w:p>
        </w:tc>
        <w:tc>
          <w:tcPr>
            <w:tcW w:w="1167" w:type="dxa"/>
          </w:tcPr>
          <w:p w14:paraId="2D1C2C28" w14:textId="7A4D58E7" w:rsidR="00214406" w:rsidRDefault="00130B12" w:rsidP="00214406">
            <w:pPr>
              <w:spacing w:line="360" w:lineRule="auto"/>
              <w:jc w:val="both"/>
              <w:cnfStyle w:val="000000100000" w:firstRow="0" w:lastRow="0" w:firstColumn="0" w:lastColumn="0" w:oddVBand="0" w:evenVBand="0" w:oddHBand="1" w:evenHBand="0" w:firstRowFirstColumn="0" w:firstRowLastColumn="0" w:lastRowFirstColumn="0" w:lastRowLastColumn="0"/>
              <w:rPr>
                <w:ins w:id="9569" w:author="Dylan Van Aswegen" w:date="2024-07-16T11:36:00Z" w16du:dateUtc="2024-07-16T09:36:00Z"/>
                <w:rFonts w:ascii="Arial" w:hAnsi="Arial" w:cs="Arial"/>
                <w:sz w:val="20"/>
                <w:szCs w:val="20"/>
                <w:lang w:val="en-GB"/>
              </w:rPr>
            </w:pPr>
            <w:ins w:id="9570" w:author="Dylan Van Aswegen" w:date="2024-07-16T11:41:00Z" w16du:dateUtc="2024-07-16T09:41:00Z">
              <w:r>
                <w:rPr>
                  <w:rFonts w:ascii="Arial" w:hAnsi="Arial" w:cs="Arial"/>
                  <w:sz w:val="20"/>
                  <w:szCs w:val="20"/>
                  <w:lang w:val="en-GB"/>
                </w:rPr>
                <w:t>Drop Down</w:t>
              </w:r>
            </w:ins>
          </w:p>
        </w:tc>
        <w:tc>
          <w:tcPr>
            <w:tcW w:w="2215" w:type="dxa"/>
          </w:tcPr>
          <w:p w14:paraId="2CD6D2CC" w14:textId="02B803EC" w:rsidR="00214406" w:rsidRPr="00130B12" w:rsidRDefault="00130B12" w:rsidP="00130B12">
            <w:pPr>
              <w:pStyle w:val="ListParagraph"/>
              <w:numPr>
                <w:ilvl w:val="0"/>
                <w:numId w:val="2"/>
              </w:numPr>
              <w:spacing w:line="360" w:lineRule="auto"/>
              <w:jc w:val="both"/>
              <w:cnfStyle w:val="000000100000" w:firstRow="0" w:lastRow="0" w:firstColumn="0" w:lastColumn="0" w:oddVBand="0" w:evenVBand="0" w:oddHBand="1" w:evenHBand="0" w:firstRowFirstColumn="0" w:firstRowLastColumn="0" w:lastRowFirstColumn="0" w:lastRowLastColumn="0"/>
              <w:rPr>
                <w:ins w:id="9571" w:author="Dylan Van Aswegen" w:date="2024-07-16T11:36:00Z" w16du:dateUtc="2024-07-16T09:36:00Z"/>
                <w:rFonts w:ascii="Arial" w:hAnsi="Arial" w:cs="Arial"/>
                <w:sz w:val="20"/>
                <w:szCs w:val="20"/>
                <w:lang w:val="en-GB"/>
                <w:rPrChange w:id="9572" w:author="Dylan Van Aswegen" w:date="2024-07-16T11:41:00Z" w16du:dateUtc="2024-07-16T09:41:00Z">
                  <w:rPr>
                    <w:ins w:id="9573" w:author="Dylan Van Aswegen" w:date="2024-07-16T11:36:00Z" w16du:dateUtc="2024-07-16T09:36:00Z"/>
                    <w:lang w:val="en-GB"/>
                  </w:rPr>
                </w:rPrChange>
              </w:rPr>
              <w:pPrChange w:id="9574" w:author="Dylan Van Aswegen" w:date="2024-07-16T11:41:00Z" w16du:dateUtc="2024-07-16T09:41:00Z">
                <w:pPr>
                  <w:spacing w:line="360" w:lineRule="auto"/>
                  <w:jc w:val="both"/>
                  <w:cnfStyle w:val="000000100000" w:firstRow="0" w:lastRow="0" w:firstColumn="0" w:lastColumn="0" w:oddVBand="0" w:evenVBand="0" w:oddHBand="1" w:evenHBand="0" w:firstRowFirstColumn="0" w:firstRowLastColumn="0" w:lastRowFirstColumn="0" w:lastRowLastColumn="0"/>
                </w:pPr>
              </w:pPrChange>
            </w:pPr>
            <w:ins w:id="9575" w:author="Dylan Van Aswegen" w:date="2024-07-16T11:41:00Z" w16du:dateUtc="2024-07-16T09:41:00Z">
              <w:r>
                <w:rPr>
                  <w:rFonts w:ascii="Arial" w:hAnsi="Arial" w:cs="Arial"/>
                  <w:sz w:val="20"/>
                  <w:szCs w:val="20"/>
                  <w:lang w:val="en-GB"/>
                </w:rPr>
                <w:t xml:space="preserve">Invoice Items </w:t>
              </w:r>
            </w:ins>
          </w:p>
        </w:tc>
        <w:tc>
          <w:tcPr>
            <w:tcW w:w="1369" w:type="dxa"/>
          </w:tcPr>
          <w:p w14:paraId="4861B4E6" w14:textId="4389E7AD" w:rsidR="00214406" w:rsidRDefault="00130B12" w:rsidP="00214406">
            <w:pPr>
              <w:spacing w:line="360" w:lineRule="auto"/>
              <w:jc w:val="both"/>
              <w:cnfStyle w:val="000000100000" w:firstRow="0" w:lastRow="0" w:firstColumn="0" w:lastColumn="0" w:oddVBand="0" w:evenVBand="0" w:oddHBand="1" w:evenHBand="0" w:firstRowFirstColumn="0" w:firstRowLastColumn="0" w:lastRowFirstColumn="0" w:lastRowLastColumn="0"/>
              <w:rPr>
                <w:ins w:id="9576" w:author="Dylan Van Aswegen" w:date="2024-07-16T11:36:00Z" w16du:dateUtc="2024-07-16T09:36:00Z"/>
                <w:rFonts w:ascii="Arial" w:hAnsi="Arial" w:cs="Arial"/>
                <w:sz w:val="20"/>
                <w:szCs w:val="20"/>
                <w:lang w:val="en-GB"/>
              </w:rPr>
            </w:pPr>
            <w:ins w:id="9577" w:author="Dylan Van Aswegen" w:date="2024-07-16T11:41:00Z" w16du:dateUtc="2024-07-16T09:41:00Z">
              <w:r>
                <w:rPr>
                  <w:rFonts w:ascii="Arial" w:hAnsi="Arial" w:cs="Arial"/>
                  <w:sz w:val="20"/>
                  <w:szCs w:val="20"/>
                  <w:lang w:val="en-GB"/>
                </w:rPr>
                <w:t>Yes</w:t>
              </w:r>
            </w:ins>
          </w:p>
        </w:tc>
        <w:tc>
          <w:tcPr>
            <w:tcW w:w="3296" w:type="dxa"/>
          </w:tcPr>
          <w:p w14:paraId="6765BEC2" w14:textId="66B554A4" w:rsidR="00214406" w:rsidRDefault="00104F8A" w:rsidP="00214406">
            <w:pPr>
              <w:spacing w:line="360" w:lineRule="auto"/>
              <w:jc w:val="both"/>
              <w:cnfStyle w:val="000000100000" w:firstRow="0" w:lastRow="0" w:firstColumn="0" w:lastColumn="0" w:oddVBand="0" w:evenVBand="0" w:oddHBand="1" w:evenHBand="0" w:firstRowFirstColumn="0" w:firstRowLastColumn="0" w:lastRowFirstColumn="0" w:lastRowLastColumn="0"/>
              <w:rPr>
                <w:ins w:id="9578" w:author="Dylan Van Aswegen" w:date="2024-07-16T11:36:00Z" w16du:dateUtc="2024-07-16T09:36:00Z"/>
                <w:rFonts w:ascii="Arial" w:hAnsi="Arial" w:cs="Arial"/>
                <w:sz w:val="20"/>
                <w:szCs w:val="20"/>
                <w:lang w:val="en-GB"/>
              </w:rPr>
            </w:pPr>
            <w:ins w:id="9579" w:author="Dylan Van Aswegen" w:date="2024-07-16T11:42:00Z" w16du:dateUtc="2024-07-16T09:42:00Z">
              <w:r>
                <w:rPr>
                  <w:rFonts w:ascii="Arial" w:hAnsi="Arial" w:cs="Arial"/>
                  <w:sz w:val="20"/>
                  <w:szCs w:val="20"/>
                  <w:lang w:val="en-GB"/>
                </w:rPr>
                <w:t>This</w:t>
              </w:r>
              <w:r w:rsidR="00410912">
                <w:rPr>
                  <w:rFonts w:ascii="Arial" w:hAnsi="Arial" w:cs="Arial"/>
                  <w:sz w:val="20"/>
                  <w:szCs w:val="20"/>
                  <w:lang w:val="en-GB"/>
                </w:rPr>
                <w:t xml:space="preserve"> drop down will be populated with the items that the organisation can </w:t>
              </w:r>
            </w:ins>
            <w:ins w:id="9580" w:author="Dylan Van Aswegen" w:date="2024-07-16T11:43:00Z" w16du:dateUtc="2024-07-16T09:43:00Z">
              <w:r w:rsidR="00410912">
                <w:rPr>
                  <w:rFonts w:ascii="Arial" w:hAnsi="Arial" w:cs="Arial"/>
                  <w:sz w:val="20"/>
                  <w:szCs w:val="20"/>
                  <w:lang w:val="en-GB"/>
                </w:rPr>
                <w:t xml:space="preserve">be invoiced for. </w:t>
              </w:r>
            </w:ins>
            <w:ins w:id="9581" w:author="Dylan Van Aswegen" w:date="2024-07-16T11:41:00Z" w16du:dateUtc="2024-07-16T09:41:00Z">
              <w:r w:rsidR="00130B12">
                <w:rPr>
                  <w:rFonts w:ascii="Arial" w:hAnsi="Arial" w:cs="Arial"/>
                  <w:sz w:val="20"/>
                  <w:szCs w:val="20"/>
                  <w:lang w:val="en-GB"/>
                </w:rPr>
                <w:t>The application ad</w:t>
              </w:r>
            </w:ins>
            <w:ins w:id="9582" w:author="Dylan Van Aswegen" w:date="2024-07-16T11:42:00Z" w16du:dateUtc="2024-07-16T09:42:00Z">
              <w:r>
                <w:rPr>
                  <w:rFonts w:ascii="Arial" w:hAnsi="Arial" w:cs="Arial"/>
                  <w:sz w:val="20"/>
                  <w:szCs w:val="20"/>
                  <w:lang w:val="en-GB"/>
                </w:rPr>
                <w:t>min</w:t>
              </w:r>
            </w:ins>
            <w:ins w:id="9583" w:author="Dylan Van Aswegen" w:date="2024-07-16T11:43:00Z" w16du:dateUtc="2024-07-16T09:43:00Z">
              <w:r w:rsidR="00410912">
                <w:rPr>
                  <w:rFonts w:ascii="Arial" w:hAnsi="Arial" w:cs="Arial"/>
                  <w:sz w:val="20"/>
                  <w:szCs w:val="20"/>
                  <w:lang w:val="en-GB"/>
                </w:rPr>
                <w:t xml:space="preserve"> will be able to select items </w:t>
              </w:r>
            </w:ins>
            <w:ins w:id="9584" w:author="Dylan Van Aswegen" w:date="2024-07-16T11:45:00Z" w16du:dateUtc="2024-07-16T09:45:00Z">
              <w:r w:rsidR="00590CB6">
                <w:rPr>
                  <w:rFonts w:ascii="Arial" w:hAnsi="Arial" w:cs="Arial"/>
                  <w:sz w:val="20"/>
                  <w:szCs w:val="20"/>
                  <w:lang w:val="en-GB"/>
                </w:rPr>
                <w:t xml:space="preserve">that will form part of the invoice. Once selected, they will also be able to remove the item from the invoice. </w:t>
              </w:r>
            </w:ins>
          </w:p>
        </w:tc>
      </w:tr>
      <w:tr w:rsidR="00B54C6C" w14:paraId="6F41E316" w14:textId="77777777" w:rsidTr="005C5491">
        <w:trPr>
          <w:trHeight w:val="192"/>
          <w:ins w:id="9585" w:author="Dylan Van Aswegen" w:date="2024-07-16T11:45:00Z" w16du:dateUtc="2024-07-16T09:45:00Z"/>
        </w:trPr>
        <w:tc>
          <w:tcPr>
            <w:cnfStyle w:val="001000000000" w:firstRow="0" w:lastRow="0" w:firstColumn="1" w:lastColumn="0" w:oddVBand="0" w:evenVBand="0" w:oddHBand="0" w:evenHBand="0" w:firstRowFirstColumn="0" w:firstRowLastColumn="0" w:lastRowFirstColumn="0" w:lastRowLastColumn="0"/>
            <w:tcW w:w="1099" w:type="dxa"/>
          </w:tcPr>
          <w:p w14:paraId="07C4FCAF" w14:textId="77777777" w:rsidR="00B54C6C" w:rsidRDefault="00B54C6C" w:rsidP="00214406">
            <w:pPr>
              <w:spacing w:line="360" w:lineRule="auto"/>
              <w:jc w:val="both"/>
              <w:rPr>
                <w:ins w:id="9586" w:author="Dylan Van Aswegen" w:date="2024-07-16T11:45:00Z" w16du:dateUtc="2024-07-16T09:45:00Z"/>
                <w:rFonts w:ascii="Arial" w:hAnsi="Arial" w:cs="Arial"/>
                <w:sz w:val="20"/>
                <w:szCs w:val="20"/>
                <w:lang w:val="en-GB"/>
              </w:rPr>
            </w:pPr>
          </w:p>
        </w:tc>
        <w:tc>
          <w:tcPr>
            <w:tcW w:w="1628" w:type="dxa"/>
          </w:tcPr>
          <w:p w14:paraId="2B1E80EB" w14:textId="3448E2D8" w:rsidR="00B54C6C" w:rsidRDefault="00B54C6C" w:rsidP="00214406">
            <w:pPr>
              <w:spacing w:line="360" w:lineRule="auto"/>
              <w:jc w:val="both"/>
              <w:cnfStyle w:val="000000000000" w:firstRow="0" w:lastRow="0" w:firstColumn="0" w:lastColumn="0" w:oddVBand="0" w:evenVBand="0" w:oddHBand="0" w:evenHBand="0" w:firstRowFirstColumn="0" w:firstRowLastColumn="0" w:lastRowFirstColumn="0" w:lastRowLastColumn="0"/>
              <w:rPr>
                <w:ins w:id="9587" w:author="Dylan Van Aswegen" w:date="2024-07-16T11:45:00Z" w16du:dateUtc="2024-07-16T09:45:00Z"/>
                <w:rFonts w:ascii="Arial" w:hAnsi="Arial" w:cs="Arial"/>
                <w:b/>
                <w:bCs/>
                <w:sz w:val="20"/>
                <w:szCs w:val="20"/>
                <w:lang w:val="en-GB"/>
              </w:rPr>
            </w:pPr>
            <w:ins w:id="9588" w:author="Dylan Van Aswegen" w:date="2024-07-16T11:45:00Z" w16du:dateUtc="2024-07-16T09:45:00Z">
              <w:r>
                <w:rPr>
                  <w:rFonts w:ascii="Arial" w:hAnsi="Arial" w:cs="Arial"/>
                  <w:b/>
                  <w:bCs/>
                  <w:sz w:val="20"/>
                  <w:szCs w:val="20"/>
                  <w:lang w:val="en-GB"/>
                </w:rPr>
                <w:t>Amount (</w:t>
              </w:r>
            </w:ins>
            <w:ins w:id="9589" w:author="Dylan Van Aswegen" w:date="2024-07-16T11:46:00Z" w16du:dateUtc="2024-07-16T09:46:00Z">
              <w:r>
                <w:rPr>
                  <w:rFonts w:ascii="Arial" w:hAnsi="Arial" w:cs="Arial"/>
                  <w:b/>
                  <w:bCs/>
                  <w:sz w:val="20"/>
                  <w:szCs w:val="20"/>
                  <w:lang w:val="en-GB"/>
                </w:rPr>
                <w:t>excl. vat)</w:t>
              </w:r>
            </w:ins>
          </w:p>
        </w:tc>
        <w:tc>
          <w:tcPr>
            <w:tcW w:w="1167" w:type="dxa"/>
          </w:tcPr>
          <w:p w14:paraId="4C448BD1" w14:textId="5551EB6B" w:rsidR="00B54C6C" w:rsidRDefault="00B54C6C" w:rsidP="00214406">
            <w:pPr>
              <w:spacing w:line="360" w:lineRule="auto"/>
              <w:jc w:val="both"/>
              <w:cnfStyle w:val="000000000000" w:firstRow="0" w:lastRow="0" w:firstColumn="0" w:lastColumn="0" w:oddVBand="0" w:evenVBand="0" w:oddHBand="0" w:evenHBand="0" w:firstRowFirstColumn="0" w:firstRowLastColumn="0" w:lastRowFirstColumn="0" w:lastRowLastColumn="0"/>
              <w:rPr>
                <w:ins w:id="9590" w:author="Dylan Van Aswegen" w:date="2024-07-16T11:45:00Z" w16du:dateUtc="2024-07-16T09:45:00Z"/>
                <w:rFonts w:ascii="Arial" w:hAnsi="Arial" w:cs="Arial"/>
                <w:sz w:val="20"/>
                <w:szCs w:val="20"/>
                <w:lang w:val="en-GB"/>
              </w:rPr>
            </w:pPr>
            <w:ins w:id="9591" w:author="Dylan Van Aswegen" w:date="2024-07-16T11:46:00Z" w16du:dateUtc="2024-07-16T09:46:00Z">
              <w:r>
                <w:rPr>
                  <w:rFonts w:ascii="Arial" w:hAnsi="Arial" w:cs="Arial"/>
                  <w:sz w:val="20"/>
                  <w:szCs w:val="20"/>
                  <w:lang w:val="en-GB"/>
                </w:rPr>
                <w:t xml:space="preserve">Text Field </w:t>
              </w:r>
            </w:ins>
          </w:p>
        </w:tc>
        <w:tc>
          <w:tcPr>
            <w:tcW w:w="2215" w:type="dxa"/>
          </w:tcPr>
          <w:p w14:paraId="7CB49F99" w14:textId="426CE7A0" w:rsidR="00B54C6C" w:rsidRPr="00B54C6C" w:rsidRDefault="00B54C6C" w:rsidP="00B54C6C">
            <w:pPr>
              <w:spacing w:line="360" w:lineRule="auto"/>
              <w:jc w:val="both"/>
              <w:cnfStyle w:val="000000000000" w:firstRow="0" w:lastRow="0" w:firstColumn="0" w:lastColumn="0" w:oddVBand="0" w:evenVBand="0" w:oddHBand="0" w:evenHBand="0" w:firstRowFirstColumn="0" w:firstRowLastColumn="0" w:lastRowFirstColumn="0" w:lastRowLastColumn="0"/>
              <w:rPr>
                <w:ins w:id="9592" w:author="Dylan Van Aswegen" w:date="2024-07-16T11:45:00Z" w16du:dateUtc="2024-07-16T09:45:00Z"/>
                <w:rFonts w:ascii="Arial" w:hAnsi="Arial" w:cs="Arial"/>
                <w:sz w:val="20"/>
                <w:szCs w:val="20"/>
                <w:lang w:val="en-GB"/>
                <w:rPrChange w:id="9593" w:author="Dylan Van Aswegen" w:date="2024-07-16T11:46:00Z" w16du:dateUtc="2024-07-16T09:46:00Z">
                  <w:rPr>
                    <w:ins w:id="9594" w:author="Dylan Van Aswegen" w:date="2024-07-16T11:45:00Z" w16du:dateUtc="2024-07-16T09:45:00Z"/>
                    <w:lang w:val="en-GB"/>
                  </w:rPr>
                </w:rPrChange>
              </w:rPr>
              <w:pPrChange w:id="9595" w:author="Dylan Van Aswegen" w:date="2024-07-16T11:46:00Z" w16du:dateUtc="2024-07-16T09:46: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9596" w:author="Dylan Van Aswegen" w:date="2024-07-16T11:46:00Z" w16du:dateUtc="2024-07-16T09:46:00Z">
              <w:r>
                <w:rPr>
                  <w:rFonts w:ascii="Arial" w:hAnsi="Arial" w:cs="Arial"/>
                  <w:sz w:val="20"/>
                  <w:szCs w:val="20"/>
                  <w:lang w:val="en-GB"/>
                </w:rPr>
                <w:t>String</w:t>
              </w:r>
            </w:ins>
          </w:p>
        </w:tc>
        <w:tc>
          <w:tcPr>
            <w:tcW w:w="1369" w:type="dxa"/>
          </w:tcPr>
          <w:p w14:paraId="385BA625" w14:textId="77777777" w:rsidR="00B54C6C" w:rsidRDefault="00B54C6C" w:rsidP="00214406">
            <w:pPr>
              <w:spacing w:line="360" w:lineRule="auto"/>
              <w:jc w:val="both"/>
              <w:cnfStyle w:val="000000000000" w:firstRow="0" w:lastRow="0" w:firstColumn="0" w:lastColumn="0" w:oddVBand="0" w:evenVBand="0" w:oddHBand="0" w:evenHBand="0" w:firstRowFirstColumn="0" w:firstRowLastColumn="0" w:lastRowFirstColumn="0" w:lastRowLastColumn="0"/>
              <w:rPr>
                <w:ins w:id="9597" w:author="Dylan Van Aswegen" w:date="2024-07-16T11:45:00Z" w16du:dateUtc="2024-07-16T09:45:00Z"/>
                <w:rFonts w:ascii="Arial" w:hAnsi="Arial" w:cs="Arial"/>
                <w:sz w:val="20"/>
                <w:szCs w:val="20"/>
                <w:lang w:val="en-GB"/>
              </w:rPr>
            </w:pPr>
          </w:p>
        </w:tc>
        <w:tc>
          <w:tcPr>
            <w:tcW w:w="3296" w:type="dxa"/>
          </w:tcPr>
          <w:p w14:paraId="2F01B322" w14:textId="2723A53C" w:rsidR="00B54C6C" w:rsidRDefault="00B54C6C" w:rsidP="00214406">
            <w:pPr>
              <w:spacing w:line="360" w:lineRule="auto"/>
              <w:jc w:val="both"/>
              <w:cnfStyle w:val="000000000000" w:firstRow="0" w:lastRow="0" w:firstColumn="0" w:lastColumn="0" w:oddVBand="0" w:evenVBand="0" w:oddHBand="0" w:evenHBand="0" w:firstRowFirstColumn="0" w:firstRowLastColumn="0" w:lastRowFirstColumn="0" w:lastRowLastColumn="0"/>
              <w:rPr>
                <w:ins w:id="9598" w:author="Dylan Van Aswegen" w:date="2024-07-16T11:45:00Z" w16du:dateUtc="2024-07-16T09:45:00Z"/>
                <w:rFonts w:ascii="Arial" w:hAnsi="Arial" w:cs="Arial"/>
                <w:sz w:val="20"/>
                <w:szCs w:val="20"/>
                <w:lang w:val="en-GB"/>
              </w:rPr>
            </w:pPr>
            <w:ins w:id="9599" w:author="Dylan Van Aswegen" w:date="2024-07-16T11:46:00Z" w16du:dateUtc="2024-07-16T09:46:00Z">
              <w:r>
                <w:rPr>
                  <w:rFonts w:ascii="Arial" w:hAnsi="Arial" w:cs="Arial"/>
                  <w:sz w:val="20"/>
                  <w:szCs w:val="20"/>
                  <w:lang w:val="en-GB"/>
                </w:rPr>
                <w:t xml:space="preserve">This field will be populated by the application with the </w:t>
              </w:r>
            </w:ins>
            <w:ins w:id="9600" w:author="Dylan Van Aswegen" w:date="2024-07-16T11:47:00Z" w16du:dateUtc="2024-07-16T09:47:00Z">
              <w:r>
                <w:rPr>
                  <w:rFonts w:ascii="Arial" w:hAnsi="Arial" w:cs="Arial"/>
                  <w:sz w:val="20"/>
                  <w:szCs w:val="20"/>
                  <w:lang w:val="en-GB"/>
                </w:rPr>
                <w:t>amount, excluding vat, that is due for</w:t>
              </w:r>
              <w:r w:rsidR="00346AB3">
                <w:rPr>
                  <w:rFonts w:ascii="Arial" w:hAnsi="Arial" w:cs="Arial"/>
                  <w:sz w:val="20"/>
                  <w:szCs w:val="20"/>
                  <w:lang w:val="en-GB"/>
                </w:rPr>
                <w:t xml:space="preserve"> the selected item.</w:t>
              </w:r>
            </w:ins>
          </w:p>
        </w:tc>
      </w:tr>
      <w:tr w:rsidR="00B54C6C" w14:paraId="7570309D" w14:textId="77777777" w:rsidTr="005C5491">
        <w:trPr>
          <w:cnfStyle w:val="000000100000" w:firstRow="0" w:lastRow="0" w:firstColumn="0" w:lastColumn="0" w:oddVBand="0" w:evenVBand="0" w:oddHBand="1" w:evenHBand="0" w:firstRowFirstColumn="0" w:firstRowLastColumn="0" w:lastRowFirstColumn="0" w:lastRowLastColumn="0"/>
          <w:trHeight w:val="192"/>
          <w:ins w:id="9601" w:author="Dylan Van Aswegen" w:date="2024-07-16T11:45:00Z" w16du:dateUtc="2024-07-16T09:45:00Z"/>
        </w:trPr>
        <w:tc>
          <w:tcPr>
            <w:cnfStyle w:val="001000000000" w:firstRow="0" w:lastRow="0" w:firstColumn="1" w:lastColumn="0" w:oddVBand="0" w:evenVBand="0" w:oddHBand="0" w:evenHBand="0" w:firstRowFirstColumn="0" w:firstRowLastColumn="0" w:lastRowFirstColumn="0" w:lastRowLastColumn="0"/>
            <w:tcW w:w="1099" w:type="dxa"/>
          </w:tcPr>
          <w:p w14:paraId="7634C296" w14:textId="77777777" w:rsidR="00B54C6C" w:rsidRDefault="00B54C6C" w:rsidP="00B54C6C">
            <w:pPr>
              <w:spacing w:line="360" w:lineRule="auto"/>
              <w:jc w:val="both"/>
              <w:rPr>
                <w:ins w:id="9602" w:author="Dylan Van Aswegen" w:date="2024-07-16T11:45:00Z" w16du:dateUtc="2024-07-16T09:45:00Z"/>
                <w:rFonts w:ascii="Arial" w:hAnsi="Arial" w:cs="Arial"/>
                <w:sz w:val="20"/>
                <w:szCs w:val="20"/>
                <w:lang w:val="en-GB"/>
              </w:rPr>
            </w:pPr>
          </w:p>
        </w:tc>
        <w:tc>
          <w:tcPr>
            <w:tcW w:w="1628" w:type="dxa"/>
          </w:tcPr>
          <w:p w14:paraId="6119E183" w14:textId="7B193AD5" w:rsidR="00B54C6C" w:rsidRDefault="00B54C6C" w:rsidP="00B54C6C">
            <w:pPr>
              <w:spacing w:line="360" w:lineRule="auto"/>
              <w:jc w:val="both"/>
              <w:cnfStyle w:val="000000100000" w:firstRow="0" w:lastRow="0" w:firstColumn="0" w:lastColumn="0" w:oddVBand="0" w:evenVBand="0" w:oddHBand="1" w:evenHBand="0" w:firstRowFirstColumn="0" w:firstRowLastColumn="0" w:lastRowFirstColumn="0" w:lastRowLastColumn="0"/>
              <w:rPr>
                <w:ins w:id="9603" w:author="Dylan Van Aswegen" w:date="2024-07-16T11:45:00Z" w16du:dateUtc="2024-07-16T09:45:00Z"/>
                <w:rFonts w:ascii="Arial" w:hAnsi="Arial" w:cs="Arial"/>
                <w:b/>
                <w:bCs/>
                <w:sz w:val="20"/>
                <w:szCs w:val="20"/>
                <w:lang w:val="en-GB"/>
              </w:rPr>
            </w:pPr>
            <w:ins w:id="9604" w:author="Dylan Van Aswegen" w:date="2024-07-16T11:46:00Z">
              <w:r>
                <w:rPr>
                  <w:rFonts w:ascii="Arial" w:hAnsi="Arial" w:cs="Arial"/>
                  <w:b/>
                  <w:bCs/>
                  <w:sz w:val="20"/>
                  <w:szCs w:val="20"/>
                  <w:lang w:val="en-GB"/>
                </w:rPr>
                <w:t>Amount (</w:t>
              </w:r>
            </w:ins>
            <w:ins w:id="9605" w:author="Dylan Van Aswegen" w:date="2024-07-16T11:46:00Z" w16du:dateUtc="2024-07-16T09:46:00Z">
              <w:r>
                <w:rPr>
                  <w:rFonts w:ascii="Arial" w:hAnsi="Arial" w:cs="Arial"/>
                  <w:b/>
                  <w:bCs/>
                  <w:sz w:val="20"/>
                  <w:szCs w:val="20"/>
                  <w:lang w:val="en-GB"/>
                </w:rPr>
                <w:t>in</w:t>
              </w:r>
            </w:ins>
            <w:ins w:id="9606" w:author="Dylan Van Aswegen" w:date="2024-07-16T11:46:00Z">
              <w:r>
                <w:rPr>
                  <w:rFonts w:ascii="Arial" w:hAnsi="Arial" w:cs="Arial"/>
                  <w:b/>
                  <w:bCs/>
                  <w:sz w:val="20"/>
                  <w:szCs w:val="20"/>
                  <w:lang w:val="en-GB"/>
                </w:rPr>
                <w:t>cl. vat)</w:t>
              </w:r>
            </w:ins>
          </w:p>
        </w:tc>
        <w:tc>
          <w:tcPr>
            <w:tcW w:w="1167" w:type="dxa"/>
          </w:tcPr>
          <w:p w14:paraId="38ED4385" w14:textId="4AC8F426" w:rsidR="00B54C6C" w:rsidRDefault="00B54C6C" w:rsidP="00B54C6C">
            <w:pPr>
              <w:spacing w:line="360" w:lineRule="auto"/>
              <w:jc w:val="both"/>
              <w:cnfStyle w:val="000000100000" w:firstRow="0" w:lastRow="0" w:firstColumn="0" w:lastColumn="0" w:oddVBand="0" w:evenVBand="0" w:oddHBand="1" w:evenHBand="0" w:firstRowFirstColumn="0" w:firstRowLastColumn="0" w:lastRowFirstColumn="0" w:lastRowLastColumn="0"/>
              <w:rPr>
                <w:ins w:id="9607" w:author="Dylan Van Aswegen" w:date="2024-07-16T11:45:00Z" w16du:dateUtc="2024-07-16T09:45:00Z"/>
                <w:rFonts w:ascii="Arial" w:hAnsi="Arial" w:cs="Arial"/>
                <w:sz w:val="20"/>
                <w:szCs w:val="20"/>
                <w:lang w:val="en-GB"/>
              </w:rPr>
            </w:pPr>
            <w:ins w:id="9608" w:author="Dylan Van Aswegen" w:date="2024-07-16T11:46:00Z">
              <w:r>
                <w:rPr>
                  <w:rFonts w:ascii="Arial" w:hAnsi="Arial" w:cs="Arial"/>
                  <w:sz w:val="20"/>
                  <w:szCs w:val="20"/>
                  <w:lang w:val="en-GB"/>
                </w:rPr>
                <w:t xml:space="preserve">Text Field </w:t>
              </w:r>
            </w:ins>
          </w:p>
        </w:tc>
        <w:tc>
          <w:tcPr>
            <w:tcW w:w="2215" w:type="dxa"/>
          </w:tcPr>
          <w:p w14:paraId="0144127F" w14:textId="1A4B3138" w:rsidR="00B54C6C" w:rsidRPr="00B54C6C" w:rsidRDefault="00B54C6C" w:rsidP="00B54C6C">
            <w:pPr>
              <w:spacing w:line="360" w:lineRule="auto"/>
              <w:jc w:val="both"/>
              <w:cnfStyle w:val="000000100000" w:firstRow="0" w:lastRow="0" w:firstColumn="0" w:lastColumn="0" w:oddVBand="0" w:evenVBand="0" w:oddHBand="1" w:evenHBand="0" w:firstRowFirstColumn="0" w:firstRowLastColumn="0" w:lastRowFirstColumn="0" w:lastRowLastColumn="0"/>
              <w:rPr>
                <w:ins w:id="9609" w:author="Dylan Van Aswegen" w:date="2024-07-16T11:45:00Z" w16du:dateUtc="2024-07-16T09:45:00Z"/>
                <w:rFonts w:ascii="Arial" w:hAnsi="Arial" w:cs="Arial"/>
                <w:sz w:val="20"/>
                <w:szCs w:val="20"/>
                <w:lang w:val="en-GB"/>
                <w:rPrChange w:id="9610" w:author="Dylan Van Aswegen" w:date="2024-07-16T11:46:00Z" w16du:dateUtc="2024-07-16T09:46:00Z">
                  <w:rPr>
                    <w:ins w:id="9611" w:author="Dylan Van Aswegen" w:date="2024-07-16T11:45:00Z" w16du:dateUtc="2024-07-16T09:45:00Z"/>
                    <w:lang w:val="en-GB"/>
                  </w:rPr>
                </w:rPrChange>
              </w:rPr>
              <w:pPrChange w:id="9612" w:author="Dylan Van Aswegen" w:date="2024-07-16T11:46:00Z" w16du:dateUtc="2024-07-16T09:46: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9613" w:author="Dylan Van Aswegen" w:date="2024-07-16T11:46:00Z">
              <w:r w:rsidRPr="00B54C6C">
                <w:rPr>
                  <w:rFonts w:ascii="Arial" w:hAnsi="Arial" w:cs="Arial"/>
                  <w:sz w:val="20"/>
                  <w:szCs w:val="20"/>
                  <w:lang w:val="en-GB"/>
                  <w:rPrChange w:id="9614" w:author="Dylan Van Aswegen" w:date="2024-07-16T11:46:00Z" w16du:dateUtc="2024-07-16T09:46:00Z">
                    <w:rPr>
                      <w:lang w:val="en-GB"/>
                    </w:rPr>
                  </w:rPrChange>
                </w:rPr>
                <w:t>String</w:t>
              </w:r>
            </w:ins>
          </w:p>
        </w:tc>
        <w:tc>
          <w:tcPr>
            <w:tcW w:w="1369" w:type="dxa"/>
          </w:tcPr>
          <w:p w14:paraId="2B864910" w14:textId="77777777" w:rsidR="00B54C6C" w:rsidRDefault="00B54C6C" w:rsidP="00B54C6C">
            <w:pPr>
              <w:spacing w:line="360" w:lineRule="auto"/>
              <w:jc w:val="both"/>
              <w:cnfStyle w:val="000000100000" w:firstRow="0" w:lastRow="0" w:firstColumn="0" w:lastColumn="0" w:oddVBand="0" w:evenVBand="0" w:oddHBand="1" w:evenHBand="0" w:firstRowFirstColumn="0" w:firstRowLastColumn="0" w:lastRowFirstColumn="0" w:lastRowLastColumn="0"/>
              <w:rPr>
                <w:ins w:id="9615" w:author="Dylan Van Aswegen" w:date="2024-07-16T11:45:00Z" w16du:dateUtc="2024-07-16T09:45:00Z"/>
                <w:rFonts w:ascii="Arial" w:hAnsi="Arial" w:cs="Arial"/>
                <w:sz w:val="20"/>
                <w:szCs w:val="20"/>
                <w:lang w:val="en-GB"/>
              </w:rPr>
            </w:pPr>
          </w:p>
        </w:tc>
        <w:tc>
          <w:tcPr>
            <w:tcW w:w="3296" w:type="dxa"/>
          </w:tcPr>
          <w:p w14:paraId="59ADA3C2" w14:textId="43013327" w:rsidR="00B54C6C" w:rsidRDefault="00346AB3" w:rsidP="00B54C6C">
            <w:pPr>
              <w:spacing w:line="360" w:lineRule="auto"/>
              <w:jc w:val="both"/>
              <w:cnfStyle w:val="000000100000" w:firstRow="0" w:lastRow="0" w:firstColumn="0" w:lastColumn="0" w:oddVBand="0" w:evenVBand="0" w:oddHBand="1" w:evenHBand="0" w:firstRowFirstColumn="0" w:firstRowLastColumn="0" w:lastRowFirstColumn="0" w:lastRowLastColumn="0"/>
              <w:rPr>
                <w:ins w:id="9616" w:author="Dylan Van Aswegen" w:date="2024-07-16T11:45:00Z" w16du:dateUtc="2024-07-16T09:45:00Z"/>
                <w:rFonts w:ascii="Arial" w:hAnsi="Arial" w:cs="Arial"/>
                <w:sz w:val="20"/>
                <w:szCs w:val="20"/>
                <w:lang w:val="en-GB"/>
              </w:rPr>
            </w:pPr>
            <w:ins w:id="9617" w:author="Dylan Van Aswegen" w:date="2024-07-16T11:47:00Z" w16du:dateUtc="2024-07-16T09:47:00Z">
              <w:r>
                <w:rPr>
                  <w:rFonts w:ascii="Arial" w:hAnsi="Arial" w:cs="Arial"/>
                  <w:sz w:val="20"/>
                  <w:szCs w:val="20"/>
                  <w:lang w:val="en-GB"/>
                </w:rPr>
                <w:t>This field will be populated by the application with the amount, including vat, that is due for the selected item.</w:t>
              </w:r>
            </w:ins>
          </w:p>
        </w:tc>
      </w:tr>
      <w:tr w:rsidR="00B54C6C" w14:paraId="359A09D5" w14:textId="77777777" w:rsidTr="005C5491">
        <w:trPr>
          <w:trHeight w:val="192"/>
          <w:ins w:id="9618" w:author="Dylan Van Aswegen" w:date="2024-07-16T11:45:00Z" w16du:dateUtc="2024-07-16T09:45:00Z"/>
        </w:trPr>
        <w:tc>
          <w:tcPr>
            <w:cnfStyle w:val="001000000000" w:firstRow="0" w:lastRow="0" w:firstColumn="1" w:lastColumn="0" w:oddVBand="0" w:evenVBand="0" w:oddHBand="0" w:evenHBand="0" w:firstRowFirstColumn="0" w:firstRowLastColumn="0" w:lastRowFirstColumn="0" w:lastRowLastColumn="0"/>
            <w:tcW w:w="1099" w:type="dxa"/>
          </w:tcPr>
          <w:p w14:paraId="4F15228D" w14:textId="77777777" w:rsidR="00B54C6C" w:rsidRDefault="00B54C6C" w:rsidP="00B54C6C">
            <w:pPr>
              <w:spacing w:line="360" w:lineRule="auto"/>
              <w:jc w:val="both"/>
              <w:rPr>
                <w:ins w:id="9619" w:author="Dylan Van Aswegen" w:date="2024-07-16T11:45:00Z" w16du:dateUtc="2024-07-16T09:45:00Z"/>
                <w:rFonts w:ascii="Arial" w:hAnsi="Arial" w:cs="Arial"/>
                <w:sz w:val="20"/>
                <w:szCs w:val="20"/>
                <w:lang w:val="en-GB"/>
              </w:rPr>
            </w:pPr>
          </w:p>
        </w:tc>
        <w:tc>
          <w:tcPr>
            <w:tcW w:w="1628" w:type="dxa"/>
          </w:tcPr>
          <w:p w14:paraId="78DB4E2A" w14:textId="16D2A27D" w:rsidR="00B54C6C" w:rsidRDefault="00B54C6C" w:rsidP="00B54C6C">
            <w:pPr>
              <w:spacing w:line="360" w:lineRule="auto"/>
              <w:jc w:val="both"/>
              <w:cnfStyle w:val="000000000000" w:firstRow="0" w:lastRow="0" w:firstColumn="0" w:lastColumn="0" w:oddVBand="0" w:evenVBand="0" w:oddHBand="0" w:evenHBand="0" w:firstRowFirstColumn="0" w:firstRowLastColumn="0" w:lastRowFirstColumn="0" w:lastRowLastColumn="0"/>
              <w:rPr>
                <w:ins w:id="9620" w:author="Dylan Van Aswegen" w:date="2024-07-16T11:45:00Z" w16du:dateUtc="2024-07-16T09:45:00Z"/>
                <w:rFonts w:ascii="Arial" w:hAnsi="Arial" w:cs="Arial"/>
                <w:b/>
                <w:bCs/>
                <w:sz w:val="20"/>
                <w:szCs w:val="20"/>
                <w:lang w:val="en-GB"/>
              </w:rPr>
            </w:pPr>
            <w:ins w:id="9621" w:author="Dylan Van Aswegen" w:date="2024-07-16T11:46:00Z" w16du:dateUtc="2024-07-16T09:46:00Z">
              <w:r>
                <w:rPr>
                  <w:rFonts w:ascii="Arial" w:hAnsi="Arial" w:cs="Arial"/>
                  <w:b/>
                  <w:bCs/>
                  <w:sz w:val="20"/>
                  <w:szCs w:val="20"/>
                  <w:lang w:val="en-GB"/>
                </w:rPr>
                <w:t xml:space="preserve">Quantity </w:t>
              </w:r>
            </w:ins>
          </w:p>
        </w:tc>
        <w:tc>
          <w:tcPr>
            <w:tcW w:w="1167" w:type="dxa"/>
          </w:tcPr>
          <w:p w14:paraId="1052A463" w14:textId="46E9B73B" w:rsidR="00B54C6C" w:rsidRDefault="00B54C6C" w:rsidP="00B54C6C">
            <w:pPr>
              <w:spacing w:line="360" w:lineRule="auto"/>
              <w:jc w:val="both"/>
              <w:cnfStyle w:val="000000000000" w:firstRow="0" w:lastRow="0" w:firstColumn="0" w:lastColumn="0" w:oddVBand="0" w:evenVBand="0" w:oddHBand="0" w:evenHBand="0" w:firstRowFirstColumn="0" w:firstRowLastColumn="0" w:lastRowFirstColumn="0" w:lastRowLastColumn="0"/>
              <w:rPr>
                <w:ins w:id="9622" w:author="Dylan Van Aswegen" w:date="2024-07-16T11:45:00Z" w16du:dateUtc="2024-07-16T09:45:00Z"/>
                <w:rFonts w:ascii="Arial" w:hAnsi="Arial" w:cs="Arial"/>
                <w:sz w:val="20"/>
                <w:szCs w:val="20"/>
                <w:lang w:val="en-GB"/>
              </w:rPr>
            </w:pPr>
            <w:ins w:id="9623" w:author="Dylan Van Aswegen" w:date="2024-07-16T11:46:00Z">
              <w:r>
                <w:rPr>
                  <w:rFonts w:ascii="Arial" w:hAnsi="Arial" w:cs="Arial"/>
                  <w:sz w:val="20"/>
                  <w:szCs w:val="20"/>
                  <w:lang w:val="en-GB"/>
                </w:rPr>
                <w:t xml:space="preserve">Text Field </w:t>
              </w:r>
            </w:ins>
          </w:p>
        </w:tc>
        <w:tc>
          <w:tcPr>
            <w:tcW w:w="2215" w:type="dxa"/>
          </w:tcPr>
          <w:p w14:paraId="4D7918A5" w14:textId="0F272BFA" w:rsidR="00B54C6C" w:rsidRPr="00B54C6C" w:rsidRDefault="00B54C6C" w:rsidP="00B54C6C">
            <w:pPr>
              <w:spacing w:line="360" w:lineRule="auto"/>
              <w:jc w:val="both"/>
              <w:cnfStyle w:val="000000000000" w:firstRow="0" w:lastRow="0" w:firstColumn="0" w:lastColumn="0" w:oddVBand="0" w:evenVBand="0" w:oddHBand="0" w:evenHBand="0" w:firstRowFirstColumn="0" w:firstRowLastColumn="0" w:lastRowFirstColumn="0" w:lastRowLastColumn="0"/>
              <w:rPr>
                <w:ins w:id="9624" w:author="Dylan Van Aswegen" w:date="2024-07-16T11:45:00Z" w16du:dateUtc="2024-07-16T09:45:00Z"/>
                <w:rFonts w:ascii="Arial" w:hAnsi="Arial" w:cs="Arial"/>
                <w:sz w:val="20"/>
                <w:szCs w:val="20"/>
                <w:lang w:val="en-GB"/>
                <w:rPrChange w:id="9625" w:author="Dylan Van Aswegen" w:date="2024-07-16T11:46:00Z" w16du:dateUtc="2024-07-16T09:46:00Z">
                  <w:rPr>
                    <w:ins w:id="9626" w:author="Dylan Van Aswegen" w:date="2024-07-16T11:45:00Z" w16du:dateUtc="2024-07-16T09:45:00Z"/>
                    <w:lang w:val="en-GB"/>
                  </w:rPr>
                </w:rPrChange>
              </w:rPr>
              <w:pPrChange w:id="9627" w:author="Dylan Van Aswegen" w:date="2024-07-16T11:46:00Z" w16du:dateUtc="2024-07-16T09:46:00Z">
                <w:pPr>
                  <w:pStyle w:val="ListParagraph"/>
                  <w:numPr>
                    <w:numId w:val="2"/>
                  </w:numPr>
                  <w:spacing w:line="360" w:lineRule="auto"/>
                  <w:ind w:hanging="360"/>
                  <w:jc w:val="both"/>
                  <w:cnfStyle w:val="000000000000" w:firstRow="0" w:lastRow="0" w:firstColumn="0" w:lastColumn="0" w:oddVBand="0" w:evenVBand="0" w:oddHBand="0" w:evenHBand="0" w:firstRowFirstColumn="0" w:firstRowLastColumn="0" w:lastRowFirstColumn="0" w:lastRowLastColumn="0"/>
                </w:pPr>
              </w:pPrChange>
            </w:pPr>
            <w:ins w:id="9628" w:author="Dylan Van Aswegen" w:date="2024-07-16T11:46:00Z">
              <w:r w:rsidRPr="00B54C6C">
                <w:rPr>
                  <w:rFonts w:ascii="Arial" w:hAnsi="Arial" w:cs="Arial"/>
                  <w:sz w:val="20"/>
                  <w:szCs w:val="20"/>
                  <w:lang w:val="en-GB"/>
                  <w:rPrChange w:id="9629" w:author="Dylan Van Aswegen" w:date="2024-07-16T11:46:00Z" w16du:dateUtc="2024-07-16T09:46:00Z">
                    <w:rPr>
                      <w:lang w:val="en-GB"/>
                    </w:rPr>
                  </w:rPrChange>
                </w:rPr>
                <w:t>String</w:t>
              </w:r>
            </w:ins>
          </w:p>
        </w:tc>
        <w:tc>
          <w:tcPr>
            <w:tcW w:w="1369" w:type="dxa"/>
          </w:tcPr>
          <w:p w14:paraId="39B35200" w14:textId="77777777" w:rsidR="00B54C6C" w:rsidRDefault="00B54C6C" w:rsidP="00B54C6C">
            <w:pPr>
              <w:spacing w:line="360" w:lineRule="auto"/>
              <w:jc w:val="both"/>
              <w:cnfStyle w:val="000000000000" w:firstRow="0" w:lastRow="0" w:firstColumn="0" w:lastColumn="0" w:oddVBand="0" w:evenVBand="0" w:oddHBand="0" w:evenHBand="0" w:firstRowFirstColumn="0" w:firstRowLastColumn="0" w:lastRowFirstColumn="0" w:lastRowLastColumn="0"/>
              <w:rPr>
                <w:ins w:id="9630" w:author="Dylan Van Aswegen" w:date="2024-07-16T11:45:00Z" w16du:dateUtc="2024-07-16T09:45:00Z"/>
                <w:rFonts w:ascii="Arial" w:hAnsi="Arial" w:cs="Arial"/>
                <w:sz w:val="20"/>
                <w:szCs w:val="20"/>
                <w:lang w:val="en-GB"/>
              </w:rPr>
            </w:pPr>
          </w:p>
        </w:tc>
        <w:tc>
          <w:tcPr>
            <w:tcW w:w="3296" w:type="dxa"/>
          </w:tcPr>
          <w:p w14:paraId="2F5D9E98" w14:textId="23B69555" w:rsidR="00B54C6C" w:rsidRDefault="00346AB3" w:rsidP="00B54C6C">
            <w:pPr>
              <w:spacing w:line="360" w:lineRule="auto"/>
              <w:jc w:val="both"/>
              <w:cnfStyle w:val="000000000000" w:firstRow="0" w:lastRow="0" w:firstColumn="0" w:lastColumn="0" w:oddVBand="0" w:evenVBand="0" w:oddHBand="0" w:evenHBand="0" w:firstRowFirstColumn="0" w:firstRowLastColumn="0" w:lastRowFirstColumn="0" w:lastRowLastColumn="0"/>
              <w:rPr>
                <w:ins w:id="9631" w:author="Dylan Van Aswegen" w:date="2024-07-16T11:45:00Z" w16du:dateUtc="2024-07-16T09:45:00Z"/>
                <w:rFonts w:ascii="Arial" w:hAnsi="Arial" w:cs="Arial"/>
                <w:sz w:val="20"/>
                <w:szCs w:val="20"/>
                <w:lang w:val="en-GB"/>
              </w:rPr>
            </w:pPr>
            <w:ins w:id="9632" w:author="Dylan Van Aswegen" w:date="2024-07-16T11:47:00Z" w16du:dateUtc="2024-07-16T09:47:00Z">
              <w:r>
                <w:rPr>
                  <w:rFonts w:ascii="Arial" w:hAnsi="Arial" w:cs="Arial"/>
                  <w:sz w:val="20"/>
                  <w:szCs w:val="20"/>
                  <w:lang w:val="en-GB"/>
                </w:rPr>
                <w:t xml:space="preserve">This field will be populated by the quantity available for the </w:t>
              </w:r>
            </w:ins>
            <w:ins w:id="9633" w:author="Dylan Van Aswegen" w:date="2024-07-16T11:48:00Z" w16du:dateUtc="2024-07-16T09:48:00Z">
              <w:r>
                <w:rPr>
                  <w:rFonts w:ascii="Arial" w:hAnsi="Arial" w:cs="Arial"/>
                  <w:sz w:val="20"/>
                  <w:szCs w:val="20"/>
                  <w:lang w:val="en-GB"/>
                </w:rPr>
                <w:t>selected item.</w:t>
              </w:r>
            </w:ins>
          </w:p>
        </w:tc>
      </w:tr>
      <w:tr w:rsidR="00B54C6C" w14:paraId="5E42575E" w14:textId="77777777" w:rsidTr="005C5491">
        <w:trPr>
          <w:cnfStyle w:val="000000100000" w:firstRow="0" w:lastRow="0" w:firstColumn="0" w:lastColumn="0" w:oddVBand="0" w:evenVBand="0" w:oddHBand="1" w:evenHBand="0" w:firstRowFirstColumn="0" w:firstRowLastColumn="0" w:lastRowFirstColumn="0" w:lastRowLastColumn="0"/>
          <w:trHeight w:val="192"/>
          <w:ins w:id="9634" w:author="Dylan Van Aswegen" w:date="2024-07-16T11:46:00Z" w16du:dateUtc="2024-07-16T09:46:00Z"/>
        </w:trPr>
        <w:tc>
          <w:tcPr>
            <w:cnfStyle w:val="001000000000" w:firstRow="0" w:lastRow="0" w:firstColumn="1" w:lastColumn="0" w:oddVBand="0" w:evenVBand="0" w:oddHBand="0" w:evenHBand="0" w:firstRowFirstColumn="0" w:firstRowLastColumn="0" w:lastRowFirstColumn="0" w:lastRowLastColumn="0"/>
            <w:tcW w:w="1099" w:type="dxa"/>
          </w:tcPr>
          <w:p w14:paraId="5A935191" w14:textId="77777777" w:rsidR="00B54C6C" w:rsidRDefault="00B54C6C" w:rsidP="00B54C6C">
            <w:pPr>
              <w:spacing w:line="360" w:lineRule="auto"/>
              <w:jc w:val="both"/>
              <w:rPr>
                <w:ins w:id="9635" w:author="Dylan Van Aswegen" w:date="2024-07-16T11:46:00Z" w16du:dateUtc="2024-07-16T09:46:00Z"/>
                <w:rFonts w:ascii="Arial" w:hAnsi="Arial" w:cs="Arial"/>
                <w:sz w:val="20"/>
                <w:szCs w:val="20"/>
                <w:lang w:val="en-GB"/>
              </w:rPr>
            </w:pPr>
          </w:p>
        </w:tc>
        <w:tc>
          <w:tcPr>
            <w:tcW w:w="1628" w:type="dxa"/>
          </w:tcPr>
          <w:p w14:paraId="60AD0F00" w14:textId="3B9A8062" w:rsidR="00B54C6C" w:rsidRDefault="00B54C6C" w:rsidP="00B54C6C">
            <w:pPr>
              <w:spacing w:line="360" w:lineRule="auto"/>
              <w:jc w:val="both"/>
              <w:cnfStyle w:val="000000100000" w:firstRow="0" w:lastRow="0" w:firstColumn="0" w:lastColumn="0" w:oddVBand="0" w:evenVBand="0" w:oddHBand="1" w:evenHBand="0" w:firstRowFirstColumn="0" w:firstRowLastColumn="0" w:lastRowFirstColumn="0" w:lastRowLastColumn="0"/>
              <w:rPr>
                <w:ins w:id="9636" w:author="Dylan Van Aswegen" w:date="2024-07-16T11:46:00Z" w16du:dateUtc="2024-07-16T09:46:00Z"/>
                <w:rFonts w:ascii="Arial" w:hAnsi="Arial" w:cs="Arial"/>
                <w:b/>
                <w:bCs/>
                <w:sz w:val="20"/>
                <w:szCs w:val="20"/>
                <w:lang w:val="en-GB"/>
              </w:rPr>
            </w:pPr>
            <w:ins w:id="9637" w:author="Dylan Van Aswegen" w:date="2024-07-16T11:46:00Z" w16du:dateUtc="2024-07-16T09:46:00Z">
              <w:r>
                <w:rPr>
                  <w:rFonts w:ascii="Arial" w:hAnsi="Arial" w:cs="Arial"/>
                  <w:b/>
                  <w:bCs/>
                  <w:sz w:val="20"/>
                  <w:szCs w:val="20"/>
                  <w:lang w:val="en-GB"/>
                </w:rPr>
                <w:t>Total</w:t>
              </w:r>
            </w:ins>
          </w:p>
        </w:tc>
        <w:tc>
          <w:tcPr>
            <w:tcW w:w="1167" w:type="dxa"/>
          </w:tcPr>
          <w:p w14:paraId="6A255F58" w14:textId="67B051B4" w:rsidR="00B54C6C" w:rsidRDefault="00B54C6C" w:rsidP="00B54C6C">
            <w:pPr>
              <w:spacing w:line="360" w:lineRule="auto"/>
              <w:jc w:val="both"/>
              <w:cnfStyle w:val="000000100000" w:firstRow="0" w:lastRow="0" w:firstColumn="0" w:lastColumn="0" w:oddVBand="0" w:evenVBand="0" w:oddHBand="1" w:evenHBand="0" w:firstRowFirstColumn="0" w:firstRowLastColumn="0" w:lastRowFirstColumn="0" w:lastRowLastColumn="0"/>
              <w:rPr>
                <w:ins w:id="9638" w:author="Dylan Van Aswegen" w:date="2024-07-16T11:46:00Z" w16du:dateUtc="2024-07-16T09:46:00Z"/>
                <w:rFonts w:ascii="Arial" w:hAnsi="Arial" w:cs="Arial"/>
                <w:sz w:val="20"/>
                <w:szCs w:val="20"/>
                <w:lang w:val="en-GB"/>
              </w:rPr>
            </w:pPr>
            <w:ins w:id="9639" w:author="Dylan Van Aswegen" w:date="2024-07-16T11:46:00Z">
              <w:r>
                <w:rPr>
                  <w:rFonts w:ascii="Arial" w:hAnsi="Arial" w:cs="Arial"/>
                  <w:sz w:val="20"/>
                  <w:szCs w:val="20"/>
                  <w:lang w:val="en-GB"/>
                </w:rPr>
                <w:t xml:space="preserve">Text Field </w:t>
              </w:r>
            </w:ins>
          </w:p>
        </w:tc>
        <w:tc>
          <w:tcPr>
            <w:tcW w:w="2215" w:type="dxa"/>
          </w:tcPr>
          <w:p w14:paraId="36C7A5D6" w14:textId="723B5535" w:rsidR="00B54C6C" w:rsidRPr="00B54C6C" w:rsidRDefault="00B54C6C" w:rsidP="00B54C6C">
            <w:pPr>
              <w:spacing w:line="360" w:lineRule="auto"/>
              <w:jc w:val="both"/>
              <w:cnfStyle w:val="000000100000" w:firstRow="0" w:lastRow="0" w:firstColumn="0" w:lastColumn="0" w:oddVBand="0" w:evenVBand="0" w:oddHBand="1" w:evenHBand="0" w:firstRowFirstColumn="0" w:firstRowLastColumn="0" w:lastRowFirstColumn="0" w:lastRowLastColumn="0"/>
              <w:rPr>
                <w:ins w:id="9640" w:author="Dylan Van Aswegen" w:date="2024-07-16T11:46:00Z" w16du:dateUtc="2024-07-16T09:46:00Z"/>
                <w:rFonts w:ascii="Arial" w:hAnsi="Arial" w:cs="Arial"/>
                <w:sz w:val="20"/>
                <w:szCs w:val="20"/>
                <w:lang w:val="en-GB"/>
                <w:rPrChange w:id="9641" w:author="Dylan Van Aswegen" w:date="2024-07-16T11:46:00Z" w16du:dateUtc="2024-07-16T09:46:00Z">
                  <w:rPr>
                    <w:ins w:id="9642" w:author="Dylan Van Aswegen" w:date="2024-07-16T11:46:00Z" w16du:dateUtc="2024-07-16T09:46:00Z"/>
                    <w:lang w:val="en-GB"/>
                  </w:rPr>
                </w:rPrChange>
              </w:rPr>
              <w:pPrChange w:id="9643" w:author="Dylan Van Aswegen" w:date="2024-07-16T11:46:00Z" w16du:dateUtc="2024-07-16T09:46:00Z">
                <w:pPr>
                  <w:pStyle w:val="ListParagraph"/>
                  <w:numPr>
                    <w:numId w:val="2"/>
                  </w:numPr>
                  <w:spacing w:line="360" w:lineRule="auto"/>
                  <w:ind w:hanging="360"/>
                  <w:jc w:val="both"/>
                  <w:cnfStyle w:val="000000100000" w:firstRow="0" w:lastRow="0" w:firstColumn="0" w:lastColumn="0" w:oddVBand="0" w:evenVBand="0" w:oddHBand="1" w:evenHBand="0" w:firstRowFirstColumn="0" w:firstRowLastColumn="0" w:lastRowFirstColumn="0" w:lastRowLastColumn="0"/>
                </w:pPr>
              </w:pPrChange>
            </w:pPr>
            <w:ins w:id="9644" w:author="Dylan Van Aswegen" w:date="2024-07-16T11:46:00Z">
              <w:r w:rsidRPr="00B54C6C">
                <w:rPr>
                  <w:rFonts w:ascii="Arial" w:hAnsi="Arial" w:cs="Arial"/>
                  <w:sz w:val="20"/>
                  <w:szCs w:val="20"/>
                  <w:lang w:val="en-GB"/>
                  <w:rPrChange w:id="9645" w:author="Dylan Van Aswegen" w:date="2024-07-16T11:46:00Z" w16du:dateUtc="2024-07-16T09:46:00Z">
                    <w:rPr>
                      <w:lang w:val="en-GB"/>
                    </w:rPr>
                  </w:rPrChange>
                </w:rPr>
                <w:t>String</w:t>
              </w:r>
            </w:ins>
          </w:p>
        </w:tc>
        <w:tc>
          <w:tcPr>
            <w:tcW w:w="1369" w:type="dxa"/>
          </w:tcPr>
          <w:p w14:paraId="2431C7AE" w14:textId="77777777" w:rsidR="00B54C6C" w:rsidRDefault="00B54C6C" w:rsidP="00B54C6C">
            <w:pPr>
              <w:spacing w:line="360" w:lineRule="auto"/>
              <w:jc w:val="both"/>
              <w:cnfStyle w:val="000000100000" w:firstRow="0" w:lastRow="0" w:firstColumn="0" w:lastColumn="0" w:oddVBand="0" w:evenVBand="0" w:oddHBand="1" w:evenHBand="0" w:firstRowFirstColumn="0" w:firstRowLastColumn="0" w:lastRowFirstColumn="0" w:lastRowLastColumn="0"/>
              <w:rPr>
                <w:ins w:id="9646" w:author="Dylan Van Aswegen" w:date="2024-07-16T11:46:00Z" w16du:dateUtc="2024-07-16T09:46:00Z"/>
                <w:rFonts w:ascii="Arial" w:hAnsi="Arial" w:cs="Arial"/>
                <w:sz w:val="20"/>
                <w:szCs w:val="20"/>
                <w:lang w:val="en-GB"/>
              </w:rPr>
            </w:pPr>
          </w:p>
        </w:tc>
        <w:tc>
          <w:tcPr>
            <w:tcW w:w="3296" w:type="dxa"/>
          </w:tcPr>
          <w:p w14:paraId="24C615E2" w14:textId="67BA41C4" w:rsidR="00B54C6C" w:rsidRDefault="00B00D84" w:rsidP="00B54C6C">
            <w:pPr>
              <w:spacing w:line="360" w:lineRule="auto"/>
              <w:jc w:val="both"/>
              <w:cnfStyle w:val="000000100000" w:firstRow="0" w:lastRow="0" w:firstColumn="0" w:lastColumn="0" w:oddVBand="0" w:evenVBand="0" w:oddHBand="1" w:evenHBand="0" w:firstRowFirstColumn="0" w:firstRowLastColumn="0" w:lastRowFirstColumn="0" w:lastRowLastColumn="0"/>
              <w:rPr>
                <w:ins w:id="9647" w:author="Dylan Van Aswegen" w:date="2024-07-16T11:46:00Z" w16du:dateUtc="2024-07-16T09:46:00Z"/>
                <w:rFonts w:ascii="Arial" w:hAnsi="Arial" w:cs="Arial"/>
                <w:sz w:val="20"/>
                <w:szCs w:val="20"/>
                <w:lang w:val="en-GB"/>
              </w:rPr>
            </w:pPr>
            <w:ins w:id="9648" w:author="Dylan Van Aswegen" w:date="2024-07-16T11:48:00Z" w16du:dateUtc="2024-07-16T09:48:00Z">
              <w:r>
                <w:rPr>
                  <w:rFonts w:ascii="Arial" w:hAnsi="Arial" w:cs="Arial"/>
                  <w:sz w:val="20"/>
                  <w:szCs w:val="20"/>
                  <w:lang w:val="en-GB"/>
                </w:rPr>
                <w:t xml:space="preserve">This field will be </w:t>
              </w:r>
              <w:r w:rsidR="00027795">
                <w:rPr>
                  <w:rFonts w:ascii="Arial" w:hAnsi="Arial" w:cs="Arial"/>
                  <w:sz w:val="20"/>
                  <w:szCs w:val="20"/>
                  <w:lang w:val="en-GB"/>
                </w:rPr>
                <w:t>populated by the total for</w:t>
              </w:r>
            </w:ins>
            <w:ins w:id="9649" w:author="Dylan Van Aswegen" w:date="2024-07-16T11:49:00Z" w16du:dateUtc="2024-07-16T09:49:00Z">
              <w:r w:rsidR="00027795">
                <w:rPr>
                  <w:rFonts w:ascii="Arial" w:hAnsi="Arial" w:cs="Arial"/>
                  <w:sz w:val="20"/>
                  <w:szCs w:val="20"/>
                  <w:lang w:val="en-GB"/>
                </w:rPr>
                <w:t xml:space="preserve"> the selected item (Amount including VAT x Quantity)</w:t>
              </w:r>
            </w:ins>
          </w:p>
        </w:tc>
      </w:tr>
      <w:tr w:rsidR="00661C2A" w14:paraId="3120C913" w14:textId="77777777" w:rsidTr="005C5491">
        <w:trPr>
          <w:trHeight w:val="192"/>
          <w:ins w:id="9650" w:author="Dylan Van Aswegen" w:date="2024-07-16T11:48:00Z" w16du:dateUtc="2024-07-16T09:48:00Z"/>
        </w:trPr>
        <w:tc>
          <w:tcPr>
            <w:cnfStyle w:val="001000000000" w:firstRow="0" w:lastRow="0" w:firstColumn="1" w:lastColumn="0" w:oddVBand="0" w:evenVBand="0" w:oddHBand="0" w:evenHBand="0" w:firstRowFirstColumn="0" w:firstRowLastColumn="0" w:lastRowFirstColumn="0" w:lastRowLastColumn="0"/>
            <w:tcW w:w="1099" w:type="dxa"/>
          </w:tcPr>
          <w:p w14:paraId="41ED730F" w14:textId="77777777" w:rsidR="00661C2A" w:rsidRDefault="00661C2A" w:rsidP="00661C2A">
            <w:pPr>
              <w:spacing w:line="360" w:lineRule="auto"/>
              <w:jc w:val="both"/>
              <w:rPr>
                <w:ins w:id="9651" w:author="Dylan Van Aswegen" w:date="2024-07-16T11:48:00Z" w16du:dateUtc="2024-07-16T09:48:00Z"/>
                <w:rFonts w:ascii="Arial" w:hAnsi="Arial" w:cs="Arial"/>
                <w:sz w:val="20"/>
                <w:szCs w:val="20"/>
                <w:lang w:val="en-GB"/>
              </w:rPr>
            </w:pPr>
          </w:p>
        </w:tc>
        <w:tc>
          <w:tcPr>
            <w:tcW w:w="1628" w:type="dxa"/>
          </w:tcPr>
          <w:p w14:paraId="4D63D486" w14:textId="36BF1A97" w:rsidR="00661C2A" w:rsidRDefault="00661C2A" w:rsidP="00661C2A">
            <w:pPr>
              <w:spacing w:line="360" w:lineRule="auto"/>
              <w:jc w:val="both"/>
              <w:cnfStyle w:val="000000000000" w:firstRow="0" w:lastRow="0" w:firstColumn="0" w:lastColumn="0" w:oddVBand="0" w:evenVBand="0" w:oddHBand="0" w:evenHBand="0" w:firstRowFirstColumn="0" w:firstRowLastColumn="0" w:lastRowFirstColumn="0" w:lastRowLastColumn="0"/>
              <w:rPr>
                <w:ins w:id="9652" w:author="Dylan Van Aswegen" w:date="2024-07-16T11:48:00Z" w16du:dateUtc="2024-07-16T09:48:00Z"/>
                <w:rFonts w:ascii="Arial" w:hAnsi="Arial" w:cs="Arial"/>
                <w:b/>
                <w:bCs/>
                <w:sz w:val="20"/>
                <w:szCs w:val="20"/>
                <w:lang w:val="en-GB"/>
              </w:rPr>
            </w:pPr>
            <w:ins w:id="9653" w:author="Dylan Van Aswegen" w:date="2024-07-16T11:49:00Z" w16du:dateUtc="2024-07-16T09:49:00Z">
              <w:r>
                <w:rPr>
                  <w:rFonts w:ascii="Arial" w:hAnsi="Arial" w:cs="Arial"/>
                  <w:b/>
                  <w:bCs/>
                  <w:sz w:val="20"/>
                  <w:szCs w:val="20"/>
                  <w:lang w:val="en-GB"/>
                </w:rPr>
                <w:t xml:space="preserve">Sub Total </w:t>
              </w:r>
            </w:ins>
          </w:p>
        </w:tc>
        <w:tc>
          <w:tcPr>
            <w:tcW w:w="1167" w:type="dxa"/>
          </w:tcPr>
          <w:p w14:paraId="09DCFCDD" w14:textId="4B61BE25" w:rsidR="00661C2A" w:rsidRDefault="00661C2A" w:rsidP="00661C2A">
            <w:pPr>
              <w:spacing w:line="360" w:lineRule="auto"/>
              <w:jc w:val="both"/>
              <w:cnfStyle w:val="000000000000" w:firstRow="0" w:lastRow="0" w:firstColumn="0" w:lastColumn="0" w:oddVBand="0" w:evenVBand="0" w:oddHBand="0" w:evenHBand="0" w:firstRowFirstColumn="0" w:firstRowLastColumn="0" w:lastRowFirstColumn="0" w:lastRowLastColumn="0"/>
              <w:rPr>
                <w:ins w:id="9654" w:author="Dylan Van Aswegen" w:date="2024-07-16T11:48:00Z" w16du:dateUtc="2024-07-16T09:48:00Z"/>
                <w:rFonts w:ascii="Arial" w:hAnsi="Arial" w:cs="Arial"/>
                <w:sz w:val="20"/>
                <w:szCs w:val="20"/>
                <w:lang w:val="en-GB"/>
              </w:rPr>
            </w:pPr>
            <w:ins w:id="9655" w:author="Dylan Van Aswegen" w:date="2024-07-16T11:49:00Z">
              <w:r>
                <w:rPr>
                  <w:rFonts w:ascii="Arial" w:hAnsi="Arial" w:cs="Arial"/>
                  <w:sz w:val="20"/>
                  <w:szCs w:val="20"/>
                  <w:lang w:val="en-GB"/>
                </w:rPr>
                <w:t xml:space="preserve">Text Field </w:t>
              </w:r>
            </w:ins>
          </w:p>
        </w:tc>
        <w:tc>
          <w:tcPr>
            <w:tcW w:w="2215" w:type="dxa"/>
          </w:tcPr>
          <w:p w14:paraId="7DDD5823" w14:textId="7FC88009" w:rsidR="00661C2A" w:rsidRPr="00027795" w:rsidRDefault="00661C2A" w:rsidP="00661C2A">
            <w:pPr>
              <w:spacing w:line="360" w:lineRule="auto"/>
              <w:jc w:val="both"/>
              <w:cnfStyle w:val="000000000000" w:firstRow="0" w:lastRow="0" w:firstColumn="0" w:lastColumn="0" w:oddVBand="0" w:evenVBand="0" w:oddHBand="0" w:evenHBand="0" w:firstRowFirstColumn="0" w:firstRowLastColumn="0" w:lastRowFirstColumn="0" w:lastRowLastColumn="0"/>
              <w:rPr>
                <w:ins w:id="9656" w:author="Dylan Van Aswegen" w:date="2024-07-16T11:48:00Z" w16du:dateUtc="2024-07-16T09:48:00Z"/>
                <w:rFonts w:ascii="Arial" w:hAnsi="Arial" w:cs="Arial"/>
                <w:sz w:val="20"/>
                <w:szCs w:val="20"/>
                <w:lang w:val="en-GB"/>
              </w:rPr>
            </w:pPr>
            <w:ins w:id="9657" w:author="Dylan Van Aswegen" w:date="2024-07-16T11:49:00Z">
              <w:r w:rsidRPr="001D4CF4">
                <w:rPr>
                  <w:rFonts w:ascii="Arial" w:hAnsi="Arial" w:cs="Arial"/>
                  <w:sz w:val="20"/>
                  <w:szCs w:val="20"/>
                  <w:lang w:val="en-GB"/>
                </w:rPr>
                <w:t>String</w:t>
              </w:r>
            </w:ins>
          </w:p>
        </w:tc>
        <w:tc>
          <w:tcPr>
            <w:tcW w:w="1369" w:type="dxa"/>
          </w:tcPr>
          <w:p w14:paraId="2F8B3D36" w14:textId="77777777" w:rsidR="00661C2A" w:rsidRDefault="00661C2A" w:rsidP="00661C2A">
            <w:pPr>
              <w:spacing w:line="360" w:lineRule="auto"/>
              <w:jc w:val="both"/>
              <w:cnfStyle w:val="000000000000" w:firstRow="0" w:lastRow="0" w:firstColumn="0" w:lastColumn="0" w:oddVBand="0" w:evenVBand="0" w:oddHBand="0" w:evenHBand="0" w:firstRowFirstColumn="0" w:firstRowLastColumn="0" w:lastRowFirstColumn="0" w:lastRowLastColumn="0"/>
              <w:rPr>
                <w:ins w:id="9658" w:author="Dylan Van Aswegen" w:date="2024-07-16T11:48:00Z" w16du:dateUtc="2024-07-16T09:48:00Z"/>
                <w:rFonts w:ascii="Arial" w:hAnsi="Arial" w:cs="Arial"/>
                <w:sz w:val="20"/>
                <w:szCs w:val="20"/>
                <w:lang w:val="en-GB"/>
              </w:rPr>
            </w:pPr>
          </w:p>
        </w:tc>
        <w:tc>
          <w:tcPr>
            <w:tcW w:w="3296" w:type="dxa"/>
          </w:tcPr>
          <w:p w14:paraId="0BB81C42" w14:textId="03E0F0F3" w:rsidR="00661C2A" w:rsidRDefault="00661C2A" w:rsidP="00661C2A">
            <w:pPr>
              <w:spacing w:line="360" w:lineRule="auto"/>
              <w:jc w:val="both"/>
              <w:cnfStyle w:val="000000000000" w:firstRow="0" w:lastRow="0" w:firstColumn="0" w:lastColumn="0" w:oddVBand="0" w:evenVBand="0" w:oddHBand="0" w:evenHBand="0" w:firstRowFirstColumn="0" w:firstRowLastColumn="0" w:lastRowFirstColumn="0" w:lastRowLastColumn="0"/>
              <w:rPr>
                <w:ins w:id="9659" w:author="Dylan Van Aswegen" w:date="2024-07-16T11:48:00Z" w16du:dateUtc="2024-07-16T09:48:00Z"/>
                <w:rFonts w:ascii="Arial" w:hAnsi="Arial" w:cs="Arial"/>
                <w:sz w:val="20"/>
                <w:szCs w:val="20"/>
                <w:lang w:val="en-GB"/>
              </w:rPr>
            </w:pPr>
            <w:ins w:id="9660" w:author="Dylan Van Aswegen" w:date="2024-07-16T11:50:00Z" w16du:dateUtc="2024-07-16T09:50:00Z">
              <w:r>
                <w:rPr>
                  <w:rFonts w:ascii="Arial" w:hAnsi="Arial" w:cs="Arial"/>
                  <w:sz w:val="20"/>
                  <w:szCs w:val="20"/>
                  <w:lang w:val="en-GB"/>
                </w:rPr>
                <w:t xml:space="preserve">This field will be populated by the application with the </w:t>
              </w:r>
              <w:r w:rsidR="00C52457">
                <w:rPr>
                  <w:rFonts w:ascii="Arial" w:hAnsi="Arial" w:cs="Arial"/>
                  <w:sz w:val="20"/>
                  <w:szCs w:val="20"/>
                  <w:lang w:val="en-GB"/>
                </w:rPr>
                <w:t xml:space="preserve">sum of </w:t>
              </w:r>
              <w:r w:rsidR="00BF4FFB">
                <w:rPr>
                  <w:rFonts w:ascii="Arial" w:hAnsi="Arial" w:cs="Arial"/>
                  <w:sz w:val="20"/>
                  <w:szCs w:val="20"/>
                  <w:lang w:val="en-GB"/>
                </w:rPr>
                <w:t xml:space="preserve">the </w:t>
              </w:r>
            </w:ins>
            <w:ins w:id="9661" w:author="Dylan Van Aswegen" w:date="2024-07-16T11:51:00Z" w16du:dateUtc="2024-07-16T09:51:00Z">
              <w:r w:rsidR="00BF4FFB">
                <w:rPr>
                  <w:rFonts w:ascii="Arial" w:hAnsi="Arial" w:cs="Arial"/>
                  <w:sz w:val="20"/>
                  <w:szCs w:val="20"/>
                  <w:lang w:val="en-GB"/>
                </w:rPr>
                <w:t xml:space="preserve">total excluding VAT for all the items selected. </w:t>
              </w:r>
            </w:ins>
          </w:p>
        </w:tc>
      </w:tr>
      <w:tr w:rsidR="00661C2A" w14:paraId="79B79478" w14:textId="77777777" w:rsidTr="005C5491">
        <w:trPr>
          <w:cnfStyle w:val="000000100000" w:firstRow="0" w:lastRow="0" w:firstColumn="0" w:lastColumn="0" w:oddVBand="0" w:evenVBand="0" w:oddHBand="1" w:evenHBand="0" w:firstRowFirstColumn="0" w:firstRowLastColumn="0" w:lastRowFirstColumn="0" w:lastRowLastColumn="0"/>
          <w:trHeight w:val="192"/>
          <w:ins w:id="9662" w:author="Dylan Van Aswegen" w:date="2024-07-16T11:48:00Z" w16du:dateUtc="2024-07-16T09:48:00Z"/>
        </w:trPr>
        <w:tc>
          <w:tcPr>
            <w:cnfStyle w:val="001000000000" w:firstRow="0" w:lastRow="0" w:firstColumn="1" w:lastColumn="0" w:oddVBand="0" w:evenVBand="0" w:oddHBand="0" w:evenHBand="0" w:firstRowFirstColumn="0" w:firstRowLastColumn="0" w:lastRowFirstColumn="0" w:lastRowLastColumn="0"/>
            <w:tcW w:w="1099" w:type="dxa"/>
          </w:tcPr>
          <w:p w14:paraId="5B671925" w14:textId="77777777" w:rsidR="00661C2A" w:rsidRDefault="00661C2A" w:rsidP="00661C2A">
            <w:pPr>
              <w:spacing w:line="360" w:lineRule="auto"/>
              <w:jc w:val="both"/>
              <w:rPr>
                <w:ins w:id="9663" w:author="Dylan Van Aswegen" w:date="2024-07-16T11:48:00Z" w16du:dateUtc="2024-07-16T09:48:00Z"/>
                <w:rFonts w:ascii="Arial" w:hAnsi="Arial" w:cs="Arial"/>
                <w:sz w:val="20"/>
                <w:szCs w:val="20"/>
                <w:lang w:val="en-GB"/>
              </w:rPr>
            </w:pPr>
          </w:p>
        </w:tc>
        <w:tc>
          <w:tcPr>
            <w:tcW w:w="1628" w:type="dxa"/>
          </w:tcPr>
          <w:p w14:paraId="1D3C91A9" w14:textId="5297AEF5" w:rsidR="00661C2A" w:rsidRDefault="00661C2A" w:rsidP="00661C2A">
            <w:pPr>
              <w:spacing w:line="360" w:lineRule="auto"/>
              <w:jc w:val="both"/>
              <w:cnfStyle w:val="000000100000" w:firstRow="0" w:lastRow="0" w:firstColumn="0" w:lastColumn="0" w:oddVBand="0" w:evenVBand="0" w:oddHBand="1" w:evenHBand="0" w:firstRowFirstColumn="0" w:firstRowLastColumn="0" w:lastRowFirstColumn="0" w:lastRowLastColumn="0"/>
              <w:rPr>
                <w:ins w:id="9664" w:author="Dylan Van Aswegen" w:date="2024-07-16T11:48:00Z" w16du:dateUtc="2024-07-16T09:48:00Z"/>
                <w:rFonts w:ascii="Arial" w:hAnsi="Arial" w:cs="Arial"/>
                <w:b/>
                <w:bCs/>
                <w:sz w:val="20"/>
                <w:szCs w:val="20"/>
                <w:lang w:val="en-GB"/>
              </w:rPr>
            </w:pPr>
            <w:ins w:id="9665" w:author="Dylan Van Aswegen" w:date="2024-07-16T11:49:00Z" w16du:dateUtc="2024-07-16T09:49:00Z">
              <w:r>
                <w:rPr>
                  <w:rFonts w:ascii="Arial" w:hAnsi="Arial" w:cs="Arial"/>
                  <w:b/>
                  <w:bCs/>
                  <w:sz w:val="20"/>
                  <w:szCs w:val="20"/>
                  <w:lang w:val="en-GB"/>
                </w:rPr>
                <w:t xml:space="preserve">VAT </w:t>
              </w:r>
            </w:ins>
          </w:p>
        </w:tc>
        <w:tc>
          <w:tcPr>
            <w:tcW w:w="1167" w:type="dxa"/>
          </w:tcPr>
          <w:p w14:paraId="37ACC57B" w14:textId="45B266FB" w:rsidR="00661C2A" w:rsidRDefault="00661C2A" w:rsidP="00661C2A">
            <w:pPr>
              <w:spacing w:line="360" w:lineRule="auto"/>
              <w:jc w:val="both"/>
              <w:cnfStyle w:val="000000100000" w:firstRow="0" w:lastRow="0" w:firstColumn="0" w:lastColumn="0" w:oddVBand="0" w:evenVBand="0" w:oddHBand="1" w:evenHBand="0" w:firstRowFirstColumn="0" w:firstRowLastColumn="0" w:lastRowFirstColumn="0" w:lastRowLastColumn="0"/>
              <w:rPr>
                <w:ins w:id="9666" w:author="Dylan Van Aswegen" w:date="2024-07-16T11:48:00Z" w16du:dateUtc="2024-07-16T09:48:00Z"/>
                <w:rFonts w:ascii="Arial" w:hAnsi="Arial" w:cs="Arial"/>
                <w:sz w:val="20"/>
                <w:szCs w:val="20"/>
                <w:lang w:val="en-GB"/>
              </w:rPr>
            </w:pPr>
            <w:ins w:id="9667" w:author="Dylan Van Aswegen" w:date="2024-07-16T11:49:00Z">
              <w:r>
                <w:rPr>
                  <w:rFonts w:ascii="Arial" w:hAnsi="Arial" w:cs="Arial"/>
                  <w:sz w:val="20"/>
                  <w:szCs w:val="20"/>
                  <w:lang w:val="en-GB"/>
                </w:rPr>
                <w:t xml:space="preserve">Text Field </w:t>
              </w:r>
            </w:ins>
          </w:p>
        </w:tc>
        <w:tc>
          <w:tcPr>
            <w:tcW w:w="2215" w:type="dxa"/>
          </w:tcPr>
          <w:p w14:paraId="7A20C54A" w14:textId="68258A91" w:rsidR="00661C2A" w:rsidRPr="00027795" w:rsidRDefault="00661C2A" w:rsidP="00661C2A">
            <w:pPr>
              <w:spacing w:line="360" w:lineRule="auto"/>
              <w:jc w:val="both"/>
              <w:cnfStyle w:val="000000100000" w:firstRow="0" w:lastRow="0" w:firstColumn="0" w:lastColumn="0" w:oddVBand="0" w:evenVBand="0" w:oddHBand="1" w:evenHBand="0" w:firstRowFirstColumn="0" w:firstRowLastColumn="0" w:lastRowFirstColumn="0" w:lastRowLastColumn="0"/>
              <w:rPr>
                <w:ins w:id="9668" w:author="Dylan Van Aswegen" w:date="2024-07-16T11:48:00Z" w16du:dateUtc="2024-07-16T09:48:00Z"/>
                <w:rFonts w:ascii="Arial" w:hAnsi="Arial" w:cs="Arial"/>
                <w:sz w:val="20"/>
                <w:szCs w:val="20"/>
                <w:lang w:val="en-GB"/>
              </w:rPr>
            </w:pPr>
            <w:ins w:id="9669" w:author="Dylan Van Aswegen" w:date="2024-07-16T11:49:00Z">
              <w:r w:rsidRPr="001D4CF4">
                <w:rPr>
                  <w:rFonts w:ascii="Arial" w:hAnsi="Arial" w:cs="Arial"/>
                  <w:sz w:val="20"/>
                  <w:szCs w:val="20"/>
                  <w:lang w:val="en-GB"/>
                </w:rPr>
                <w:t>String</w:t>
              </w:r>
            </w:ins>
          </w:p>
        </w:tc>
        <w:tc>
          <w:tcPr>
            <w:tcW w:w="1369" w:type="dxa"/>
          </w:tcPr>
          <w:p w14:paraId="563D9E45" w14:textId="77777777" w:rsidR="00661C2A" w:rsidRDefault="00661C2A" w:rsidP="00661C2A">
            <w:pPr>
              <w:spacing w:line="360" w:lineRule="auto"/>
              <w:jc w:val="both"/>
              <w:cnfStyle w:val="000000100000" w:firstRow="0" w:lastRow="0" w:firstColumn="0" w:lastColumn="0" w:oddVBand="0" w:evenVBand="0" w:oddHBand="1" w:evenHBand="0" w:firstRowFirstColumn="0" w:firstRowLastColumn="0" w:lastRowFirstColumn="0" w:lastRowLastColumn="0"/>
              <w:rPr>
                <w:ins w:id="9670" w:author="Dylan Van Aswegen" w:date="2024-07-16T11:48:00Z" w16du:dateUtc="2024-07-16T09:48:00Z"/>
                <w:rFonts w:ascii="Arial" w:hAnsi="Arial" w:cs="Arial"/>
                <w:sz w:val="20"/>
                <w:szCs w:val="20"/>
                <w:lang w:val="en-GB"/>
              </w:rPr>
            </w:pPr>
          </w:p>
        </w:tc>
        <w:tc>
          <w:tcPr>
            <w:tcW w:w="3296" w:type="dxa"/>
          </w:tcPr>
          <w:p w14:paraId="14ED969C" w14:textId="770BCA04" w:rsidR="00661C2A" w:rsidRDefault="00BF4FFB" w:rsidP="00661C2A">
            <w:pPr>
              <w:spacing w:line="360" w:lineRule="auto"/>
              <w:jc w:val="both"/>
              <w:cnfStyle w:val="000000100000" w:firstRow="0" w:lastRow="0" w:firstColumn="0" w:lastColumn="0" w:oddVBand="0" w:evenVBand="0" w:oddHBand="1" w:evenHBand="0" w:firstRowFirstColumn="0" w:firstRowLastColumn="0" w:lastRowFirstColumn="0" w:lastRowLastColumn="0"/>
              <w:rPr>
                <w:ins w:id="9671" w:author="Dylan Van Aswegen" w:date="2024-07-16T11:48:00Z" w16du:dateUtc="2024-07-16T09:48:00Z"/>
                <w:rFonts w:ascii="Arial" w:hAnsi="Arial" w:cs="Arial"/>
                <w:sz w:val="20"/>
                <w:szCs w:val="20"/>
                <w:lang w:val="en-GB"/>
              </w:rPr>
            </w:pPr>
            <w:ins w:id="9672" w:author="Dylan Van Aswegen" w:date="2024-07-16T11:51:00Z" w16du:dateUtc="2024-07-16T09:51:00Z">
              <w:r>
                <w:rPr>
                  <w:rFonts w:ascii="Arial" w:hAnsi="Arial" w:cs="Arial"/>
                  <w:sz w:val="20"/>
                  <w:szCs w:val="20"/>
                  <w:lang w:val="en-GB"/>
                </w:rPr>
                <w:t xml:space="preserve">This field will be populated by the application with the total amount of VAT charged for each of the items selected. </w:t>
              </w:r>
            </w:ins>
          </w:p>
        </w:tc>
      </w:tr>
      <w:tr w:rsidR="00661C2A" w14:paraId="3134B001" w14:textId="77777777" w:rsidTr="005C5491">
        <w:trPr>
          <w:trHeight w:val="192"/>
          <w:ins w:id="9673" w:author="Dylan Van Aswegen" w:date="2024-07-16T11:49:00Z" w16du:dateUtc="2024-07-16T09:49:00Z"/>
        </w:trPr>
        <w:tc>
          <w:tcPr>
            <w:cnfStyle w:val="001000000000" w:firstRow="0" w:lastRow="0" w:firstColumn="1" w:lastColumn="0" w:oddVBand="0" w:evenVBand="0" w:oddHBand="0" w:evenHBand="0" w:firstRowFirstColumn="0" w:firstRowLastColumn="0" w:lastRowFirstColumn="0" w:lastRowLastColumn="0"/>
            <w:tcW w:w="1099" w:type="dxa"/>
          </w:tcPr>
          <w:p w14:paraId="04DDA20A" w14:textId="77777777" w:rsidR="00661C2A" w:rsidRDefault="00661C2A" w:rsidP="00661C2A">
            <w:pPr>
              <w:spacing w:line="360" w:lineRule="auto"/>
              <w:jc w:val="both"/>
              <w:rPr>
                <w:ins w:id="9674" w:author="Dylan Van Aswegen" w:date="2024-07-16T11:49:00Z" w16du:dateUtc="2024-07-16T09:49:00Z"/>
                <w:rFonts w:ascii="Arial" w:hAnsi="Arial" w:cs="Arial"/>
                <w:sz w:val="20"/>
                <w:szCs w:val="20"/>
                <w:lang w:val="en-GB"/>
              </w:rPr>
            </w:pPr>
          </w:p>
        </w:tc>
        <w:tc>
          <w:tcPr>
            <w:tcW w:w="1628" w:type="dxa"/>
          </w:tcPr>
          <w:p w14:paraId="459E1F77" w14:textId="10A4DC87" w:rsidR="00661C2A" w:rsidRDefault="00661C2A" w:rsidP="00661C2A">
            <w:pPr>
              <w:spacing w:line="360" w:lineRule="auto"/>
              <w:jc w:val="both"/>
              <w:cnfStyle w:val="000000000000" w:firstRow="0" w:lastRow="0" w:firstColumn="0" w:lastColumn="0" w:oddVBand="0" w:evenVBand="0" w:oddHBand="0" w:evenHBand="0" w:firstRowFirstColumn="0" w:firstRowLastColumn="0" w:lastRowFirstColumn="0" w:lastRowLastColumn="0"/>
              <w:rPr>
                <w:ins w:id="9675" w:author="Dylan Van Aswegen" w:date="2024-07-16T11:49:00Z" w16du:dateUtc="2024-07-16T09:49:00Z"/>
                <w:rFonts w:ascii="Arial" w:hAnsi="Arial" w:cs="Arial"/>
                <w:b/>
                <w:bCs/>
                <w:sz w:val="20"/>
                <w:szCs w:val="20"/>
                <w:lang w:val="en-GB"/>
              </w:rPr>
            </w:pPr>
            <w:ins w:id="9676" w:author="Dylan Van Aswegen" w:date="2024-07-16T11:49:00Z" w16du:dateUtc="2024-07-16T09:49:00Z">
              <w:r>
                <w:rPr>
                  <w:rFonts w:ascii="Arial" w:hAnsi="Arial" w:cs="Arial"/>
                  <w:b/>
                  <w:bCs/>
                  <w:sz w:val="20"/>
                  <w:szCs w:val="20"/>
                  <w:lang w:val="en-GB"/>
                </w:rPr>
                <w:t xml:space="preserve">Total </w:t>
              </w:r>
            </w:ins>
          </w:p>
        </w:tc>
        <w:tc>
          <w:tcPr>
            <w:tcW w:w="1167" w:type="dxa"/>
          </w:tcPr>
          <w:p w14:paraId="5E29FD28" w14:textId="2D4C7EAE" w:rsidR="00661C2A" w:rsidRDefault="00661C2A" w:rsidP="00661C2A">
            <w:pPr>
              <w:spacing w:line="360" w:lineRule="auto"/>
              <w:jc w:val="both"/>
              <w:cnfStyle w:val="000000000000" w:firstRow="0" w:lastRow="0" w:firstColumn="0" w:lastColumn="0" w:oddVBand="0" w:evenVBand="0" w:oddHBand="0" w:evenHBand="0" w:firstRowFirstColumn="0" w:firstRowLastColumn="0" w:lastRowFirstColumn="0" w:lastRowLastColumn="0"/>
              <w:rPr>
                <w:ins w:id="9677" w:author="Dylan Van Aswegen" w:date="2024-07-16T11:49:00Z" w16du:dateUtc="2024-07-16T09:49:00Z"/>
                <w:rFonts w:ascii="Arial" w:hAnsi="Arial" w:cs="Arial"/>
                <w:sz w:val="20"/>
                <w:szCs w:val="20"/>
                <w:lang w:val="en-GB"/>
              </w:rPr>
            </w:pPr>
            <w:ins w:id="9678" w:author="Dylan Van Aswegen" w:date="2024-07-16T11:50:00Z">
              <w:r>
                <w:rPr>
                  <w:rFonts w:ascii="Arial" w:hAnsi="Arial" w:cs="Arial"/>
                  <w:sz w:val="20"/>
                  <w:szCs w:val="20"/>
                  <w:lang w:val="en-GB"/>
                </w:rPr>
                <w:t xml:space="preserve">Text Field </w:t>
              </w:r>
            </w:ins>
          </w:p>
        </w:tc>
        <w:tc>
          <w:tcPr>
            <w:tcW w:w="2215" w:type="dxa"/>
          </w:tcPr>
          <w:p w14:paraId="0BE1DB13" w14:textId="6AA4A290" w:rsidR="00661C2A" w:rsidRPr="00027795" w:rsidRDefault="00661C2A" w:rsidP="00661C2A">
            <w:pPr>
              <w:spacing w:line="360" w:lineRule="auto"/>
              <w:jc w:val="both"/>
              <w:cnfStyle w:val="000000000000" w:firstRow="0" w:lastRow="0" w:firstColumn="0" w:lastColumn="0" w:oddVBand="0" w:evenVBand="0" w:oddHBand="0" w:evenHBand="0" w:firstRowFirstColumn="0" w:firstRowLastColumn="0" w:lastRowFirstColumn="0" w:lastRowLastColumn="0"/>
              <w:rPr>
                <w:ins w:id="9679" w:author="Dylan Van Aswegen" w:date="2024-07-16T11:49:00Z" w16du:dateUtc="2024-07-16T09:49:00Z"/>
                <w:rFonts w:ascii="Arial" w:hAnsi="Arial" w:cs="Arial"/>
                <w:sz w:val="20"/>
                <w:szCs w:val="20"/>
                <w:lang w:val="en-GB"/>
              </w:rPr>
            </w:pPr>
            <w:ins w:id="9680" w:author="Dylan Van Aswegen" w:date="2024-07-16T11:50:00Z">
              <w:r w:rsidRPr="001D4CF4">
                <w:rPr>
                  <w:rFonts w:ascii="Arial" w:hAnsi="Arial" w:cs="Arial"/>
                  <w:sz w:val="20"/>
                  <w:szCs w:val="20"/>
                  <w:lang w:val="en-GB"/>
                </w:rPr>
                <w:t>String</w:t>
              </w:r>
            </w:ins>
          </w:p>
        </w:tc>
        <w:tc>
          <w:tcPr>
            <w:tcW w:w="1369" w:type="dxa"/>
          </w:tcPr>
          <w:p w14:paraId="729E1ED2" w14:textId="77777777" w:rsidR="00661C2A" w:rsidRDefault="00661C2A" w:rsidP="00661C2A">
            <w:pPr>
              <w:spacing w:line="360" w:lineRule="auto"/>
              <w:jc w:val="both"/>
              <w:cnfStyle w:val="000000000000" w:firstRow="0" w:lastRow="0" w:firstColumn="0" w:lastColumn="0" w:oddVBand="0" w:evenVBand="0" w:oddHBand="0" w:evenHBand="0" w:firstRowFirstColumn="0" w:firstRowLastColumn="0" w:lastRowFirstColumn="0" w:lastRowLastColumn="0"/>
              <w:rPr>
                <w:ins w:id="9681" w:author="Dylan Van Aswegen" w:date="2024-07-16T11:49:00Z" w16du:dateUtc="2024-07-16T09:49:00Z"/>
                <w:rFonts w:ascii="Arial" w:hAnsi="Arial" w:cs="Arial"/>
                <w:sz w:val="20"/>
                <w:szCs w:val="20"/>
                <w:lang w:val="en-GB"/>
              </w:rPr>
            </w:pPr>
          </w:p>
        </w:tc>
        <w:tc>
          <w:tcPr>
            <w:tcW w:w="3296" w:type="dxa"/>
          </w:tcPr>
          <w:p w14:paraId="371163F6" w14:textId="5F865AB9" w:rsidR="00661C2A" w:rsidRDefault="00DC20D7" w:rsidP="00661C2A">
            <w:pPr>
              <w:spacing w:line="360" w:lineRule="auto"/>
              <w:jc w:val="both"/>
              <w:cnfStyle w:val="000000000000" w:firstRow="0" w:lastRow="0" w:firstColumn="0" w:lastColumn="0" w:oddVBand="0" w:evenVBand="0" w:oddHBand="0" w:evenHBand="0" w:firstRowFirstColumn="0" w:firstRowLastColumn="0" w:lastRowFirstColumn="0" w:lastRowLastColumn="0"/>
              <w:rPr>
                <w:ins w:id="9682" w:author="Dylan Van Aswegen" w:date="2024-07-16T11:49:00Z" w16du:dateUtc="2024-07-16T09:49:00Z"/>
                <w:rFonts w:ascii="Arial" w:hAnsi="Arial" w:cs="Arial"/>
                <w:sz w:val="20"/>
                <w:szCs w:val="20"/>
                <w:lang w:val="en-GB"/>
              </w:rPr>
            </w:pPr>
            <w:ins w:id="9683" w:author="Dylan Van Aswegen" w:date="2024-07-16T11:51:00Z" w16du:dateUtc="2024-07-16T09:51:00Z">
              <w:r>
                <w:rPr>
                  <w:rFonts w:ascii="Arial" w:hAnsi="Arial" w:cs="Arial"/>
                  <w:sz w:val="20"/>
                  <w:szCs w:val="20"/>
                  <w:lang w:val="en-GB"/>
                </w:rPr>
                <w:t xml:space="preserve">This field will be populated with the sum of the Sub-total </w:t>
              </w:r>
            </w:ins>
            <w:ins w:id="9684" w:author="Dylan Van Aswegen" w:date="2024-07-16T11:52:00Z" w16du:dateUtc="2024-07-16T09:52:00Z">
              <w:r>
                <w:rPr>
                  <w:rFonts w:ascii="Arial" w:hAnsi="Arial" w:cs="Arial"/>
                  <w:sz w:val="20"/>
                  <w:szCs w:val="20"/>
                  <w:lang w:val="en-GB"/>
                </w:rPr>
                <w:t xml:space="preserve">and VAT fields. </w:t>
              </w:r>
            </w:ins>
          </w:p>
        </w:tc>
      </w:tr>
      <w:tr w:rsidR="005B66E0" w14:paraId="46CC5085" w14:textId="77777777" w:rsidTr="005C5491">
        <w:trPr>
          <w:cnfStyle w:val="000000100000" w:firstRow="0" w:lastRow="0" w:firstColumn="0" w:lastColumn="0" w:oddVBand="0" w:evenVBand="0" w:oddHBand="1" w:evenHBand="0" w:firstRowFirstColumn="0" w:firstRowLastColumn="0" w:lastRowFirstColumn="0" w:lastRowLastColumn="0"/>
          <w:trHeight w:val="192"/>
          <w:ins w:id="9685" w:author="Dylan Van Aswegen" w:date="2024-07-16T11:56:00Z" w16du:dateUtc="2024-07-16T09:56:00Z"/>
        </w:trPr>
        <w:tc>
          <w:tcPr>
            <w:cnfStyle w:val="001000000000" w:firstRow="0" w:lastRow="0" w:firstColumn="1" w:lastColumn="0" w:oddVBand="0" w:evenVBand="0" w:oddHBand="0" w:evenHBand="0" w:firstRowFirstColumn="0" w:firstRowLastColumn="0" w:lastRowFirstColumn="0" w:lastRowLastColumn="0"/>
            <w:tcW w:w="1099" w:type="dxa"/>
          </w:tcPr>
          <w:p w14:paraId="290F32DF" w14:textId="77777777" w:rsidR="005B66E0" w:rsidRDefault="005B66E0" w:rsidP="00661C2A">
            <w:pPr>
              <w:spacing w:line="360" w:lineRule="auto"/>
              <w:jc w:val="both"/>
              <w:rPr>
                <w:ins w:id="9686" w:author="Dylan Van Aswegen" w:date="2024-07-16T11:56:00Z" w16du:dateUtc="2024-07-16T09:56:00Z"/>
                <w:rFonts w:ascii="Arial" w:hAnsi="Arial" w:cs="Arial"/>
                <w:sz w:val="20"/>
                <w:szCs w:val="20"/>
                <w:lang w:val="en-GB"/>
              </w:rPr>
            </w:pPr>
          </w:p>
        </w:tc>
        <w:tc>
          <w:tcPr>
            <w:tcW w:w="1628" w:type="dxa"/>
          </w:tcPr>
          <w:p w14:paraId="471F58AC" w14:textId="3ED164D8" w:rsidR="005B66E0" w:rsidRDefault="005B66E0" w:rsidP="00661C2A">
            <w:pPr>
              <w:spacing w:line="360" w:lineRule="auto"/>
              <w:jc w:val="both"/>
              <w:cnfStyle w:val="000000100000" w:firstRow="0" w:lastRow="0" w:firstColumn="0" w:lastColumn="0" w:oddVBand="0" w:evenVBand="0" w:oddHBand="1" w:evenHBand="0" w:firstRowFirstColumn="0" w:firstRowLastColumn="0" w:lastRowFirstColumn="0" w:lastRowLastColumn="0"/>
              <w:rPr>
                <w:ins w:id="9687" w:author="Dylan Van Aswegen" w:date="2024-07-16T11:56:00Z" w16du:dateUtc="2024-07-16T09:56:00Z"/>
                <w:rFonts w:ascii="Arial" w:hAnsi="Arial" w:cs="Arial"/>
                <w:b/>
                <w:bCs/>
                <w:sz w:val="20"/>
                <w:szCs w:val="20"/>
                <w:lang w:val="en-GB"/>
              </w:rPr>
            </w:pPr>
            <w:ins w:id="9688" w:author="Dylan Van Aswegen" w:date="2024-07-16T11:56:00Z" w16du:dateUtc="2024-07-16T09:56:00Z">
              <w:r>
                <w:rPr>
                  <w:rFonts w:ascii="Arial" w:hAnsi="Arial" w:cs="Arial"/>
                  <w:b/>
                  <w:bCs/>
                  <w:sz w:val="20"/>
                  <w:szCs w:val="20"/>
                  <w:lang w:val="en-GB"/>
                </w:rPr>
                <w:t>Comments</w:t>
              </w:r>
            </w:ins>
          </w:p>
        </w:tc>
        <w:tc>
          <w:tcPr>
            <w:tcW w:w="1167" w:type="dxa"/>
          </w:tcPr>
          <w:p w14:paraId="18999926" w14:textId="62A1B6CB" w:rsidR="005B66E0" w:rsidRDefault="005B66E0" w:rsidP="00661C2A">
            <w:pPr>
              <w:spacing w:line="360" w:lineRule="auto"/>
              <w:jc w:val="both"/>
              <w:cnfStyle w:val="000000100000" w:firstRow="0" w:lastRow="0" w:firstColumn="0" w:lastColumn="0" w:oddVBand="0" w:evenVBand="0" w:oddHBand="1" w:evenHBand="0" w:firstRowFirstColumn="0" w:firstRowLastColumn="0" w:lastRowFirstColumn="0" w:lastRowLastColumn="0"/>
              <w:rPr>
                <w:ins w:id="9689" w:author="Dylan Van Aswegen" w:date="2024-07-16T11:56:00Z" w16du:dateUtc="2024-07-16T09:56:00Z"/>
                <w:rFonts w:ascii="Arial" w:hAnsi="Arial" w:cs="Arial"/>
                <w:sz w:val="20"/>
                <w:szCs w:val="20"/>
                <w:lang w:val="en-GB"/>
              </w:rPr>
            </w:pPr>
            <w:ins w:id="9690" w:author="Dylan Van Aswegen" w:date="2024-07-16T11:56:00Z" w16du:dateUtc="2024-07-16T09:56:00Z">
              <w:r>
                <w:rPr>
                  <w:rFonts w:ascii="Arial" w:hAnsi="Arial" w:cs="Arial"/>
                  <w:sz w:val="20"/>
                  <w:szCs w:val="20"/>
                  <w:lang w:val="en-GB"/>
                </w:rPr>
                <w:t>Text Field</w:t>
              </w:r>
            </w:ins>
          </w:p>
        </w:tc>
        <w:tc>
          <w:tcPr>
            <w:tcW w:w="2215" w:type="dxa"/>
          </w:tcPr>
          <w:p w14:paraId="57951867" w14:textId="49247D3F" w:rsidR="005B66E0" w:rsidRPr="001D4CF4" w:rsidRDefault="005B66E0" w:rsidP="00661C2A">
            <w:pPr>
              <w:spacing w:line="360" w:lineRule="auto"/>
              <w:jc w:val="both"/>
              <w:cnfStyle w:val="000000100000" w:firstRow="0" w:lastRow="0" w:firstColumn="0" w:lastColumn="0" w:oddVBand="0" w:evenVBand="0" w:oddHBand="1" w:evenHBand="0" w:firstRowFirstColumn="0" w:firstRowLastColumn="0" w:lastRowFirstColumn="0" w:lastRowLastColumn="0"/>
              <w:rPr>
                <w:ins w:id="9691" w:author="Dylan Van Aswegen" w:date="2024-07-16T11:56:00Z" w16du:dateUtc="2024-07-16T09:56:00Z"/>
                <w:rFonts w:ascii="Arial" w:hAnsi="Arial" w:cs="Arial"/>
                <w:sz w:val="20"/>
                <w:szCs w:val="20"/>
                <w:lang w:val="en-GB"/>
              </w:rPr>
            </w:pPr>
            <w:ins w:id="9692" w:author="Dylan Van Aswegen" w:date="2024-07-16T11:56:00Z" w16du:dateUtc="2024-07-16T09:56:00Z">
              <w:r>
                <w:rPr>
                  <w:rFonts w:ascii="Arial" w:hAnsi="Arial" w:cs="Arial"/>
                  <w:sz w:val="20"/>
                  <w:szCs w:val="20"/>
                  <w:lang w:val="en-GB"/>
                </w:rPr>
                <w:t>String</w:t>
              </w:r>
            </w:ins>
          </w:p>
        </w:tc>
        <w:tc>
          <w:tcPr>
            <w:tcW w:w="1369" w:type="dxa"/>
          </w:tcPr>
          <w:p w14:paraId="0DD5F9D8" w14:textId="6047D348" w:rsidR="005B66E0" w:rsidRDefault="005B66E0" w:rsidP="00661C2A">
            <w:pPr>
              <w:spacing w:line="360" w:lineRule="auto"/>
              <w:jc w:val="both"/>
              <w:cnfStyle w:val="000000100000" w:firstRow="0" w:lastRow="0" w:firstColumn="0" w:lastColumn="0" w:oddVBand="0" w:evenVBand="0" w:oddHBand="1" w:evenHBand="0" w:firstRowFirstColumn="0" w:firstRowLastColumn="0" w:lastRowFirstColumn="0" w:lastRowLastColumn="0"/>
              <w:rPr>
                <w:ins w:id="9693" w:author="Dylan Van Aswegen" w:date="2024-07-16T11:56:00Z" w16du:dateUtc="2024-07-16T09:56:00Z"/>
                <w:rFonts w:ascii="Arial" w:hAnsi="Arial" w:cs="Arial"/>
                <w:sz w:val="20"/>
                <w:szCs w:val="20"/>
                <w:lang w:val="en-GB"/>
              </w:rPr>
            </w:pPr>
            <w:ins w:id="9694" w:author="Dylan Van Aswegen" w:date="2024-07-16T11:56:00Z" w16du:dateUtc="2024-07-16T09:56:00Z">
              <w:r>
                <w:rPr>
                  <w:rFonts w:ascii="Arial" w:hAnsi="Arial" w:cs="Arial"/>
                  <w:sz w:val="20"/>
                  <w:szCs w:val="20"/>
                  <w:lang w:val="en-GB"/>
                </w:rPr>
                <w:t>No</w:t>
              </w:r>
            </w:ins>
          </w:p>
        </w:tc>
        <w:tc>
          <w:tcPr>
            <w:tcW w:w="3296" w:type="dxa"/>
          </w:tcPr>
          <w:p w14:paraId="64DE7F73" w14:textId="3D6A0E55" w:rsidR="005B66E0" w:rsidRDefault="005B66E0" w:rsidP="00661C2A">
            <w:pPr>
              <w:spacing w:line="360" w:lineRule="auto"/>
              <w:jc w:val="both"/>
              <w:cnfStyle w:val="000000100000" w:firstRow="0" w:lastRow="0" w:firstColumn="0" w:lastColumn="0" w:oddVBand="0" w:evenVBand="0" w:oddHBand="1" w:evenHBand="0" w:firstRowFirstColumn="0" w:firstRowLastColumn="0" w:lastRowFirstColumn="0" w:lastRowLastColumn="0"/>
              <w:rPr>
                <w:ins w:id="9695" w:author="Dylan Van Aswegen" w:date="2024-07-16T11:56:00Z" w16du:dateUtc="2024-07-16T09:56:00Z"/>
                <w:rFonts w:ascii="Arial" w:hAnsi="Arial" w:cs="Arial"/>
                <w:sz w:val="20"/>
                <w:szCs w:val="20"/>
                <w:lang w:val="en-GB"/>
              </w:rPr>
            </w:pPr>
            <w:ins w:id="9696" w:author="Dylan Van Aswegen" w:date="2024-07-16T11:56:00Z" w16du:dateUtc="2024-07-16T09:56:00Z">
              <w:r>
                <w:rPr>
                  <w:rFonts w:ascii="Arial" w:hAnsi="Arial" w:cs="Arial"/>
                  <w:sz w:val="20"/>
                  <w:szCs w:val="20"/>
                  <w:lang w:val="en-GB"/>
                </w:rPr>
                <w:t xml:space="preserve">The application administrator will be allowed to capture comments against the invoice. </w:t>
              </w:r>
            </w:ins>
          </w:p>
        </w:tc>
      </w:tr>
    </w:tbl>
    <w:p w14:paraId="7F8E8F92" w14:textId="4B0FC508" w:rsidR="00036A94" w:rsidRDefault="00036A94" w:rsidP="007E2DA1">
      <w:pPr>
        <w:rPr>
          <w:ins w:id="9697" w:author="Dylan Van Aswegen" w:date="2024-07-16T11:57:00Z" w16du:dateUtc="2024-07-16T09:57:00Z"/>
          <w:lang w:val="en-GB"/>
        </w:rPr>
      </w:pPr>
    </w:p>
    <w:p w14:paraId="015028D4" w14:textId="0288B403" w:rsidR="005B66E0" w:rsidRPr="00036A94" w:rsidRDefault="005B66E0" w:rsidP="007E2DA1">
      <w:pPr>
        <w:rPr>
          <w:ins w:id="9698" w:author="Dylan Van Aswegen" w:date="2024-07-16T11:32:00Z" w16du:dateUtc="2024-07-16T09:32:00Z"/>
          <w:lang w:val="en-GB"/>
          <w:rPrChange w:id="9699" w:author="Dylan Van Aswegen" w:date="2024-07-16T11:33:00Z" w16du:dateUtc="2024-07-16T09:33:00Z">
            <w:rPr>
              <w:ins w:id="9700" w:author="Dylan Van Aswegen" w:date="2024-07-16T11:32:00Z" w16du:dateUtc="2024-07-16T09:32:00Z"/>
            </w:rPr>
          </w:rPrChange>
        </w:rPr>
      </w:pPr>
      <w:ins w:id="9701" w:author="Dylan Van Aswegen" w:date="2024-07-16T11:57:00Z" w16du:dateUtc="2024-07-16T09:57:00Z">
        <w:r>
          <w:rPr>
            <w:lang w:val="en-GB"/>
          </w:rPr>
          <w:t xml:space="preserve">Below this, there will be buttons </w:t>
        </w:r>
        <w:r w:rsidR="0060469F">
          <w:rPr>
            <w:lang w:val="en-GB"/>
          </w:rPr>
          <w:t>for:</w:t>
        </w:r>
      </w:ins>
    </w:p>
    <w:tbl>
      <w:tblPr>
        <w:tblStyle w:val="GridTable4-Accent1"/>
        <w:tblW w:w="10774" w:type="dxa"/>
        <w:tblInd w:w="-714" w:type="dxa"/>
        <w:tblLook w:val="04A0" w:firstRow="1" w:lastRow="0" w:firstColumn="1" w:lastColumn="0" w:noHBand="0" w:noVBand="1"/>
      </w:tblPr>
      <w:tblGrid>
        <w:gridCol w:w="1099"/>
        <w:gridCol w:w="1628"/>
        <w:gridCol w:w="1167"/>
        <w:gridCol w:w="2215"/>
        <w:gridCol w:w="1369"/>
        <w:gridCol w:w="3296"/>
      </w:tblGrid>
      <w:tr w:rsidR="005B66E0" w14:paraId="3D9A9E40" w14:textId="77777777" w:rsidTr="005C5491">
        <w:trPr>
          <w:cnfStyle w:val="100000000000" w:firstRow="1" w:lastRow="0" w:firstColumn="0" w:lastColumn="0" w:oddVBand="0" w:evenVBand="0" w:oddHBand="0" w:evenHBand="0" w:firstRowFirstColumn="0" w:firstRowLastColumn="0" w:lastRowFirstColumn="0" w:lastRowLastColumn="0"/>
          <w:tblHeader/>
          <w:ins w:id="9702" w:author="Dylan Van Aswegen" w:date="2024-07-16T11:57:00Z" w16du:dateUtc="2024-07-16T09:57:00Z"/>
        </w:trPr>
        <w:tc>
          <w:tcPr>
            <w:cnfStyle w:val="001000000000" w:firstRow="0" w:lastRow="0" w:firstColumn="1" w:lastColumn="0" w:oddVBand="0" w:evenVBand="0" w:oddHBand="0" w:evenHBand="0" w:firstRowFirstColumn="0" w:firstRowLastColumn="0" w:lastRowFirstColumn="0" w:lastRowLastColumn="0"/>
            <w:tcW w:w="1099" w:type="dxa"/>
            <w:shd w:val="clear" w:color="auto" w:fill="002060"/>
          </w:tcPr>
          <w:p w14:paraId="7FF6004D" w14:textId="77777777" w:rsidR="005B66E0" w:rsidRDefault="005B66E0">
            <w:pPr>
              <w:spacing w:line="360" w:lineRule="auto"/>
              <w:jc w:val="both"/>
              <w:rPr>
                <w:ins w:id="9703" w:author="Dylan Van Aswegen" w:date="2024-07-16T11:57:00Z" w16du:dateUtc="2024-07-16T09:57:00Z"/>
                <w:rFonts w:ascii="Arial" w:hAnsi="Arial" w:cs="Arial"/>
                <w:sz w:val="20"/>
                <w:szCs w:val="20"/>
                <w:lang w:val="en-GB"/>
              </w:rPr>
            </w:pPr>
            <w:ins w:id="9704" w:author="Dylan Van Aswegen" w:date="2024-07-16T11:57:00Z" w16du:dateUtc="2024-07-16T09:57:00Z">
              <w:r>
                <w:rPr>
                  <w:rFonts w:ascii="Arial" w:hAnsi="Arial" w:cs="Arial"/>
                  <w:sz w:val="20"/>
                  <w:szCs w:val="20"/>
                  <w:lang w:val="en-GB"/>
                </w:rPr>
                <w:t xml:space="preserve">Field Number </w:t>
              </w:r>
            </w:ins>
          </w:p>
        </w:tc>
        <w:tc>
          <w:tcPr>
            <w:tcW w:w="1628" w:type="dxa"/>
            <w:shd w:val="clear" w:color="auto" w:fill="002060"/>
          </w:tcPr>
          <w:p w14:paraId="1B768BE7" w14:textId="77777777" w:rsidR="005B66E0" w:rsidRDefault="005B66E0">
            <w:pPr>
              <w:spacing w:line="360" w:lineRule="auto"/>
              <w:jc w:val="both"/>
              <w:cnfStyle w:val="100000000000" w:firstRow="1" w:lastRow="0" w:firstColumn="0" w:lastColumn="0" w:oddVBand="0" w:evenVBand="0" w:oddHBand="0" w:evenHBand="0" w:firstRowFirstColumn="0" w:firstRowLastColumn="0" w:lastRowFirstColumn="0" w:lastRowLastColumn="0"/>
              <w:rPr>
                <w:ins w:id="9705" w:author="Dylan Van Aswegen" w:date="2024-07-16T11:57:00Z" w16du:dateUtc="2024-07-16T09:57:00Z"/>
                <w:rFonts w:ascii="Arial" w:hAnsi="Arial" w:cs="Arial"/>
                <w:sz w:val="20"/>
                <w:szCs w:val="20"/>
                <w:lang w:val="en-GB"/>
              </w:rPr>
            </w:pPr>
            <w:ins w:id="9706" w:author="Dylan Van Aswegen" w:date="2024-07-16T11:57:00Z" w16du:dateUtc="2024-07-16T09:57:00Z">
              <w:r>
                <w:rPr>
                  <w:rFonts w:ascii="Arial" w:hAnsi="Arial" w:cs="Arial"/>
                  <w:sz w:val="20"/>
                  <w:szCs w:val="20"/>
                  <w:lang w:val="en-GB"/>
                </w:rPr>
                <w:t>Field Name</w:t>
              </w:r>
            </w:ins>
          </w:p>
        </w:tc>
        <w:tc>
          <w:tcPr>
            <w:tcW w:w="1167" w:type="dxa"/>
            <w:shd w:val="clear" w:color="auto" w:fill="002060"/>
          </w:tcPr>
          <w:p w14:paraId="2DE1CF32" w14:textId="77777777" w:rsidR="005B66E0" w:rsidRDefault="005B66E0">
            <w:pPr>
              <w:spacing w:line="360" w:lineRule="auto"/>
              <w:jc w:val="both"/>
              <w:cnfStyle w:val="100000000000" w:firstRow="1" w:lastRow="0" w:firstColumn="0" w:lastColumn="0" w:oddVBand="0" w:evenVBand="0" w:oddHBand="0" w:evenHBand="0" w:firstRowFirstColumn="0" w:firstRowLastColumn="0" w:lastRowFirstColumn="0" w:lastRowLastColumn="0"/>
              <w:rPr>
                <w:ins w:id="9707" w:author="Dylan Van Aswegen" w:date="2024-07-16T11:57:00Z" w16du:dateUtc="2024-07-16T09:57:00Z"/>
                <w:rFonts w:ascii="Arial" w:hAnsi="Arial" w:cs="Arial"/>
                <w:sz w:val="20"/>
                <w:szCs w:val="20"/>
                <w:lang w:val="en-GB"/>
              </w:rPr>
            </w:pPr>
            <w:ins w:id="9708" w:author="Dylan Van Aswegen" w:date="2024-07-16T11:57:00Z" w16du:dateUtc="2024-07-16T09:57:00Z">
              <w:r>
                <w:rPr>
                  <w:rFonts w:ascii="Arial" w:hAnsi="Arial" w:cs="Arial"/>
                  <w:sz w:val="20"/>
                  <w:szCs w:val="20"/>
                  <w:lang w:val="en-GB"/>
                </w:rPr>
                <w:t>Field Type</w:t>
              </w:r>
            </w:ins>
          </w:p>
        </w:tc>
        <w:tc>
          <w:tcPr>
            <w:tcW w:w="2215" w:type="dxa"/>
            <w:shd w:val="clear" w:color="auto" w:fill="002060"/>
          </w:tcPr>
          <w:p w14:paraId="4AD6866F" w14:textId="77777777" w:rsidR="005B66E0" w:rsidRDefault="005B66E0">
            <w:pPr>
              <w:spacing w:line="360" w:lineRule="auto"/>
              <w:jc w:val="both"/>
              <w:cnfStyle w:val="100000000000" w:firstRow="1" w:lastRow="0" w:firstColumn="0" w:lastColumn="0" w:oddVBand="0" w:evenVBand="0" w:oddHBand="0" w:evenHBand="0" w:firstRowFirstColumn="0" w:firstRowLastColumn="0" w:lastRowFirstColumn="0" w:lastRowLastColumn="0"/>
              <w:rPr>
                <w:ins w:id="9709" w:author="Dylan Van Aswegen" w:date="2024-07-16T11:57:00Z" w16du:dateUtc="2024-07-16T09:57:00Z"/>
                <w:rFonts w:ascii="Arial" w:hAnsi="Arial" w:cs="Arial"/>
                <w:sz w:val="20"/>
                <w:szCs w:val="20"/>
                <w:lang w:val="en-GB"/>
              </w:rPr>
            </w:pPr>
            <w:ins w:id="9710" w:author="Dylan Van Aswegen" w:date="2024-07-16T11:57:00Z" w16du:dateUtc="2024-07-16T09:57:00Z">
              <w:r>
                <w:rPr>
                  <w:rFonts w:ascii="Arial" w:hAnsi="Arial" w:cs="Arial"/>
                  <w:sz w:val="20"/>
                  <w:szCs w:val="20"/>
                  <w:lang w:val="en-GB"/>
                </w:rPr>
                <w:t>Field Data Type</w:t>
              </w:r>
            </w:ins>
          </w:p>
        </w:tc>
        <w:tc>
          <w:tcPr>
            <w:tcW w:w="1369" w:type="dxa"/>
            <w:shd w:val="clear" w:color="auto" w:fill="002060"/>
          </w:tcPr>
          <w:p w14:paraId="22F01EED" w14:textId="77777777" w:rsidR="005B66E0" w:rsidRDefault="005B66E0">
            <w:pPr>
              <w:spacing w:line="360" w:lineRule="auto"/>
              <w:jc w:val="both"/>
              <w:cnfStyle w:val="100000000000" w:firstRow="1" w:lastRow="0" w:firstColumn="0" w:lastColumn="0" w:oddVBand="0" w:evenVBand="0" w:oddHBand="0" w:evenHBand="0" w:firstRowFirstColumn="0" w:firstRowLastColumn="0" w:lastRowFirstColumn="0" w:lastRowLastColumn="0"/>
              <w:rPr>
                <w:ins w:id="9711" w:author="Dylan Van Aswegen" w:date="2024-07-16T11:57:00Z" w16du:dateUtc="2024-07-16T09:57:00Z"/>
                <w:rFonts w:ascii="Arial" w:hAnsi="Arial" w:cs="Arial"/>
                <w:sz w:val="20"/>
                <w:szCs w:val="20"/>
                <w:lang w:val="en-GB"/>
              </w:rPr>
            </w:pPr>
            <w:ins w:id="9712" w:author="Dylan Van Aswegen" w:date="2024-07-16T11:57:00Z" w16du:dateUtc="2024-07-16T09:57:00Z">
              <w:r>
                <w:rPr>
                  <w:rFonts w:ascii="Arial" w:hAnsi="Arial" w:cs="Arial"/>
                  <w:sz w:val="20"/>
                  <w:szCs w:val="20"/>
                  <w:lang w:val="en-GB"/>
                </w:rPr>
                <w:t>Required?</w:t>
              </w:r>
            </w:ins>
          </w:p>
        </w:tc>
        <w:tc>
          <w:tcPr>
            <w:tcW w:w="3296" w:type="dxa"/>
            <w:shd w:val="clear" w:color="auto" w:fill="002060"/>
          </w:tcPr>
          <w:p w14:paraId="70DF3253" w14:textId="77777777" w:rsidR="005B66E0" w:rsidRDefault="005B66E0">
            <w:pPr>
              <w:spacing w:line="360" w:lineRule="auto"/>
              <w:jc w:val="both"/>
              <w:cnfStyle w:val="100000000000" w:firstRow="1" w:lastRow="0" w:firstColumn="0" w:lastColumn="0" w:oddVBand="0" w:evenVBand="0" w:oddHBand="0" w:evenHBand="0" w:firstRowFirstColumn="0" w:firstRowLastColumn="0" w:lastRowFirstColumn="0" w:lastRowLastColumn="0"/>
              <w:rPr>
                <w:ins w:id="9713" w:author="Dylan Van Aswegen" w:date="2024-07-16T11:57:00Z" w16du:dateUtc="2024-07-16T09:57:00Z"/>
                <w:rFonts w:ascii="Arial" w:hAnsi="Arial" w:cs="Arial"/>
                <w:sz w:val="20"/>
                <w:szCs w:val="20"/>
                <w:lang w:val="en-GB"/>
              </w:rPr>
            </w:pPr>
            <w:ins w:id="9714" w:author="Dylan Van Aswegen" w:date="2024-07-16T11:57:00Z" w16du:dateUtc="2024-07-16T09:57:00Z">
              <w:r>
                <w:rPr>
                  <w:rFonts w:ascii="Arial" w:hAnsi="Arial" w:cs="Arial"/>
                  <w:sz w:val="20"/>
                  <w:szCs w:val="20"/>
                  <w:lang w:val="en-GB"/>
                </w:rPr>
                <w:t>Field Rules</w:t>
              </w:r>
            </w:ins>
          </w:p>
        </w:tc>
      </w:tr>
      <w:tr w:rsidR="0060469F" w14:paraId="049B5A9A" w14:textId="77777777" w:rsidTr="005C5491">
        <w:trPr>
          <w:cnfStyle w:val="000000100000" w:firstRow="0" w:lastRow="0" w:firstColumn="0" w:lastColumn="0" w:oddVBand="0" w:evenVBand="0" w:oddHBand="1" w:evenHBand="0" w:firstRowFirstColumn="0" w:firstRowLastColumn="0" w:lastRowFirstColumn="0" w:lastRowLastColumn="0"/>
          <w:trHeight w:val="192"/>
          <w:ins w:id="9715" w:author="Dylan Van Aswegen" w:date="2024-07-16T11:58:00Z" w16du:dateUtc="2024-07-16T09:58:00Z"/>
        </w:trPr>
        <w:tc>
          <w:tcPr>
            <w:cnfStyle w:val="001000000000" w:firstRow="0" w:lastRow="0" w:firstColumn="1" w:lastColumn="0" w:oddVBand="0" w:evenVBand="0" w:oddHBand="0" w:evenHBand="0" w:firstRowFirstColumn="0" w:firstRowLastColumn="0" w:lastRowFirstColumn="0" w:lastRowLastColumn="0"/>
            <w:tcW w:w="1099" w:type="dxa"/>
          </w:tcPr>
          <w:p w14:paraId="2BCF4904" w14:textId="77777777" w:rsidR="0060469F" w:rsidRDefault="0060469F">
            <w:pPr>
              <w:spacing w:line="360" w:lineRule="auto"/>
              <w:jc w:val="both"/>
              <w:rPr>
                <w:ins w:id="9716" w:author="Dylan Van Aswegen" w:date="2024-07-16T11:58:00Z" w16du:dateUtc="2024-07-16T09:58:00Z"/>
                <w:rFonts w:ascii="Arial" w:hAnsi="Arial" w:cs="Arial"/>
                <w:sz w:val="20"/>
                <w:szCs w:val="20"/>
                <w:lang w:val="en-GB"/>
              </w:rPr>
            </w:pPr>
          </w:p>
        </w:tc>
        <w:tc>
          <w:tcPr>
            <w:tcW w:w="1628" w:type="dxa"/>
          </w:tcPr>
          <w:p w14:paraId="4A30FA77" w14:textId="1AAB11C4" w:rsidR="0060469F" w:rsidRDefault="0060469F">
            <w:pPr>
              <w:spacing w:line="360" w:lineRule="auto"/>
              <w:jc w:val="both"/>
              <w:cnfStyle w:val="000000100000" w:firstRow="0" w:lastRow="0" w:firstColumn="0" w:lastColumn="0" w:oddVBand="0" w:evenVBand="0" w:oddHBand="1" w:evenHBand="0" w:firstRowFirstColumn="0" w:firstRowLastColumn="0" w:lastRowFirstColumn="0" w:lastRowLastColumn="0"/>
              <w:rPr>
                <w:ins w:id="9717" w:author="Dylan Van Aswegen" w:date="2024-07-16T11:58:00Z" w16du:dateUtc="2024-07-16T09:58:00Z"/>
                <w:rFonts w:ascii="Arial" w:hAnsi="Arial" w:cs="Arial"/>
                <w:b/>
                <w:bCs/>
                <w:sz w:val="20"/>
                <w:szCs w:val="20"/>
                <w:lang w:val="en-GB"/>
              </w:rPr>
            </w:pPr>
            <w:ins w:id="9718" w:author="Dylan Van Aswegen" w:date="2024-07-16T11:58:00Z" w16du:dateUtc="2024-07-16T09:58:00Z">
              <w:r>
                <w:rPr>
                  <w:rFonts w:ascii="Arial" w:hAnsi="Arial" w:cs="Arial"/>
                  <w:b/>
                  <w:bCs/>
                  <w:sz w:val="20"/>
                  <w:szCs w:val="20"/>
                  <w:lang w:val="en-GB"/>
                </w:rPr>
                <w:t xml:space="preserve">Save &amp; Send </w:t>
              </w:r>
            </w:ins>
          </w:p>
        </w:tc>
        <w:tc>
          <w:tcPr>
            <w:tcW w:w="1167" w:type="dxa"/>
          </w:tcPr>
          <w:p w14:paraId="5405832B" w14:textId="7C08D5A8" w:rsidR="0060469F" w:rsidRDefault="00140354">
            <w:pPr>
              <w:spacing w:line="360" w:lineRule="auto"/>
              <w:jc w:val="both"/>
              <w:cnfStyle w:val="000000100000" w:firstRow="0" w:lastRow="0" w:firstColumn="0" w:lastColumn="0" w:oddVBand="0" w:evenVBand="0" w:oddHBand="1" w:evenHBand="0" w:firstRowFirstColumn="0" w:firstRowLastColumn="0" w:lastRowFirstColumn="0" w:lastRowLastColumn="0"/>
              <w:rPr>
                <w:ins w:id="9719" w:author="Dylan Van Aswegen" w:date="2024-07-16T11:58:00Z" w16du:dateUtc="2024-07-16T09:58:00Z"/>
                <w:rFonts w:ascii="Arial" w:hAnsi="Arial" w:cs="Arial"/>
                <w:sz w:val="20"/>
                <w:szCs w:val="20"/>
                <w:lang w:val="en-GB"/>
              </w:rPr>
            </w:pPr>
            <w:ins w:id="9720" w:author="Dylan Van Aswegen" w:date="2024-07-16T11:58:00Z" w16du:dateUtc="2024-07-16T09:58:00Z">
              <w:r>
                <w:rPr>
                  <w:rFonts w:ascii="Arial" w:hAnsi="Arial" w:cs="Arial"/>
                  <w:sz w:val="20"/>
                  <w:szCs w:val="20"/>
                  <w:lang w:val="en-GB"/>
                </w:rPr>
                <w:t>Button</w:t>
              </w:r>
            </w:ins>
          </w:p>
        </w:tc>
        <w:tc>
          <w:tcPr>
            <w:tcW w:w="2215" w:type="dxa"/>
          </w:tcPr>
          <w:p w14:paraId="7285DD96" w14:textId="77777777" w:rsidR="0060469F" w:rsidRPr="001D4CF4" w:rsidRDefault="0060469F">
            <w:pPr>
              <w:spacing w:line="360" w:lineRule="auto"/>
              <w:jc w:val="both"/>
              <w:cnfStyle w:val="000000100000" w:firstRow="0" w:lastRow="0" w:firstColumn="0" w:lastColumn="0" w:oddVBand="0" w:evenVBand="0" w:oddHBand="1" w:evenHBand="0" w:firstRowFirstColumn="0" w:firstRowLastColumn="0" w:lastRowFirstColumn="0" w:lastRowLastColumn="0"/>
              <w:rPr>
                <w:ins w:id="9721" w:author="Dylan Van Aswegen" w:date="2024-07-16T11:58:00Z" w16du:dateUtc="2024-07-16T09:58:00Z"/>
                <w:rFonts w:ascii="Arial" w:hAnsi="Arial" w:cs="Arial"/>
                <w:sz w:val="20"/>
                <w:szCs w:val="20"/>
                <w:lang w:val="en-GB"/>
              </w:rPr>
            </w:pPr>
          </w:p>
        </w:tc>
        <w:tc>
          <w:tcPr>
            <w:tcW w:w="1369" w:type="dxa"/>
          </w:tcPr>
          <w:p w14:paraId="1492C2F3" w14:textId="371D484B" w:rsidR="0060469F" w:rsidRDefault="00140354">
            <w:pPr>
              <w:spacing w:line="360" w:lineRule="auto"/>
              <w:jc w:val="both"/>
              <w:cnfStyle w:val="000000100000" w:firstRow="0" w:lastRow="0" w:firstColumn="0" w:lastColumn="0" w:oddVBand="0" w:evenVBand="0" w:oddHBand="1" w:evenHBand="0" w:firstRowFirstColumn="0" w:firstRowLastColumn="0" w:lastRowFirstColumn="0" w:lastRowLastColumn="0"/>
              <w:rPr>
                <w:ins w:id="9722" w:author="Dylan Van Aswegen" w:date="2024-07-16T11:58:00Z" w16du:dateUtc="2024-07-16T09:58:00Z"/>
                <w:rFonts w:ascii="Arial" w:hAnsi="Arial" w:cs="Arial"/>
                <w:sz w:val="20"/>
                <w:szCs w:val="20"/>
                <w:lang w:val="en-GB"/>
              </w:rPr>
            </w:pPr>
            <w:ins w:id="9723" w:author="Dylan Van Aswegen" w:date="2024-07-16T11:58:00Z" w16du:dateUtc="2024-07-16T09:58:00Z">
              <w:r>
                <w:rPr>
                  <w:rFonts w:ascii="Arial" w:hAnsi="Arial" w:cs="Arial"/>
                  <w:sz w:val="20"/>
                  <w:szCs w:val="20"/>
                  <w:lang w:val="en-GB"/>
                </w:rPr>
                <w:t>N/A</w:t>
              </w:r>
            </w:ins>
          </w:p>
        </w:tc>
        <w:tc>
          <w:tcPr>
            <w:tcW w:w="3296" w:type="dxa"/>
          </w:tcPr>
          <w:p w14:paraId="5D4D96B4" w14:textId="43A38456" w:rsidR="0060469F" w:rsidRDefault="0019214E">
            <w:pPr>
              <w:spacing w:line="360" w:lineRule="auto"/>
              <w:jc w:val="both"/>
              <w:cnfStyle w:val="000000100000" w:firstRow="0" w:lastRow="0" w:firstColumn="0" w:lastColumn="0" w:oddVBand="0" w:evenVBand="0" w:oddHBand="1" w:evenHBand="0" w:firstRowFirstColumn="0" w:firstRowLastColumn="0" w:lastRowFirstColumn="0" w:lastRowLastColumn="0"/>
              <w:rPr>
                <w:ins w:id="9724" w:author="Dylan Van Aswegen" w:date="2024-07-16T11:58:00Z" w16du:dateUtc="2024-07-16T09:58:00Z"/>
                <w:rFonts w:ascii="Arial" w:hAnsi="Arial" w:cs="Arial"/>
                <w:sz w:val="20"/>
                <w:szCs w:val="20"/>
                <w:lang w:val="en-GB"/>
              </w:rPr>
            </w:pPr>
            <w:ins w:id="9725" w:author="Dylan Van Aswegen" w:date="2024-07-16T11:58:00Z" w16du:dateUtc="2024-07-16T09:58:00Z">
              <w:r>
                <w:rPr>
                  <w:rFonts w:ascii="Arial" w:hAnsi="Arial" w:cs="Arial"/>
                  <w:sz w:val="20"/>
                  <w:szCs w:val="20"/>
                  <w:lang w:val="en-GB"/>
                </w:rPr>
                <w:t xml:space="preserve">The </w:t>
              </w:r>
            </w:ins>
            <w:ins w:id="9726" w:author="Dylan Van Aswegen" w:date="2024-07-16T11:59:00Z" w16du:dateUtc="2024-07-16T09:59:00Z">
              <w:r>
                <w:rPr>
                  <w:rFonts w:ascii="Arial" w:hAnsi="Arial" w:cs="Arial"/>
                  <w:sz w:val="20"/>
                  <w:szCs w:val="20"/>
                  <w:lang w:val="en-GB"/>
                </w:rPr>
                <w:t xml:space="preserve">application administrator will use this button to save and send the invoice to the organisation. Once clicked, </w:t>
              </w:r>
            </w:ins>
            <w:ins w:id="9727" w:author="Dylan Van Aswegen" w:date="2024-07-16T12:00:00Z" w16du:dateUtc="2024-07-16T10:00:00Z">
              <w:r w:rsidR="00D31480">
                <w:rPr>
                  <w:rFonts w:ascii="Arial" w:hAnsi="Arial" w:cs="Arial"/>
                  <w:sz w:val="20"/>
                  <w:szCs w:val="20"/>
                  <w:lang w:val="en-GB"/>
                </w:rPr>
                <w:t xml:space="preserve">the </w:t>
              </w:r>
              <w:r w:rsidR="003420A4">
                <w:rPr>
                  <w:rFonts w:ascii="Arial" w:hAnsi="Arial" w:cs="Arial"/>
                  <w:sz w:val="20"/>
                  <w:szCs w:val="20"/>
                  <w:lang w:val="en-GB"/>
                </w:rPr>
                <w:t xml:space="preserve">application will queue the invoice to be sent to the </w:t>
              </w:r>
              <w:r w:rsidR="00800AF4">
                <w:rPr>
                  <w:rFonts w:ascii="Arial" w:hAnsi="Arial" w:cs="Arial"/>
                  <w:sz w:val="20"/>
                  <w:szCs w:val="20"/>
                  <w:lang w:val="en-GB"/>
                </w:rPr>
                <w:t xml:space="preserve">organisation </w:t>
              </w:r>
            </w:ins>
            <w:ins w:id="9728" w:author="Dylan Van Aswegen" w:date="2024-07-16T18:23:00Z" w16du:dateUtc="2024-07-16T16:23:00Z">
              <w:r w:rsidR="003D0497">
                <w:rPr>
                  <w:rFonts w:ascii="Arial" w:hAnsi="Arial" w:cs="Arial"/>
                  <w:sz w:val="20"/>
                  <w:szCs w:val="20"/>
                  <w:lang w:val="en-GB"/>
                </w:rPr>
                <w:t>super admin.</w:t>
              </w:r>
            </w:ins>
          </w:p>
        </w:tc>
      </w:tr>
      <w:tr w:rsidR="0060469F" w14:paraId="4051DFF3" w14:textId="77777777" w:rsidTr="005C5491">
        <w:trPr>
          <w:trHeight w:val="192"/>
          <w:ins w:id="9729" w:author="Dylan Van Aswegen" w:date="2024-07-16T11:58:00Z" w16du:dateUtc="2024-07-16T09:58:00Z"/>
        </w:trPr>
        <w:tc>
          <w:tcPr>
            <w:cnfStyle w:val="001000000000" w:firstRow="0" w:lastRow="0" w:firstColumn="1" w:lastColumn="0" w:oddVBand="0" w:evenVBand="0" w:oddHBand="0" w:evenHBand="0" w:firstRowFirstColumn="0" w:firstRowLastColumn="0" w:lastRowFirstColumn="0" w:lastRowLastColumn="0"/>
            <w:tcW w:w="1099" w:type="dxa"/>
          </w:tcPr>
          <w:p w14:paraId="365BB0FA" w14:textId="77777777" w:rsidR="0060469F" w:rsidRDefault="0060469F">
            <w:pPr>
              <w:spacing w:line="360" w:lineRule="auto"/>
              <w:jc w:val="both"/>
              <w:rPr>
                <w:ins w:id="9730" w:author="Dylan Van Aswegen" w:date="2024-07-16T11:58:00Z" w16du:dateUtc="2024-07-16T09:58:00Z"/>
                <w:rFonts w:ascii="Arial" w:hAnsi="Arial" w:cs="Arial"/>
                <w:sz w:val="20"/>
                <w:szCs w:val="20"/>
                <w:lang w:val="en-GB"/>
              </w:rPr>
            </w:pPr>
          </w:p>
        </w:tc>
        <w:tc>
          <w:tcPr>
            <w:tcW w:w="1628" w:type="dxa"/>
          </w:tcPr>
          <w:p w14:paraId="76A12EF9" w14:textId="72883839" w:rsidR="0060469F" w:rsidRDefault="00140354">
            <w:pPr>
              <w:spacing w:line="360" w:lineRule="auto"/>
              <w:jc w:val="both"/>
              <w:cnfStyle w:val="000000000000" w:firstRow="0" w:lastRow="0" w:firstColumn="0" w:lastColumn="0" w:oddVBand="0" w:evenVBand="0" w:oddHBand="0" w:evenHBand="0" w:firstRowFirstColumn="0" w:firstRowLastColumn="0" w:lastRowFirstColumn="0" w:lastRowLastColumn="0"/>
              <w:rPr>
                <w:ins w:id="9731" w:author="Dylan Van Aswegen" w:date="2024-07-16T11:58:00Z" w16du:dateUtc="2024-07-16T09:58:00Z"/>
                <w:rFonts w:ascii="Arial" w:hAnsi="Arial" w:cs="Arial"/>
                <w:b/>
                <w:bCs/>
                <w:sz w:val="20"/>
                <w:szCs w:val="20"/>
                <w:lang w:val="en-GB"/>
              </w:rPr>
            </w:pPr>
            <w:ins w:id="9732" w:author="Dylan Van Aswegen" w:date="2024-07-16T11:58:00Z" w16du:dateUtc="2024-07-16T09:58:00Z">
              <w:r>
                <w:rPr>
                  <w:rFonts w:ascii="Arial" w:hAnsi="Arial" w:cs="Arial"/>
                  <w:b/>
                  <w:bCs/>
                  <w:sz w:val="20"/>
                  <w:szCs w:val="20"/>
                  <w:lang w:val="en-GB"/>
                </w:rPr>
                <w:t>Cancel</w:t>
              </w:r>
            </w:ins>
          </w:p>
        </w:tc>
        <w:tc>
          <w:tcPr>
            <w:tcW w:w="1167" w:type="dxa"/>
          </w:tcPr>
          <w:p w14:paraId="20940397" w14:textId="19281964" w:rsidR="0060469F" w:rsidRDefault="00140354">
            <w:pPr>
              <w:spacing w:line="360" w:lineRule="auto"/>
              <w:jc w:val="both"/>
              <w:cnfStyle w:val="000000000000" w:firstRow="0" w:lastRow="0" w:firstColumn="0" w:lastColumn="0" w:oddVBand="0" w:evenVBand="0" w:oddHBand="0" w:evenHBand="0" w:firstRowFirstColumn="0" w:firstRowLastColumn="0" w:lastRowFirstColumn="0" w:lastRowLastColumn="0"/>
              <w:rPr>
                <w:ins w:id="9733" w:author="Dylan Van Aswegen" w:date="2024-07-16T11:58:00Z" w16du:dateUtc="2024-07-16T09:58:00Z"/>
                <w:rFonts w:ascii="Arial" w:hAnsi="Arial" w:cs="Arial"/>
                <w:sz w:val="20"/>
                <w:szCs w:val="20"/>
                <w:lang w:val="en-GB"/>
              </w:rPr>
            </w:pPr>
            <w:ins w:id="9734" w:author="Dylan Van Aswegen" w:date="2024-07-16T11:58:00Z" w16du:dateUtc="2024-07-16T09:58:00Z">
              <w:r>
                <w:rPr>
                  <w:rFonts w:ascii="Arial" w:hAnsi="Arial" w:cs="Arial"/>
                  <w:sz w:val="20"/>
                  <w:szCs w:val="20"/>
                  <w:lang w:val="en-GB"/>
                </w:rPr>
                <w:t>Button</w:t>
              </w:r>
            </w:ins>
          </w:p>
        </w:tc>
        <w:tc>
          <w:tcPr>
            <w:tcW w:w="2215" w:type="dxa"/>
          </w:tcPr>
          <w:p w14:paraId="695A7884" w14:textId="77777777" w:rsidR="0060469F" w:rsidRPr="001D4CF4" w:rsidRDefault="0060469F">
            <w:pPr>
              <w:spacing w:line="360" w:lineRule="auto"/>
              <w:jc w:val="both"/>
              <w:cnfStyle w:val="000000000000" w:firstRow="0" w:lastRow="0" w:firstColumn="0" w:lastColumn="0" w:oddVBand="0" w:evenVBand="0" w:oddHBand="0" w:evenHBand="0" w:firstRowFirstColumn="0" w:firstRowLastColumn="0" w:lastRowFirstColumn="0" w:lastRowLastColumn="0"/>
              <w:rPr>
                <w:ins w:id="9735" w:author="Dylan Van Aswegen" w:date="2024-07-16T11:58:00Z" w16du:dateUtc="2024-07-16T09:58:00Z"/>
                <w:rFonts w:ascii="Arial" w:hAnsi="Arial" w:cs="Arial"/>
                <w:sz w:val="20"/>
                <w:szCs w:val="20"/>
                <w:lang w:val="en-GB"/>
              </w:rPr>
            </w:pPr>
          </w:p>
        </w:tc>
        <w:tc>
          <w:tcPr>
            <w:tcW w:w="1369" w:type="dxa"/>
          </w:tcPr>
          <w:p w14:paraId="4ECE56CA" w14:textId="5BF62D04" w:rsidR="0060469F" w:rsidRDefault="00140354">
            <w:pPr>
              <w:spacing w:line="360" w:lineRule="auto"/>
              <w:jc w:val="both"/>
              <w:cnfStyle w:val="000000000000" w:firstRow="0" w:lastRow="0" w:firstColumn="0" w:lastColumn="0" w:oddVBand="0" w:evenVBand="0" w:oddHBand="0" w:evenHBand="0" w:firstRowFirstColumn="0" w:firstRowLastColumn="0" w:lastRowFirstColumn="0" w:lastRowLastColumn="0"/>
              <w:rPr>
                <w:ins w:id="9736" w:author="Dylan Van Aswegen" w:date="2024-07-16T11:58:00Z" w16du:dateUtc="2024-07-16T09:58:00Z"/>
                <w:rFonts w:ascii="Arial" w:hAnsi="Arial" w:cs="Arial"/>
                <w:sz w:val="20"/>
                <w:szCs w:val="20"/>
                <w:lang w:val="en-GB"/>
              </w:rPr>
            </w:pPr>
            <w:ins w:id="9737" w:author="Dylan Van Aswegen" w:date="2024-07-16T11:58:00Z" w16du:dateUtc="2024-07-16T09:58:00Z">
              <w:r>
                <w:rPr>
                  <w:rFonts w:ascii="Arial" w:hAnsi="Arial" w:cs="Arial"/>
                  <w:sz w:val="20"/>
                  <w:szCs w:val="20"/>
                  <w:lang w:val="en-GB"/>
                </w:rPr>
                <w:t>N/A</w:t>
              </w:r>
            </w:ins>
          </w:p>
        </w:tc>
        <w:tc>
          <w:tcPr>
            <w:tcW w:w="3296" w:type="dxa"/>
          </w:tcPr>
          <w:p w14:paraId="5CE4605E" w14:textId="63F419F4" w:rsidR="0060469F" w:rsidRDefault="00AD6641">
            <w:pPr>
              <w:spacing w:line="360" w:lineRule="auto"/>
              <w:jc w:val="both"/>
              <w:cnfStyle w:val="000000000000" w:firstRow="0" w:lastRow="0" w:firstColumn="0" w:lastColumn="0" w:oddVBand="0" w:evenVBand="0" w:oddHBand="0" w:evenHBand="0" w:firstRowFirstColumn="0" w:firstRowLastColumn="0" w:lastRowFirstColumn="0" w:lastRowLastColumn="0"/>
              <w:rPr>
                <w:ins w:id="9738" w:author="Dylan Van Aswegen" w:date="2024-07-16T11:58:00Z" w16du:dateUtc="2024-07-16T09:58:00Z"/>
                <w:rFonts w:ascii="Arial" w:hAnsi="Arial" w:cs="Arial"/>
                <w:sz w:val="20"/>
                <w:szCs w:val="20"/>
                <w:lang w:val="en-GB"/>
              </w:rPr>
            </w:pPr>
            <w:ins w:id="9739" w:author="Dylan Van Aswegen" w:date="2024-07-16T12:01:00Z" w16du:dateUtc="2024-07-16T10:01:00Z">
              <w:r>
                <w:rPr>
                  <w:rFonts w:ascii="Arial" w:hAnsi="Arial" w:cs="Arial"/>
                  <w:sz w:val="20"/>
                  <w:szCs w:val="20"/>
                  <w:lang w:val="en-GB"/>
                </w:rPr>
                <w:t xml:space="preserve">This button will be used to cancel the invoice creation. Once clicked, the user will be navigated back to the finance page. </w:t>
              </w:r>
            </w:ins>
          </w:p>
        </w:tc>
      </w:tr>
    </w:tbl>
    <w:p w14:paraId="56F53AA5" w14:textId="77777777" w:rsidR="00036A94" w:rsidRPr="005B66E0" w:rsidRDefault="00036A94" w:rsidP="007E2DA1">
      <w:pPr>
        <w:rPr>
          <w:ins w:id="9740" w:author="Dylan Van Aswegen" w:date="2024-07-16T11:56:00Z" w16du:dateUtc="2024-07-16T09:56:00Z"/>
          <w:lang w:val="en-GB"/>
          <w:rPrChange w:id="9741" w:author="Dylan Van Aswegen" w:date="2024-07-16T11:57:00Z" w16du:dateUtc="2024-07-16T09:57:00Z">
            <w:rPr>
              <w:ins w:id="9742" w:author="Dylan Van Aswegen" w:date="2024-07-16T11:56:00Z" w16du:dateUtc="2024-07-16T09:56:00Z"/>
            </w:rPr>
          </w:rPrChange>
        </w:rPr>
      </w:pPr>
    </w:p>
    <w:p w14:paraId="71FCF387" w14:textId="77777777" w:rsidR="005B66E0" w:rsidRDefault="005B66E0" w:rsidP="007E2DA1">
      <w:pPr>
        <w:rPr>
          <w:ins w:id="9743" w:author="Dylan Van Aswegen" w:date="2024-07-16T11:32:00Z" w16du:dateUtc="2024-07-16T09:32:00Z"/>
        </w:rPr>
      </w:pPr>
    </w:p>
    <w:p w14:paraId="62437ECA" w14:textId="5998D376" w:rsidR="00B20743" w:rsidRDefault="00776940" w:rsidP="007E2DA1">
      <w:pPr>
        <w:rPr>
          <w:ins w:id="9744" w:author="Dylan Van Aswegen" w:date="2024-07-16T11:31:00Z" w16du:dateUtc="2024-07-16T09:31:00Z"/>
        </w:rPr>
      </w:pPr>
      <w:ins w:id="9745" w:author="Dylan Van Aswegen" w:date="2024-07-16T11:25:00Z" w16du:dateUtc="2024-07-16T09:25:00Z">
        <w:r>
          <w:t>The application administrator w</w:t>
        </w:r>
      </w:ins>
      <w:ins w:id="9746" w:author="Dylan Van Aswegen" w:date="2024-07-16T11:26:00Z" w16du:dateUtc="2024-07-16T09:26:00Z">
        <w:r w:rsidR="001067C5">
          <w:t>ill be navigated to the organisation account pa</w:t>
        </w:r>
        <w:r w:rsidR="00C4411C">
          <w:t>ge when they cli</w:t>
        </w:r>
      </w:ins>
      <w:ins w:id="9747" w:author="Dylan Van Aswegen" w:date="2024-07-16T11:27:00Z" w16du:dateUtc="2024-07-16T09:27:00Z">
        <w:r w:rsidR="00C4411C">
          <w:t xml:space="preserve">ck on the view button. The organisation account page will consist of the following </w:t>
        </w:r>
      </w:ins>
      <w:ins w:id="9748" w:author="Dylan Van Aswegen" w:date="2024-07-16T11:31:00Z" w16du:dateUtc="2024-07-16T09:31:00Z">
        <w:r w:rsidR="00B20743">
          <w:t>Fields</w:t>
        </w:r>
      </w:ins>
      <w:ins w:id="9749" w:author="Dylan Van Aswegen" w:date="2024-07-16T11:27:00Z" w16du:dateUtc="2024-07-16T09:27:00Z">
        <w:r w:rsidR="00C4411C">
          <w:t>:</w:t>
        </w:r>
      </w:ins>
    </w:p>
    <w:p w14:paraId="2EFDA8D5" w14:textId="77777777" w:rsidR="00B324AE" w:rsidRDefault="00C4411C" w:rsidP="007E2DA1">
      <w:pPr>
        <w:rPr>
          <w:ins w:id="9750" w:author="Dylan Van Aswegen" w:date="2024-07-16T11:32:00Z" w16du:dateUtc="2024-07-16T09:32:00Z"/>
        </w:rPr>
      </w:pPr>
      <w:ins w:id="9751" w:author="Dylan Van Aswegen" w:date="2024-07-16T11:27:00Z" w16du:dateUtc="2024-07-16T09:27:00Z">
        <w:r>
          <w:t xml:space="preserve"> </w:t>
        </w:r>
      </w:ins>
    </w:p>
    <w:tbl>
      <w:tblPr>
        <w:tblStyle w:val="GridTable4-Accent1"/>
        <w:tblW w:w="10774" w:type="dxa"/>
        <w:tblInd w:w="-714" w:type="dxa"/>
        <w:tblLook w:val="04A0" w:firstRow="1" w:lastRow="0" w:firstColumn="1" w:lastColumn="0" w:noHBand="0" w:noVBand="1"/>
      </w:tblPr>
      <w:tblGrid>
        <w:gridCol w:w="1099"/>
        <w:gridCol w:w="1628"/>
        <w:gridCol w:w="1167"/>
        <w:gridCol w:w="2215"/>
        <w:gridCol w:w="1369"/>
        <w:gridCol w:w="3296"/>
      </w:tblGrid>
      <w:tr w:rsidR="00B324AE" w14:paraId="602966FF" w14:textId="77777777" w:rsidTr="005C5491">
        <w:trPr>
          <w:cnfStyle w:val="100000000000" w:firstRow="1" w:lastRow="0" w:firstColumn="0" w:lastColumn="0" w:oddVBand="0" w:evenVBand="0" w:oddHBand="0" w:evenHBand="0" w:firstRowFirstColumn="0" w:firstRowLastColumn="0" w:lastRowFirstColumn="0" w:lastRowLastColumn="0"/>
          <w:tblHeader/>
          <w:ins w:id="9752" w:author="Dylan Van Aswegen" w:date="2024-07-16T11:32:00Z" w16du:dateUtc="2024-07-16T09:32:00Z"/>
        </w:trPr>
        <w:tc>
          <w:tcPr>
            <w:cnfStyle w:val="001000000000" w:firstRow="0" w:lastRow="0" w:firstColumn="1" w:lastColumn="0" w:oddVBand="0" w:evenVBand="0" w:oddHBand="0" w:evenHBand="0" w:firstRowFirstColumn="0" w:firstRowLastColumn="0" w:lastRowFirstColumn="0" w:lastRowLastColumn="0"/>
            <w:tcW w:w="1099" w:type="dxa"/>
            <w:shd w:val="clear" w:color="auto" w:fill="002060"/>
          </w:tcPr>
          <w:p w14:paraId="5442B7F0" w14:textId="77777777" w:rsidR="00B324AE" w:rsidRDefault="00B324AE">
            <w:pPr>
              <w:spacing w:line="360" w:lineRule="auto"/>
              <w:jc w:val="both"/>
              <w:rPr>
                <w:ins w:id="9753" w:author="Dylan Van Aswegen" w:date="2024-07-16T11:32:00Z" w16du:dateUtc="2024-07-16T09:32:00Z"/>
                <w:rFonts w:ascii="Arial" w:hAnsi="Arial" w:cs="Arial"/>
                <w:sz w:val="20"/>
                <w:szCs w:val="20"/>
                <w:lang w:val="en-GB"/>
              </w:rPr>
            </w:pPr>
            <w:ins w:id="9754" w:author="Dylan Van Aswegen" w:date="2024-07-16T11:32:00Z" w16du:dateUtc="2024-07-16T09:32:00Z">
              <w:r>
                <w:rPr>
                  <w:rFonts w:ascii="Arial" w:hAnsi="Arial" w:cs="Arial"/>
                  <w:sz w:val="20"/>
                  <w:szCs w:val="20"/>
                  <w:lang w:val="en-GB"/>
                </w:rPr>
                <w:t xml:space="preserve">Field Number </w:t>
              </w:r>
            </w:ins>
          </w:p>
        </w:tc>
        <w:tc>
          <w:tcPr>
            <w:tcW w:w="1628" w:type="dxa"/>
            <w:shd w:val="clear" w:color="auto" w:fill="002060"/>
          </w:tcPr>
          <w:p w14:paraId="1E9753BF" w14:textId="77777777" w:rsidR="00B324AE" w:rsidRDefault="00B324AE">
            <w:pPr>
              <w:spacing w:line="360" w:lineRule="auto"/>
              <w:jc w:val="both"/>
              <w:cnfStyle w:val="100000000000" w:firstRow="1" w:lastRow="0" w:firstColumn="0" w:lastColumn="0" w:oddVBand="0" w:evenVBand="0" w:oddHBand="0" w:evenHBand="0" w:firstRowFirstColumn="0" w:firstRowLastColumn="0" w:lastRowFirstColumn="0" w:lastRowLastColumn="0"/>
              <w:rPr>
                <w:ins w:id="9755" w:author="Dylan Van Aswegen" w:date="2024-07-16T11:32:00Z" w16du:dateUtc="2024-07-16T09:32:00Z"/>
                <w:rFonts w:ascii="Arial" w:hAnsi="Arial" w:cs="Arial"/>
                <w:sz w:val="20"/>
                <w:szCs w:val="20"/>
                <w:lang w:val="en-GB"/>
              </w:rPr>
            </w:pPr>
            <w:ins w:id="9756" w:author="Dylan Van Aswegen" w:date="2024-07-16T11:32:00Z" w16du:dateUtc="2024-07-16T09:32:00Z">
              <w:r>
                <w:rPr>
                  <w:rFonts w:ascii="Arial" w:hAnsi="Arial" w:cs="Arial"/>
                  <w:sz w:val="20"/>
                  <w:szCs w:val="20"/>
                  <w:lang w:val="en-GB"/>
                </w:rPr>
                <w:t>Field Name</w:t>
              </w:r>
            </w:ins>
          </w:p>
        </w:tc>
        <w:tc>
          <w:tcPr>
            <w:tcW w:w="1167" w:type="dxa"/>
            <w:shd w:val="clear" w:color="auto" w:fill="002060"/>
          </w:tcPr>
          <w:p w14:paraId="2E748CE5" w14:textId="77777777" w:rsidR="00B324AE" w:rsidRDefault="00B324AE">
            <w:pPr>
              <w:spacing w:line="360" w:lineRule="auto"/>
              <w:jc w:val="both"/>
              <w:cnfStyle w:val="100000000000" w:firstRow="1" w:lastRow="0" w:firstColumn="0" w:lastColumn="0" w:oddVBand="0" w:evenVBand="0" w:oddHBand="0" w:evenHBand="0" w:firstRowFirstColumn="0" w:firstRowLastColumn="0" w:lastRowFirstColumn="0" w:lastRowLastColumn="0"/>
              <w:rPr>
                <w:ins w:id="9757" w:author="Dylan Van Aswegen" w:date="2024-07-16T11:32:00Z" w16du:dateUtc="2024-07-16T09:32:00Z"/>
                <w:rFonts w:ascii="Arial" w:hAnsi="Arial" w:cs="Arial"/>
                <w:sz w:val="20"/>
                <w:szCs w:val="20"/>
                <w:lang w:val="en-GB"/>
              </w:rPr>
            </w:pPr>
            <w:ins w:id="9758" w:author="Dylan Van Aswegen" w:date="2024-07-16T11:32:00Z" w16du:dateUtc="2024-07-16T09:32:00Z">
              <w:r>
                <w:rPr>
                  <w:rFonts w:ascii="Arial" w:hAnsi="Arial" w:cs="Arial"/>
                  <w:sz w:val="20"/>
                  <w:szCs w:val="20"/>
                  <w:lang w:val="en-GB"/>
                </w:rPr>
                <w:t>Field Type</w:t>
              </w:r>
            </w:ins>
          </w:p>
        </w:tc>
        <w:tc>
          <w:tcPr>
            <w:tcW w:w="2215" w:type="dxa"/>
            <w:shd w:val="clear" w:color="auto" w:fill="002060"/>
          </w:tcPr>
          <w:p w14:paraId="484E041C" w14:textId="77777777" w:rsidR="00B324AE" w:rsidRDefault="00B324AE">
            <w:pPr>
              <w:spacing w:line="360" w:lineRule="auto"/>
              <w:jc w:val="both"/>
              <w:cnfStyle w:val="100000000000" w:firstRow="1" w:lastRow="0" w:firstColumn="0" w:lastColumn="0" w:oddVBand="0" w:evenVBand="0" w:oddHBand="0" w:evenHBand="0" w:firstRowFirstColumn="0" w:firstRowLastColumn="0" w:lastRowFirstColumn="0" w:lastRowLastColumn="0"/>
              <w:rPr>
                <w:ins w:id="9759" w:author="Dylan Van Aswegen" w:date="2024-07-16T11:32:00Z" w16du:dateUtc="2024-07-16T09:32:00Z"/>
                <w:rFonts w:ascii="Arial" w:hAnsi="Arial" w:cs="Arial"/>
                <w:sz w:val="20"/>
                <w:szCs w:val="20"/>
                <w:lang w:val="en-GB"/>
              </w:rPr>
            </w:pPr>
            <w:ins w:id="9760" w:author="Dylan Van Aswegen" w:date="2024-07-16T11:32:00Z" w16du:dateUtc="2024-07-16T09:32:00Z">
              <w:r>
                <w:rPr>
                  <w:rFonts w:ascii="Arial" w:hAnsi="Arial" w:cs="Arial"/>
                  <w:sz w:val="20"/>
                  <w:szCs w:val="20"/>
                  <w:lang w:val="en-GB"/>
                </w:rPr>
                <w:t>Field Data Type</w:t>
              </w:r>
            </w:ins>
          </w:p>
        </w:tc>
        <w:tc>
          <w:tcPr>
            <w:tcW w:w="1369" w:type="dxa"/>
            <w:shd w:val="clear" w:color="auto" w:fill="002060"/>
          </w:tcPr>
          <w:p w14:paraId="7400749E" w14:textId="77777777" w:rsidR="00B324AE" w:rsidRDefault="00B324AE">
            <w:pPr>
              <w:spacing w:line="360" w:lineRule="auto"/>
              <w:jc w:val="both"/>
              <w:cnfStyle w:val="100000000000" w:firstRow="1" w:lastRow="0" w:firstColumn="0" w:lastColumn="0" w:oddVBand="0" w:evenVBand="0" w:oddHBand="0" w:evenHBand="0" w:firstRowFirstColumn="0" w:firstRowLastColumn="0" w:lastRowFirstColumn="0" w:lastRowLastColumn="0"/>
              <w:rPr>
                <w:ins w:id="9761" w:author="Dylan Van Aswegen" w:date="2024-07-16T11:32:00Z" w16du:dateUtc="2024-07-16T09:32:00Z"/>
                <w:rFonts w:ascii="Arial" w:hAnsi="Arial" w:cs="Arial"/>
                <w:sz w:val="20"/>
                <w:szCs w:val="20"/>
                <w:lang w:val="en-GB"/>
              </w:rPr>
            </w:pPr>
            <w:ins w:id="9762" w:author="Dylan Van Aswegen" w:date="2024-07-16T11:32:00Z" w16du:dateUtc="2024-07-16T09:32:00Z">
              <w:r>
                <w:rPr>
                  <w:rFonts w:ascii="Arial" w:hAnsi="Arial" w:cs="Arial"/>
                  <w:sz w:val="20"/>
                  <w:szCs w:val="20"/>
                  <w:lang w:val="en-GB"/>
                </w:rPr>
                <w:t>Required?</w:t>
              </w:r>
            </w:ins>
          </w:p>
        </w:tc>
        <w:tc>
          <w:tcPr>
            <w:tcW w:w="3296" w:type="dxa"/>
            <w:shd w:val="clear" w:color="auto" w:fill="002060"/>
          </w:tcPr>
          <w:p w14:paraId="5086D86B" w14:textId="77777777" w:rsidR="00B324AE" w:rsidRDefault="00B324AE">
            <w:pPr>
              <w:spacing w:line="360" w:lineRule="auto"/>
              <w:jc w:val="both"/>
              <w:cnfStyle w:val="100000000000" w:firstRow="1" w:lastRow="0" w:firstColumn="0" w:lastColumn="0" w:oddVBand="0" w:evenVBand="0" w:oddHBand="0" w:evenHBand="0" w:firstRowFirstColumn="0" w:firstRowLastColumn="0" w:lastRowFirstColumn="0" w:lastRowLastColumn="0"/>
              <w:rPr>
                <w:ins w:id="9763" w:author="Dylan Van Aswegen" w:date="2024-07-16T11:32:00Z" w16du:dateUtc="2024-07-16T09:32:00Z"/>
                <w:rFonts w:ascii="Arial" w:hAnsi="Arial" w:cs="Arial"/>
                <w:sz w:val="20"/>
                <w:szCs w:val="20"/>
                <w:lang w:val="en-GB"/>
              </w:rPr>
            </w:pPr>
            <w:ins w:id="9764" w:author="Dylan Van Aswegen" w:date="2024-07-16T11:32:00Z" w16du:dateUtc="2024-07-16T09:32:00Z">
              <w:r>
                <w:rPr>
                  <w:rFonts w:ascii="Arial" w:hAnsi="Arial" w:cs="Arial"/>
                  <w:sz w:val="20"/>
                  <w:szCs w:val="20"/>
                  <w:lang w:val="en-GB"/>
                </w:rPr>
                <w:t>Field Rules</w:t>
              </w:r>
            </w:ins>
          </w:p>
        </w:tc>
      </w:tr>
      <w:tr w:rsidR="00B324AE" w14:paraId="05A3F99F" w14:textId="77777777" w:rsidTr="005C5491">
        <w:trPr>
          <w:cnfStyle w:val="000000100000" w:firstRow="0" w:lastRow="0" w:firstColumn="0" w:lastColumn="0" w:oddVBand="0" w:evenVBand="0" w:oddHBand="1" w:evenHBand="0" w:firstRowFirstColumn="0" w:firstRowLastColumn="0" w:lastRowFirstColumn="0" w:lastRowLastColumn="0"/>
          <w:trHeight w:val="192"/>
          <w:ins w:id="9765" w:author="Dylan Van Aswegen" w:date="2024-07-16T11:32:00Z" w16du:dateUtc="2024-07-16T09:32:00Z"/>
        </w:trPr>
        <w:tc>
          <w:tcPr>
            <w:cnfStyle w:val="001000000000" w:firstRow="0" w:lastRow="0" w:firstColumn="1" w:lastColumn="0" w:oddVBand="0" w:evenVBand="0" w:oddHBand="0" w:evenHBand="0" w:firstRowFirstColumn="0" w:firstRowLastColumn="0" w:lastRowFirstColumn="0" w:lastRowLastColumn="0"/>
            <w:tcW w:w="1099" w:type="dxa"/>
          </w:tcPr>
          <w:p w14:paraId="2F613495" w14:textId="77777777" w:rsidR="00B324AE" w:rsidRDefault="00B324AE">
            <w:pPr>
              <w:spacing w:line="360" w:lineRule="auto"/>
              <w:jc w:val="both"/>
              <w:rPr>
                <w:ins w:id="9766" w:author="Dylan Van Aswegen" w:date="2024-07-16T11:32:00Z" w16du:dateUtc="2024-07-16T09:32:00Z"/>
                <w:rFonts w:ascii="Arial" w:hAnsi="Arial" w:cs="Arial"/>
                <w:sz w:val="20"/>
                <w:szCs w:val="20"/>
                <w:lang w:val="en-GB"/>
              </w:rPr>
            </w:pPr>
          </w:p>
        </w:tc>
        <w:tc>
          <w:tcPr>
            <w:tcW w:w="1628" w:type="dxa"/>
          </w:tcPr>
          <w:p w14:paraId="3F2AF9D7" w14:textId="052C9FC6" w:rsidR="00B324AE" w:rsidRPr="001D4CF4" w:rsidRDefault="00833104">
            <w:pPr>
              <w:spacing w:line="360" w:lineRule="auto"/>
              <w:jc w:val="both"/>
              <w:cnfStyle w:val="000000100000" w:firstRow="0" w:lastRow="0" w:firstColumn="0" w:lastColumn="0" w:oddVBand="0" w:evenVBand="0" w:oddHBand="1" w:evenHBand="0" w:firstRowFirstColumn="0" w:firstRowLastColumn="0" w:lastRowFirstColumn="0" w:lastRowLastColumn="0"/>
              <w:rPr>
                <w:ins w:id="9767" w:author="Dylan Van Aswegen" w:date="2024-07-16T11:32:00Z" w16du:dateUtc="2024-07-16T09:32:00Z"/>
                <w:rFonts w:ascii="Arial" w:hAnsi="Arial" w:cs="Arial"/>
                <w:b/>
                <w:bCs/>
                <w:sz w:val="20"/>
                <w:szCs w:val="20"/>
                <w:lang w:val="en-GB"/>
              </w:rPr>
            </w:pPr>
            <w:ins w:id="9768" w:author="Dylan Van Aswegen" w:date="2024-07-16T12:52:00Z" w16du:dateUtc="2024-07-16T10:52:00Z">
              <w:r>
                <w:rPr>
                  <w:rFonts w:ascii="Arial" w:hAnsi="Arial" w:cs="Arial"/>
                  <w:b/>
                  <w:bCs/>
                  <w:sz w:val="20"/>
                  <w:szCs w:val="20"/>
                  <w:lang w:val="en-GB"/>
                </w:rPr>
                <w:t>Organisation Account Page Heading</w:t>
              </w:r>
            </w:ins>
          </w:p>
        </w:tc>
        <w:tc>
          <w:tcPr>
            <w:tcW w:w="1167" w:type="dxa"/>
          </w:tcPr>
          <w:p w14:paraId="6EBF9268" w14:textId="079C63D1" w:rsidR="00B324AE" w:rsidRDefault="00337C9A">
            <w:pPr>
              <w:spacing w:line="360" w:lineRule="auto"/>
              <w:jc w:val="both"/>
              <w:cnfStyle w:val="000000100000" w:firstRow="0" w:lastRow="0" w:firstColumn="0" w:lastColumn="0" w:oddVBand="0" w:evenVBand="0" w:oddHBand="1" w:evenHBand="0" w:firstRowFirstColumn="0" w:firstRowLastColumn="0" w:lastRowFirstColumn="0" w:lastRowLastColumn="0"/>
              <w:rPr>
                <w:ins w:id="9769" w:author="Dylan Van Aswegen" w:date="2024-07-16T11:32:00Z" w16du:dateUtc="2024-07-16T09:32:00Z"/>
                <w:rFonts w:ascii="Arial" w:hAnsi="Arial" w:cs="Arial"/>
                <w:sz w:val="20"/>
                <w:szCs w:val="20"/>
                <w:lang w:val="en-GB"/>
              </w:rPr>
            </w:pPr>
            <w:proofErr w:type="spellStart"/>
            <w:ins w:id="9770" w:author="Dylan Van Aswegen" w:date="2024-07-16T12:53:00Z" w16du:dateUtc="2024-07-16T10:53:00Z">
              <w:r>
                <w:rPr>
                  <w:rFonts w:ascii="Arial" w:hAnsi="Arial" w:cs="Arial"/>
                  <w:sz w:val="20"/>
                  <w:szCs w:val="20"/>
                  <w:lang w:val="en-GB"/>
                </w:rPr>
                <w:t>Textfield</w:t>
              </w:r>
            </w:ins>
            <w:proofErr w:type="spellEnd"/>
          </w:p>
        </w:tc>
        <w:tc>
          <w:tcPr>
            <w:tcW w:w="2215" w:type="dxa"/>
          </w:tcPr>
          <w:p w14:paraId="46608FCD" w14:textId="51A328CA" w:rsidR="00B324AE" w:rsidRPr="001D4CF4" w:rsidRDefault="00337C9A">
            <w:pPr>
              <w:spacing w:line="360" w:lineRule="auto"/>
              <w:jc w:val="both"/>
              <w:cnfStyle w:val="000000100000" w:firstRow="0" w:lastRow="0" w:firstColumn="0" w:lastColumn="0" w:oddVBand="0" w:evenVBand="0" w:oddHBand="1" w:evenHBand="0" w:firstRowFirstColumn="0" w:firstRowLastColumn="0" w:lastRowFirstColumn="0" w:lastRowLastColumn="0"/>
              <w:rPr>
                <w:ins w:id="9771" w:author="Dylan Van Aswegen" w:date="2024-07-16T11:32:00Z" w16du:dateUtc="2024-07-16T09:32:00Z"/>
                <w:rFonts w:ascii="Arial" w:hAnsi="Arial" w:cs="Arial"/>
                <w:sz w:val="20"/>
                <w:szCs w:val="20"/>
                <w:lang w:val="en-GB"/>
              </w:rPr>
            </w:pPr>
            <w:ins w:id="9772" w:author="Dylan Van Aswegen" w:date="2024-07-16T12:53:00Z" w16du:dateUtc="2024-07-16T10:53:00Z">
              <w:r>
                <w:rPr>
                  <w:rFonts w:ascii="Arial" w:hAnsi="Arial" w:cs="Arial"/>
                  <w:sz w:val="20"/>
                  <w:szCs w:val="20"/>
                  <w:lang w:val="en-GB"/>
                </w:rPr>
                <w:t>String</w:t>
              </w:r>
            </w:ins>
          </w:p>
        </w:tc>
        <w:tc>
          <w:tcPr>
            <w:tcW w:w="1369" w:type="dxa"/>
          </w:tcPr>
          <w:p w14:paraId="0179743B" w14:textId="77777777" w:rsidR="00B324AE" w:rsidRDefault="00B324AE">
            <w:pPr>
              <w:spacing w:line="360" w:lineRule="auto"/>
              <w:jc w:val="both"/>
              <w:cnfStyle w:val="000000100000" w:firstRow="0" w:lastRow="0" w:firstColumn="0" w:lastColumn="0" w:oddVBand="0" w:evenVBand="0" w:oddHBand="1" w:evenHBand="0" w:firstRowFirstColumn="0" w:firstRowLastColumn="0" w:lastRowFirstColumn="0" w:lastRowLastColumn="0"/>
              <w:rPr>
                <w:ins w:id="9773" w:author="Dylan Van Aswegen" w:date="2024-07-16T11:32:00Z" w16du:dateUtc="2024-07-16T09:32:00Z"/>
                <w:rFonts w:ascii="Arial" w:hAnsi="Arial" w:cs="Arial"/>
                <w:sz w:val="20"/>
                <w:szCs w:val="20"/>
                <w:lang w:val="en-GB"/>
              </w:rPr>
            </w:pPr>
            <w:ins w:id="9774" w:author="Dylan Van Aswegen" w:date="2024-07-16T11:32:00Z" w16du:dateUtc="2024-07-16T09:32:00Z">
              <w:r>
                <w:rPr>
                  <w:rFonts w:ascii="Arial" w:hAnsi="Arial" w:cs="Arial"/>
                  <w:sz w:val="20"/>
                  <w:szCs w:val="20"/>
                  <w:lang w:val="en-GB"/>
                </w:rPr>
                <w:t>N/A</w:t>
              </w:r>
            </w:ins>
          </w:p>
        </w:tc>
        <w:tc>
          <w:tcPr>
            <w:tcW w:w="3296" w:type="dxa"/>
          </w:tcPr>
          <w:p w14:paraId="2B6CBD39" w14:textId="37ABCE72" w:rsidR="00B324AE" w:rsidRDefault="00337C9A">
            <w:pPr>
              <w:spacing w:line="360" w:lineRule="auto"/>
              <w:jc w:val="both"/>
              <w:cnfStyle w:val="000000100000" w:firstRow="0" w:lastRow="0" w:firstColumn="0" w:lastColumn="0" w:oddVBand="0" w:evenVBand="0" w:oddHBand="1" w:evenHBand="0" w:firstRowFirstColumn="0" w:firstRowLastColumn="0" w:lastRowFirstColumn="0" w:lastRowLastColumn="0"/>
              <w:rPr>
                <w:ins w:id="9775" w:author="Dylan Van Aswegen" w:date="2024-07-16T11:32:00Z" w16du:dateUtc="2024-07-16T09:32:00Z"/>
                <w:rFonts w:ascii="Arial" w:hAnsi="Arial" w:cs="Arial"/>
                <w:sz w:val="20"/>
                <w:szCs w:val="20"/>
                <w:lang w:val="en-GB"/>
              </w:rPr>
            </w:pPr>
            <w:ins w:id="9776" w:author="Dylan Van Aswegen" w:date="2024-07-16T12:53:00Z" w16du:dateUtc="2024-07-16T10:53:00Z">
              <w:r>
                <w:rPr>
                  <w:rFonts w:ascii="Arial" w:hAnsi="Arial" w:cs="Arial"/>
                  <w:sz w:val="20"/>
                  <w:szCs w:val="20"/>
                  <w:lang w:val="en-GB"/>
                </w:rPr>
                <w:t>This field will be populated by the application with the text: “</w:t>
              </w:r>
              <w:r w:rsidR="008A449C">
                <w:rPr>
                  <w:rFonts w:ascii="Arial" w:hAnsi="Arial" w:cs="Arial"/>
                  <w:sz w:val="20"/>
                  <w:szCs w:val="20"/>
                  <w:lang w:val="en-GB"/>
                </w:rPr>
                <w:t>Organisation Account</w:t>
              </w:r>
              <w:r>
                <w:rPr>
                  <w:rFonts w:ascii="Arial" w:hAnsi="Arial" w:cs="Arial"/>
                  <w:sz w:val="20"/>
                  <w:szCs w:val="20"/>
                  <w:lang w:val="en-GB"/>
                </w:rPr>
                <w:t>”</w:t>
              </w:r>
              <w:r w:rsidR="008A449C">
                <w:rPr>
                  <w:rFonts w:ascii="Arial" w:hAnsi="Arial" w:cs="Arial"/>
                  <w:sz w:val="20"/>
                  <w:szCs w:val="20"/>
                  <w:lang w:val="en-GB"/>
                </w:rPr>
                <w:t xml:space="preserve"> followed by the organisation name. </w:t>
              </w:r>
            </w:ins>
          </w:p>
        </w:tc>
      </w:tr>
      <w:tr w:rsidR="00A411F8" w14:paraId="2829F719" w14:textId="77777777" w:rsidTr="005C5491">
        <w:trPr>
          <w:trHeight w:val="192"/>
          <w:ins w:id="9777" w:author="Dylan Van Aswegen" w:date="2024-07-16T12:53:00Z" w16du:dateUtc="2024-07-16T10:53:00Z"/>
        </w:trPr>
        <w:tc>
          <w:tcPr>
            <w:cnfStyle w:val="001000000000" w:firstRow="0" w:lastRow="0" w:firstColumn="1" w:lastColumn="0" w:oddVBand="0" w:evenVBand="0" w:oddHBand="0" w:evenHBand="0" w:firstRowFirstColumn="0" w:firstRowLastColumn="0" w:lastRowFirstColumn="0" w:lastRowLastColumn="0"/>
            <w:tcW w:w="1099" w:type="dxa"/>
          </w:tcPr>
          <w:p w14:paraId="6266CFE6" w14:textId="77777777" w:rsidR="00A411F8" w:rsidRDefault="00A411F8" w:rsidP="00A411F8">
            <w:pPr>
              <w:spacing w:line="360" w:lineRule="auto"/>
              <w:jc w:val="both"/>
              <w:rPr>
                <w:ins w:id="9778" w:author="Dylan Van Aswegen" w:date="2024-07-16T12:53:00Z" w16du:dateUtc="2024-07-16T10:53:00Z"/>
                <w:rFonts w:ascii="Arial" w:hAnsi="Arial" w:cs="Arial"/>
                <w:sz w:val="20"/>
                <w:szCs w:val="20"/>
                <w:lang w:val="en-GB"/>
              </w:rPr>
            </w:pPr>
          </w:p>
        </w:tc>
        <w:tc>
          <w:tcPr>
            <w:tcW w:w="1628" w:type="dxa"/>
          </w:tcPr>
          <w:p w14:paraId="1D42A72A" w14:textId="02D58D0C" w:rsidR="00A411F8" w:rsidRDefault="00A411F8" w:rsidP="00A411F8">
            <w:pPr>
              <w:spacing w:line="360" w:lineRule="auto"/>
              <w:jc w:val="both"/>
              <w:cnfStyle w:val="000000000000" w:firstRow="0" w:lastRow="0" w:firstColumn="0" w:lastColumn="0" w:oddVBand="0" w:evenVBand="0" w:oddHBand="0" w:evenHBand="0" w:firstRowFirstColumn="0" w:firstRowLastColumn="0" w:lastRowFirstColumn="0" w:lastRowLastColumn="0"/>
              <w:rPr>
                <w:ins w:id="9779" w:author="Dylan Van Aswegen" w:date="2024-07-16T12:53:00Z" w16du:dateUtc="2024-07-16T10:53:00Z"/>
                <w:rFonts w:ascii="Arial" w:hAnsi="Arial" w:cs="Arial"/>
                <w:b/>
                <w:bCs/>
                <w:sz w:val="20"/>
                <w:szCs w:val="20"/>
                <w:lang w:val="en-GB"/>
              </w:rPr>
            </w:pPr>
            <w:ins w:id="9780" w:author="Dylan Van Aswegen" w:date="2024-07-16T12:54:00Z" w16du:dateUtc="2024-07-16T10:54:00Z">
              <w:r>
                <w:rPr>
                  <w:rFonts w:ascii="Arial" w:hAnsi="Arial" w:cs="Arial"/>
                  <w:b/>
                  <w:bCs/>
                  <w:sz w:val="20"/>
                  <w:szCs w:val="20"/>
                  <w:lang w:val="en-GB"/>
                </w:rPr>
                <w:t xml:space="preserve">Balance </w:t>
              </w:r>
            </w:ins>
          </w:p>
        </w:tc>
        <w:tc>
          <w:tcPr>
            <w:tcW w:w="1167" w:type="dxa"/>
          </w:tcPr>
          <w:p w14:paraId="2113AC5C" w14:textId="74AEC20F" w:rsidR="00A411F8" w:rsidRDefault="00A411F8" w:rsidP="00A411F8">
            <w:pPr>
              <w:spacing w:line="360" w:lineRule="auto"/>
              <w:jc w:val="both"/>
              <w:cnfStyle w:val="000000000000" w:firstRow="0" w:lastRow="0" w:firstColumn="0" w:lastColumn="0" w:oddVBand="0" w:evenVBand="0" w:oddHBand="0" w:evenHBand="0" w:firstRowFirstColumn="0" w:firstRowLastColumn="0" w:lastRowFirstColumn="0" w:lastRowLastColumn="0"/>
              <w:rPr>
                <w:ins w:id="9781" w:author="Dylan Van Aswegen" w:date="2024-07-16T12:53:00Z" w16du:dateUtc="2024-07-16T10:53:00Z"/>
                <w:rFonts w:ascii="Arial" w:hAnsi="Arial" w:cs="Arial"/>
                <w:sz w:val="20"/>
                <w:szCs w:val="20"/>
                <w:lang w:val="en-GB"/>
              </w:rPr>
            </w:pPr>
            <w:proofErr w:type="spellStart"/>
            <w:ins w:id="9782" w:author="Dylan Van Aswegen" w:date="2024-07-16T12:54:00Z">
              <w:r>
                <w:rPr>
                  <w:rFonts w:ascii="Arial" w:hAnsi="Arial" w:cs="Arial"/>
                  <w:sz w:val="20"/>
                  <w:szCs w:val="20"/>
                  <w:lang w:val="en-GB"/>
                </w:rPr>
                <w:t>Textfield</w:t>
              </w:r>
            </w:ins>
            <w:proofErr w:type="spellEnd"/>
          </w:p>
        </w:tc>
        <w:tc>
          <w:tcPr>
            <w:tcW w:w="2215" w:type="dxa"/>
          </w:tcPr>
          <w:p w14:paraId="0AC7FE72" w14:textId="6F57ADE3" w:rsidR="00A411F8" w:rsidRDefault="00A411F8" w:rsidP="00A411F8">
            <w:pPr>
              <w:spacing w:line="360" w:lineRule="auto"/>
              <w:jc w:val="both"/>
              <w:cnfStyle w:val="000000000000" w:firstRow="0" w:lastRow="0" w:firstColumn="0" w:lastColumn="0" w:oddVBand="0" w:evenVBand="0" w:oddHBand="0" w:evenHBand="0" w:firstRowFirstColumn="0" w:firstRowLastColumn="0" w:lastRowFirstColumn="0" w:lastRowLastColumn="0"/>
              <w:rPr>
                <w:ins w:id="9783" w:author="Dylan Van Aswegen" w:date="2024-07-16T12:53:00Z" w16du:dateUtc="2024-07-16T10:53:00Z"/>
                <w:rFonts w:ascii="Arial" w:hAnsi="Arial" w:cs="Arial"/>
                <w:sz w:val="20"/>
                <w:szCs w:val="20"/>
                <w:lang w:val="en-GB"/>
              </w:rPr>
            </w:pPr>
            <w:ins w:id="9784" w:author="Dylan Van Aswegen" w:date="2024-07-16T12:54:00Z">
              <w:r>
                <w:rPr>
                  <w:rFonts w:ascii="Arial" w:hAnsi="Arial" w:cs="Arial"/>
                  <w:sz w:val="20"/>
                  <w:szCs w:val="20"/>
                  <w:lang w:val="en-GB"/>
                </w:rPr>
                <w:t>String</w:t>
              </w:r>
            </w:ins>
          </w:p>
        </w:tc>
        <w:tc>
          <w:tcPr>
            <w:tcW w:w="1369" w:type="dxa"/>
          </w:tcPr>
          <w:p w14:paraId="357917A8" w14:textId="11B6C1CC" w:rsidR="00A411F8" w:rsidRDefault="00A411F8" w:rsidP="00A411F8">
            <w:pPr>
              <w:spacing w:line="360" w:lineRule="auto"/>
              <w:jc w:val="both"/>
              <w:cnfStyle w:val="000000000000" w:firstRow="0" w:lastRow="0" w:firstColumn="0" w:lastColumn="0" w:oddVBand="0" w:evenVBand="0" w:oddHBand="0" w:evenHBand="0" w:firstRowFirstColumn="0" w:firstRowLastColumn="0" w:lastRowFirstColumn="0" w:lastRowLastColumn="0"/>
              <w:rPr>
                <w:ins w:id="9785" w:author="Dylan Van Aswegen" w:date="2024-07-16T12:53:00Z" w16du:dateUtc="2024-07-16T10:53:00Z"/>
                <w:rFonts w:ascii="Arial" w:hAnsi="Arial" w:cs="Arial"/>
                <w:sz w:val="20"/>
                <w:szCs w:val="20"/>
                <w:lang w:val="en-GB"/>
              </w:rPr>
            </w:pPr>
            <w:ins w:id="9786" w:author="Dylan Van Aswegen" w:date="2024-07-16T12:54:00Z">
              <w:r>
                <w:rPr>
                  <w:rFonts w:ascii="Arial" w:hAnsi="Arial" w:cs="Arial"/>
                  <w:sz w:val="20"/>
                  <w:szCs w:val="20"/>
                  <w:lang w:val="en-GB"/>
                </w:rPr>
                <w:t>N/A</w:t>
              </w:r>
            </w:ins>
          </w:p>
        </w:tc>
        <w:tc>
          <w:tcPr>
            <w:tcW w:w="3296" w:type="dxa"/>
          </w:tcPr>
          <w:p w14:paraId="018D635F" w14:textId="4E74556A" w:rsidR="00A411F8" w:rsidRDefault="00A411F8" w:rsidP="00A411F8">
            <w:pPr>
              <w:spacing w:line="360" w:lineRule="auto"/>
              <w:jc w:val="both"/>
              <w:cnfStyle w:val="000000000000" w:firstRow="0" w:lastRow="0" w:firstColumn="0" w:lastColumn="0" w:oddVBand="0" w:evenVBand="0" w:oddHBand="0" w:evenHBand="0" w:firstRowFirstColumn="0" w:firstRowLastColumn="0" w:lastRowFirstColumn="0" w:lastRowLastColumn="0"/>
              <w:rPr>
                <w:ins w:id="9787" w:author="Dylan Van Aswegen" w:date="2024-07-16T12:53:00Z" w16du:dateUtc="2024-07-16T10:53:00Z"/>
                <w:rFonts w:ascii="Arial" w:hAnsi="Arial" w:cs="Arial"/>
                <w:sz w:val="20"/>
                <w:szCs w:val="20"/>
                <w:lang w:val="en-GB"/>
              </w:rPr>
            </w:pPr>
            <w:ins w:id="9788" w:author="Dylan Van Aswegen" w:date="2024-07-16T12:54:00Z">
              <w:r>
                <w:rPr>
                  <w:rFonts w:ascii="Arial" w:hAnsi="Arial" w:cs="Arial"/>
                  <w:sz w:val="20"/>
                  <w:szCs w:val="20"/>
                  <w:lang w:val="en-GB"/>
                </w:rPr>
                <w:t xml:space="preserve">This field will be populated by the application with the </w:t>
              </w:r>
            </w:ins>
            <w:ins w:id="9789" w:author="Dylan Van Aswegen" w:date="2024-07-16T12:55:00Z" w16du:dateUtc="2024-07-16T10:55:00Z">
              <w:r>
                <w:rPr>
                  <w:rFonts w:ascii="Arial" w:hAnsi="Arial" w:cs="Arial"/>
                  <w:sz w:val="20"/>
                  <w:szCs w:val="20"/>
                  <w:lang w:val="en-GB"/>
                </w:rPr>
                <w:t xml:space="preserve">balance of the club account. </w:t>
              </w:r>
            </w:ins>
          </w:p>
        </w:tc>
      </w:tr>
      <w:tr w:rsidR="00A411F8" w14:paraId="6B948948" w14:textId="77777777" w:rsidTr="005C5491">
        <w:trPr>
          <w:cnfStyle w:val="000000100000" w:firstRow="0" w:lastRow="0" w:firstColumn="0" w:lastColumn="0" w:oddVBand="0" w:evenVBand="0" w:oddHBand="1" w:evenHBand="0" w:firstRowFirstColumn="0" w:firstRowLastColumn="0" w:lastRowFirstColumn="0" w:lastRowLastColumn="0"/>
          <w:trHeight w:val="192"/>
          <w:ins w:id="9790" w:author="Dylan Van Aswegen" w:date="2024-07-16T12:53:00Z" w16du:dateUtc="2024-07-16T10:53:00Z"/>
        </w:trPr>
        <w:tc>
          <w:tcPr>
            <w:cnfStyle w:val="001000000000" w:firstRow="0" w:lastRow="0" w:firstColumn="1" w:lastColumn="0" w:oddVBand="0" w:evenVBand="0" w:oddHBand="0" w:evenHBand="0" w:firstRowFirstColumn="0" w:firstRowLastColumn="0" w:lastRowFirstColumn="0" w:lastRowLastColumn="0"/>
            <w:tcW w:w="1099" w:type="dxa"/>
          </w:tcPr>
          <w:p w14:paraId="49860A70" w14:textId="77777777" w:rsidR="00A411F8" w:rsidRDefault="00A411F8" w:rsidP="00A411F8">
            <w:pPr>
              <w:spacing w:line="360" w:lineRule="auto"/>
              <w:jc w:val="both"/>
              <w:rPr>
                <w:ins w:id="9791" w:author="Dylan Van Aswegen" w:date="2024-07-16T12:53:00Z" w16du:dateUtc="2024-07-16T10:53:00Z"/>
                <w:rFonts w:ascii="Arial" w:hAnsi="Arial" w:cs="Arial"/>
                <w:sz w:val="20"/>
                <w:szCs w:val="20"/>
                <w:lang w:val="en-GB"/>
              </w:rPr>
            </w:pPr>
          </w:p>
        </w:tc>
        <w:tc>
          <w:tcPr>
            <w:tcW w:w="1628" w:type="dxa"/>
          </w:tcPr>
          <w:p w14:paraId="364B584F" w14:textId="00B7C1A0" w:rsidR="00A411F8" w:rsidRDefault="004C286D" w:rsidP="00A411F8">
            <w:pPr>
              <w:spacing w:line="360" w:lineRule="auto"/>
              <w:jc w:val="both"/>
              <w:cnfStyle w:val="000000100000" w:firstRow="0" w:lastRow="0" w:firstColumn="0" w:lastColumn="0" w:oddVBand="0" w:evenVBand="0" w:oddHBand="1" w:evenHBand="0" w:firstRowFirstColumn="0" w:firstRowLastColumn="0" w:lastRowFirstColumn="0" w:lastRowLastColumn="0"/>
              <w:rPr>
                <w:ins w:id="9792" w:author="Dylan Van Aswegen" w:date="2024-07-16T12:53:00Z" w16du:dateUtc="2024-07-16T10:53:00Z"/>
                <w:rFonts w:ascii="Arial" w:hAnsi="Arial" w:cs="Arial"/>
                <w:b/>
                <w:bCs/>
                <w:sz w:val="20"/>
                <w:szCs w:val="20"/>
                <w:lang w:val="en-GB"/>
              </w:rPr>
            </w:pPr>
            <w:ins w:id="9793" w:author="Dylan Van Aswegen" w:date="2024-07-16T12:58:00Z" w16du:dateUtc="2024-07-16T10:58:00Z">
              <w:r>
                <w:rPr>
                  <w:rFonts w:ascii="Arial" w:hAnsi="Arial" w:cs="Arial"/>
                  <w:b/>
                  <w:bCs/>
                  <w:sz w:val="20"/>
                  <w:szCs w:val="20"/>
                  <w:lang w:val="en-GB"/>
                </w:rPr>
                <w:t>Edit Organisation Account</w:t>
              </w:r>
            </w:ins>
          </w:p>
        </w:tc>
        <w:tc>
          <w:tcPr>
            <w:tcW w:w="1167" w:type="dxa"/>
          </w:tcPr>
          <w:p w14:paraId="03879E94" w14:textId="28288C45" w:rsidR="00A411F8" w:rsidRDefault="004C286D" w:rsidP="00A411F8">
            <w:pPr>
              <w:spacing w:line="360" w:lineRule="auto"/>
              <w:jc w:val="both"/>
              <w:cnfStyle w:val="000000100000" w:firstRow="0" w:lastRow="0" w:firstColumn="0" w:lastColumn="0" w:oddVBand="0" w:evenVBand="0" w:oddHBand="1" w:evenHBand="0" w:firstRowFirstColumn="0" w:firstRowLastColumn="0" w:lastRowFirstColumn="0" w:lastRowLastColumn="0"/>
              <w:rPr>
                <w:ins w:id="9794" w:author="Dylan Van Aswegen" w:date="2024-07-16T12:53:00Z" w16du:dateUtc="2024-07-16T10:53:00Z"/>
                <w:rFonts w:ascii="Arial" w:hAnsi="Arial" w:cs="Arial"/>
                <w:sz w:val="20"/>
                <w:szCs w:val="20"/>
                <w:lang w:val="en-GB"/>
              </w:rPr>
            </w:pPr>
            <w:ins w:id="9795" w:author="Dylan Van Aswegen" w:date="2024-07-16T12:58:00Z" w16du:dateUtc="2024-07-16T10:58:00Z">
              <w:r>
                <w:rPr>
                  <w:rFonts w:ascii="Arial" w:hAnsi="Arial" w:cs="Arial"/>
                  <w:sz w:val="20"/>
                  <w:szCs w:val="20"/>
                  <w:lang w:val="en-GB"/>
                </w:rPr>
                <w:t>Button</w:t>
              </w:r>
            </w:ins>
          </w:p>
        </w:tc>
        <w:tc>
          <w:tcPr>
            <w:tcW w:w="2215" w:type="dxa"/>
          </w:tcPr>
          <w:p w14:paraId="04DB3902" w14:textId="77777777" w:rsidR="00A411F8" w:rsidRDefault="00A411F8" w:rsidP="00A411F8">
            <w:pPr>
              <w:spacing w:line="360" w:lineRule="auto"/>
              <w:jc w:val="both"/>
              <w:cnfStyle w:val="000000100000" w:firstRow="0" w:lastRow="0" w:firstColumn="0" w:lastColumn="0" w:oddVBand="0" w:evenVBand="0" w:oddHBand="1" w:evenHBand="0" w:firstRowFirstColumn="0" w:firstRowLastColumn="0" w:lastRowFirstColumn="0" w:lastRowLastColumn="0"/>
              <w:rPr>
                <w:ins w:id="9796" w:author="Dylan Van Aswegen" w:date="2024-07-16T12:53:00Z" w16du:dateUtc="2024-07-16T10:53:00Z"/>
                <w:rFonts w:ascii="Arial" w:hAnsi="Arial" w:cs="Arial"/>
                <w:sz w:val="20"/>
                <w:szCs w:val="20"/>
                <w:lang w:val="en-GB"/>
              </w:rPr>
            </w:pPr>
          </w:p>
        </w:tc>
        <w:tc>
          <w:tcPr>
            <w:tcW w:w="1369" w:type="dxa"/>
          </w:tcPr>
          <w:p w14:paraId="6926BFC4" w14:textId="77777777" w:rsidR="00A411F8" w:rsidRDefault="00A411F8" w:rsidP="00A411F8">
            <w:pPr>
              <w:spacing w:line="360" w:lineRule="auto"/>
              <w:jc w:val="both"/>
              <w:cnfStyle w:val="000000100000" w:firstRow="0" w:lastRow="0" w:firstColumn="0" w:lastColumn="0" w:oddVBand="0" w:evenVBand="0" w:oddHBand="1" w:evenHBand="0" w:firstRowFirstColumn="0" w:firstRowLastColumn="0" w:lastRowFirstColumn="0" w:lastRowLastColumn="0"/>
              <w:rPr>
                <w:ins w:id="9797" w:author="Dylan Van Aswegen" w:date="2024-07-16T12:53:00Z" w16du:dateUtc="2024-07-16T10:53:00Z"/>
                <w:rFonts w:ascii="Arial" w:hAnsi="Arial" w:cs="Arial"/>
                <w:sz w:val="20"/>
                <w:szCs w:val="20"/>
                <w:lang w:val="en-GB"/>
              </w:rPr>
            </w:pPr>
          </w:p>
        </w:tc>
        <w:tc>
          <w:tcPr>
            <w:tcW w:w="3296" w:type="dxa"/>
          </w:tcPr>
          <w:p w14:paraId="0E97AB55" w14:textId="7504002C" w:rsidR="00A411F8" w:rsidRDefault="004C286D" w:rsidP="00A411F8">
            <w:pPr>
              <w:spacing w:line="360" w:lineRule="auto"/>
              <w:jc w:val="both"/>
              <w:cnfStyle w:val="000000100000" w:firstRow="0" w:lastRow="0" w:firstColumn="0" w:lastColumn="0" w:oddVBand="0" w:evenVBand="0" w:oddHBand="1" w:evenHBand="0" w:firstRowFirstColumn="0" w:firstRowLastColumn="0" w:lastRowFirstColumn="0" w:lastRowLastColumn="0"/>
              <w:rPr>
                <w:ins w:id="9798" w:author="Dylan Van Aswegen" w:date="2024-07-16T12:53:00Z" w16du:dateUtc="2024-07-16T10:53:00Z"/>
                <w:rFonts w:ascii="Arial" w:hAnsi="Arial" w:cs="Arial"/>
                <w:sz w:val="20"/>
                <w:szCs w:val="20"/>
                <w:lang w:val="en-GB"/>
              </w:rPr>
            </w:pPr>
            <w:ins w:id="9799" w:author="Dylan Van Aswegen" w:date="2024-07-16T12:58:00Z" w16du:dateUtc="2024-07-16T10:58:00Z">
              <w:r>
                <w:rPr>
                  <w:rFonts w:ascii="Arial" w:hAnsi="Arial" w:cs="Arial"/>
                  <w:sz w:val="20"/>
                  <w:szCs w:val="20"/>
                  <w:lang w:val="en-GB"/>
                </w:rPr>
                <w:t xml:space="preserve">The application admin will use this </w:t>
              </w:r>
            </w:ins>
            <w:ins w:id="9800" w:author="Dylan Van Aswegen" w:date="2024-07-16T13:00:00Z" w16du:dateUtc="2024-07-16T11:00:00Z">
              <w:r w:rsidR="006B1E4E">
                <w:rPr>
                  <w:rFonts w:ascii="Arial" w:hAnsi="Arial" w:cs="Arial"/>
                  <w:sz w:val="20"/>
                  <w:szCs w:val="20"/>
                  <w:lang w:val="en-GB"/>
                </w:rPr>
                <w:t>button</w:t>
              </w:r>
            </w:ins>
            <w:ins w:id="9801" w:author="Dylan Van Aswegen" w:date="2024-07-16T12:58:00Z" w16du:dateUtc="2024-07-16T10:58:00Z">
              <w:r>
                <w:rPr>
                  <w:rFonts w:ascii="Arial" w:hAnsi="Arial" w:cs="Arial"/>
                  <w:sz w:val="20"/>
                  <w:szCs w:val="20"/>
                  <w:lang w:val="en-GB"/>
                </w:rPr>
                <w:t xml:space="preserve"> to edit the organisations account. Once clicked, the application admin will be </w:t>
              </w:r>
            </w:ins>
            <w:ins w:id="9802" w:author="Dylan Van Aswegen" w:date="2024-07-16T12:59:00Z" w16du:dateUtc="2024-07-16T10:59:00Z">
              <w:r w:rsidR="00021771">
                <w:rPr>
                  <w:rFonts w:ascii="Arial" w:hAnsi="Arial" w:cs="Arial"/>
                  <w:sz w:val="20"/>
                  <w:szCs w:val="20"/>
                  <w:lang w:val="en-GB"/>
                </w:rPr>
                <w:t xml:space="preserve">navigated to a page where they can edit the account. </w:t>
              </w:r>
            </w:ins>
          </w:p>
        </w:tc>
      </w:tr>
      <w:tr w:rsidR="008B51E1" w14:paraId="7EFAAFEF" w14:textId="77777777" w:rsidTr="005C5491">
        <w:trPr>
          <w:trHeight w:val="192"/>
          <w:ins w:id="9803" w:author="Dylan Van Aswegen" w:date="2024-07-16T12:58:00Z" w16du:dateUtc="2024-07-16T10:58:00Z"/>
        </w:trPr>
        <w:tc>
          <w:tcPr>
            <w:cnfStyle w:val="001000000000" w:firstRow="0" w:lastRow="0" w:firstColumn="1" w:lastColumn="0" w:oddVBand="0" w:evenVBand="0" w:oddHBand="0" w:evenHBand="0" w:firstRowFirstColumn="0" w:firstRowLastColumn="0" w:lastRowFirstColumn="0" w:lastRowLastColumn="0"/>
            <w:tcW w:w="1099" w:type="dxa"/>
          </w:tcPr>
          <w:p w14:paraId="3F0F401F" w14:textId="77777777" w:rsidR="004C286D" w:rsidRDefault="004C286D" w:rsidP="004C286D">
            <w:pPr>
              <w:spacing w:line="360" w:lineRule="auto"/>
              <w:jc w:val="both"/>
              <w:rPr>
                <w:ins w:id="9804" w:author="Dylan Van Aswegen" w:date="2024-07-16T12:58:00Z" w16du:dateUtc="2024-07-16T10:58:00Z"/>
                <w:rFonts w:ascii="Arial" w:hAnsi="Arial" w:cs="Arial"/>
                <w:sz w:val="20"/>
                <w:szCs w:val="20"/>
                <w:lang w:val="en-GB"/>
              </w:rPr>
            </w:pPr>
          </w:p>
        </w:tc>
        <w:tc>
          <w:tcPr>
            <w:tcW w:w="1628" w:type="dxa"/>
          </w:tcPr>
          <w:p w14:paraId="471BAE64" w14:textId="790BD0C5" w:rsidR="004C286D" w:rsidRDefault="004C286D" w:rsidP="004C286D">
            <w:pPr>
              <w:spacing w:line="360" w:lineRule="auto"/>
              <w:jc w:val="both"/>
              <w:cnfStyle w:val="000000000000" w:firstRow="0" w:lastRow="0" w:firstColumn="0" w:lastColumn="0" w:oddVBand="0" w:evenVBand="0" w:oddHBand="0" w:evenHBand="0" w:firstRowFirstColumn="0" w:firstRowLastColumn="0" w:lastRowFirstColumn="0" w:lastRowLastColumn="0"/>
              <w:rPr>
                <w:ins w:id="9805" w:author="Dylan Van Aswegen" w:date="2024-07-16T12:58:00Z" w16du:dateUtc="2024-07-16T10:58:00Z"/>
                <w:rFonts w:ascii="Arial" w:hAnsi="Arial" w:cs="Arial"/>
                <w:b/>
                <w:bCs/>
                <w:sz w:val="20"/>
                <w:szCs w:val="20"/>
                <w:lang w:val="en-GB"/>
              </w:rPr>
            </w:pPr>
            <w:ins w:id="9806" w:author="Dylan Van Aswegen" w:date="2024-07-16T12:58:00Z">
              <w:r>
                <w:rPr>
                  <w:rFonts w:ascii="Arial" w:hAnsi="Arial" w:cs="Arial"/>
                  <w:b/>
                  <w:bCs/>
                  <w:sz w:val="20"/>
                  <w:szCs w:val="20"/>
                  <w:lang w:val="en-GB"/>
                </w:rPr>
                <w:t xml:space="preserve">View </w:t>
              </w:r>
            </w:ins>
            <w:ins w:id="9807" w:author="Dylan Van Aswegen" w:date="2024-07-16T13:01:00Z" w16du:dateUtc="2024-07-16T11:01:00Z">
              <w:r w:rsidR="00C82E2F">
                <w:rPr>
                  <w:rFonts w:ascii="Arial" w:hAnsi="Arial" w:cs="Arial"/>
                  <w:b/>
                  <w:bCs/>
                  <w:sz w:val="20"/>
                  <w:szCs w:val="20"/>
                  <w:lang w:val="en-GB"/>
                </w:rPr>
                <w:t>Organisation</w:t>
              </w:r>
            </w:ins>
          </w:p>
        </w:tc>
        <w:tc>
          <w:tcPr>
            <w:tcW w:w="1167" w:type="dxa"/>
          </w:tcPr>
          <w:p w14:paraId="0BFE16F6" w14:textId="6B32D638" w:rsidR="004C286D" w:rsidRDefault="004C286D" w:rsidP="004C286D">
            <w:pPr>
              <w:spacing w:line="360" w:lineRule="auto"/>
              <w:jc w:val="both"/>
              <w:cnfStyle w:val="000000000000" w:firstRow="0" w:lastRow="0" w:firstColumn="0" w:lastColumn="0" w:oddVBand="0" w:evenVBand="0" w:oddHBand="0" w:evenHBand="0" w:firstRowFirstColumn="0" w:firstRowLastColumn="0" w:lastRowFirstColumn="0" w:lastRowLastColumn="0"/>
              <w:rPr>
                <w:ins w:id="9808" w:author="Dylan Van Aswegen" w:date="2024-07-16T12:58:00Z" w16du:dateUtc="2024-07-16T10:58:00Z"/>
                <w:rFonts w:ascii="Arial" w:hAnsi="Arial" w:cs="Arial"/>
                <w:sz w:val="20"/>
                <w:szCs w:val="20"/>
                <w:lang w:val="en-GB"/>
              </w:rPr>
            </w:pPr>
            <w:ins w:id="9809" w:author="Dylan Van Aswegen" w:date="2024-07-16T12:58:00Z">
              <w:r>
                <w:rPr>
                  <w:rFonts w:ascii="Arial" w:hAnsi="Arial" w:cs="Arial"/>
                  <w:sz w:val="20"/>
                  <w:szCs w:val="20"/>
                  <w:lang w:val="en-GB"/>
                </w:rPr>
                <w:t>Button</w:t>
              </w:r>
            </w:ins>
          </w:p>
        </w:tc>
        <w:tc>
          <w:tcPr>
            <w:tcW w:w="2215" w:type="dxa"/>
          </w:tcPr>
          <w:p w14:paraId="2DC38CAC" w14:textId="77777777" w:rsidR="004C286D" w:rsidRDefault="004C286D" w:rsidP="004C286D">
            <w:pPr>
              <w:spacing w:line="360" w:lineRule="auto"/>
              <w:jc w:val="both"/>
              <w:cnfStyle w:val="000000000000" w:firstRow="0" w:lastRow="0" w:firstColumn="0" w:lastColumn="0" w:oddVBand="0" w:evenVBand="0" w:oddHBand="0" w:evenHBand="0" w:firstRowFirstColumn="0" w:firstRowLastColumn="0" w:lastRowFirstColumn="0" w:lastRowLastColumn="0"/>
              <w:rPr>
                <w:ins w:id="9810" w:author="Dylan Van Aswegen" w:date="2024-07-16T12:58:00Z" w16du:dateUtc="2024-07-16T10:58:00Z"/>
                <w:rFonts w:ascii="Arial" w:hAnsi="Arial" w:cs="Arial"/>
                <w:sz w:val="20"/>
                <w:szCs w:val="20"/>
                <w:lang w:val="en-GB"/>
              </w:rPr>
            </w:pPr>
          </w:p>
        </w:tc>
        <w:tc>
          <w:tcPr>
            <w:tcW w:w="1369" w:type="dxa"/>
          </w:tcPr>
          <w:p w14:paraId="41F869E4" w14:textId="77777777" w:rsidR="004C286D" w:rsidRDefault="004C286D" w:rsidP="004C286D">
            <w:pPr>
              <w:spacing w:line="360" w:lineRule="auto"/>
              <w:jc w:val="both"/>
              <w:cnfStyle w:val="000000000000" w:firstRow="0" w:lastRow="0" w:firstColumn="0" w:lastColumn="0" w:oddVBand="0" w:evenVBand="0" w:oddHBand="0" w:evenHBand="0" w:firstRowFirstColumn="0" w:firstRowLastColumn="0" w:lastRowFirstColumn="0" w:lastRowLastColumn="0"/>
              <w:rPr>
                <w:ins w:id="9811" w:author="Dylan Van Aswegen" w:date="2024-07-16T12:58:00Z" w16du:dateUtc="2024-07-16T10:58:00Z"/>
                <w:rFonts w:ascii="Arial" w:hAnsi="Arial" w:cs="Arial"/>
                <w:sz w:val="20"/>
                <w:szCs w:val="20"/>
                <w:lang w:val="en-GB"/>
              </w:rPr>
            </w:pPr>
          </w:p>
        </w:tc>
        <w:tc>
          <w:tcPr>
            <w:tcW w:w="3296" w:type="dxa"/>
          </w:tcPr>
          <w:p w14:paraId="72032DA3" w14:textId="3D560CF4" w:rsidR="004C286D" w:rsidRDefault="006B1E4E" w:rsidP="004C286D">
            <w:pPr>
              <w:spacing w:line="360" w:lineRule="auto"/>
              <w:jc w:val="both"/>
              <w:cnfStyle w:val="000000000000" w:firstRow="0" w:lastRow="0" w:firstColumn="0" w:lastColumn="0" w:oddVBand="0" w:evenVBand="0" w:oddHBand="0" w:evenHBand="0" w:firstRowFirstColumn="0" w:firstRowLastColumn="0" w:lastRowFirstColumn="0" w:lastRowLastColumn="0"/>
              <w:rPr>
                <w:ins w:id="9812" w:author="Dylan Van Aswegen" w:date="2024-07-16T12:58:00Z" w16du:dateUtc="2024-07-16T10:58:00Z"/>
                <w:rFonts w:ascii="Arial" w:hAnsi="Arial" w:cs="Arial"/>
                <w:sz w:val="20"/>
                <w:szCs w:val="20"/>
                <w:lang w:val="en-GB"/>
              </w:rPr>
            </w:pPr>
            <w:ins w:id="9813" w:author="Dylan Van Aswegen" w:date="2024-07-16T13:00:00Z" w16du:dateUtc="2024-07-16T11:00:00Z">
              <w:r>
                <w:rPr>
                  <w:rFonts w:ascii="Arial" w:hAnsi="Arial" w:cs="Arial"/>
                  <w:sz w:val="20"/>
                  <w:szCs w:val="20"/>
                  <w:lang w:val="en-GB"/>
                </w:rPr>
                <w:t xml:space="preserve">The application admin will use this button to </w:t>
              </w:r>
            </w:ins>
            <w:ins w:id="9814" w:author="Dylan Van Aswegen" w:date="2024-07-16T13:01:00Z" w16du:dateUtc="2024-07-16T11:01:00Z">
              <w:r>
                <w:rPr>
                  <w:rFonts w:ascii="Arial" w:hAnsi="Arial" w:cs="Arial"/>
                  <w:sz w:val="20"/>
                  <w:szCs w:val="20"/>
                  <w:lang w:val="en-GB"/>
                </w:rPr>
                <w:t xml:space="preserve">view the organisation page. </w:t>
              </w:r>
            </w:ins>
            <w:ins w:id="9815" w:author="Dylan Van Aswegen" w:date="2024-07-16T13:00:00Z" w16du:dateUtc="2024-07-16T11:00:00Z">
              <w:r>
                <w:rPr>
                  <w:rFonts w:ascii="Arial" w:hAnsi="Arial" w:cs="Arial"/>
                  <w:sz w:val="20"/>
                  <w:szCs w:val="20"/>
                  <w:lang w:val="en-GB"/>
                </w:rPr>
                <w:t xml:space="preserve">Once clicked, the application admin will be navigated to </w:t>
              </w:r>
            </w:ins>
            <w:ins w:id="9816" w:author="Dylan Van Aswegen" w:date="2024-07-16T13:01:00Z" w16du:dateUtc="2024-07-16T11:01:00Z">
              <w:r>
                <w:rPr>
                  <w:rFonts w:ascii="Arial" w:hAnsi="Arial" w:cs="Arial"/>
                  <w:sz w:val="20"/>
                  <w:szCs w:val="20"/>
                  <w:lang w:val="en-GB"/>
                </w:rPr>
                <w:t xml:space="preserve">the organisation page. </w:t>
              </w:r>
            </w:ins>
          </w:p>
        </w:tc>
      </w:tr>
      <w:tr w:rsidR="008B51E1" w14:paraId="68ADCF41" w14:textId="77777777" w:rsidTr="005C5491">
        <w:trPr>
          <w:cnfStyle w:val="000000100000" w:firstRow="0" w:lastRow="0" w:firstColumn="0" w:lastColumn="0" w:oddVBand="0" w:evenVBand="0" w:oddHBand="1" w:evenHBand="0" w:firstRowFirstColumn="0" w:firstRowLastColumn="0" w:lastRowFirstColumn="0" w:lastRowLastColumn="0"/>
          <w:trHeight w:val="192"/>
          <w:ins w:id="9817" w:author="Dylan Van Aswegen" w:date="2024-07-16T17:53:00Z" w16du:dateUtc="2024-07-16T15:53:00Z"/>
        </w:trPr>
        <w:tc>
          <w:tcPr>
            <w:cnfStyle w:val="001000000000" w:firstRow="0" w:lastRow="0" w:firstColumn="1" w:lastColumn="0" w:oddVBand="0" w:evenVBand="0" w:oddHBand="0" w:evenHBand="0" w:firstRowFirstColumn="0" w:firstRowLastColumn="0" w:lastRowFirstColumn="0" w:lastRowLastColumn="0"/>
            <w:tcW w:w="1099" w:type="dxa"/>
          </w:tcPr>
          <w:p w14:paraId="203A8F1E" w14:textId="77777777" w:rsidR="008B51E1" w:rsidRDefault="008B51E1" w:rsidP="008B51E1">
            <w:pPr>
              <w:spacing w:line="360" w:lineRule="auto"/>
              <w:jc w:val="both"/>
              <w:rPr>
                <w:ins w:id="9818" w:author="Dylan Van Aswegen" w:date="2024-07-16T17:53:00Z" w16du:dateUtc="2024-07-16T15:53:00Z"/>
                <w:rFonts w:ascii="Arial" w:hAnsi="Arial" w:cs="Arial"/>
                <w:sz w:val="20"/>
                <w:szCs w:val="20"/>
                <w:lang w:val="en-GB"/>
              </w:rPr>
            </w:pPr>
          </w:p>
        </w:tc>
        <w:tc>
          <w:tcPr>
            <w:tcW w:w="1628" w:type="dxa"/>
          </w:tcPr>
          <w:p w14:paraId="01912A19" w14:textId="0569917D" w:rsidR="008B51E1" w:rsidRDefault="008B51E1" w:rsidP="008B51E1">
            <w:pPr>
              <w:spacing w:line="360" w:lineRule="auto"/>
              <w:jc w:val="both"/>
              <w:cnfStyle w:val="000000100000" w:firstRow="0" w:lastRow="0" w:firstColumn="0" w:lastColumn="0" w:oddVBand="0" w:evenVBand="0" w:oddHBand="1" w:evenHBand="0" w:firstRowFirstColumn="0" w:firstRowLastColumn="0" w:lastRowFirstColumn="0" w:lastRowLastColumn="0"/>
              <w:rPr>
                <w:ins w:id="9819" w:author="Dylan Van Aswegen" w:date="2024-07-16T17:53:00Z" w16du:dateUtc="2024-07-16T15:53:00Z"/>
                <w:rFonts w:ascii="Arial" w:hAnsi="Arial" w:cs="Arial"/>
                <w:b/>
                <w:bCs/>
                <w:sz w:val="20"/>
                <w:szCs w:val="20"/>
                <w:lang w:val="en-GB"/>
              </w:rPr>
            </w:pPr>
            <w:ins w:id="9820" w:author="Dylan Van Aswegen" w:date="2024-07-16T17:54:00Z">
              <w:r>
                <w:rPr>
                  <w:rFonts w:ascii="Arial" w:hAnsi="Arial" w:cs="Arial"/>
                  <w:b/>
                  <w:bCs/>
                  <w:sz w:val="20"/>
                  <w:szCs w:val="20"/>
                  <w:lang w:val="en-GB"/>
                </w:rPr>
                <w:t>New Invoice</w:t>
              </w:r>
            </w:ins>
          </w:p>
        </w:tc>
        <w:tc>
          <w:tcPr>
            <w:tcW w:w="1167" w:type="dxa"/>
          </w:tcPr>
          <w:p w14:paraId="3908BD66" w14:textId="1EEFB98C" w:rsidR="008B51E1" w:rsidRDefault="008B51E1" w:rsidP="008B51E1">
            <w:pPr>
              <w:spacing w:line="360" w:lineRule="auto"/>
              <w:jc w:val="both"/>
              <w:cnfStyle w:val="000000100000" w:firstRow="0" w:lastRow="0" w:firstColumn="0" w:lastColumn="0" w:oddVBand="0" w:evenVBand="0" w:oddHBand="1" w:evenHBand="0" w:firstRowFirstColumn="0" w:firstRowLastColumn="0" w:lastRowFirstColumn="0" w:lastRowLastColumn="0"/>
              <w:rPr>
                <w:ins w:id="9821" w:author="Dylan Van Aswegen" w:date="2024-07-16T17:53:00Z" w16du:dateUtc="2024-07-16T15:53:00Z"/>
                <w:rFonts w:ascii="Arial" w:hAnsi="Arial" w:cs="Arial"/>
                <w:sz w:val="20"/>
                <w:szCs w:val="20"/>
                <w:lang w:val="en-GB"/>
              </w:rPr>
            </w:pPr>
            <w:ins w:id="9822" w:author="Dylan Van Aswegen" w:date="2024-07-16T17:55:00Z">
              <w:r>
                <w:rPr>
                  <w:rFonts w:ascii="Arial" w:hAnsi="Arial" w:cs="Arial"/>
                  <w:sz w:val="20"/>
                  <w:szCs w:val="20"/>
                  <w:lang w:val="en-GB"/>
                </w:rPr>
                <w:t>Button</w:t>
              </w:r>
            </w:ins>
          </w:p>
        </w:tc>
        <w:tc>
          <w:tcPr>
            <w:tcW w:w="2215" w:type="dxa"/>
          </w:tcPr>
          <w:p w14:paraId="1F56D45D" w14:textId="77777777" w:rsidR="008B51E1" w:rsidRDefault="008B51E1" w:rsidP="008B51E1">
            <w:pPr>
              <w:spacing w:line="360" w:lineRule="auto"/>
              <w:jc w:val="both"/>
              <w:cnfStyle w:val="000000100000" w:firstRow="0" w:lastRow="0" w:firstColumn="0" w:lastColumn="0" w:oddVBand="0" w:evenVBand="0" w:oddHBand="1" w:evenHBand="0" w:firstRowFirstColumn="0" w:firstRowLastColumn="0" w:lastRowFirstColumn="0" w:lastRowLastColumn="0"/>
              <w:rPr>
                <w:ins w:id="9823" w:author="Dylan Van Aswegen" w:date="2024-07-16T17:53:00Z" w16du:dateUtc="2024-07-16T15:53:00Z"/>
                <w:rFonts w:ascii="Arial" w:hAnsi="Arial" w:cs="Arial"/>
                <w:sz w:val="20"/>
                <w:szCs w:val="20"/>
                <w:lang w:val="en-GB"/>
              </w:rPr>
            </w:pPr>
          </w:p>
        </w:tc>
        <w:tc>
          <w:tcPr>
            <w:tcW w:w="1369" w:type="dxa"/>
          </w:tcPr>
          <w:p w14:paraId="611DBEB6" w14:textId="77777777" w:rsidR="008B51E1" w:rsidRDefault="008B51E1" w:rsidP="008B51E1">
            <w:pPr>
              <w:spacing w:line="360" w:lineRule="auto"/>
              <w:jc w:val="both"/>
              <w:cnfStyle w:val="000000100000" w:firstRow="0" w:lastRow="0" w:firstColumn="0" w:lastColumn="0" w:oddVBand="0" w:evenVBand="0" w:oddHBand="1" w:evenHBand="0" w:firstRowFirstColumn="0" w:firstRowLastColumn="0" w:lastRowFirstColumn="0" w:lastRowLastColumn="0"/>
              <w:rPr>
                <w:ins w:id="9824" w:author="Dylan Van Aswegen" w:date="2024-07-16T17:53:00Z" w16du:dateUtc="2024-07-16T15:53:00Z"/>
                <w:rFonts w:ascii="Arial" w:hAnsi="Arial" w:cs="Arial"/>
                <w:sz w:val="20"/>
                <w:szCs w:val="20"/>
                <w:lang w:val="en-GB"/>
              </w:rPr>
            </w:pPr>
          </w:p>
        </w:tc>
        <w:tc>
          <w:tcPr>
            <w:tcW w:w="3296" w:type="dxa"/>
          </w:tcPr>
          <w:p w14:paraId="4D2A3E88" w14:textId="6E7A99BA" w:rsidR="008B51E1" w:rsidRDefault="008B51E1" w:rsidP="008B51E1">
            <w:pPr>
              <w:spacing w:line="360" w:lineRule="auto"/>
              <w:jc w:val="both"/>
              <w:cnfStyle w:val="000000100000" w:firstRow="0" w:lastRow="0" w:firstColumn="0" w:lastColumn="0" w:oddVBand="0" w:evenVBand="0" w:oddHBand="1" w:evenHBand="0" w:firstRowFirstColumn="0" w:firstRowLastColumn="0" w:lastRowFirstColumn="0" w:lastRowLastColumn="0"/>
              <w:rPr>
                <w:ins w:id="9825" w:author="Dylan Van Aswegen" w:date="2024-07-16T17:53:00Z" w16du:dateUtc="2024-07-16T15:53:00Z"/>
                <w:rFonts w:ascii="Arial" w:hAnsi="Arial" w:cs="Arial"/>
                <w:sz w:val="20"/>
                <w:szCs w:val="20"/>
                <w:lang w:val="en-GB"/>
              </w:rPr>
            </w:pPr>
            <w:ins w:id="9826" w:author="Dylan Van Aswegen" w:date="2024-07-16T17:54:00Z" w16du:dateUtc="2024-07-16T15:54:00Z">
              <w:r>
                <w:rPr>
                  <w:rFonts w:ascii="Arial" w:hAnsi="Arial" w:cs="Arial"/>
                  <w:sz w:val="20"/>
                  <w:szCs w:val="20"/>
                  <w:lang w:val="en-GB"/>
                </w:rPr>
                <w:t>The application admin will use this button to create a new invoice against the organisation. Once clicked, the user will be navigated to the invoice scr</w:t>
              </w:r>
            </w:ins>
            <w:ins w:id="9827" w:author="Dylan Van Aswegen" w:date="2024-07-16T17:55:00Z" w16du:dateUtc="2024-07-16T15:55:00Z">
              <w:r>
                <w:rPr>
                  <w:rFonts w:ascii="Arial" w:hAnsi="Arial" w:cs="Arial"/>
                  <w:sz w:val="20"/>
                  <w:szCs w:val="20"/>
                  <w:lang w:val="en-GB"/>
                </w:rPr>
                <w:t xml:space="preserve">een to generate the invoice. </w:t>
              </w:r>
            </w:ins>
          </w:p>
        </w:tc>
      </w:tr>
      <w:tr w:rsidR="00060CDD" w14:paraId="22BD3842" w14:textId="77777777" w:rsidTr="005C5491">
        <w:trPr>
          <w:trHeight w:val="192"/>
          <w:ins w:id="9828" w:author="Dylan Van Aswegen" w:date="2024-07-16T18:05:00Z" w16du:dateUtc="2024-07-16T16:05:00Z"/>
        </w:trPr>
        <w:tc>
          <w:tcPr>
            <w:cnfStyle w:val="001000000000" w:firstRow="0" w:lastRow="0" w:firstColumn="1" w:lastColumn="0" w:oddVBand="0" w:evenVBand="0" w:oddHBand="0" w:evenHBand="0" w:firstRowFirstColumn="0" w:firstRowLastColumn="0" w:lastRowFirstColumn="0" w:lastRowLastColumn="0"/>
            <w:tcW w:w="1099" w:type="dxa"/>
          </w:tcPr>
          <w:p w14:paraId="34FD7CD4" w14:textId="77777777" w:rsidR="00060CDD" w:rsidRDefault="00060CDD" w:rsidP="008B51E1">
            <w:pPr>
              <w:spacing w:line="360" w:lineRule="auto"/>
              <w:jc w:val="both"/>
              <w:rPr>
                <w:ins w:id="9829" w:author="Dylan Van Aswegen" w:date="2024-07-16T18:05:00Z" w16du:dateUtc="2024-07-16T16:05:00Z"/>
                <w:rFonts w:ascii="Arial" w:hAnsi="Arial" w:cs="Arial"/>
                <w:sz w:val="20"/>
                <w:szCs w:val="20"/>
                <w:lang w:val="en-GB"/>
              </w:rPr>
            </w:pPr>
          </w:p>
        </w:tc>
        <w:tc>
          <w:tcPr>
            <w:tcW w:w="1628" w:type="dxa"/>
          </w:tcPr>
          <w:p w14:paraId="7BAA950C" w14:textId="22EE81BB" w:rsidR="00060CDD" w:rsidRDefault="00060CDD" w:rsidP="008B51E1">
            <w:pPr>
              <w:spacing w:line="360" w:lineRule="auto"/>
              <w:jc w:val="both"/>
              <w:cnfStyle w:val="000000000000" w:firstRow="0" w:lastRow="0" w:firstColumn="0" w:lastColumn="0" w:oddVBand="0" w:evenVBand="0" w:oddHBand="0" w:evenHBand="0" w:firstRowFirstColumn="0" w:firstRowLastColumn="0" w:lastRowFirstColumn="0" w:lastRowLastColumn="0"/>
              <w:rPr>
                <w:ins w:id="9830" w:author="Dylan Van Aswegen" w:date="2024-07-16T18:05:00Z" w16du:dateUtc="2024-07-16T16:05:00Z"/>
                <w:rFonts w:ascii="Arial" w:hAnsi="Arial" w:cs="Arial"/>
                <w:b/>
                <w:bCs/>
                <w:sz w:val="20"/>
                <w:szCs w:val="20"/>
                <w:lang w:val="en-GB"/>
              </w:rPr>
            </w:pPr>
            <w:ins w:id="9831" w:author="Dylan Van Aswegen" w:date="2024-07-16T18:05:00Z" w16du:dateUtc="2024-07-16T16:05:00Z">
              <w:r>
                <w:rPr>
                  <w:rFonts w:ascii="Arial" w:hAnsi="Arial" w:cs="Arial"/>
                  <w:b/>
                  <w:bCs/>
                  <w:sz w:val="20"/>
                  <w:szCs w:val="20"/>
                  <w:lang w:val="en-GB"/>
                </w:rPr>
                <w:t>New Magic Invoice</w:t>
              </w:r>
            </w:ins>
          </w:p>
        </w:tc>
        <w:tc>
          <w:tcPr>
            <w:tcW w:w="1167" w:type="dxa"/>
          </w:tcPr>
          <w:p w14:paraId="5A24EADD" w14:textId="6AA972E1" w:rsidR="00060CDD" w:rsidRDefault="00060CDD" w:rsidP="008B51E1">
            <w:pPr>
              <w:spacing w:line="360" w:lineRule="auto"/>
              <w:jc w:val="both"/>
              <w:cnfStyle w:val="000000000000" w:firstRow="0" w:lastRow="0" w:firstColumn="0" w:lastColumn="0" w:oddVBand="0" w:evenVBand="0" w:oddHBand="0" w:evenHBand="0" w:firstRowFirstColumn="0" w:firstRowLastColumn="0" w:lastRowFirstColumn="0" w:lastRowLastColumn="0"/>
              <w:rPr>
                <w:ins w:id="9832" w:author="Dylan Van Aswegen" w:date="2024-07-16T18:05:00Z" w16du:dateUtc="2024-07-16T16:05:00Z"/>
                <w:rFonts w:ascii="Arial" w:hAnsi="Arial" w:cs="Arial"/>
                <w:sz w:val="20"/>
                <w:szCs w:val="20"/>
                <w:lang w:val="en-GB"/>
              </w:rPr>
            </w:pPr>
            <w:ins w:id="9833" w:author="Dylan Van Aswegen" w:date="2024-07-16T18:05:00Z" w16du:dateUtc="2024-07-16T16:05:00Z">
              <w:r>
                <w:rPr>
                  <w:rFonts w:ascii="Arial" w:hAnsi="Arial" w:cs="Arial"/>
                  <w:sz w:val="20"/>
                  <w:szCs w:val="20"/>
                  <w:lang w:val="en-GB"/>
                </w:rPr>
                <w:t>Button</w:t>
              </w:r>
            </w:ins>
          </w:p>
        </w:tc>
        <w:tc>
          <w:tcPr>
            <w:tcW w:w="2215" w:type="dxa"/>
          </w:tcPr>
          <w:p w14:paraId="555303B7" w14:textId="77777777" w:rsidR="00060CDD" w:rsidRDefault="00060CDD" w:rsidP="008B51E1">
            <w:pPr>
              <w:spacing w:line="360" w:lineRule="auto"/>
              <w:jc w:val="both"/>
              <w:cnfStyle w:val="000000000000" w:firstRow="0" w:lastRow="0" w:firstColumn="0" w:lastColumn="0" w:oddVBand="0" w:evenVBand="0" w:oddHBand="0" w:evenHBand="0" w:firstRowFirstColumn="0" w:firstRowLastColumn="0" w:lastRowFirstColumn="0" w:lastRowLastColumn="0"/>
              <w:rPr>
                <w:ins w:id="9834" w:author="Dylan Van Aswegen" w:date="2024-07-16T18:05:00Z" w16du:dateUtc="2024-07-16T16:05:00Z"/>
                <w:rFonts w:ascii="Arial" w:hAnsi="Arial" w:cs="Arial"/>
                <w:sz w:val="20"/>
                <w:szCs w:val="20"/>
                <w:lang w:val="en-GB"/>
              </w:rPr>
            </w:pPr>
          </w:p>
        </w:tc>
        <w:tc>
          <w:tcPr>
            <w:tcW w:w="1369" w:type="dxa"/>
          </w:tcPr>
          <w:p w14:paraId="6CC25EBE" w14:textId="77777777" w:rsidR="00060CDD" w:rsidRDefault="00060CDD" w:rsidP="008B51E1">
            <w:pPr>
              <w:spacing w:line="360" w:lineRule="auto"/>
              <w:jc w:val="both"/>
              <w:cnfStyle w:val="000000000000" w:firstRow="0" w:lastRow="0" w:firstColumn="0" w:lastColumn="0" w:oddVBand="0" w:evenVBand="0" w:oddHBand="0" w:evenHBand="0" w:firstRowFirstColumn="0" w:firstRowLastColumn="0" w:lastRowFirstColumn="0" w:lastRowLastColumn="0"/>
              <w:rPr>
                <w:ins w:id="9835" w:author="Dylan Van Aswegen" w:date="2024-07-16T18:05:00Z" w16du:dateUtc="2024-07-16T16:05:00Z"/>
                <w:rFonts w:ascii="Arial" w:hAnsi="Arial" w:cs="Arial"/>
                <w:sz w:val="20"/>
                <w:szCs w:val="20"/>
                <w:lang w:val="en-GB"/>
              </w:rPr>
            </w:pPr>
          </w:p>
        </w:tc>
        <w:tc>
          <w:tcPr>
            <w:tcW w:w="3296" w:type="dxa"/>
          </w:tcPr>
          <w:p w14:paraId="77B98200" w14:textId="653FC771" w:rsidR="00060CDD" w:rsidRDefault="00060CDD" w:rsidP="008B51E1">
            <w:pPr>
              <w:spacing w:line="360" w:lineRule="auto"/>
              <w:jc w:val="both"/>
              <w:cnfStyle w:val="000000000000" w:firstRow="0" w:lastRow="0" w:firstColumn="0" w:lastColumn="0" w:oddVBand="0" w:evenVBand="0" w:oddHBand="0" w:evenHBand="0" w:firstRowFirstColumn="0" w:firstRowLastColumn="0" w:lastRowFirstColumn="0" w:lastRowLastColumn="0"/>
              <w:rPr>
                <w:ins w:id="9836" w:author="Dylan Van Aswegen" w:date="2024-07-16T18:05:00Z" w16du:dateUtc="2024-07-16T16:05:00Z"/>
                <w:rFonts w:ascii="Arial" w:hAnsi="Arial" w:cs="Arial"/>
                <w:sz w:val="20"/>
                <w:szCs w:val="20"/>
                <w:lang w:val="en-GB"/>
              </w:rPr>
            </w:pPr>
            <w:ins w:id="9837" w:author="Dylan Van Aswegen" w:date="2024-07-16T18:05:00Z" w16du:dateUtc="2024-07-16T16:05:00Z">
              <w:r>
                <w:rPr>
                  <w:rFonts w:ascii="Arial" w:hAnsi="Arial" w:cs="Arial"/>
                  <w:sz w:val="20"/>
                  <w:szCs w:val="20"/>
                  <w:lang w:val="en-GB"/>
                </w:rPr>
                <w:t xml:space="preserve">The application admin will use this button to </w:t>
              </w:r>
            </w:ins>
            <w:ins w:id="9838" w:author="Dylan Van Aswegen" w:date="2024-07-16T18:06:00Z" w16du:dateUtc="2024-07-16T16:06:00Z">
              <w:r>
                <w:rPr>
                  <w:rFonts w:ascii="Arial" w:hAnsi="Arial" w:cs="Arial"/>
                  <w:sz w:val="20"/>
                  <w:szCs w:val="20"/>
                  <w:lang w:val="en-GB"/>
                </w:rPr>
                <w:t xml:space="preserve">generate an invoice that will calculate the </w:t>
              </w:r>
              <w:r w:rsidR="00F02228">
                <w:rPr>
                  <w:rFonts w:ascii="Arial" w:hAnsi="Arial" w:cs="Arial"/>
                  <w:sz w:val="20"/>
                  <w:szCs w:val="20"/>
                  <w:lang w:val="en-GB"/>
                </w:rPr>
                <w:t>member subscription amount</w:t>
              </w:r>
            </w:ins>
            <w:ins w:id="9839" w:author="Dylan Van Aswegen" w:date="2024-07-16T18:19:00Z" w16du:dateUtc="2024-07-16T16:19:00Z">
              <w:r w:rsidR="0045607A">
                <w:rPr>
                  <w:rFonts w:ascii="Arial" w:hAnsi="Arial" w:cs="Arial"/>
                  <w:sz w:val="20"/>
                  <w:szCs w:val="20"/>
                  <w:lang w:val="en-GB"/>
                </w:rPr>
                <w:t xml:space="preserve"> (the difference between the price of the new bracket and t</w:t>
              </w:r>
            </w:ins>
            <w:ins w:id="9840" w:author="Dylan Van Aswegen" w:date="2024-07-16T18:20:00Z" w16du:dateUtc="2024-07-16T16:20:00Z">
              <w:r w:rsidR="0045607A">
                <w:rPr>
                  <w:rFonts w:ascii="Arial" w:hAnsi="Arial" w:cs="Arial"/>
                  <w:sz w:val="20"/>
                  <w:szCs w:val="20"/>
                  <w:lang w:val="en-GB"/>
                </w:rPr>
                <w:t>he current bracket)</w:t>
              </w:r>
            </w:ins>
            <w:ins w:id="9841" w:author="Dylan Van Aswegen" w:date="2024-07-16T18:06:00Z" w16du:dateUtc="2024-07-16T16:06:00Z">
              <w:r w:rsidR="00F02228">
                <w:rPr>
                  <w:rFonts w:ascii="Arial" w:hAnsi="Arial" w:cs="Arial"/>
                  <w:sz w:val="20"/>
                  <w:szCs w:val="20"/>
                  <w:lang w:val="en-GB"/>
                </w:rPr>
                <w:t>, premium feature amount</w:t>
              </w:r>
            </w:ins>
            <w:ins w:id="9842" w:author="Dylan Van Aswegen" w:date="2024-07-16T18:07:00Z" w16du:dateUtc="2024-07-16T16:07:00Z">
              <w:r w:rsidR="00980C73">
                <w:rPr>
                  <w:rFonts w:ascii="Arial" w:hAnsi="Arial" w:cs="Arial"/>
                  <w:sz w:val="20"/>
                  <w:szCs w:val="20"/>
                  <w:lang w:val="en-GB"/>
                </w:rPr>
                <w:t xml:space="preserve">s, and transaction amounts that are due for </w:t>
              </w:r>
            </w:ins>
            <w:ins w:id="9843" w:author="Dylan Van Aswegen" w:date="2024-07-16T18:19:00Z" w16du:dateUtc="2024-07-16T16:19:00Z">
              <w:r w:rsidR="0045607A">
                <w:rPr>
                  <w:rFonts w:ascii="Arial" w:hAnsi="Arial" w:cs="Arial"/>
                  <w:sz w:val="20"/>
                  <w:szCs w:val="20"/>
                  <w:lang w:val="en-GB"/>
                </w:rPr>
                <w:t>the organisation</w:t>
              </w:r>
            </w:ins>
            <w:ins w:id="9844" w:author="Dylan Van Aswegen" w:date="2024-07-16T18:07:00Z" w16du:dateUtc="2024-07-16T16:07:00Z">
              <w:r w:rsidR="00B8294F">
                <w:rPr>
                  <w:rFonts w:ascii="Arial" w:hAnsi="Arial" w:cs="Arial"/>
                  <w:sz w:val="20"/>
                  <w:szCs w:val="20"/>
                  <w:lang w:val="en-GB"/>
                </w:rPr>
                <w:t>, it will then populate an in</w:t>
              </w:r>
            </w:ins>
            <w:ins w:id="9845" w:author="Dylan Van Aswegen" w:date="2024-07-16T18:08:00Z" w16du:dateUtc="2024-07-16T16:08:00Z">
              <w:r w:rsidR="00B8294F">
                <w:rPr>
                  <w:rFonts w:ascii="Arial" w:hAnsi="Arial" w:cs="Arial"/>
                  <w:sz w:val="20"/>
                  <w:szCs w:val="20"/>
                  <w:lang w:val="en-GB"/>
                </w:rPr>
                <w:t xml:space="preserve">voice with the amount that due with the date that is one day after the end date of the organisations current subscription. </w:t>
              </w:r>
            </w:ins>
            <w:ins w:id="9846" w:author="Dylan Van Aswegen" w:date="2024-07-16T18:09:00Z" w16du:dateUtc="2024-07-16T16:09:00Z">
              <w:r w:rsidR="0083007B">
                <w:rPr>
                  <w:rFonts w:ascii="Arial" w:hAnsi="Arial" w:cs="Arial"/>
                  <w:sz w:val="20"/>
                  <w:szCs w:val="20"/>
                  <w:lang w:val="en-GB"/>
                </w:rPr>
                <w:t xml:space="preserve">The invoice generated will be presented to the </w:t>
              </w:r>
              <w:r w:rsidR="00A40F71">
                <w:rPr>
                  <w:rFonts w:ascii="Arial" w:hAnsi="Arial" w:cs="Arial"/>
                  <w:sz w:val="20"/>
                  <w:szCs w:val="20"/>
                  <w:lang w:val="en-GB"/>
                </w:rPr>
                <w:t xml:space="preserve">application admin where they can delete items before submitting it. </w:t>
              </w:r>
            </w:ins>
          </w:p>
        </w:tc>
      </w:tr>
      <w:tr w:rsidR="008B51E1" w14:paraId="441A8A5D" w14:textId="77777777" w:rsidTr="005C5491">
        <w:trPr>
          <w:cnfStyle w:val="000000100000" w:firstRow="0" w:lastRow="0" w:firstColumn="0" w:lastColumn="0" w:oddVBand="0" w:evenVBand="0" w:oddHBand="1" w:evenHBand="0" w:firstRowFirstColumn="0" w:firstRowLastColumn="0" w:lastRowFirstColumn="0" w:lastRowLastColumn="0"/>
          <w:trHeight w:val="192"/>
          <w:ins w:id="9847" w:author="Dylan Van Aswegen" w:date="2024-07-16T17:53:00Z" w16du:dateUtc="2024-07-16T15:53:00Z"/>
        </w:trPr>
        <w:tc>
          <w:tcPr>
            <w:cnfStyle w:val="001000000000" w:firstRow="0" w:lastRow="0" w:firstColumn="1" w:lastColumn="0" w:oddVBand="0" w:evenVBand="0" w:oddHBand="0" w:evenHBand="0" w:firstRowFirstColumn="0" w:firstRowLastColumn="0" w:lastRowFirstColumn="0" w:lastRowLastColumn="0"/>
            <w:tcW w:w="1099" w:type="dxa"/>
          </w:tcPr>
          <w:p w14:paraId="4B909A17" w14:textId="77777777" w:rsidR="008B51E1" w:rsidRDefault="008B51E1" w:rsidP="008B51E1">
            <w:pPr>
              <w:spacing w:line="360" w:lineRule="auto"/>
              <w:jc w:val="both"/>
              <w:rPr>
                <w:ins w:id="9848" w:author="Dylan Van Aswegen" w:date="2024-07-16T17:53:00Z" w16du:dateUtc="2024-07-16T15:53:00Z"/>
                <w:rFonts w:ascii="Arial" w:hAnsi="Arial" w:cs="Arial"/>
                <w:sz w:val="20"/>
                <w:szCs w:val="20"/>
                <w:lang w:val="en-GB"/>
              </w:rPr>
            </w:pPr>
          </w:p>
        </w:tc>
        <w:tc>
          <w:tcPr>
            <w:tcW w:w="1628" w:type="dxa"/>
          </w:tcPr>
          <w:p w14:paraId="05743488" w14:textId="3DFF2926" w:rsidR="008B51E1" w:rsidRDefault="008B51E1" w:rsidP="008B51E1">
            <w:pPr>
              <w:spacing w:line="360" w:lineRule="auto"/>
              <w:jc w:val="both"/>
              <w:cnfStyle w:val="000000100000" w:firstRow="0" w:lastRow="0" w:firstColumn="0" w:lastColumn="0" w:oddVBand="0" w:evenVBand="0" w:oddHBand="1" w:evenHBand="0" w:firstRowFirstColumn="0" w:firstRowLastColumn="0" w:lastRowFirstColumn="0" w:lastRowLastColumn="0"/>
              <w:rPr>
                <w:ins w:id="9849" w:author="Dylan Van Aswegen" w:date="2024-07-16T17:53:00Z" w16du:dateUtc="2024-07-16T15:53:00Z"/>
                <w:rFonts w:ascii="Arial" w:hAnsi="Arial" w:cs="Arial"/>
                <w:b/>
                <w:bCs/>
                <w:sz w:val="20"/>
                <w:szCs w:val="20"/>
                <w:lang w:val="en-GB"/>
              </w:rPr>
            </w:pPr>
            <w:ins w:id="9850" w:author="Dylan Van Aswegen" w:date="2024-07-16T17:54:00Z">
              <w:r>
                <w:rPr>
                  <w:rFonts w:ascii="Arial" w:hAnsi="Arial" w:cs="Arial"/>
                  <w:b/>
                  <w:bCs/>
                  <w:sz w:val="20"/>
                  <w:szCs w:val="20"/>
                  <w:lang w:val="en-GB"/>
                </w:rPr>
                <w:t>New Credit Note</w:t>
              </w:r>
            </w:ins>
          </w:p>
        </w:tc>
        <w:tc>
          <w:tcPr>
            <w:tcW w:w="1167" w:type="dxa"/>
          </w:tcPr>
          <w:p w14:paraId="56100685" w14:textId="6B0CFCBE" w:rsidR="008B51E1" w:rsidRDefault="008B51E1" w:rsidP="008B51E1">
            <w:pPr>
              <w:spacing w:line="360" w:lineRule="auto"/>
              <w:jc w:val="both"/>
              <w:cnfStyle w:val="000000100000" w:firstRow="0" w:lastRow="0" w:firstColumn="0" w:lastColumn="0" w:oddVBand="0" w:evenVBand="0" w:oddHBand="1" w:evenHBand="0" w:firstRowFirstColumn="0" w:firstRowLastColumn="0" w:lastRowFirstColumn="0" w:lastRowLastColumn="0"/>
              <w:rPr>
                <w:ins w:id="9851" w:author="Dylan Van Aswegen" w:date="2024-07-16T17:53:00Z" w16du:dateUtc="2024-07-16T15:53:00Z"/>
                <w:rFonts w:ascii="Arial" w:hAnsi="Arial" w:cs="Arial"/>
                <w:sz w:val="20"/>
                <w:szCs w:val="20"/>
                <w:lang w:val="en-GB"/>
              </w:rPr>
            </w:pPr>
            <w:ins w:id="9852" w:author="Dylan Van Aswegen" w:date="2024-07-16T17:55:00Z">
              <w:r>
                <w:rPr>
                  <w:rFonts w:ascii="Arial" w:hAnsi="Arial" w:cs="Arial"/>
                  <w:sz w:val="20"/>
                  <w:szCs w:val="20"/>
                  <w:lang w:val="en-GB"/>
                </w:rPr>
                <w:t>Button</w:t>
              </w:r>
            </w:ins>
          </w:p>
        </w:tc>
        <w:tc>
          <w:tcPr>
            <w:tcW w:w="2215" w:type="dxa"/>
          </w:tcPr>
          <w:p w14:paraId="3FD6F03D" w14:textId="77777777" w:rsidR="008B51E1" w:rsidRDefault="008B51E1" w:rsidP="008B51E1">
            <w:pPr>
              <w:spacing w:line="360" w:lineRule="auto"/>
              <w:jc w:val="both"/>
              <w:cnfStyle w:val="000000100000" w:firstRow="0" w:lastRow="0" w:firstColumn="0" w:lastColumn="0" w:oddVBand="0" w:evenVBand="0" w:oddHBand="1" w:evenHBand="0" w:firstRowFirstColumn="0" w:firstRowLastColumn="0" w:lastRowFirstColumn="0" w:lastRowLastColumn="0"/>
              <w:rPr>
                <w:ins w:id="9853" w:author="Dylan Van Aswegen" w:date="2024-07-16T17:53:00Z" w16du:dateUtc="2024-07-16T15:53:00Z"/>
                <w:rFonts w:ascii="Arial" w:hAnsi="Arial" w:cs="Arial"/>
                <w:sz w:val="20"/>
                <w:szCs w:val="20"/>
                <w:lang w:val="en-GB"/>
              </w:rPr>
            </w:pPr>
          </w:p>
        </w:tc>
        <w:tc>
          <w:tcPr>
            <w:tcW w:w="1369" w:type="dxa"/>
          </w:tcPr>
          <w:p w14:paraId="33CB186C" w14:textId="77777777" w:rsidR="008B51E1" w:rsidRDefault="008B51E1" w:rsidP="008B51E1">
            <w:pPr>
              <w:spacing w:line="360" w:lineRule="auto"/>
              <w:jc w:val="both"/>
              <w:cnfStyle w:val="000000100000" w:firstRow="0" w:lastRow="0" w:firstColumn="0" w:lastColumn="0" w:oddVBand="0" w:evenVBand="0" w:oddHBand="1" w:evenHBand="0" w:firstRowFirstColumn="0" w:firstRowLastColumn="0" w:lastRowFirstColumn="0" w:lastRowLastColumn="0"/>
              <w:rPr>
                <w:ins w:id="9854" w:author="Dylan Van Aswegen" w:date="2024-07-16T17:53:00Z" w16du:dateUtc="2024-07-16T15:53:00Z"/>
                <w:rFonts w:ascii="Arial" w:hAnsi="Arial" w:cs="Arial"/>
                <w:sz w:val="20"/>
                <w:szCs w:val="20"/>
                <w:lang w:val="en-GB"/>
              </w:rPr>
            </w:pPr>
          </w:p>
        </w:tc>
        <w:tc>
          <w:tcPr>
            <w:tcW w:w="3296" w:type="dxa"/>
          </w:tcPr>
          <w:p w14:paraId="1174ACEC" w14:textId="51E69991" w:rsidR="008B51E1" w:rsidRDefault="008B51E1" w:rsidP="008B51E1">
            <w:pPr>
              <w:spacing w:line="360" w:lineRule="auto"/>
              <w:jc w:val="both"/>
              <w:cnfStyle w:val="000000100000" w:firstRow="0" w:lastRow="0" w:firstColumn="0" w:lastColumn="0" w:oddVBand="0" w:evenVBand="0" w:oddHBand="1" w:evenHBand="0" w:firstRowFirstColumn="0" w:firstRowLastColumn="0" w:lastRowFirstColumn="0" w:lastRowLastColumn="0"/>
              <w:rPr>
                <w:ins w:id="9855" w:author="Dylan Van Aswegen" w:date="2024-07-16T17:53:00Z" w16du:dateUtc="2024-07-16T15:53:00Z"/>
                <w:rFonts w:ascii="Arial" w:hAnsi="Arial" w:cs="Arial"/>
                <w:sz w:val="20"/>
                <w:szCs w:val="20"/>
                <w:lang w:val="en-GB"/>
              </w:rPr>
            </w:pPr>
            <w:ins w:id="9856" w:author="Dylan Van Aswegen" w:date="2024-07-16T17:55:00Z" w16du:dateUtc="2024-07-16T15:55:00Z">
              <w:r>
                <w:rPr>
                  <w:rFonts w:ascii="Arial" w:hAnsi="Arial" w:cs="Arial"/>
                  <w:sz w:val="20"/>
                  <w:szCs w:val="20"/>
                  <w:lang w:val="en-GB"/>
                </w:rPr>
                <w:t xml:space="preserve">The application admin will use this button to create a new invoice against the organisation. Once clicked, the user will be navigated to the invoice screen to a credit note. </w:t>
              </w:r>
            </w:ins>
          </w:p>
        </w:tc>
      </w:tr>
    </w:tbl>
    <w:p w14:paraId="73824B1B" w14:textId="6F65C9DA" w:rsidR="007E2DA1" w:rsidRPr="00B324AE" w:rsidRDefault="007E2DA1" w:rsidP="007E2DA1">
      <w:pPr>
        <w:rPr>
          <w:ins w:id="9857" w:author="Dylan Van Aswegen" w:date="2024-07-16T11:31:00Z" w16du:dateUtc="2024-07-16T09:31:00Z"/>
          <w:lang w:val="en-GB"/>
          <w:rPrChange w:id="9858" w:author="Dylan Van Aswegen" w:date="2024-07-16T11:32:00Z" w16du:dateUtc="2024-07-16T09:32:00Z">
            <w:rPr>
              <w:ins w:id="9859" w:author="Dylan Van Aswegen" w:date="2024-07-16T11:31:00Z" w16du:dateUtc="2024-07-16T09:31:00Z"/>
            </w:rPr>
          </w:rPrChange>
        </w:rPr>
      </w:pPr>
    </w:p>
    <w:p w14:paraId="2CF79874" w14:textId="7D703E6E" w:rsidR="00B20743" w:rsidRDefault="00C82E2F" w:rsidP="007E2DA1">
      <w:pPr>
        <w:rPr>
          <w:ins w:id="9860" w:author="Dylan Van Aswegen" w:date="2024-07-16T11:27:00Z" w16du:dateUtc="2024-07-16T09:27:00Z"/>
        </w:rPr>
      </w:pPr>
      <w:ins w:id="9861" w:author="Dylan Van Aswegen" w:date="2024-07-16T13:01:00Z" w16du:dateUtc="2024-07-16T11:01:00Z">
        <w:r>
          <w:t>Below this section will</w:t>
        </w:r>
      </w:ins>
      <w:ins w:id="9862" w:author="Dylan Van Aswegen" w:date="2024-07-16T13:02:00Z" w16du:dateUtc="2024-07-16T11:02:00Z">
        <w:r>
          <w:t xml:space="preserve"> be a table </w:t>
        </w:r>
        <w:r w:rsidR="006F6DFC">
          <w:t xml:space="preserve">that details a summary of the club account. This table will consist of the following: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6F6DFC" w14:paraId="1C2DB5DC" w14:textId="77777777" w:rsidTr="005C5491">
        <w:trPr>
          <w:cnfStyle w:val="100000000000" w:firstRow="1" w:lastRow="0" w:firstColumn="0" w:lastColumn="0" w:oddVBand="0" w:evenVBand="0" w:oddHBand="0" w:evenHBand="0" w:firstRowFirstColumn="0" w:firstRowLastColumn="0" w:lastRowFirstColumn="0" w:lastRowLastColumn="0"/>
          <w:tblHeader/>
          <w:ins w:id="9863" w:author="Dylan Van Aswegen" w:date="2024-07-16T13:02:00Z" w16du:dateUtc="2024-07-16T11:02: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69C3AEC3" w14:textId="77777777" w:rsidR="006F6DFC" w:rsidRDefault="006F6DFC">
            <w:pPr>
              <w:spacing w:line="360" w:lineRule="auto"/>
              <w:jc w:val="both"/>
              <w:rPr>
                <w:ins w:id="9864" w:author="Dylan Van Aswegen" w:date="2024-07-16T13:02:00Z" w16du:dateUtc="2024-07-16T11:02:00Z"/>
                <w:rFonts w:ascii="Arial" w:hAnsi="Arial" w:cs="Arial"/>
                <w:sz w:val="20"/>
                <w:szCs w:val="20"/>
                <w:lang w:val="en-GB"/>
              </w:rPr>
            </w:pPr>
            <w:ins w:id="9865" w:author="Dylan Van Aswegen" w:date="2024-07-16T13:02:00Z" w16du:dateUtc="2024-07-16T11:02:00Z">
              <w:r>
                <w:rPr>
                  <w:rFonts w:ascii="Arial" w:hAnsi="Arial" w:cs="Arial"/>
                  <w:sz w:val="20"/>
                  <w:szCs w:val="20"/>
                  <w:lang w:val="en-GB"/>
                </w:rPr>
                <w:t>Column Name</w:t>
              </w:r>
            </w:ins>
          </w:p>
        </w:tc>
        <w:tc>
          <w:tcPr>
            <w:tcW w:w="1273" w:type="dxa"/>
            <w:shd w:val="clear" w:color="auto" w:fill="002060"/>
          </w:tcPr>
          <w:p w14:paraId="13145FE9" w14:textId="77777777" w:rsidR="006F6DFC" w:rsidRDefault="006F6DFC">
            <w:pPr>
              <w:spacing w:line="360" w:lineRule="auto"/>
              <w:jc w:val="both"/>
              <w:cnfStyle w:val="100000000000" w:firstRow="1" w:lastRow="0" w:firstColumn="0" w:lastColumn="0" w:oddVBand="0" w:evenVBand="0" w:oddHBand="0" w:evenHBand="0" w:firstRowFirstColumn="0" w:firstRowLastColumn="0" w:lastRowFirstColumn="0" w:lastRowLastColumn="0"/>
              <w:rPr>
                <w:ins w:id="9866" w:author="Dylan Van Aswegen" w:date="2024-07-16T13:02:00Z" w16du:dateUtc="2024-07-16T11:02:00Z"/>
                <w:rFonts w:ascii="Arial" w:hAnsi="Arial" w:cs="Arial"/>
                <w:sz w:val="20"/>
                <w:szCs w:val="20"/>
                <w:lang w:val="en-GB"/>
              </w:rPr>
            </w:pPr>
            <w:ins w:id="9867" w:author="Dylan Van Aswegen" w:date="2024-07-16T13:02:00Z" w16du:dateUtc="2024-07-16T11:02:00Z">
              <w:r>
                <w:rPr>
                  <w:rFonts w:ascii="Arial" w:hAnsi="Arial" w:cs="Arial"/>
                  <w:sz w:val="20"/>
                  <w:szCs w:val="20"/>
                  <w:lang w:val="en-GB"/>
                </w:rPr>
                <w:t>Column Type</w:t>
              </w:r>
            </w:ins>
          </w:p>
        </w:tc>
        <w:tc>
          <w:tcPr>
            <w:tcW w:w="1694" w:type="dxa"/>
            <w:shd w:val="clear" w:color="auto" w:fill="002060"/>
          </w:tcPr>
          <w:p w14:paraId="0FB024CC" w14:textId="77777777" w:rsidR="006F6DFC" w:rsidRDefault="006F6DFC">
            <w:pPr>
              <w:spacing w:line="360" w:lineRule="auto"/>
              <w:jc w:val="both"/>
              <w:cnfStyle w:val="100000000000" w:firstRow="1" w:lastRow="0" w:firstColumn="0" w:lastColumn="0" w:oddVBand="0" w:evenVBand="0" w:oddHBand="0" w:evenHBand="0" w:firstRowFirstColumn="0" w:firstRowLastColumn="0" w:lastRowFirstColumn="0" w:lastRowLastColumn="0"/>
              <w:rPr>
                <w:ins w:id="9868" w:author="Dylan Van Aswegen" w:date="2024-07-16T13:02:00Z" w16du:dateUtc="2024-07-16T11:02:00Z"/>
                <w:rFonts w:ascii="Arial" w:hAnsi="Arial" w:cs="Arial"/>
                <w:sz w:val="20"/>
                <w:szCs w:val="20"/>
                <w:lang w:val="en-GB"/>
              </w:rPr>
            </w:pPr>
            <w:ins w:id="9869" w:author="Dylan Van Aswegen" w:date="2024-07-16T13:02:00Z" w16du:dateUtc="2024-07-16T11:02:00Z">
              <w:r>
                <w:rPr>
                  <w:rFonts w:ascii="Arial" w:hAnsi="Arial" w:cs="Arial"/>
                  <w:sz w:val="20"/>
                  <w:szCs w:val="20"/>
                  <w:lang w:val="en-GB"/>
                </w:rPr>
                <w:t>Column Data Type</w:t>
              </w:r>
            </w:ins>
          </w:p>
        </w:tc>
        <w:tc>
          <w:tcPr>
            <w:tcW w:w="3804" w:type="dxa"/>
            <w:shd w:val="clear" w:color="auto" w:fill="002060"/>
          </w:tcPr>
          <w:p w14:paraId="73804D98" w14:textId="77777777" w:rsidR="006F6DFC" w:rsidRDefault="006F6DFC">
            <w:pPr>
              <w:spacing w:line="360" w:lineRule="auto"/>
              <w:jc w:val="both"/>
              <w:cnfStyle w:val="100000000000" w:firstRow="1" w:lastRow="0" w:firstColumn="0" w:lastColumn="0" w:oddVBand="0" w:evenVBand="0" w:oddHBand="0" w:evenHBand="0" w:firstRowFirstColumn="0" w:firstRowLastColumn="0" w:lastRowFirstColumn="0" w:lastRowLastColumn="0"/>
              <w:rPr>
                <w:ins w:id="9870" w:author="Dylan Van Aswegen" w:date="2024-07-16T13:02:00Z" w16du:dateUtc="2024-07-16T11:02:00Z"/>
                <w:rFonts w:ascii="Arial" w:hAnsi="Arial" w:cs="Arial"/>
                <w:sz w:val="20"/>
                <w:szCs w:val="20"/>
                <w:lang w:val="en-GB"/>
              </w:rPr>
            </w:pPr>
            <w:ins w:id="9871" w:author="Dylan Van Aswegen" w:date="2024-07-16T13:02:00Z" w16du:dateUtc="2024-07-16T11:02:00Z">
              <w:r>
                <w:rPr>
                  <w:rFonts w:ascii="Arial" w:hAnsi="Arial" w:cs="Arial"/>
                  <w:sz w:val="20"/>
                  <w:szCs w:val="20"/>
                  <w:lang w:val="en-GB"/>
                </w:rPr>
                <w:t>Column Rules</w:t>
              </w:r>
            </w:ins>
          </w:p>
        </w:tc>
      </w:tr>
      <w:tr w:rsidR="006F6DFC" w14:paraId="6F5D3DEB" w14:textId="77777777" w:rsidTr="005C5491">
        <w:trPr>
          <w:cnfStyle w:val="000000100000" w:firstRow="0" w:lastRow="0" w:firstColumn="0" w:lastColumn="0" w:oddVBand="0" w:evenVBand="0" w:oddHBand="1" w:evenHBand="0" w:firstRowFirstColumn="0" w:firstRowLastColumn="0" w:lastRowFirstColumn="0" w:lastRowLastColumn="0"/>
          <w:ins w:id="9872" w:author="Dylan Van Aswegen" w:date="2024-07-16T13:02:00Z" w16du:dateUtc="2024-07-16T11:02:00Z"/>
        </w:trPr>
        <w:tc>
          <w:tcPr>
            <w:cnfStyle w:val="001000000000" w:firstRow="0" w:lastRow="0" w:firstColumn="1" w:lastColumn="0" w:oddVBand="0" w:evenVBand="0" w:oddHBand="0" w:evenHBand="0" w:firstRowFirstColumn="0" w:firstRowLastColumn="0" w:lastRowFirstColumn="0" w:lastRowLastColumn="0"/>
            <w:tcW w:w="1451" w:type="dxa"/>
          </w:tcPr>
          <w:p w14:paraId="20A6734B" w14:textId="5FE3D788" w:rsidR="006F6DFC" w:rsidRDefault="00735AB6">
            <w:pPr>
              <w:spacing w:line="360" w:lineRule="auto"/>
              <w:jc w:val="both"/>
              <w:rPr>
                <w:ins w:id="9873" w:author="Dylan Van Aswegen" w:date="2024-07-16T13:02:00Z" w16du:dateUtc="2024-07-16T11:02:00Z"/>
                <w:rFonts w:ascii="Arial" w:hAnsi="Arial" w:cs="Arial"/>
                <w:sz w:val="20"/>
                <w:szCs w:val="20"/>
                <w:lang w:val="en-GB"/>
              </w:rPr>
            </w:pPr>
            <w:ins w:id="9874" w:author="Dylan Van Aswegen" w:date="2024-07-16T13:03:00Z" w16du:dateUtc="2024-07-16T11:03:00Z">
              <w:r>
                <w:rPr>
                  <w:rFonts w:ascii="Arial" w:hAnsi="Arial" w:cs="Arial"/>
                  <w:sz w:val="20"/>
                  <w:szCs w:val="20"/>
                  <w:lang w:val="en-GB"/>
                </w:rPr>
                <w:t>Members</w:t>
              </w:r>
            </w:ins>
            <w:ins w:id="9875" w:author="Dylan Van Aswegen" w:date="2024-07-16T13:02:00Z" w16du:dateUtc="2024-07-16T11:02:00Z">
              <w:r w:rsidR="006F6DFC">
                <w:rPr>
                  <w:rFonts w:ascii="Arial" w:hAnsi="Arial" w:cs="Arial"/>
                  <w:sz w:val="20"/>
                  <w:szCs w:val="20"/>
                  <w:lang w:val="en-GB"/>
                </w:rPr>
                <w:t xml:space="preserve"> </w:t>
              </w:r>
            </w:ins>
          </w:p>
        </w:tc>
        <w:tc>
          <w:tcPr>
            <w:tcW w:w="1273" w:type="dxa"/>
          </w:tcPr>
          <w:p w14:paraId="2CA1CAD4" w14:textId="77777777" w:rsidR="006F6DFC" w:rsidRDefault="006F6DFC">
            <w:pPr>
              <w:spacing w:line="360" w:lineRule="auto"/>
              <w:jc w:val="both"/>
              <w:cnfStyle w:val="000000100000" w:firstRow="0" w:lastRow="0" w:firstColumn="0" w:lastColumn="0" w:oddVBand="0" w:evenVBand="0" w:oddHBand="1" w:evenHBand="0" w:firstRowFirstColumn="0" w:firstRowLastColumn="0" w:lastRowFirstColumn="0" w:lastRowLastColumn="0"/>
              <w:rPr>
                <w:ins w:id="9876" w:author="Dylan Van Aswegen" w:date="2024-07-16T13:02:00Z" w16du:dateUtc="2024-07-16T11:02:00Z"/>
                <w:rFonts w:ascii="Arial" w:hAnsi="Arial" w:cs="Arial"/>
                <w:sz w:val="20"/>
                <w:szCs w:val="20"/>
                <w:lang w:val="en-GB"/>
              </w:rPr>
            </w:pPr>
            <w:ins w:id="9877" w:author="Dylan Van Aswegen" w:date="2024-07-16T13:02:00Z" w16du:dateUtc="2024-07-16T11:02:00Z">
              <w:r>
                <w:rPr>
                  <w:rFonts w:ascii="Arial" w:hAnsi="Arial" w:cs="Arial"/>
                  <w:sz w:val="20"/>
                  <w:szCs w:val="20"/>
                  <w:lang w:val="en-GB"/>
                </w:rPr>
                <w:t xml:space="preserve">Text Field </w:t>
              </w:r>
            </w:ins>
          </w:p>
        </w:tc>
        <w:tc>
          <w:tcPr>
            <w:tcW w:w="1694" w:type="dxa"/>
          </w:tcPr>
          <w:p w14:paraId="55EF04E6" w14:textId="77777777" w:rsidR="006F6DFC" w:rsidRDefault="006F6DFC">
            <w:pPr>
              <w:spacing w:line="360" w:lineRule="auto"/>
              <w:jc w:val="both"/>
              <w:cnfStyle w:val="000000100000" w:firstRow="0" w:lastRow="0" w:firstColumn="0" w:lastColumn="0" w:oddVBand="0" w:evenVBand="0" w:oddHBand="1" w:evenHBand="0" w:firstRowFirstColumn="0" w:firstRowLastColumn="0" w:lastRowFirstColumn="0" w:lastRowLastColumn="0"/>
              <w:rPr>
                <w:ins w:id="9878" w:author="Dylan Van Aswegen" w:date="2024-07-16T13:02:00Z" w16du:dateUtc="2024-07-16T11:02:00Z"/>
                <w:rFonts w:ascii="Arial" w:hAnsi="Arial" w:cs="Arial"/>
                <w:sz w:val="20"/>
                <w:szCs w:val="20"/>
                <w:lang w:val="en-GB"/>
              </w:rPr>
            </w:pPr>
            <w:ins w:id="9879" w:author="Dylan Van Aswegen" w:date="2024-07-16T13:02:00Z" w16du:dateUtc="2024-07-16T11:02:00Z">
              <w:r>
                <w:rPr>
                  <w:rFonts w:ascii="Arial" w:hAnsi="Arial" w:cs="Arial"/>
                  <w:sz w:val="20"/>
                  <w:szCs w:val="20"/>
                  <w:lang w:val="en-GB"/>
                </w:rPr>
                <w:t xml:space="preserve">String </w:t>
              </w:r>
            </w:ins>
          </w:p>
        </w:tc>
        <w:tc>
          <w:tcPr>
            <w:tcW w:w="3804" w:type="dxa"/>
          </w:tcPr>
          <w:p w14:paraId="4D9BDC3F" w14:textId="69B0BFDA" w:rsidR="006F6DFC" w:rsidRDefault="00D97934">
            <w:pPr>
              <w:spacing w:line="360" w:lineRule="auto"/>
              <w:jc w:val="both"/>
              <w:cnfStyle w:val="000000100000" w:firstRow="0" w:lastRow="0" w:firstColumn="0" w:lastColumn="0" w:oddVBand="0" w:evenVBand="0" w:oddHBand="1" w:evenHBand="0" w:firstRowFirstColumn="0" w:firstRowLastColumn="0" w:lastRowFirstColumn="0" w:lastRowLastColumn="0"/>
              <w:rPr>
                <w:ins w:id="9880" w:author="Dylan Van Aswegen" w:date="2024-07-16T13:02:00Z" w16du:dateUtc="2024-07-16T11:02:00Z"/>
                <w:rFonts w:ascii="Arial" w:hAnsi="Arial" w:cs="Arial"/>
                <w:sz w:val="20"/>
                <w:szCs w:val="20"/>
                <w:lang w:val="en-GB"/>
              </w:rPr>
            </w:pPr>
            <w:ins w:id="9881" w:author="Dylan Van Aswegen" w:date="2024-07-16T13:36:00Z" w16du:dateUtc="2024-07-16T11:36:00Z">
              <w:r>
                <w:rPr>
                  <w:rFonts w:ascii="Arial" w:hAnsi="Arial" w:cs="Arial"/>
                  <w:sz w:val="20"/>
                  <w:szCs w:val="20"/>
                  <w:lang w:val="en-GB"/>
                </w:rPr>
                <w:t xml:space="preserve">This column will be populated with the </w:t>
              </w:r>
            </w:ins>
            <w:ins w:id="9882" w:author="Dylan Van Aswegen" w:date="2024-07-16T13:42:00Z" w16du:dateUtc="2024-07-16T11:42:00Z">
              <w:r w:rsidR="00EF1F51">
                <w:rPr>
                  <w:rFonts w:ascii="Arial" w:hAnsi="Arial" w:cs="Arial"/>
                  <w:sz w:val="20"/>
                  <w:szCs w:val="20"/>
                  <w:lang w:val="en-GB"/>
                </w:rPr>
                <w:t>number</w:t>
              </w:r>
            </w:ins>
            <w:ins w:id="9883" w:author="Dylan Van Aswegen" w:date="2024-07-16T13:37:00Z" w16du:dateUtc="2024-07-16T11:37:00Z">
              <w:r w:rsidR="00F1708A">
                <w:rPr>
                  <w:rFonts w:ascii="Arial" w:hAnsi="Arial" w:cs="Arial"/>
                  <w:sz w:val="20"/>
                  <w:szCs w:val="20"/>
                  <w:lang w:val="en-GB"/>
                </w:rPr>
                <w:t xml:space="preserve"> of members that </w:t>
              </w:r>
            </w:ins>
            <w:ins w:id="9884" w:author="Dylan Van Aswegen" w:date="2024-07-16T13:38:00Z" w16du:dateUtc="2024-07-16T11:38:00Z">
              <w:r w:rsidR="0060310A">
                <w:rPr>
                  <w:rFonts w:ascii="Arial" w:hAnsi="Arial" w:cs="Arial"/>
                  <w:sz w:val="20"/>
                  <w:szCs w:val="20"/>
                  <w:lang w:val="en-GB"/>
                </w:rPr>
                <w:t xml:space="preserve">has been linked to the organisation. </w:t>
              </w:r>
            </w:ins>
          </w:p>
        </w:tc>
      </w:tr>
      <w:tr w:rsidR="00D97934" w14:paraId="1B6851EE" w14:textId="77777777" w:rsidTr="005C5491">
        <w:trPr>
          <w:ins w:id="9885" w:author="Dylan Van Aswegen" w:date="2024-07-16T13:02:00Z" w16du:dateUtc="2024-07-16T11:02:00Z"/>
        </w:trPr>
        <w:tc>
          <w:tcPr>
            <w:cnfStyle w:val="001000000000" w:firstRow="0" w:lastRow="0" w:firstColumn="1" w:lastColumn="0" w:oddVBand="0" w:evenVBand="0" w:oddHBand="0" w:evenHBand="0" w:firstRowFirstColumn="0" w:firstRowLastColumn="0" w:lastRowFirstColumn="0" w:lastRowLastColumn="0"/>
            <w:tcW w:w="1451" w:type="dxa"/>
          </w:tcPr>
          <w:p w14:paraId="71AD9B46" w14:textId="7B87A4B7" w:rsidR="00D97934" w:rsidRDefault="00D97934" w:rsidP="00D97934">
            <w:pPr>
              <w:spacing w:line="360" w:lineRule="auto"/>
              <w:jc w:val="both"/>
              <w:rPr>
                <w:ins w:id="9886" w:author="Dylan Van Aswegen" w:date="2024-07-16T13:02:00Z" w16du:dateUtc="2024-07-16T11:02:00Z"/>
                <w:rFonts w:ascii="Arial" w:hAnsi="Arial" w:cs="Arial"/>
                <w:sz w:val="20"/>
                <w:szCs w:val="20"/>
                <w:lang w:val="en-GB"/>
              </w:rPr>
            </w:pPr>
            <w:ins w:id="9887" w:author="Dylan Van Aswegen" w:date="2024-07-16T13:03:00Z" w16du:dateUtc="2024-07-16T11:03:00Z">
              <w:r>
                <w:rPr>
                  <w:rFonts w:ascii="Arial" w:hAnsi="Arial" w:cs="Arial"/>
                  <w:sz w:val="20"/>
                  <w:szCs w:val="20"/>
                  <w:lang w:val="en-GB"/>
                </w:rPr>
                <w:t xml:space="preserve">Orders </w:t>
              </w:r>
            </w:ins>
          </w:p>
        </w:tc>
        <w:tc>
          <w:tcPr>
            <w:tcW w:w="1273" w:type="dxa"/>
          </w:tcPr>
          <w:p w14:paraId="2C2ABFBF" w14:textId="06CD34F1"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888" w:author="Dylan Van Aswegen" w:date="2024-07-16T13:02:00Z" w16du:dateUtc="2024-07-16T11:02:00Z"/>
                <w:rFonts w:ascii="Arial" w:hAnsi="Arial" w:cs="Arial"/>
                <w:sz w:val="20"/>
                <w:szCs w:val="20"/>
                <w:lang w:val="en-GB"/>
              </w:rPr>
            </w:pPr>
            <w:ins w:id="9889" w:author="Dylan Van Aswegen" w:date="2024-07-16T13:36:00Z">
              <w:r>
                <w:rPr>
                  <w:rFonts w:ascii="Arial" w:hAnsi="Arial" w:cs="Arial"/>
                  <w:sz w:val="20"/>
                  <w:szCs w:val="20"/>
                  <w:lang w:val="en-GB"/>
                </w:rPr>
                <w:t xml:space="preserve">Text Field </w:t>
              </w:r>
            </w:ins>
          </w:p>
        </w:tc>
        <w:tc>
          <w:tcPr>
            <w:tcW w:w="1694" w:type="dxa"/>
          </w:tcPr>
          <w:p w14:paraId="7F0ACAD7" w14:textId="0974ABE4"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890" w:author="Dylan Van Aswegen" w:date="2024-07-16T13:02:00Z" w16du:dateUtc="2024-07-16T11:02:00Z"/>
                <w:rFonts w:ascii="Arial" w:hAnsi="Arial" w:cs="Arial"/>
                <w:sz w:val="20"/>
                <w:szCs w:val="20"/>
                <w:lang w:val="en-GB"/>
              </w:rPr>
            </w:pPr>
            <w:ins w:id="9891" w:author="Dylan Van Aswegen" w:date="2024-07-16T13:36:00Z">
              <w:r>
                <w:rPr>
                  <w:rFonts w:ascii="Arial" w:hAnsi="Arial" w:cs="Arial"/>
                  <w:sz w:val="20"/>
                  <w:szCs w:val="20"/>
                  <w:lang w:val="en-GB"/>
                </w:rPr>
                <w:t xml:space="preserve">String </w:t>
              </w:r>
            </w:ins>
          </w:p>
        </w:tc>
        <w:tc>
          <w:tcPr>
            <w:tcW w:w="3804" w:type="dxa"/>
          </w:tcPr>
          <w:p w14:paraId="5C148CBF" w14:textId="15381386" w:rsidR="00D97934" w:rsidRDefault="00EF1F51"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892" w:author="Dylan Van Aswegen" w:date="2024-07-16T13:02:00Z" w16du:dateUtc="2024-07-16T11:02:00Z"/>
                <w:rFonts w:ascii="Arial" w:hAnsi="Arial" w:cs="Arial"/>
                <w:sz w:val="20"/>
                <w:szCs w:val="20"/>
                <w:lang w:val="en-GB"/>
              </w:rPr>
            </w:pPr>
            <w:ins w:id="9893" w:author="Dylan Van Aswegen" w:date="2024-07-16T13:42:00Z" w16du:dateUtc="2024-07-16T11:42:00Z">
              <w:r>
                <w:rPr>
                  <w:rFonts w:ascii="Arial" w:hAnsi="Arial" w:cs="Arial"/>
                  <w:sz w:val="20"/>
                  <w:szCs w:val="20"/>
                  <w:lang w:val="en-GB"/>
                </w:rPr>
                <w:t xml:space="preserve">This column will be populated with the </w:t>
              </w:r>
            </w:ins>
            <w:ins w:id="9894" w:author="Dylan Van Aswegen" w:date="2024-07-16T14:08:00Z" w16du:dateUtc="2024-07-16T12:08:00Z">
              <w:r w:rsidR="0022169B">
                <w:rPr>
                  <w:rFonts w:ascii="Arial" w:hAnsi="Arial" w:cs="Arial"/>
                  <w:sz w:val="20"/>
                  <w:szCs w:val="20"/>
                  <w:lang w:val="en-GB"/>
                </w:rPr>
                <w:t>number</w:t>
              </w:r>
            </w:ins>
            <w:ins w:id="9895" w:author="Dylan Van Aswegen" w:date="2024-07-16T13:42:00Z" w16du:dateUtc="2024-07-16T11:42:00Z">
              <w:r>
                <w:rPr>
                  <w:rFonts w:ascii="Arial" w:hAnsi="Arial" w:cs="Arial"/>
                  <w:sz w:val="20"/>
                  <w:szCs w:val="20"/>
                  <w:lang w:val="en-GB"/>
                </w:rPr>
                <w:t xml:space="preserve"> of orders that </w:t>
              </w:r>
            </w:ins>
            <w:ins w:id="9896" w:author="Dylan Van Aswegen" w:date="2024-07-16T15:59:00Z" w16du:dateUtc="2024-07-16T13:59:00Z">
              <w:r w:rsidR="00C057ED">
                <w:rPr>
                  <w:rFonts w:ascii="Arial" w:hAnsi="Arial" w:cs="Arial"/>
                  <w:sz w:val="20"/>
                  <w:szCs w:val="20"/>
                  <w:lang w:val="en-GB"/>
                </w:rPr>
                <w:t xml:space="preserve">the organisation has received. </w:t>
              </w:r>
            </w:ins>
          </w:p>
        </w:tc>
      </w:tr>
      <w:tr w:rsidR="00D97934" w14:paraId="25E9B46F" w14:textId="77777777" w:rsidTr="005C5491">
        <w:trPr>
          <w:cnfStyle w:val="000000100000" w:firstRow="0" w:lastRow="0" w:firstColumn="0" w:lastColumn="0" w:oddVBand="0" w:evenVBand="0" w:oddHBand="1" w:evenHBand="0" w:firstRowFirstColumn="0" w:firstRowLastColumn="0" w:lastRowFirstColumn="0" w:lastRowLastColumn="0"/>
          <w:ins w:id="9897" w:author="Dylan Van Aswegen" w:date="2024-07-16T13:02:00Z" w16du:dateUtc="2024-07-16T11:02:00Z"/>
        </w:trPr>
        <w:tc>
          <w:tcPr>
            <w:cnfStyle w:val="001000000000" w:firstRow="0" w:lastRow="0" w:firstColumn="1" w:lastColumn="0" w:oddVBand="0" w:evenVBand="0" w:oddHBand="0" w:evenHBand="0" w:firstRowFirstColumn="0" w:firstRowLastColumn="0" w:lastRowFirstColumn="0" w:lastRowLastColumn="0"/>
            <w:tcW w:w="1451" w:type="dxa"/>
          </w:tcPr>
          <w:p w14:paraId="7BA56EC6" w14:textId="7511BF81" w:rsidR="00D97934" w:rsidRDefault="00D97934" w:rsidP="00D97934">
            <w:pPr>
              <w:spacing w:line="360" w:lineRule="auto"/>
              <w:jc w:val="both"/>
              <w:rPr>
                <w:ins w:id="9898" w:author="Dylan Van Aswegen" w:date="2024-07-16T13:02:00Z" w16du:dateUtc="2024-07-16T11:02:00Z"/>
                <w:rFonts w:ascii="Arial" w:hAnsi="Arial" w:cs="Arial"/>
                <w:sz w:val="20"/>
                <w:szCs w:val="20"/>
                <w:lang w:val="en-GB"/>
              </w:rPr>
            </w:pPr>
            <w:ins w:id="9899" w:author="Dylan Van Aswegen" w:date="2024-07-16T13:03:00Z" w16du:dateUtc="2024-07-16T11:03:00Z">
              <w:r>
                <w:rPr>
                  <w:rFonts w:ascii="Arial" w:hAnsi="Arial" w:cs="Arial"/>
                  <w:sz w:val="20"/>
                  <w:szCs w:val="20"/>
                  <w:lang w:val="en-GB"/>
                </w:rPr>
                <w:t xml:space="preserve">Last Admin Login </w:t>
              </w:r>
            </w:ins>
          </w:p>
        </w:tc>
        <w:tc>
          <w:tcPr>
            <w:tcW w:w="1273" w:type="dxa"/>
          </w:tcPr>
          <w:p w14:paraId="1497A9A1" w14:textId="3A39F1BD" w:rsidR="00D97934" w:rsidRDefault="00D97934"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00" w:author="Dylan Van Aswegen" w:date="2024-07-16T13:02:00Z" w16du:dateUtc="2024-07-16T11:02:00Z"/>
                <w:rFonts w:ascii="Arial" w:hAnsi="Arial" w:cs="Arial"/>
                <w:sz w:val="20"/>
                <w:szCs w:val="20"/>
                <w:lang w:val="en-GB"/>
              </w:rPr>
            </w:pPr>
            <w:ins w:id="9901" w:author="Dylan Van Aswegen" w:date="2024-07-16T13:36:00Z">
              <w:r>
                <w:rPr>
                  <w:rFonts w:ascii="Arial" w:hAnsi="Arial" w:cs="Arial"/>
                  <w:sz w:val="20"/>
                  <w:szCs w:val="20"/>
                  <w:lang w:val="en-GB"/>
                </w:rPr>
                <w:t xml:space="preserve">Text Field </w:t>
              </w:r>
            </w:ins>
          </w:p>
        </w:tc>
        <w:tc>
          <w:tcPr>
            <w:tcW w:w="1694" w:type="dxa"/>
          </w:tcPr>
          <w:p w14:paraId="1953372B" w14:textId="5BFBA2B8" w:rsidR="00D97934" w:rsidRDefault="00D97934"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02" w:author="Dylan Van Aswegen" w:date="2024-07-16T13:02:00Z" w16du:dateUtc="2024-07-16T11:02:00Z"/>
                <w:rFonts w:ascii="Arial" w:hAnsi="Arial" w:cs="Arial"/>
                <w:sz w:val="20"/>
                <w:szCs w:val="20"/>
                <w:lang w:val="en-GB"/>
              </w:rPr>
            </w:pPr>
            <w:ins w:id="9903" w:author="Dylan Van Aswegen" w:date="2024-07-16T13:36:00Z">
              <w:r>
                <w:rPr>
                  <w:rFonts w:ascii="Arial" w:hAnsi="Arial" w:cs="Arial"/>
                  <w:sz w:val="20"/>
                  <w:szCs w:val="20"/>
                  <w:lang w:val="en-GB"/>
                </w:rPr>
                <w:t xml:space="preserve">String </w:t>
              </w:r>
            </w:ins>
          </w:p>
        </w:tc>
        <w:tc>
          <w:tcPr>
            <w:tcW w:w="3804" w:type="dxa"/>
          </w:tcPr>
          <w:p w14:paraId="28783082" w14:textId="5D575C95" w:rsidR="00D97934" w:rsidRDefault="00C244BA"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04" w:author="Dylan Van Aswegen" w:date="2024-07-16T13:02:00Z" w16du:dateUtc="2024-07-16T11:02:00Z"/>
                <w:rFonts w:ascii="Arial" w:hAnsi="Arial" w:cs="Arial"/>
                <w:sz w:val="20"/>
                <w:szCs w:val="20"/>
                <w:lang w:val="en-GB"/>
              </w:rPr>
            </w:pPr>
            <w:ins w:id="9905" w:author="Dylan Van Aswegen" w:date="2024-07-16T13:43:00Z" w16du:dateUtc="2024-07-16T11:43:00Z">
              <w:r>
                <w:rPr>
                  <w:rFonts w:ascii="Arial" w:hAnsi="Arial" w:cs="Arial"/>
                  <w:sz w:val="20"/>
                  <w:szCs w:val="20"/>
                  <w:lang w:val="en-GB"/>
                </w:rPr>
                <w:t>This column will be populated with the date and time o</w:t>
              </w:r>
            </w:ins>
            <w:ins w:id="9906" w:author="Dylan Van Aswegen" w:date="2024-07-16T13:44:00Z" w16du:dateUtc="2024-07-16T11:44:00Z">
              <w:r w:rsidR="00F81AB9">
                <w:rPr>
                  <w:rFonts w:ascii="Arial" w:hAnsi="Arial" w:cs="Arial"/>
                  <w:sz w:val="20"/>
                  <w:szCs w:val="20"/>
                  <w:lang w:val="en-GB"/>
                </w:rPr>
                <w:t xml:space="preserve">f the last occasion that an organisation logged into </w:t>
              </w:r>
              <w:proofErr w:type="spellStart"/>
              <w:r w:rsidR="00F81AB9">
                <w:rPr>
                  <w:rFonts w:ascii="Arial" w:hAnsi="Arial" w:cs="Arial"/>
                  <w:sz w:val="20"/>
                  <w:szCs w:val="20"/>
                  <w:lang w:val="en-GB"/>
                </w:rPr>
                <w:t>Membi</w:t>
              </w:r>
              <w:proofErr w:type="spellEnd"/>
              <w:r w:rsidR="00F81AB9">
                <w:rPr>
                  <w:rFonts w:ascii="Arial" w:hAnsi="Arial" w:cs="Arial"/>
                  <w:sz w:val="20"/>
                  <w:szCs w:val="20"/>
                  <w:lang w:val="en-GB"/>
                </w:rPr>
                <w:t xml:space="preserve">, </w:t>
              </w:r>
            </w:ins>
          </w:p>
        </w:tc>
      </w:tr>
      <w:tr w:rsidR="00D97934" w14:paraId="4A181EE1" w14:textId="77777777" w:rsidTr="005C5491">
        <w:trPr>
          <w:ins w:id="9907" w:author="Dylan Van Aswegen" w:date="2024-07-16T13:02:00Z" w16du:dateUtc="2024-07-16T11:02:00Z"/>
        </w:trPr>
        <w:tc>
          <w:tcPr>
            <w:cnfStyle w:val="001000000000" w:firstRow="0" w:lastRow="0" w:firstColumn="1" w:lastColumn="0" w:oddVBand="0" w:evenVBand="0" w:oddHBand="0" w:evenHBand="0" w:firstRowFirstColumn="0" w:firstRowLastColumn="0" w:lastRowFirstColumn="0" w:lastRowLastColumn="0"/>
            <w:tcW w:w="1451" w:type="dxa"/>
          </w:tcPr>
          <w:p w14:paraId="0E741D8A" w14:textId="5C377E29" w:rsidR="00D97934" w:rsidRDefault="00D97934" w:rsidP="00D97934">
            <w:pPr>
              <w:spacing w:line="360" w:lineRule="auto"/>
              <w:jc w:val="both"/>
              <w:rPr>
                <w:ins w:id="9908" w:author="Dylan Van Aswegen" w:date="2024-07-16T13:02:00Z" w16du:dateUtc="2024-07-16T11:02:00Z"/>
                <w:rFonts w:ascii="Arial" w:hAnsi="Arial" w:cs="Arial"/>
                <w:sz w:val="20"/>
                <w:szCs w:val="20"/>
                <w:lang w:val="en-GB"/>
              </w:rPr>
            </w:pPr>
            <w:ins w:id="9909" w:author="Dylan Van Aswegen" w:date="2024-07-16T13:03:00Z" w16du:dateUtc="2024-07-16T11:03:00Z">
              <w:r>
                <w:rPr>
                  <w:rFonts w:ascii="Arial" w:hAnsi="Arial" w:cs="Arial"/>
                  <w:sz w:val="20"/>
                  <w:szCs w:val="20"/>
                  <w:lang w:val="en-GB"/>
                </w:rPr>
                <w:t xml:space="preserve">Subscription Price Options </w:t>
              </w:r>
            </w:ins>
          </w:p>
        </w:tc>
        <w:tc>
          <w:tcPr>
            <w:tcW w:w="1273" w:type="dxa"/>
          </w:tcPr>
          <w:p w14:paraId="179DFBB2" w14:textId="2A15ED82"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10" w:author="Dylan Van Aswegen" w:date="2024-07-16T13:02:00Z" w16du:dateUtc="2024-07-16T11:02:00Z"/>
                <w:rFonts w:ascii="Arial" w:hAnsi="Arial" w:cs="Arial"/>
                <w:sz w:val="20"/>
                <w:szCs w:val="20"/>
                <w:lang w:val="en-GB"/>
              </w:rPr>
            </w:pPr>
            <w:ins w:id="9911" w:author="Dylan Van Aswegen" w:date="2024-07-16T13:36:00Z">
              <w:r>
                <w:rPr>
                  <w:rFonts w:ascii="Arial" w:hAnsi="Arial" w:cs="Arial"/>
                  <w:sz w:val="20"/>
                  <w:szCs w:val="20"/>
                  <w:lang w:val="en-GB"/>
                </w:rPr>
                <w:t xml:space="preserve">Text Field </w:t>
              </w:r>
            </w:ins>
          </w:p>
        </w:tc>
        <w:tc>
          <w:tcPr>
            <w:tcW w:w="1694" w:type="dxa"/>
          </w:tcPr>
          <w:p w14:paraId="22CD96DC" w14:textId="26454FF2"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12" w:author="Dylan Van Aswegen" w:date="2024-07-16T13:02:00Z" w16du:dateUtc="2024-07-16T11:02:00Z"/>
                <w:rFonts w:ascii="Arial" w:hAnsi="Arial" w:cs="Arial"/>
                <w:sz w:val="20"/>
                <w:szCs w:val="20"/>
                <w:lang w:val="en-GB"/>
              </w:rPr>
            </w:pPr>
            <w:ins w:id="9913" w:author="Dylan Van Aswegen" w:date="2024-07-16T13:36:00Z">
              <w:r>
                <w:rPr>
                  <w:rFonts w:ascii="Arial" w:hAnsi="Arial" w:cs="Arial"/>
                  <w:sz w:val="20"/>
                  <w:szCs w:val="20"/>
                  <w:lang w:val="en-GB"/>
                </w:rPr>
                <w:t xml:space="preserve">String </w:t>
              </w:r>
            </w:ins>
          </w:p>
        </w:tc>
        <w:tc>
          <w:tcPr>
            <w:tcW w:w="3804" w:type="dxa"/>
          </w:tcPr>
          <w:p w14:paraId="44213C6E" w14:textId="41E4E91D" w:rsidR="00D97934" w:rsidRDefault="0022169B"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14" w:author="Dylan Van Aswegen" w:date="2024-07-16T13:02:00Z" w16du:dateUtc="2024-07-16T11:02:00Z"/>
                <w:rFonts w:ascii="Arial" w:hAnsi="Arial" w:cs="Arial"/>
                <w:sz w:val="20"/>
                <w:szCs w:val="20"/>
                <w:lang w:val="en-GB"/>
              </w:rPr>
            </w:pPr>
            <w:ins w:id="9915" w:author="Dylan Van Aswegen" w:date="2024-07-16T14:08:00Z" w16du:dateUtc="2024-07-16T12:08:00Z">
              <w:r>
                <w:rPr>
                  <w:rFonts w:ascii="Arial" w:hAnsi="Arial" w:cs="Arial"/>
                  <w:sz w:val="20"/>
                  <w:szCs w:val="20"/>
                  <w:lang w:val="en-GB"/>
                </w:rPr>
                <w:t>This column will be populated with the number of subscriptio</w:t>
              </w:r>
            </w:ins>
            <w:ins w:id="9916" w:author="Dylan Van Aswegen" w:date="2024-07-16T14:09:00Z" w16du:dateUtc="2024-07-16T12:09:00Z">
              <w:r>
                <w:rPr>
                  <w:rFonts w:ascii="Arial" w:hAnsi="Arial" w:cs="Arial"/>
                  <w:sz w:val="20"/>
                  <w:szCs w:val="20"/>
                  <w:lang w:val="en-GB"/>
                </w:rPr>
                <w:t>n price options</w:t>
              </w:r>
            </w:ins>
            <w:ins w:id="9917" w:author="Dylan Van Aswegen" w:date="2024-07-16T14:08:00Z" w16du:dateUtc="2024-07-16T12:08:00Z">
              <w:r>
                <w:rPr>
                  <w:rFonts w:ascii="Arial" w:hAnsi="Arial" w:cs="Arial"/>
                  <w:sz w:val="20"/>
                  <w:szCs w:val="20"/>
                  <w:lang w:val="en-GB"/>
                </w:rPr>
                <w:t xml:space="preserve"> that </w:t>
              </w:r>
            </w:ins>
            <w:ins w:id="9918" w:author="Dylan Van Aswegen" w:date="2024-07-16T15:59:00Z" w16du:dateUtc="2024-07-16T13:59:00Z">
              <w:r w:rsidR="00C057ED">
                <w:rPr>
                  <w:rFonts w:ascii="Arial" w:hAnsi="Arial" w:cs="Arial"/>
                  <w:sz w:val="20"/>
                  <w:szCs w:val="20"/>
                  <w:lang w:val="en-GB"/>
                </w:rPr>
                <w:t>the organisation has created</w:t>
              </w:r>
            </w:ins>
            <w:ins w:id="9919" w:author="Dylan Van Aswegen" w:date="2024-07-16T14:08:00Z" w16du:dateUtc="2024-07-16T12:08:00Z">
              <w:r>
                <w:rPr>
                  <w:rFonts w:ascii="Arial" w:hAnsi="Arial" w:cs="Arial"/>
                  <w:sz w:val="20"/>
                  <w:szCs w:val="20"/>
                  <w:lang w:val="en-GB"/>
                </w:rPr>
                <w:t>.</w:t>
              </w:r>
            </w:ins>
          </w:p>
        </w:tc>
      </w:tr>
      <w:tr w:rsidR="00D97934" w14:paraId="29C3A28C" w14:textId="77777777" w:rsidTr="005C5491">
        <w:trPr>
          <w:cnfStyle w:val="000000100000" w:firstRow="0" w:lastRow="0" w:firstColumn="0" w:lastColumn="0" w:oddVBand="0" w:evenVBand="0" w:oddHBand="1" w:evenHBand="0" w:firstRowFirstColumn="0" w:firstRowLastColumn="0" w:lastRowFirstColumn="0" w:lastRowLastColumn="0"/>
          <w:ins w:id="9920" w:author="Dylan Van Aswegen" w:date="2024-07-16T13:02:00Z" w16du:dateUtc="2024-07-16T11:02:00Z"/>
        </w:trPr>
        <w:tc>
          <w:tcPr>
            <w:cnfStyle w:val="001000000000" w:firstRow="0" w:lastRow="0" w:firstColumn="1" w:lastColumn="0" w:oddVBand="0" w:evenVBand="0" w:oddHBand="0" w:evenHBand="0" w:firstRowFirstColumn="0" w:firstRowLastColumn="0" w:lastRowFirstColumn="0" w:lastRowLastColumn="0"/>
            <w:tcW w:w="1451" w:type="dxa"/>
          </w:tcPr>
          <w:p w14:paraId="51061EFD" w14:textId="7895A915" w:rsidR="00D97934" w:rsidRDefault="00D97934" w:rsidP="00D97934">
            <w:pPr>
              <w:spacing w:line="360" w:lineRule="auto"/>
              <w:jc w:val="both"/>
              <w:rPr>
                <w:ins w:id="9921" w:author="Dylan Van Aswegen" w:date="2024-07-16T13:02:00Z" w16du:dateUtc="2024-07-16T11:02:00Z"/>
                <w:rFonts w:ascii="Arial" w:hAnsi="Arial" w:cs="Arial"/>
                <w:sz w:val="20"/>
                <w:szCs w:val="20"/>
                <w:lang w:val="en-GB"/>
              </w:rPr>
            </w:pPr>
            <w:ins w:id="9922" w:author="Dylan Van Aswegen" w:date="2024-07-16T13:03:00Z" w16du:dateUtc="2024-07-16T11:03:00Z">
              <w:r>
                <w:rPr>
                  <w:rFonts w:ascii="Arial" w:hAnsi="Arial" w:cs="Arial"/>
                  <w:sz w:val="20"/>
                  <w:szCs w:val="20"/>
                  <w:lang w:val="en-GB"/>
                </w:rPr>
                <w:t xml:space="preserve">Events </w:t>
              </w:r>
            </w:ins>
          </w:p>
        </w:tc>
        <w:tc>
          <w:tcPr>
            <w:tcW w:w="1273" w:type="dxa"/>
          </w:tcPr>
          <w:p w14:paraId="72DFB7E8" w14:textId="23CF68BA" w:rsidR="00D97934" w:rsidRDefault="00D97934"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23" w:author="Dylan Van Aswegen" w:date="2024-07-16T13:02:00Z" w16du:dateUtc="2024-07-16T11:02:00Z"/>
                <w:rFonts w:ascii="Arial" w:hAnsi="Arial" w:cs="Arial"/>
                <w:sz w:val="20"/>
                <w:szCs w:val="20"/>
                <w:lang w:val="en-GB"/>
              </w:rPr>
            </w:pPr>
            <w:ins w:id="9924" w:author="Dylan Van Aswegen" w:date="2024-07-16T13:36:00Z">
              <w:r>
                <w:rPr>
                  <w:rFonts w:ascii="Arial" w:hAnsi="Arial" w:cs="Arial"/>
                  <w:sz w:val="20"/>
                  <w:szCs w:val="20"/>
                  <w:lang w:val="en-GB"/>
                </w:rPr>
                <w:t xml:space="preserve">Text Field </w:t>
              </w:r>
            </w:ins>
          </w:p>
        </w:tc>
        <w:tc>
          <w:tcPr>
            <w:tcW w:w="1694" w:type="dxa"/>
          </w:tcPr>
          <w:p w14:paraId="0B9F43FC" w14:textId="66F17D5C" w:rsidR="00D97934" w:rsidRDefault="00D97934"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25" w:author="Dylan Van Aswegen" w:date="2024-07-16T13:02:00Z" w16du:dateUtc="2024-07-16T11:02:00Z"/>
                <w:rFonts w:ascii="Arial" w:hAnsi="Arial" w:cs="Arial"/>
                <w:sz w:val="20"/>
                <w:szCs w:val="20"/>
                <w:lang w:val="en-GB"/>
              </w:rPr>
            </w:pPr>
            <w:ins w:id="9926" w:author="Dylan Van Aswegen" w:date="2024-07-16T13:36:00Z">
              <w:r>
                <w:rPr>
                  <w:rFonts w:ascii="Arial" w:hAnsi="Arial" w:cs="Arial"/>
                  <w:sz w:val="20"/>
                  <w:szCs w:val="20"/>
                  <w:lang w:val="en-GB"/>
                </w:rPr>
                <w:t xml:space="preserve">String </w:t>
              </w:r>
            </w:ins>
          </w:p>
        </w:tc>
        <w:tc>
          <w:tcPr>
            <w:tcW w:w="3804" w:type="dxa"/>
          </w:tcPr>
          <w:p w14:paraId="77FFC208" w14:textId="14E38155" w:rsidR="00D97934" w:rsidRDefault="002B7F4B"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27" w:author="Dylan Van Aswegen" w:date="2024-07-16T13:02:00Z" w16du:dateUtc="2024-07-16T11:02:00Z"/>
                <w:rFonts w:ascii="Arial" w:hAnsi="Arial" w:cs="Arial"/>
                <w:sz w:val="20"/>
                <w:szCs w:val="20"/>
                <w:lang w:val="en-GB"/>
              </w:rPr>
            </w:pPr>
            <w:ins w:id="9928" w:author="Dylan Van Aswegen" w:date="2024-07-16T14:09:00Z" w16du:dateUtc="2024-07-16T12:09:00Z">
              <w:r>
                <w:rPr>
                  <w:rFonts w:ascii="Arial" w:hAnsi="Arial" w:cs="Arial"/>
                  <w:sz w:val="20"/>
                  <w:szCs w:val="20"/>
                  <w:lang w:val="en-GB"/>
                </w:rPr>
                <w:t xml:space="preserve">This column will be populated with the number of events </w:t>
              </w:r>
            </w:ins>
            <w:ins w:id="9929" w:author="Dylan Van Aswegen" w:date="2024-07-16T16:00:00Z" w16du:dateUtc="2024-07-16T14:00:00Z">
              <w:r w:rsidR="003D674C">
                <w:rPr>
                  <w:rFonts w:ascii="Arial" w:hAnsi="Arial" w:cs="Arial"/>
                  <w:sz w:val="20"/>
                  <w:szCs w:val="20"/>
                  <w:lang w:val="en-GB"/>
                </w:rPr>
                <w:t xml:space="preserve">bookings that the club has received. </w:t>
              </w:r>
            </w:ins>
          </w:p>
        </w:tc>
      </w:tr>
      <w:tr w:rsidR="00D97934" w14:paraId="7BF3AFF0" w14:textId="77777777" w:rsidTr="005C5491">
        <w:trPr>
          <w:ins w:id="9930" w:author="Dylan Van Aswegen" w:date="2024-07-16T13:03:00Z" w16du:dateUtc="2024-07-16T11:03:00Z"/>
        </w:trPr>
        <w:tc>
          <w:tcPr>
            <w:cnfStyle w:val="001000000000" w:firstRow="0" w:lastRow="0" w:firstColumn="1" w:lastColumn="0" w:oddVBand="0" w:evenVBand="0" w:oddHBand="0" w:evenHBand="0" w:firstRowFirstColumn="0" w:firstRowLastColumn="0" w:lastRowFirstColumn="0" w:lastRowLastColumn="0"/>
            <w:tcW w:w="1451" w:type="dxa"/>
          </w:tcPr>
          <w:p w14:paraId="5590F199" w14:textId="0044B591" w:rsidR="00D97934" w:rsidRDefault="00D97934" w:rsidP="00D97934">
            <w:pPr>
              <w:spacing w:line="360" w:lineRule="auto"/>
              <w:jc w:val="both"/>
              <w:rPr>
                <w:ins w:id="9931" w:author="Dylan Van Aswegen" w:date="2024-07-16T13:03:00Z" w16du:dateUtc="2024-07-16T11:03:00Z"/>
                <w:rFonts w:ascii="Arial" w:hAnsi="Arial" w:cs="Arial"/>
                <w:sz w:val="20"/>
                <w:szCs w:val="20"/>
                <w:lang w:val="en-GB"/>
              </w:rPr>
            </w:pPr>
            <w:ins w:id="9932" w:author="Dylan Van Aswegen" w:date="2024-07-16T13:03:00Z" w16du:dateUtc="2024-07-16T11:03:00Z">
              <w:r>
                <w:rPr>
                  <w:rFonts w:ascii="Arial" w:hAnsi="Arial" w:cs="Arial"/>
                  <w:sz w:val="20"/>
                  <w:szCs w:val="20"/>
                  <w:lang w:val="en-GB"/>
                </w:rPr>
                <w:t xml:space="preserve">Forms </w:t>
              </w:r>
            </w:ins>
          </w:p>
        </w:tc>
        <w:tc>
          <w:tcPr>
            <w:tcW w:w="1273" w:type="dxa"/>
          </w:tcPr>
          <w:p w14:paraId="34916581" w14:textId="22D26944"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33" w:author="Dylan Van Aswegen" w:date="2024-07-16T13:03:00Z" w16du:dateUtc="2024-07-16T11:03:00Z"/>
                <w:rFonts w:ascii="Arial" w:hAnsi="Arial" w:cs="Arial"/>
                <w:sz w:val="20"/>
                <w:szCs w:val="20"/>
                <w:lang w:val="en-GB"/>
              </w:rPr>
            </w:pPr>
            <w:ins w:id="9934" w:author="Dylan Van Aswegen" w:date="2024-07-16T13:36:00Z">
              <w:r>
                <w:rPr>
                  <w:rFonts w:ascii="Arial" w:hAnsi="Arial" w:cs="Arial"/>
                  <w:sz w:val="20"/>
                  <w:szCs w:val="20"/>
                  <w:lang w:val="en-GB"/>
                </w:rPr>
                <w:t xml:space="preserve">Text Field </w:t>
              </w:r>
            </w:ins>
          </w:p>
        </w:tc>
        <w:tc>
          <w:tcPr>
            <w:tcW w:w="1694" w:type="dxa"/>
          </w:tcPr>
          <w:p w14:paraId="48EFE76B" w14:textId="7D1D0A00"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35" w:author="Dylan Van Aswegen" w:date="2024-07-16T13:03:00Z" w16du:dateUtc="2024-07-16T11:03:00Z"/>
                <w:rFonts w:ascii="Arial" w:hAnsi="Arial" w:cs="Arial"/>
                <w:sz w:val="20"/>
                <w:szCs w:val="20"/>
                <w:lang w:val="en-GB"/>
              </w:rPr>
            </w:pPr>
            <w:ins w:id="9936" w:author="Dylan Van Aswegen" w:date="2024-07-16T13:36:00Z">
              <w:r>
                <w:rPr>
                  <w:rFonts w:ascii="Arial" w:hAnsi="Arial" w:cs="Arial"/>
                  <w:sz w:val="20"/>
                  <w:szCs w:val="20"/>
                  <w:lang w:val="en-GB"/>
                </w:rPr>
                <w:t xml:space="preserve">String </w:t>
              </w:r>
            </w:ins>
          </w:p>
        </w:tc>
        <w:tc>
          <w:tcPr>
            <w:tcW w:w="3804" w:type="dxa"/>
          </w:tcPr>
          <w:p w14:paraId="368DE0BE" w14:textId="63982BDB" w:rsidR="00D97934" w:rsidRDefault="002B7F4B"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37" w:author="Dylan Van Aswegen" w:date="2024-07-16T13:03:00Z" w16du:dateUtc="2024-07-16T11:03:00Z"/>
                <w:rFonts w:ascii="Arial" w:hAnsi="Arial" w:cs="Arial"/>
                <w:sz w:val="20"/>
                <w:szCs w:val="20"/>
                <w:lang w:val="en-GB"/>
              </w:rPr>
            </w:pPr>
            <w:ins w:id="9938" w:author="Dylan Van Aswegen" w:date="2024-07-16T14:09:00Z" w16du:dateUtc="2024-07-16T12:09:00Z">
              <w:r>
                <w:rPr>
                  <w:rFonts w:ascii="Arial" w:hAnsi="Arial" w:cs="Arial"/>
                  <w:sz w:val="20"/>
                  <w:szCs w:val="20"/>
                  <w:lang w:val="en-GB"/>
                </w:rPr>
                <w:t xml:space="preserve">This column will be populated with the number of forms that </w:t>
              </w:r>
            </w:ins>
            <w:ins w:id="9939" w:author="Dylan Van Aswegen" w:date="2024-07-16T16:00:00Z" w16du:dateUtc="2024-07-16T14:00:00Z">
              <w:r w:rsidR="00121B73">
                <w:rPr>
                  <w:rFonts w:ascii="Arial" w:hAnsi="Arial" w:cs="Arial"/>
                  <w:sz w:val="20"/>
                  <w:szCs w:val="20"/>
                  <w:lang w:val="en-GB"/>
                </w:rPr>
                <w:t xml:space="preserve">the organisation has </w:t>
              </w:r>
            </w:ins>
            <w:ins w:id="9940" w:author="Dylan Van Aswegen" w:date="2024-07-16T16:01:00Z" w16du:dateUtc="2024-07-16T14:01:00Z">
              <w:r w:rsidR="00121B73">
                <w:rPr>
                  <w:rFonts w:ascii="Arial" w:hAnsi="Arial" w:cs="Arial"/>
                  <w:sz w:val="20"/>
                  <w:szCs w:val="20"/>
                  <w:lang w:val="en-GB"/>
                </w:rPr>
                <w:t xml:space="preserve">created. </w:t>
              </w:r>
            </w:ins>
          </w:p>
        </w:tc>
      </w:tr>
      <w:tr w:rsidR="00D97934" w14:paraId="4FDA2A37" w14:textId="77777777" w:rsidTr="005C5491">
        <w:trPr>
          <w:cnfStyle w:val="000000100000" w:firstRow="0" w:lastRow="0" w:firstColumn="0" w:lastColumn="0" w:oddVBand="0" w:evenVBand="0" w:oddHBand="1" w:evenHBand="0" w:firstRowFirstColumn="0" w:firstRowLastColumn="0" w:lastRowFirstColumn="0" w:lastRowLastColumn="0"/>
          <w:ins w:id="9941" w:author="Dylan Van Aswegen" w:date="2024-07-16T13:03:00Z" w16du:dateUtc="2024-07-16T11:03:00Z"/>
        </w:trPr>
        <w:tc>
          <w:tcPr>
            <w:cnfStyle w:val="001000000000" w:firstRow="0" w:lastRow="0" w:firstColumn="1" w:lastColumn="0" w:oddVBand="0" w:evenVBand="0" w:oddHBand="0" w:evenHBand="0" w:firstRowFirstColumn="0" w:firstRowLastColumn="0" w:lastRowFirstColumn="0" w:lastRowLastColumn="0"/>
            <w:tcW w:w="1451" w:type="dxa"/>
          </w:tcPr>
          <w:p w14:paraId="6A2A22B6" w14:textId="64B3977D" w:rsidR="00D97934" w:rsidRDefault="00D97934" w:rsidP="00D97934">
            <w:pPr>
              <w:spacing w:line="360" w:lineRule="auto"/>
              <w:jc w:val="both"/>
              <w:rPr>
                <w:ins w:id="9942" w:author="Dylan Van Aswegen" w:date="2024-07-16T13:03:00Z" w16du:dateUtc="2024-07-16T11:03:00Z"/>
                <w:rFonts w:ascii="Arial" w:hAnsi="Arial" w:cs="Arial"/>
                <w:sz w:val="20"/>
                <w:szCs w:val="20"/>
                <w:lang w:val="en-GB"/>
              </w:rPr>
            </w:pPr>
            <w:ins w:id="9943" w:author="Dylan Van Aswegen" w:date="2024-07-16T13:03:00Z" w16du:dateUtc="2024-07-16T11:03:00Z">
              <w:r>
                <w:rPr>
                  <w:rFonts w:ascii="Arial" w:hAnsi="Arial" w:cs="Arial"/>
                  <w:sz w:val="20"/>
                  <w:szCs w:val="20"/>
                  <w:lang w:val="en-GB"/>
                </w:rPr>
                <w:t>Embedded Pages</w:t>
              </w:r>
            </w:ins>
          </w:p>
        </w:tc>
        <w:tc>
          <w:tcPr>
            <w:tcW w:w="1273" w:type="dxa"/>
          </w:tcPr>
          <w:p w14:paraId="6D829959" w14:textId="035BD308" w:rsidR="00D97934" w:rsidRDefault="00D97934"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44" w:author="Dylan Van Aswegen" w:date="2024-07-16T13:03:00Z" w16du:dateUtc="2024-07-16T11:03:00Z"/>
                <w:rFonts w:ascii="Arial" w:hAnsi="Arial" w:cs="Arial"/>
                <w:sz w:val="20"/>
                <w:szCs w:val="20"/>
                <w:lang w:val="en-GB"/>
              </w:rPr>
            </w:pPr>
            <w:ins w:id="9945" w:author="Dylan Van Aswegen" w:date="2024-07-16T13:36:00Z">
              <w:r>
                <w:rPr>
                  <w:rFonts w:ascii="Arial" w:hAnsi="Arial" w:cs="Arial"/>
                  <w:sz w:val="20"/>
                  <w:szCs w:val="20"/>
                  <w:lang w:val="en-GB"/>
                </w:rPr>
                <w:t xml:space="preserve">Text Field </w:t>
              </w:r>
            </w:ins>
          </w:p>
        </w:tc>
        <w:tc>
          <w:tcPr>
            <w:tcW w:w="1694" w:type="dxa"/>
          </w:tcPr>
          <w:p w14:paraId="4641E77D" w14:textId="74BB9D90" w:rsidR="00D97934" w:rsidRDefault="00D97934"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46" w:author="Dylan Van Aswegen" w:date="2024-07-16T13:03:00Z" w16du:dateUtc="2024-07-16T11:03:00Z"/>
                <w:rFonts w:ascii="Arial" w:hAnsi="Arial" w:cs="Arial"/>
                <w:sz w:val="20"/>
                <w:szCs w:val="20"/>
                <w:lang w:val="en-GB"/>
              </w:rPr>
            </w:pPr>
            <w:ins w:id="9947" w:author="Dylan Van Aswegen" w:date="2024-07-16T13:36:00Z">
              <w:r>
                <w:rPr>
                  <w:rFonts w:ascii="Arial" w:hAnsi="Arial" w:cs="Arial"/>
                  <w:sz w:val="20"/>
                  <w:szCs w:val="20"/>
                  <w:lang w:val="en-GB"/>
                </w:rPr>
                <w:t xml:space="preserve">String </w:t>
              </w:r>
            </w:ins>
          </w:p>
        </w:tc>
        <w:tc>
          <w:tcPr>
            <w:tcW w:w="3804" w:type="dxa"/>
          </w:tcPr>
          <w:p w14:paraId="695A7F7F" w14:textId="40F6BB3B" w:rsidR="00D97934" w:rsidRDefault="002B7F4B"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48" w:author="Dylan Van Aswegen" w:date="2024-07-16T13:03:00Z" w16du:dateUtc="2024-07-16T11:03:00Z"/>
                <w:rFonts w:ascii="Arial" w:hAnsi="Arial" w:cs="Arial"/>
                <w:sz w:val="20"/>
                <w:szCs w:val="20"/>
                <w:lang w:val="en-GB"/>
              </w:rPr>
            </w:pPr>
            <w:ins w:id="9949" w:author="Dylan Van Aswegen" w:date="2024-07-16T14:09:00Z" w16du:dateUtc="2024-07-16T12:09:00Z">
              <w:r>
                <w:rPr>
                  <w:rFonts w:ascii="Arial" w:hAnsi="Arial" w:cs="Arial"/>
                  <w:sz w:val="20"/>
                  <w:szCs w:val="20"/>
                  <w:lang w:val="en-GB"/>
                </w:rPr>
                <w:t>This column will be populated with the number of</w:t>
              </w:r>
            </w:ins>
            <w:ins w:id="9950" w:author="Dylan Van Aswegen" w:date="2024-07-16T16:01:00Z" w16du:dateUtc="2024-07-16T14:01:00Z">
              <w:r w:rsidR="0050380B">
                <w:rPr>
                  <w:rFonts w:ascii="Arial" w:hAnsi="Arial" w:cs="Arial"/>
                  <w:sz w:val="20"/>
                  <w:szCs w:val="20"/>
                  <w:lang w:val="en-GB"/>
                </w:rPr>
                <w:t xml:space="preserve"> pages that the organisation has embedded. </w:t>
              </w:r>
            </w:ins>
          </w:p>
        </w:tc>
      </w:tr>
      <w:tr w:rsidR="00D97934" w14:paraId="187C7DC5" w14:textId="77777777" w:rsidTr="005C5491">
        <w:trPr>
          <w:ins w:id="9951" w:author="Dylan Van Aswegen" w:date="2024-07-16T13:03:00Z" w16du:dateUtc="2024-07-16T11:03:00Z"/>
        </w:trPr>
        <w:tc>
          <w:tcPr>
            <w:cnfStyle w:val="001000000000" w:firstRow="0" w:lastRow="0" w:firstColumn="1" w:lastColumn="0" w:oddVBand="0" w:evenVBand="0" w:oddHBand="0" w:evenHBand="0" w:firstRowFirstColumn="0" w:firstRowLastColumn="0" w:lastRowFirstColumn="0" w:lastRowLastColumn="0"/>
            <w:tcW w:w="1451" w:type="dxa"/>
          </w:tcPr>
          <w:p w14:paraId="593AFDB6" w14:textId="47558466" w:rsidR="00D97934" w:rsidRDefault="00D97934" w:rsidP="00D97934">
            <w:pPr>
              <w:spacing w:line="360" w:lineRule="auto"/>
              <w:jc w:val="both"/>
              <w:rPr>
                <w:ins w:id="9952" w:author="Dylan Van Aswegen" w:date="2024-07-16T13:03:00Z" w16du:dateUtc="2024-07-16T11:03:00Z"/>
                <w:rFonts w:ascii="Arial" w:hAnsi="Arial" w:cs="Arial"/>
                <w:sz w:val="20"/>
                <w:szCs w:val="20"/>
                <w:lang w:val="en-GB"/>
              </w:rPr>
            </w:pPr>
            <w:ins w:id="9953" w:author="Dylan Van Aswegen" w:date="2024-07-16T13:03:00Z" w16du:dateUtc="2024-07-16T11:03:00Z">
              <w:r>
                <w:rPr>
                  <w:rFonts w:ascii="Arial" w:hAnsi="Arial" w:cs="Arial"/>
                  <w:sz w:val="20"/>
                  <w:szCs w:val="20"/>
                  <w:lang w:val="en-GB"/>
                </w:rPr>
                <w:t xml:space="preserve">API Count </w:t>
              </w:r>
            </w:ins>
          </w:p>
        </w:tc>
        <w:tc>
          <w:tcPr>
            <w:tcW w:w="1273" w:type="dxa"/>
          </w:tcPr>
          <w:p w14:paraId="47240DE7" w14:textId="42CF73AF"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54" w:author="Dylan Van Aswegen" w:date="2024-07-16T13:03:00Z" w16du:dateUtc="2024-07-16T11:03:00Z"/>
                <w:rFonts w:ascii="Arial" w:hAnsi="Arial" w:cs="Arial"/>
                <w:sz w:val="20"/>
                <w:szCs w:val="20"/>
                <w:lang w:val="en-GB"/>
              </w:rPr>
            </w:pPr>
            <w:ins w:id="9955" w:author="Dylan Van Aswegen" w:date="2024-07-16T13:36:00Z">
              <w:r>
                <w:rPr>
                  <w:rFonts w:ascii="Arial" w:hAnsi="Arial" w:cs="Arial"/>
                  <w:sz w:val="20"/>
                  <w:szCs w:val="20"/>
                  <w:lang w:val="en-GB"/>
                </w:rPr>
                <w:t xml:space="preserve">Text Field </w:t>
              </w:r>
            </w:ins>
          </w:p>
        </w:tc>
        <w:tc>
          <w:tcPr>
            <w:tcW w:w="1694" w:type="dxa"/>
          </w:tcPr>
          <w:p w14:paraId="4D362824" w14:textId="2B95D385"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56" w:author="Dylan Van Aswegen" w:date="2024-07-16T13:03:00Z" w16du:dateUtc="2024-07-16T11:03:00Z"/>
                <w:rFonts w:ascii="Arial" w:hAnsi="Arial" w:cs="Arial"/>
                <w:sz w:val="20"/>
                <w:szCs w:val="20"/>
                <w:lang w:val="en-GB"/>
              </w:rPr>
            </w:pPr>
            <w:ins w:id="9957" w:author="Dylan Van Aswegen" w:date="2024-07-16T13:36:00Z">
              <w:r>
                <w:rPr>
                  <w:rFonts w:ascii="Arial" w:hAnsi="Arial" w:cs="Arial"/>
                  <w:sz w:val="20"/>
                  <w:szCs w:val="20"/>
                  <w:lang w:val="en-GB"/>
                </w:rPr>
                <w:t xml:space="preserve">String </w:t>
              </w:r>
            </w:ins>
          </w:p>
        </w:tc>
        <w:tc>
          <w:tcPr>
            <w:tcW w:w="3804" w:type="dxa"/>
          </w:tcPr>
          <w:p w14:paraId="31AEC306" w14:textId="75E6681B" w:rsidR="00D97934" w:rsidRDefault="002B7F4B"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58" w:author="Dylan Van Aswegen" w:date="2024-07-16T13:03:00Z" w16du:dateUtc="2024-07-16T11:03:00Z"/>
                <w:rFonts w:ascii="Arial" w:hAnsi="Arial" w:cs="Arial"/>
                <w:sz w:val="20"/>
                <w:szCs w:val="20"/>
                <w:lang w:val="en-GB"/>
              </w:rPr>
            </w:pPr>
            <w:ins w:id="9959" w:author="Dylan Van Aswegen" w:date="2024-07-16T14:10:00Z" w16du:dateUtc="2024-07-16T12:10:00Z">
              <w:r>
                <w:rPr>
                  <w:rFonts w:ascii="Arial" w:hAnsi="Arial" w:cs="Arial"/>
                  <w:sz w:val="20"/>
                  <w:szCs w:val="20"/>
                  <w:lang w:val="en-GB"/>
                </w:rPr>
                <w:t xml:space="preserve">This column will be populated with the number of APIs that </w:t>
              </w:r>
            </w:ins>
            <w:ins w:id="9960" w:author="Dylan Van Aswegen" w:date="2024-07-16T16:01:00Z" w16du:dateUtc="2024-07-16T14:01:00Z">
              <w:r w:rsidR="0050380B">
                <w:rPr>
                  <w:rFonts w:ascii="Arial" w:hAnsi="Arial" w:cs="Arial"/>
                  <w:sz w:val="20"/>
                  <w:szCs w:val="20"/>
                  <w:lang w:val="en-GB"/>
                </w:rPr>
                <w:t xml:space="preserve">the organisation has created. </w:t>
              </w:r>
            </w:ins>
          </w:p>
        </w:tc>
      </w:tr>
      <w:tr w:rsidR="00D97934" w14:paraId="0771461C" w14:textId="77777777" w:rsidTr="005C5491">
        <w:trPr>
          <w:cnfStyle w:val="000000100000" w:firstRow="0" w:lastRow="0" w:firstColumn="0" w:lastColumn="0" w:oddVBand="0" w:evenVBand="0" w:oddHBand="1" w:evenHBand="0" w:firstRowFirstColumn="0" w:firstRowLastColumn="0" w:lastRowFirstColumn="0" w:lastRowLastColumn="0"/>
          <w:ins w:id="9961" w:author="Dylan Van Aswegen" w:date="2024-07-16T13:03:00Z" w16du:dateUtc="2024-07-16T11:03:00Z"/>
        </w:trPr>
        <w:tc>
          <w:tcPr>
            <w:cnfStyle w:val="001000000000" w:firstRow="0" w:lastRow="0" w:firstColumn="1" w:lastColumn="0" w:oddVBand="0" w:evenVBand="0" w:oddHBand="0" w:evenHBand="0" w:firstRowFirstColumn="0" w:firstRowLastColumn="0" w:lastRowFirstColumn="0" w:lastRowLastColumn="0"/>
            <w:tcW w:w="1451" w:type="dxa"/>
          </w:tcPr>
          <w:p w14:paraId="35C0710F" w14:textId="0592AD6A" w:rsidR="00D97934" w:rsidRDefault="00D97934" w:rsidP="00D97934">
            <w:pPr>
              <w:spacing w:line="360" w:lineRule="auto"/>
              <w:jc w:val="both"/>
              <w:rPr>
                <w:ins w:id="9962" w:author="Dylan Van Aswegen" w:date="2024-07-16T13:03:00Z" w16du:dateUtc="2024-07-16T11:03:00Z"/>
                <w:rFonts w:ascii="Arial" w:hAnsi="Arial" w:cs="Arial"/>
                <w:sz w:val="20"/>
                <w:szCs w:val="20"/>
                <w:lang w:val="en-GB"/>
              </w:rPr>
            </w:pPr>
            <w:ins w:id="9963" w:author="Dylan Van Aswegen" w:date="2024-07-16T13:03:00Z" w16du:dateUtc="2024-07-16T11:03:00Z">
              <w:r>
                <w:rPr>
                  <w:rFonts w:ascii="Arial" w:hAnsi="Arial" w:cs="Arial"/>
                  <w:sz w:val="20"/>
                  <w:szCs w:val="20"/>
                  <w:lang w:val="en-GB"/>
                </w:rPr>
                <w:t>Online P</w:t>
              </w:r>
            </w:ins>
            <w:ins w:id="9964" w:author="Dylan Van Aswegen" w:date="2024-07-16T13:04:00Z" w16du:dateUtc="2024-07-16T11:04:00Z">
              <w:r>
                <w:rPr>
                  <w:rFonts w:ascii="Arial" w:hAnsi="Arial" w:cs="Arial"/>
                  <w:sz w:val="20"/>
                  <w:szCs w:val="20"/>
                  <w:lang w:val="en-GB"/>
                </w:rPr>
                <w:t xml:space="preserve">ayment Methods </w:t>
              </w:r>
            </w:ins>
          </w:p>
        </w:tc>
        <w:tc>
          <w:tcPr>
            <w:tcW w:w="1273" w:type="dxa"/>
          </w:tcPr>
          <w:p w14:paraId="32BE0CD0" w14:textId="0B559ABA" w:rsidR="00D97934" w:rsidRDefault="00D97934"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65" w:author="Dylan Van Aswegen" w:date="2024-07-16T13:03:00Z" w16du:dateUtc="2024-07-16T11:03:00Z"/>
                <w:rFonts w:ascii="Arial" w:hAnsi="Arial" w:cs="Arial"/>
                <w:sz w:val="20"/>
                <w:szCs w:val="20"/>
                <w:lang w:val="en-GB"/>
              </w:rPr>
            </w:pPr>
            <w:ins w:id="9966" w:author="Dylan Van Aswegen" w:date="2024-07-16T13:36:00Z">
              <w:r>
                <w:rPr>
                  <w:rFonts w:ascii="Arial" w:hAnsi="Arial" w:cs="Arial"/>
                  <w:sz w:val="20"/>
                  <w:szCs w:val="20"/>
                  <w:lang w:val="en-GB"/>
                </w:rPr>
                <w:t xml:space="preserve">Text Field </w:t>
              </w:r>
            </w:ins>
          </w:p>
        </w:tc>
        <w:tc>
          <w:tcPr>
            <w:tcW w:w="1694" w:type="dxa"/>
          </w:tcPr>
          <w:p w14:paraId="3FFE6287" w14:textId="6E1D79F4" w:rsidR="00D97934" w:rsidRDefault="00D97934"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67" w:author="Dylan Van Aswegen" w:date="2024-07-16T13:03:00Z" w16du:dateUtc="2024-07-16T11:03:00Z"/>
                <w:rFonts w:ascii="Arial" w:hAnsi="Arial" w:cs="Arial"/>
                <w:sz w:val="20"/>
                <w:szCs w:val="20"/>
                <w:lang w:val="en-GB"/>
              </w:rPr>
            </w:pPr>
            <w:ins w:id="9968" w:author="Dylan Van Aswegen" w:date="2024-07-16T13:36:00Z">
              <w:r>
                <w:rPr>
                  <w:rFonts w:ascii="Arial" w:hAnsi="Arial" w:cs="Arial"/>
                  <w:sz w:val="20"/>
                  <w:szCs w:val="20"/>
                  <w:lang w:val="en-GB"/>
                </w:rPr>
                <w:t xml:space="preserve">String </w:t>
              </w:r>
            </w:ins>
          </w:p>
        </w:tc>
        <w:tc>
          <w:tcPr>
            <w:tcW w:w="3804" w:type="dxa"/>
          </w:tcPr>
          <w:p w14:paraId="1D169C27" w14:textId="50A46636" w:rsidR="00D97934" w:rsidRDefault="002B7F4B"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69" w:author="Dylan Van Aswegen" w:date="2024-07-16T13:03:00Z" w16du:dateUtc="2024-07-16T11:03:00Z"/>
                <w:rFonts w:ascii="Arial" w:hAnsi="Arial" w:cs="Arial"/>
                <w:sz w:val="20"/>
                <w:szCs w:val="20"/>
                <w:lang w:val="en-GB"/>
              </w:rPr>
            </w:pPr>
            <w:ins w:id="9970" w:author="Dylan Van Aswegen" w:date="2024-07-16T14:10:00Z" w16du:dateUtc="2024-07-16T12:10:00Z">
              <w:r>
                <w:rPr>
                  <w:rFonts w:ascii="Arial" w:hAnsi="Arial" w:cs="Arial"/>
                  <w:sz w:val="20"/>
                  <w:szCs w:val="20"/>
                  <w:lang w:val="en-GB"/>
                </w:rPr>
                <w:t>This column will be pop</w:t>
              </w:r>
            </w:ins>
            <w:ins w:id="9971" w:author="Dylan Van Aswegen" w:date="2024-07-16T15:56:00Z" w16du:dateUtc="2024-07-16T13:56:00Z">
              <w:r w:rsidR="00262940">
                <w:rPr>
                  <w:rFonts w:ascii="Arial" w:hAnsi="Arial" w:cs="Arial"/>
                  <w:sz w:val="20"/>
                  <w:szCs w:val="20"/>
                  <w:lang w:val="en-GB"/>
                </w:rPr>
                <w:t>ulated with the online payment metho</w:t>
              </w:r>
            </w:ins>
            <w:ins w:id="9972" w:author="Dylan Van Aswegen" w:date="2024-07-16T15:57:00Z" w16du:dateUtc="2024-07-16T13:57:00Z">
              <w:r w:rsidR="00262940">
                <w:rPr>
                  <w:rFonts w:ascii="Arial" w:hAnsi="Arial" w:cs="Arial"/>
                  <w:sz w:val="20"/>
                  <w:szCs w:val="20"/>
                  <w:lang w:val="en-GB"/>
                </w:rPr>
                <w:t xml:space="preserve">ds that the organisation has activated. </w:t>
              </w:r>
            </w:ins>
          </w:p>
        </w:tc>
      </w:tr>
      <w:tr w:rsidR="00D97934" w14:paraId="2F5D96D8" w14:textId="77777777" w:rsidTr="005C5491">
        <w:trPr>
          <w:ins w:id="9973" w:author="Dylan Van Aswegen" w:date="2024-07-16T13:03:00Z" w16du:dateUtc="2024-07-16T11:03:00Z"/>
        </w:trPr>
        <w:tc>
          <w:tcPr>
            <w:cnfStyle w:val="001000000000" w:firstRow="0" w:lastRow="0" w:firstColumn="1" w:lastColumn="0" w:oddVBand="0" w:evenVBand="0" w:oddHBand="0" w:evenHBand="0" w:firstRowFirstColumn="0" w:firstRowLastColumn="0" w:lastRowFirstColumn="0" w:lastRowLastColumn="0"/>
            <w:tcW w:w="1451" w:type="dxa"/>
          </w:tcPr>
          <w:p w14:paraId="52058103" w14:textId="51EADFE2" w:rsidR="00D97934" w:rsidRDefault="00D97934" w:rsidP="00D97934">
            <w:pPr>
              <w:spacing w:line="360" w:lineRule="auto"/>
              <w:jc w:val="both"/>
              <w:rPr>
                <w:ins w:id="9974" w:author="Dylan Van Aswegen" w:date="2024-07-16T13:03:00Z" w16du:dateUtc="2024-07-16T11:03:00Z"/>
                <w:rFonts w:ascii="Arial" w:hAnsi="Arial" w:cs="Arial"/>
                <w:sz w:val="20"/>
                <w:szCs w:val="20"/>
                <w:lang w:val="en-GB"/>
              </w:rPr>
            </w:pPr>
            <w:proofErr w:type="spellStart"/>
            <w:ins w:id="9975" w:author="Dylan Van Aswegen" w:date="2024-07-16T13:04:00Z" w16du:dateUtc="2024-07-16T11:04:00Z">
              <w:r>
                <w:rPr>
                  <w:rFonts w:ascii="Arial" w:hAnsi="Arial" w:cs="Arial"/>
                  <w:sz w:val="20"/>
                  <w:szCs w:val="20"/>
                  <w:lang w:val="en-GB"/>
                </w:rPr>
                <w:t>Paypal</w:t>
              </w:r>
              <w:proofErr w:type="spellEnd"/>
              <w:r>
                <w:rPr>
                  <w:rFonts w:ascii="Arial" w:hAnsi="Arial" w:cs="Arial"/>
                  <w:sz w:val="20"/>
                  <w:szCs w:val="20"/>
                  <w:lang w:val="en-GB"/>
                </w:rPr>
                <w:t xml:space="preserve"> Transactions </w:t>
              </w:r>
            </w:ins>
          </w:p>
        </w:tc>
        <w:tc>
          <w:tcPr>
            <w:tcW w:w="1273" w:type="dxa"/>
          </w:tcPr>
          <w:p w14:paraId="383328E2" w14:textId="46F4BE0D"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76" w:author="Dylan Van Aswegen" w:date="2024-07-16T13:03:00Z" w16du:dateUtc="2024-07-16T11:03:00Z"/>
                <w:rFonts w:ascii="Arial" w:hAnsi="Arial" w:cs="Arial"/>
                <w:sz w:val="20"/>
                <w:szCs w:val="20"/>
                <w:lang w:val="en-GB"/>
              </w:rPr>
            </w:pPr>
            <w:ins w:id="9977" w:author="Dylan Van Aswegen" w:date="2024-07-16T13:36:00Z">
              <w:r>
                <w:rPr>
                  <w:rFonts w:ascii="Arial" w:hAnsi="Arial" w:cs="Arial"/>
                  <w:sz w:val="20"/>
                  <w:szCs w:val="20"/>
                  <w:lang w:val="en-GB"/>
                </w:rPr>
                <w:t xml:space="preserve">Text Field </w:t>
              </w:r>
            </w:ins>
          </w:p>
        </w:tc>
        <w:tc>
          <w:tcPr>
            <w:tcW w:w="1694" w:type="dxa"/>
          </w:tcPr>
          <w:p w14:paraId="1DB439F3" w14:textId="362BC261"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78" w:author="Dylan Van Aswegen" w:date="2024-07-16T13:03:00Z" w16du:dateUtc="2024-07-16T11:03:00Z"/>
                <w:rFonts w:ascii="Arial" w:hAnsi="Arial" w:cs="Arial"/>
                <w:sz w:val="20"/>
                <w:szCs w:val="20"/>
                <w:lang w:val="en-GB"/>
              </w:rPr>
            </w:pPr>
            <w:ins w:id="9979" w:author="Dylan Van Aswegen" w:date="2024-07-16T13:36:00Z">
              <w:r>
                <w:rPr>
                  <w:rFonts w:ascii="Arial" w:hAnsi="Arial" w:cs="Arial"/>
                  <w:sz w:val="20"/>
                  <w:szCs w:val="20"/>
                  <w:lang w:val="en-GB"/>
                </w:rPr>
                <w:t xml:space="preserve">String </w:t>
              </w:r>
            </w:ins>
          </w:p>
        </w:tc>
        <w:tc>
          <w:tcPr>
            <w:tcW w:w="3804" w:type="dxa"/>
          </w:tcPr>
          <w:p w14:paraId="261FDC92" w14:textId="1E2B852B" w:rsidR="00D97934" w:rsidRDefault="00C34DA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80" w:author="Dylan Van Aswegen" w:date="2024-07-16T13:03:00Z" w16du:dateUtc="2024-07-16T11:03:00Z"/>
                <w:rFonts w:ascii="Arial" w:hAnsi="Arial" w:cs="Arial"/>
                <w:sz w:val="20"/>
                <w:szCs w:val="20"/>
                <w:lang w:val="en-GB"/>
              </w:rPr>
            </w:pPr>
            <w:ins w:id="9981" w:author="Dylan Van Aswegen" w:date="2024-07-16T15:57:00Z" w16du:dateUtc="2024-07-16T13:57:00Z">
              <w:r>
                <w:rPr>
                  <w:rFonts w:ascii="Arial" w:hAnsi="Arial" w:cs="Arial"/>
                  <w:sz w:val="20"/>
                  <w:szCs w:val="20"/>
                  <w:lang w:val="en-GB"/>
                </w:rPr>
                <w:t xml:space="preserve">This column will be populated with the number of </w:t>
              </w:r>
            </w:ins>
            <w:proofErr w:type="spellStart"/>
            <w:ins w:id="9982" w:author="Dylan Van Aswegen" w:date="2024-07-16T15:58:00Z" w16du:dateUtc="2024-07-16T13:58:00Z">
              <w:r w:rsidR="00670369">
                <w:rPr>
                  <w:rFonts w:ascii="Arial" w:hAnsi="Arial" w:cs="Arial"/>
                  <w:sz w:val="20"/>
                  <w:szCs w:val="20"/>
                  <w:lang w:val="en-GB"/>
                </w:rPr>
                <w:t>P</w:t>
              </w:r>
            </w:ins>
            <w:ins w:id="9983" w:author="Dylan Van Aswegen" w:date="2024-07-16T15:57:00Z" w16du:dateUtc="2024-07-16T13:57:00Z">
              <w:r>
                <w:rPr>
                  <w:rFonts w:ascii="Arial" w:hAnsi="Arial" w:cs="Arial"/>
                  <w:sz w:val="20"/>
                  <w:szCs w:val="20"/>
                  <w:lang w:val="en-GB"/>
                </w:rPr>
                <w:t>aypal</w:t>
              </w:r>
              <w:proofErr w:type="spellEnd"/>
              <w:r>
                <w:rPr>
                  <w:rFonts w:ascii="Arial" w:hAnsi="Arial" w:cs="Arial"/>
                  <w:sz w:val="20"/>
                  <w:szCs w:val="20"/>
                  <w:lang w:val="en-GB"/>
                </w:rPr>
                <w:t xml:space="preserve"> transactio</w:t>
              </w:r>
            </w:ins>
            <w:ins w:id="9984" w:author="Dylan Van Aswegen" w:date="2024-07-16T15:58:00Z" w16du:dateUtc="2024-07-16T13:58:00Z">
              <w:r>
                <w:rPr>
                  <w:rFonts w:ascii="Arial" w:hAnsi="Arial" w:cs="Arial"/>
                  <w:sz w:val="20"/>
                  <w:szCs w:val="20"/>
                  <w:lang w:val="en-GB"/>
                </w:rPr>
                <w:t xml:space="preserve">ns </w:t>
              </w:r>
              <w:r w:rsidR="00670369">
                <w:rPr>
                  <w:rFonts w:ascii="Arial" w:hAnsi="Arial" w:cs="Arial"/>
                  <w:sz w:val="20"/>
                  <w:szCs w:val="20"/>
                  <w:lang w:val="en-GB"/>
                </w:rPr>
                <w:t xml:space="preserve">that the organisation has conducted, </w:t>
              </w:r>
            </w:ins>
          </w:p>
        </w:tc>
      </w:tr>
      <w:tr w:rsidR="00D97934" w14:paraId="34742C85" w14:textId="77777777" w:rsidTr="005C5491">
        <w:trPr>
          <w:cnfStyle w:val="000000100000" w:firstRow="0" w:lastRow="0" w:firstColumn="0" w:lastColumn="0" w:oddVBand="0" w:evenVBand="0" w:oddHBand="1" w:evenHBand="0" w:firstRowFirstColumn="0" w:firstRowLastColumn="0" w:lastRowFirstColumn="0" w:lastRowLastColumn="0"/>
          <w:ins w:id="9985" w:author="Dylan Van Aswegen" w:date="2024-07-16T13:03:00Z" w16du:dateUtc="2024-07-16T11:03:00Z"/>
        </w:trPr>
        <w:tc>
          <w:tcPr>
            <w:cnfStyle w:val="001000000000" w:firstRow="0" w:lastRow="0" w:firstColumn="1" w:lastColumn="0" w:oddVBand="0" w:evenVBand="0" w:oddHBand="0" w:evenHBand="0" w:firstRowFirstColumn="0" w:firstRowLastColumn="0" w:lastRowFirstColumn="0" w:lastRowLastColumn="0"/>
            <w:tcW w:w="1451" w:type="dxa"/>
          </w:tcPr>
          <w:p w14:paraId="473F68DA" w14:textId="58CA81DF" w:rsidR="00D97934" w:rsidRDefault="00D97934" w:rsidP="00D97934">
            <w:pPr>
              <w:spacing w:line="360" w:lineRule="auto"/>
              <w:jc w:val="both"/>
              <w:rPr>
                <w:ins w:id="9986" w:author="Dylan Van Aswegen" w:date="2024-07-16T13:03:00Z" w16du:dateUtc="2024-07-16T11:03:00Z"/>
                <w:rFonts w:ascii="Arial" w:hAnsi="Arial" w:cs="Arial"/>
                <w:sz w:val="20"/>
                <w:szCs w:val="20"/>
                <w:lang w:val="en-GB"/>
              </w:rPr>
            </w:pPr>
            <w:proofErr w:type="spellStart"/>
            <w:ins w:id="9987" w:author="Dylan Van Aswegen" w:date="2024-07-16T13:04:00Z" w16du:dateUtc="2024-07-16T11:04:00Z">
              <w:r>
                <w:rPr>
                  <w:rFonts w:ascii="Arial" w:hAnsi="Arial" w:cs="Arial"/>
                  <w:sz w:val="20"/>
                  <w:szCs w:val="20"/>
                  <w:lang w:val="en-GB"/>
                </w:rPr>
                <w:t>Opayo</w:t>
              </w:r>
              <w:proofErr w:type="spellEnd"/>
              <w:r>
                <w:rPr>
                  <w:rFonts w:ascii="Arial" w:hAnsi="Arial" w:cs="Arial"/>
                  <w:sz w:val="20"/>
                  <w:szCs w:val="20"/>
                  <w:lang w:val="en-GB"/>
                </w:rPr>
                <w:t xml:space="preserve"> Transactions </w:t>
              </w:r>
            </w:ins>
          </w:p>
        </w:tc>
        <w:tc>
          <w:tcPr>
            <w:tcW w:w="1273" w:type="dxa"/>
          </w:tcPr>
          <w:p w14:paraId="66A65BB8" w14:textId="495A7571" w:rsidR="00D97934" w:rsidRDefault="00D97934"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88" w:author="Dylan Van Aswegen" w:date="2024-07-16T13:03:00Z" w16du:dateUtc="2024-07-16T11:03:00Z"/>
                <w:rFonts w:ascii="Arial" w:hAnsi="Arial" w:cs="Arial"/>
                <w:sz w:val="20"/>
                <w:szCs w:val="20"/>
                <w:lang w:val="en-GB"/>
              </w:rPr>
            </w:pPr>
            <w:ins w:id="9989" w:author="Dylan Van Aswegen" w:date="2024-07-16T13:36:00Z">
              <w:r>
                <w:rPr>
                  <w:rFonts w:ascii="Arial" w:hAnsi="Arial" w:cs="Arial"/>
                  <w:sz w:val="20"/>
                  <w:szCs w:val="20"/>
                  <w:lang w:val="en-GB"/>
                </w:rPr>
                <w:t xml:space="preserve">Text Field </w:t>
              </w:r>
            </w:ins>
          </w:p>
        </w:tc>
        <w:tc>
          <w:tcPr>
            <w:tcW w:w="1694" w:type="dxa"/>
          </w:tcPr>
          <w:p w14:paraId="17198A99" w14:textId="2E585594" w:rsidR="00D97934" w:rsidRDefault="00D97934"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90" w:author="Dylan Van Aswegen" w:date="2024-07-16T13:03:00Z" w16du:dateUtc="2024-07-16T11:03:00Z"/>
                <w:rFonts w:ascii="Arial" w:hAnsi="Arial" w:cs="Arial"/>
                <w:sz w:val="20"/>
                <w:szCs w:val="20"/>
                <w:lang w:val="en-GB"/>
              </w:rPr>
            </w:pPr>
            <w:ins w:id="9991" w:author="Dylan Van Aswegen" w:date="2024-07-16T13:36:00Z">
              <w:r>
                <w:rPr>
                  <w:rFonts w:ascii="Arial" w:hAnsi="Arial" w:cs="Arial"/>
                  <w:sz w:val="20"/>
                  <w:szCs w:val="20"/>
                  <w:lang w:val="en-GB"/>
                </w:rPr>
                <w:t xml:space="preserve">String </w:t>
              </w:r>
            </w:ins>
          </w:p>
        </w:tc>
        <w:tc>
          <w:tcPr>
            <w:tcW w:w="3804" w:type="dxa"/>
          </w:tcPr>
          <w:p w14:paraId="49E6C083" w14:textId="48F0B541" w:rsidR="00D97934" w:rsidRDefault="00670369" w:rsidP="00D97934">
            <w:pPr>
              <w:spacing w:line="360" w:lineRule="auto"/>
              <w:jc w:val="both"/>
              <w:cnfStyle w:val="000000100000" w:firstRow="0" w:lastRow="0" w:firstColumn="0" w:lastColumn="0" w:oddVBand="0" w:evenVBand="0" w:oddHBand="1" w:evenHBand="0" w:firstRowFirstColumn="0" w:firstRowLastColumn="0" w:lastRowFirstColumn="0" w:lastRowLastColumn="0"/>
              <w:rPr>
                <w:ins w:id="9992" w:author="Dylan Van Aswegen" w:date="2024-07-16T13:03:00Z" w16du:dateUtc="2024-07-16T11:03:00Z"/>
                <w:rFonts w:ascii="Arial" w:hAnsi="Arial" w:cs="Arial"/>
                <w:sz w:val="20"/>
                <w:szCs w:val="20"/>
                <w:lang w:val="en-GB"/>
              </w:rPr>
            </w:pPr>
            <w:ins w:id="9993" w:author="Dylan Van Aswegen" w:date="2024-07-16T15:58:00Z" w16du:dateUtc="2024-07-16T13:58:00Z">
              <w:r>
                <w:rPr>
                  <w:rFonts w:ascii="Arial" w:hAnsi="Arial" w:cs="Arial"/>
                  <w:sz w:val="20"/>
                  <w:szCs w:val="20"/>
                  <w:lang w:val="en-GB"/>
                </w:rPr>
                <w:t xml:space="preserve">This column will be populated with the number of </w:t>
              </w:r>
              <w:proofErr w:type="spellStart"/>
              <w:r>
                <w:rPr>
                  <w:rFonts w:ascii="Arial" w:hAnsi="Arial" w:cs="Arial"/>
                  <w:sz w:val="20"/>
                  <w:szCs w:val="20"/>
                  <w:lang w:val="en-GB"/>
                </w:rPr>
                <w:t>Opayp</w:t>
              </w:r>
              <w:proofErr w:type="spellEnd"/>
              <w:r>
                <w:rPr>
                  <w:rFonts w:ascii="Arial" w:hAnsi="Arial" w:cs="Arial"/>
                  <w:sz w:val="20"/>
                  <w:szCs w:val="20"/>
                  <w:lang w:val="en-GB"/>
                </w:rPr>
                <w:t xml:space="preserve"> transactions that the organisation has conducted,</w:t>
              </w:r>
            </w:ins>
          </w:p>
        </w:tc>
      </w:tr>
      <w:tr w:rsidR="00D97934" w14:paraId="195B07EF" w14:textId="77777777" w:rsidTr="005C5491">
        <w:trPr>
          <w:ins w:id="9994" w:author="Dylan Van Aswegen" w:date="2024-07-16T13:04:00Z" w16du:dateUtc="2024-07-16T11:04:00Z"/>
        </w:trPr>
        <w:tc>
          <w:tcPr>
            <w:cnfStyle w:val="001000000000" w:firstRow="0" w:lastRow="0" w:firstColumn="1" w:lastColumn="0" w:oddVBand="0" w:evenVBand="0" w:oddHBand="0" w:evenHBand="0" w:firstRowFirstColumn="0" w:firstRowLastColumn="0" w:lastRowFirstColumn="0" w:lastRowLastColumn="0"/>
            <w:tcW w:w="1451" w:type="dxa"/>
          </w:tcPr>
          <w:p w14:paraId="04BBE145" w14:textId="6CDE5689" w:rsidR="00D97934" w:rsidRDefault="00D97934" w:rsidP="00D97934">
            <w:pPr>
              <w:spacing w:line="360" w:lineRule="auto"/>
              <w:jc w:val="both"/>
              <w:rPr>
                <w:ins w:id="9995" w:author="Dylan Van Aswegen" w:date="2024-07-16T13:04:00Z" w16du:dateUtc="2024-07-16T11:04:00Z"/>
                <w:rFonts w:ascii="Arial" w:hAnsi="Arial" w:cs="Arial"/>
                <w:sz w:val="20"/>
                <w:szCs w:val="20"/>
                <w:lang w:val="en-GB"/>
              </w:rPr>
            </w:pPr>
            <w:ins w:id="9996" w:author="Dylan Van Aswegen" w:date="2024-07-16T13:04:00Z" w16du:dateUtc="2024-07-16T11:04:00Z">
              <w:r>
                <w:rPr>
                  <w:rFonts w:ascii="Arial" w:hAnsi="Arial" w:cs="Arial"/>
                  <w:sz w:val="20"/>
                  <w:szCs w:val="20"/>
                  <w:lang w:val="en-GB"/>
                </w:rPr>
                <w:t xml:space="preserve">Stripe Transactions </w:t>
              </w:r>
            </w:ins>
          </w:p>
        </w:tc>
        <w:tc>
          <w:tcPr>
            <w:tcW w:w="1273" w:type="dxa"/>
          </w:tcPr>
          <w:p w14:paraId="36BDD2DB" w14:textId="74F9BEAA"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97" w:author="Dylan Van Aswegen" w:date="2024-07-16T13:04:00Z" w16du:dateUtc="2024-07-16T11:04:00Z"/>
                <w:rFonts w:ascii="Arial" w:hAnsi="Arial" w:cs="Arial"/>
                <w:sz w:val="20"/>
                <w:szCs w:val="20"/>
                <w:lang w:val="en-GB"/>
              </w:rPr>
            </w:pPr>
            <w:ins w:id="9998" w:author="Dylan Van Aswegen" w:date="2024-07-16T13:36:00Z">
              <w:r>
                <w:rPr>
                  <w:rFonts w:ascii="Arial" w:hAnsi="Arial" w:cs="Arial"/>
                  <w:sz w:val="20"/>
                  <w:szCs w:val="20"/>
                  <w:lang w:val="en-GB"/>
                </w:rPr>
                <w:t xml:space="preserve">Text Field </w:t>
              </w:r>
            </w:ins>
          </w:p>
        </w:tc>
        <w:tc>
          <w:tcPr>
            <w:tcW w:w="1694" w:type="dxa"/>
          </w:tcPr>
          <w:p w14:paraId="2B4EFDA4" w14:textId="2C14637D" w:rsidR="00D97934" w:rsidRDefault="00D97934"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9999" w:author="Dylan Van Aswegen" w:date="2024-07-16T13:04:00Z" w16du:dateUtc="2024-07-16T11:04:00Z"/>
                <w:rFonts w:ascii="Arial" w:hAnsi="Arial" w:cs="Arial"/>
                <w:sz w:val="20"/>
                <w:szCs w:val="20"/>
                <w:lang w:val="en-GB"/>
              </w:rPr>
            </w:pPr>
            <w:ins w:id="10000" w:author="Dylan Van Aswegen" w:date="2024-07-16T13:36:00Z">
              <w:r>
                <w:rPr>
                  <w:rFonts w:ascii="Arial" w:hAnsi="Arial" w:cs="Arial"/>
                  <w:sz w:val="20"/>
                  <w:szCs w:val="20"/>
                  <w:lang w:val="en-GB"/>
                </w:rPr>
                <w:t xml:space="preserve">String </w:t>
              </w:r>
            </w:ins>
          </w:p>
        </w:tc>
        <w:tc>
          <w:tcPr>
            <w:tcW w:w="3804" w:type="dxa"/>
          </w:tcPr>
          <w:p w14:paraId="10654D81" w14:textId="32A2BE54" w:rsidR="00D97934" w:rsidRDefault="00670369" w:rsidP="00D97934">
            <w:pPr>
              <w:spacing w:line="360" w:lineRule="auto"/>
              <w:jc w:val="both"/>
              <w:cnfStyle w:val="000000000000" w:firstRow="0" w:lastRow="0" w:firstColumn="0" w:lastColumn="0" w:oddVBand="0" w:evenVBand="0" w:oddHBand="0" w:evenHBand="0" w:firstRowFirstColumn="0" w:firstRowLastColumn="0" w:lastRowFirstColumn="0" w:lastRowLastColumn="0"/>
              <w:rPr>
                <w:ins w:id="10001" w:author="Dylan Van Aswegen" w:date="2024-07-16T13:04:00Z" w16du:dateUtc="2024-07-16T11:04:00Z"/>
                <w:rFonts w:ascii="Arial" w:hAnsi="Arial" w:cs="Arial"/>
                <w:sz w:val="20"/>
                <w:szCs w:val="20"/>
                <w:lang w:val="en-GB"/>
              </w:rPr>
            </w:pPr>
            <w:ins w:id="10002" w:author="Dylan Van Aswegen" w:date="2024-07-16T15:58:00Z" w16du:dateUtc="2024-07-16T13:58:00Z">
              <w:r>
                <w:rPr>
                  <w:rFonts w:ascii="Arial" w:hAnsi="Arial" w:cs="Arial"/>
                  <w:sz w:val="20"/>
                  <w:szCs w:val="20"/>
                  <w:lang w:val="en-GB"/>
                </w:rPr>
                <w:t>This column will be populated with the number of Stripe transactions that the organisation has conducted,</w:t>
              </w:r>
            </w:ins>
          </w:p>
        </w:tc>
      </w:tr>
    </w:tbl>
    <w:p w14:paraId="0AAA2C8E" w14:textId="77777777" w:rsidR="00C4411C" w:rsidRDefault="00C4411C" w:rsidP="007E2DA1">
      <w:pPr>
        <w:rPr>
          <w:ins w:id="10003" w:author="Dylan Van Aswegen" w:date="2024-07-16T16:02:00Z" w16du:dateUtc="2024-07-16T14:02:00Z"/>
          <w:lang w:val="en-GB"/>
        </w:rPr>
      </w:pPr>
    </w:p>
    <w:p w14:paraId="2F05B479" w14:textId="77777777" w:rsidR="000921E0" w:rsidRDefault="00B06A3A" w:rsidP="007E2DA1">
      <w:pPr>
        <w:rPr>
          <w:ins w:id="10004" w:author="Dylan Van Aswegen" w:date="2024-07-16T16:07:00Z" w16du:dateUtc="2024-07-16T14:07:00Z"/>
          <w:lang w:val="en-GB"/>
        </w:rPr>
      </w:pPr>
      <w:ins w:id="10005" w:author="Dylan Van Aswegen" w:date="2024-07-16T16:02:00Z" w16du:dateUtc="2024-07-16T14:02:00Z">
        <w:r>
          <w:rPr>
            <w:lang w:val="en-GB"/>
          </w:rPr>
          <w:t xml:space="preserve">Below this, there will be a table </w:t>
        </w:r>
      </w:ins>
      <w:ins w:id="10006" w:author="Dylan Van Aswegen" w:date="2024-07-16T16:06:00Z" w16du:dateUtc="2024-07-16T14:06:00Z">
        <w:r w:rsidR="00B708E4">
          <w:rPr>
            <w:lang w:val="en-GB"/>
          </w:rPr>
          <w:t>which will detail the assets of the organisation</w:t>
        </w:r>
        <w:r w:rsidR="000921E0">
          <w:rPr>
            <w:lang w:val="en-GB"/>
          </w:rPr>
          <w:t xml:space="preserve">. The table will contain the following </w:t>
        </w:r>
      </w:ins>
      <w:ins w:id="10007" w:author="Dylan Van Aswegen" w:date="2024-07-16T16:07:00Z" w16du:dateUtc="2024-07-16T14:07:00Z">
        <w:r w:rsidR="000921E0">
          <w:rPr>
            <w:lang w:val="en-GB"/>
          </w:rPr>
          <w:t>columns</w:t>
        </w:r>
      </w:ins>
      <w:ins w:id="10008" w:author="Dylan Van Aswegen" w:date="2024-07-16T16:06:00Z" w16du:dateUtc="2024-07-16T14:06:00Z">
        <w:r w:rsidR="000921E0">
          <w:rPr>
            <w:lang w:val="en-GB"/>
          </w:rPr>
          <w:t>:</w:t>
        </w:r>
      </w:ins>
    </w:p>
    <w:p w14:paraId="33A21DE0" w14:textId="77777777" w:rsidR="000921E0" w:rsidRDefault="000921E0" w:rsidP="007E2DA1">
      <w:pPr>
        <w:rPr>
          <w:ins w:id="10009" w:author="Dylan Van Aswegen" w:date="2024-07-16T16:07:00Z" w16du:dateUtc="2024-07-16T14:07:00Z"/>
          <w:lang w:val="en-GB"/>
        </w:rPr>
      </w:pPr>
      <w:ins w:id="10010" w:author="Dylan Van Aswegen" w:date="2024-07-16T16:06:00Z" w16du:dateUtc="2024-07-16T14:06:00Z">
        <w:r>
          <w:rPr>
            <w:lang w:val="en-GB"/>
          </w:rPr>
          <w:t xml:space="preserve">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0921E0" w14:paraId="31B44E70" w14:textId="77777777" w:rsidTr="005C5491">
        <w:trPr>
          <w:cnfStyle w:val="100000000000" w:firstRow="1" w:lastRow="0" w:firstColumn="0" w:lastColumn="0" w:oddVBand="0" w:evenVBand="0" w:oddHBand="0" w:evenHBand="0" w:firstRowFirstColumn="0" w:firstRowLastColumn="0" w:lastRowFirstColumn="0" w:lastRowLastColumn="0"/>
          <w:tblHeader/>
          <w:ins w:id="10011" w:author="Dylan Van Aswegen" w:date="2024-07-16T16:07:00Z" w16du:dateUtc="2024-07-16T14:07: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6D60ED18" w14:textId="77777777" w:rsidR="000921E0" w:rsidRDefault="000921E0">
            <w:pPr>
              <w:spacing w:line="360" w:lineRule="auto"/>
              <w:jc w:val="both"/>
              <w:rPr>
                <w:ins w:id="10012" w:author="Dylan Van Aswegen" w:date="2024-07-16T16:07:00Z" w16du:dateUtc="2024-07-16T14:07:00Z"/>
                <w:rFonts w:ascii="Arial" w:hAnsi="Arial" w:cs="Arial"/>
                <w:sz w:val="20"/>
                <w:szCs w:val="20"/>
                <w:lang w:val="en-GB"/>
              </w:rPr>
            </w:pPr>
            <w:ins w:id="10013" w:author="Dylan Van Aswegen" w:date="2024-07-16T16:07:00Z" w16du:dateUtc="2024-07-16T14:07:00Z">
              <w:r>
                <w:rPr>
                  <w:rFonts w:ascii="Arial" w:hAnsi="Arial" w:cs="Arial"/>
                  <w:sz w:val="20"/>
                  <w:szCs w:val="20"/>
                  <w:lang w:val="en-GB"/>
                </w:rPr>
                <w:t>Column Name</w:t>
              </w:r>
            </w:ins>
          </w:p>
        </w:tc>
        <w:tc>
          <w:tcPr>
            <w:tcW w:w="1273" w:type="dxa"/>
            <w:shd w:val="clear" w:color="auto" w:fill="002060"/>
          </w:tcPr>
          <w:p w14:paraId="3A749FF0" w14:textId="77777777" w:rsidR="000921E0" w:rsidRDefault="000921E0">
            <w:pPr>
              <w:spacing w:line="360" w:lineRule="auto"/>
              <w:jc w:val="both"/>
              <w:cnfStyle w:val="100000000000" w:firstRow="1" w:lastRow="0" w:firstColumn="0" w:lastColumn="0" w:oddVBand="0" w:evenVBand="0" w:oddHBand="0" w:evenHBand="0" w:firstRowFirstColumn="0" w:firstRowLastColumn="0" w:lastRowFirstColumn="0" w:lastRowLastColumn="0"/>
              <w:rPr>
                <w:ins w:id="10014" w:author="Dylan Van Aswegen" w:date="2024-07-16T16:07:00Z" w16du:dateUtc="2024-07-16T14:07:00Z"/>
                <w:rFonts w:ascii="Arial" w:hAnsi="Arial" w:cs="Arial"/>
                <w:sz w:val="20"/>
                <w:szCs w:val="20"/>
                <w:lang w:val="en-GB"/>
              </w:rPr>
            </w:pPr>
            <w:ins w:id="10015" w:author="Dylan Van Aswegen" w:date="2024-07-16T16:07:00Z" w16du:dateUtc="2024-07-16T14:07:00Z">
              <w:r>
                <w:rPr>
                  <w:rFonts w:ascii="Arial" w:hAnsi="Arial" w:cs="Arial"/>
                  <w:sz w:val="20"/>
                  <w:szCs w:val="20"/>
                  <w:lang w:val="en-GB"/>
                </w:rPr>
                <w:t>Column Type</w:t>
              </w:r>
            </w:ins>
          </w:p>
        </w:tc>
        <w:tc>
          <w:tcPr>
            <w:tcW w:w="1694" w:type="dxa"/>
            <w:shd w:val="clear" w:color="auto" w:fill="002060"/>
          </w:tcPr>
          <w:p w14:paraId="27289B85" w14:textId="77777777" w:rsidR="000921E0" w:rsidRDefault="000921E0">
            <w:pPr>
              <w:spacing w:line="360" w:lineRule="auto"/>
              <w:jc w:val="both"/>
              <w:cnfStyle w:val="100000000000" w:firstRow="1" w:lastRow="0" w:firstColumn="0" w:lastColumn="0" w:oddVBand="0" w:evenVBand="0" w:oddHBand="0" w:evenHBand="0" w:firstRowFirstColumn="0" w:firstRowLastColumn="0" w:lastRowFirstColumn="0" w:lastRowLastColumn="0"/>
              <w:rPr>
                <w:ins w:id="10016" w:author="Dylan Van Aswegen" w:date="2024-07-16T16:07:00Z" w16du:dateUtc="2024-07-16T14:07:00Z"/>
                <w:rFonts w:ascii="Arial" w:hAnsi="Arial" w:cs="Arial"/>
                <w:sz w:val="20"/>
                <w:szCs w:val="20"/>
                <w:lang w:val="en-GB"/>
              </w:rPr>
            </w:pPr>
            <w:ins w:id="10017" w:author="Dylan Van Aswegen" w:date="2024-07-16T16:07:00Z" w16du:dateUtc="2024-07-16T14:07:00Z">
              <w:r>
                <w:rPr>
                  <w:rFonts w:ascii="Arial" w:hAnsi="Arial" w:cs="Arial"/>
                  <w:sz w:val="20"/>
                  <w:szCs w:val="20"/>
                  <w:lang w:val="en-GB"/>
                </w:rPr>
                <w:t>Column Data Type</w:t>
              </w:r>
            </w:ins>
          </w:p>
        </w:tc>
        <w:tc>
          <w:tcPr>
            <w:tcW w:w="3804" w:type="dxa"/>
            <w:shd w:val="clear" w:color="auto" w:fill="002060"/>
          </w:tcPr>
          <w:p w14:paraId="5BE31548" w14:textId="77777777" w:rsidR="000921E0" w:rsidRDefault="000921E0">
            <w:pPr>
              <w:spacing w:line="360" w:lineRule="auto"/>
              <w:jc w:val="both"/>
              <w:cnfStyle w:val="100000000000" w:firstRow="1" w:lastRow="0" w:firstColumn="0" w:lastColumn="0" w:oddVBand="0" w:evenVBand="0" w:oddHBand="0" w:evenHBand="0" w:firstRowFirstColumn="0" w:firstRowLastColumn="0" w:lastRowFirstColumn="0" w:lastRowLastColumn="0"/>
              <w:rPr>
                <w:ins w:id="10018" w:author="Dylan Van Aswegen" w:date="2024-07-16T16:07:00Z" w16du:dateUtc="2024-07-16T14:07:00Z"/>
                <w:rFonts w:ascii="Arial" w:hAnsi="Arial" w:cs="Arial"/>
                <w:sz w:val="20"/>
                <w:szCs w:val="20"/>
                <w:lang w:val="en-GB"/>
              </w:rPr>
            </w:pPr>
            <w:ins w:id="10019" w:author="Dylan Van Aswegen" w:date="2024-07-16T16:07:00Z" w16du:dateUtc="2024-07-16T14:07:00Z">
              <w:r>
                <w:rPr>
                  <w:rFonts w:ascii="Arial" w:hAnsi="Arial" w:cs="Arial"/>
                  <w:sz w:val="20"/>
                  <w:szCs w:val="20"/>
                  <w:lang w:val="en-GB"/>
                </w:rPr>
                <w:t>Column Rules</w:t>
              </w:r>
            </w:ins>
          </w:p>
        </w:tc>
      </w:tr>
      <w:tr w:rsidR="000921E0" w14:paraId="78D8712E" w14:textId="77777777" w:rsidTr="005C5491">
        <w:trPr>
          <w:cnfStyle w:val="000000100000" w:firstRow="0" w:lastRow="0" w:firstColumn="0" w:lastColumn="0" w:oddVBand="0" w:evenVBand="0" w:oddHBand="1" w:evenHBand="0" w:firstRowFirstColumn="0" w:firstRowLastColumn="0" w:lastRowFirstColumn="0" w:lastRowLastColumn="0"/>
          <w:ins w:id="10020" w:author="Dylan Van Aswegen" w:date="2024-07-16T16:07:00Z" w16du:dateUtc="2024-07-16T14:07:00Z"/>
        </w:trPr>
        <w:tc>
          <w:tcPr>
            <w:cnfStyle w:val="001000000000" w:firstRow="0" w:lastRow="0" w:firstColumn="1" w:lastColumn="0" w:oddVBand="0" w:evenVBand="0" w:oddHBand="0" w:evenHBand="0" w:firstRowFirstColumn="0" w:firstRowLastColumn="0" w:lastRowFirstColumn="0" w:lastRowLastColumn="0"/>
            <w:tcW w:w="1451" w:type="dxa"/>
          </w:tcPr>
          <w:p w14:paraId="6D31EC03" w14:textId="3B3B0B1E" w:rsidR="000921E0" w:rsidRDefault="00565744">
            <w:pPr>
              <w:spacing w:line="360" w:lineRule="auto"/>
              <w:jc w:val="both"/>
              <w:rPr>
                <w:ins w:id="10021" w:author="Dylan Van Aswegen" w:date="2024-07-16T16:07:00Z" w16du:dateUtc="2024-07-16T14:07:00Z"/>
                <w:rFonts w:ascii="Arial" w:hAnsi="Arial" w:cs="Arial"/>
                <w:sz w:val="20"/>
                <w:szCs w:val="20"/>
                <w:lang w:val="en-GB"/>
              </w:rPr>
            </w:pPr>
            <w:ins w:id="10022" w:author="Dylan Van Aswegen" w:date="2024-07-16T16:07:00Z" w16du:dateUtc="2024-07-16T14:07:00Z">
              <w:r>
                <w:rPr>
                  <w:rFonts w:ascii="Arial" w:hAnsi="Arial" w:cs="Arial"/>
                  <w:sz w:val="20"/>
                  <w:szCs w:val="20"/>
                  <w:lang w:val="en-GB"/>
                </w:rPr>
                <w:t>Asset Description</w:t>
              </w:r>
            </w:ins>
          </w:p>
        </w:tc>
        <w:tc>
          <w:tcPr>
            <w:tcW w:w="1273" w:type="dxa"/>
          </w:tcPr>
          <w:p w14:paraId="2F381A50" w14:textId="77777777" w:rsidR="000921E0" w:rsidRDefault="000921E0">
            <w:pPr>
              <w:spacing w:line="360" w:lineRule="auto"/>
              <w:jc w:val="both"/>
              <w:cnfStyle w:val="000000100000" w:firstRow="0" w:lastRow="0" w:firstColumn="0" w:lastColumn="0" w:oddVBand="0" w:evenVBand="0" w:oddHBand="1" w:evenHBand="0" w:firstRowFirstColumn="0" w:firstRowLastColumn="0" w:lastRowFirstColumn="0" w:lastRowLastColumn="0"/>
              <w:rPr>
                <w:ins w:id="10023" w:author="Dylan Van Aswegen" w:date="2024-07-16T16:07:00Z" w16du:dateUtc="2024-07-16T14:07:00Z"/>
                <w:rFonts w:ascii="Arial" w:hAnsi="Arial" w:cs="Arial"/>
                <w:sz w:val="20"/>
                <w:szCs w:val="20"/>
                <w:lang w:val="en-GB"/>
              </w:rPr>
            </w:pPr>
            <w:ins w:id="10024" w:author="Dylan Van Aswegen" w:date="2024-07-16T16:07:00Z" w16du:dateUtc="2024-07-16T14:07:00Z">
              <w:r>
                <w:rPr>
                  <w:rFonts w:ascii="Arial" w:hAnsi="Arial" w:cs="Arial"/>
                  <w:sz w:val="20"/>
                  <w:szCs w:val="20"/>
                  <w:lang w:val="en-GB"/>
                </w:rPr>
                <w:t xml:space="preserve">Text Field </w:t>
              </w:r>
            </w:ins>
          </w:p>
        </w:tc>
        <w:tc>
          <w:tcPr>
            <w:tcW w:w="1694" w:type="dxa"/>
          </w:tcPr>
          <w:p w14:paraId="16564635" w14:textId="77777777" w:rsidR="000921E0" w:rsidRDefault="000921E0">
            <w:pPr>
              <w:spacing w:line="360" w:lineRule="auto"/>
              <w:jc w:val="both"/>
              <w:cnfStyle w:val="000000100000" w:firstRow="0" w:lastRow="0" w:firstColumn="0" w:lastColumn="0" w:oddVBand="0" w:evenVBand="0" w:oddHBand="1" w:evenHBand="0" w:firstRowFirstColumn="0" w:firstRowLastColumn="0" w:lastRowFirstColumn="0" w:lastRowLastColumn="0"/>
              <w:rPr>
                <w:ins w:id="10025" w:author="Dylan Van Aswegen" w:date="2024-07-16T16:07:00Z" w16du:dateUtc="2024-07-16T14:07:00Z"/>
                <w:rFonts w:ascii="Arial" w:hAnsi="Arial" w:cs="Arial"/>
                <w:sz w:val="20"/>
                <w:szCs w:val="20"/>
                <w:lang w:val="en-GB"/>
              </w:rPr>
            </w:pPr>
            <w:ins w:id="10026" w:author="Dylan Van Aswegen" w:date="2024-07-16T16:07:00Z" w16du:dateUtc="2024-07-16T14:07:00Z">
              <w:r>
                <w:rPr>
                  <w:rFonts w:ascii="Arial" w:hAnsi="Arial" w:cs="Arial"/>
                  <w:sz w:val="20"/>
                  <w:szCs w:val="20"/>
                  <w:lang w:val="en-GB"/>
                </w:rPr>
                <w:t xml:space="preserve">String </w:t>
              </w:r>
            </w:ins>
          </w:p>
        </w:tc>
        <w:tc>
          <w:tcPr>
            <w:tcW w:w="3804" w:type="dxa"/>
          </w:tcPr>
          <w:p w14:paraId="06D01C40" w14:textId="49258104" w:rsidR="000921E0" w:rsidRDefault="000921E0">
            <w:pPr>
              <w:spacing w:line="360" w:lineRule="auto"/>
              <w:jc w:val="both"/>
              <w:cnfStyle w:val="000000100000" w:firstRow="0" w:lastRow="0" w:firstColumn="0" w:lastColumn="0" w:oddVBand="0" w:evenVBand="0" w:oddHBand="1" w:evenHBand="0" w:firstRowFirstColumn="0" w:firstRowLastColumn="0" w:lastRowFirstColumn="0" w:lastRowLastColumn="0"/>
              <w:rPr>
                <w:ins w:id="10027" w:author="Dylan Van Aswegen" w:date="2024-07-16T16:07:00Z" w16du:dateUtc="2024-07-16T14:07:00Z"/>
                <w:rFonts w:ascii="Arial" w:hAnsi="Arial" w:cs="Arial"/>
                <w:sz w:val="20"/>
                <w:szCs w:val="20"/>
                <w:lang w:val="en-GB"/>
              </w:rPr>
            </w:pPr>
            <w:ins w:id="10028" w:author="Dylan Van Aswegen" w:date="2024-07-16T16:07:00Z" w16du:dateUtc="2024-07-16T14:07:00Z">
              <w:r>
                <w:rPr>
                  <w:rFonts w:ascii="Arial" w:hAnsi="Arial" w:cs="Arial"/>
                  <w:sz w:val="20"/>
                  <w:szCs w:val="20"/>
                  <w:lang w:val="en-GB"/>
                </w:rPr>
                <w:t xml:space="preserve">This column will be populated with </w:t>
              </w:r>
            </w:ins>
            <w:ins w:id="10029" w:author="Dylan Van Aswegen" w:date="2024-07-16T16:08:00Z" w16du:dateUtc="2024-07-16T14:08:00Z">
              <w:r w:rsidR="002772D1">
                <w:rPr>
                  <w:rFonts w:ascii="Arial" w:hAnsi="Arial" w:cs="Arial"/>
                  <w:sz w:val="20"/>
                  <w:szCs w:val="20"/>
                  <w:lang w:val="en-GB"/>
                </w:rPr>
                <w:t xml:space="preserve">the name of the service that the organisation uses. (Member </w:t>
              </w:r>
            </w:ins>
            <w:ins w:id="10030" w:author="Dylan Van Aswegen" w:date="2024-07-16T16:20:00Z" w16du:dateUtc="2024-07-16T14:20:00Z">
              <w:r w:rsidR="0085032B">
                <w:rPr>
                  <w:rFonts w:ascii="Arial" w:hAnsi="Arial" w:cs="Arial"/>
                  <w:sz w:val="20"/>
                  <w:szCs w:val="20"/>
                  <w:lang w:val="en-GB"/>
                </w:rPr>
                <w:t>Packages</w:t>
              </w:r>
            </w:ins>
            <w:ins w:id="10031" w:author="Dylan Van Aswegen" w:date="2024-07-16T16:08:00Z" w16du:dateUtc="2024-07-16T14:08:00Z">
              <w:r w:rsidR="002772D1">
                <w:rPr>
                  <w:rFonts w:ascii="Arial" w:hAnsi="Arial" w:cs="Arial"/>
                  <w:sz w:val="20"/>
                  <w:szCs w:val="20"/>
                  <w:lang w:val="en-GB"/>
                </w:rPr>
                <w:t>, Premium features etc.)</w:t>
              </w:r>
            </w:ins>
            <w:ins w:id="10032" w:author="Dylan Van Aswegen" w:date="2024-07-16T16:07:00Z" w16du:dateUtc="2024-07-16T14:07:00Z">
              <w:r>
                <w:rPr>
                  <w:rFonts w:ascii="Arial" w:hAnsi="Arial" w:cs="Arial"/>
                  <w:sz w:val="20"/>
                  <w:szCs w:val="20"/>
                  <w:lang w:val="en-GB"/>
                </w:rPr>
                <w:t xml:space="preserve"> </w:t>
              </w:r>
            </w:ins>
          </w:p>
        </w:tc>
      </w:tr>
      <w:tr w:rsidR="006A687E" w14:paraId="1CF4C47A" w14:textId="77777777" w:rsidTr="005C5491">
        <w:trPr>
          <w:ins w:id="10033" w:author="Dylan Van Aswegen" w:date="2024-07-16T16:07:00Z" w16du:dateUtc="2024-07-16T14:07:00Z"/>
        </w:trPr>
        <w:tc>
          <w:tcPr>
            <w:cnfStyle w:val="001000000000" w:firstRow="0" w:lastRow="0" w:firstColumn="1" w:lastColumn="0" w:oddVBand="0" w:evenVBand="0" w:oddHBand="0" w:evenHBand="0" w:firstRowFirstColumn="0" w:firstRowLastColumn="0" w:lastRowFirstColumn="0" w:lastRowLastColumn="0"/>
            <w:tcW w:w="1451" w:type="dxa"/>
          </w:tcPr>
          <w:p w14:paraId="06F27489" w14:textId="54E419E2" w:rsidR="006A687E" w:rsidRDefault="006A687E" w:rsidP="006A687E">
            <w:pPr>
              <w:spacing w:line="360" w:lineRule="auto"/>
              <w:jc w:val="both"/>
              <w:rPr>
                <w:ins w:id="10034" w:author="Dylan Van Aswegen" w:date="2024-07-16T16:07:00Z" w16du:dateUtc="2024-07-16T14:07:00Z"/>
                <w:rFonts w:ascii="Arial" w:hAnsi="Arial" w:cs="Arial"/>
                <w:sz w:val="20"/>
                <w:szCs w:val="20"/>
                <w:lang w:val="en-GB"/>
              </w:rPr>
            </w:pPr>
            <w:ins w:id="10035" w:author="Dylan Van Aswegen" w:date="2024-07-16T16:08:00Z" w16du:dateUtc="2024-07-16T14:08:00Z">
              <w:r>
                <w:rPr>
                  <w:rFonts w:ascii="Arial" w:hAnsi="Arial" w:cs="Arial"/>
                  <w:sz w:val="20"/>
                  <w:szCs w:val="20"/>
                  <w:lang w:val="en-GB"/>
                </w:rPr>
                <w:t>Start Date</w:t>
              </w:r>
            </w:ins>
          </w:p>
        </w:tc>
        <w:tc>
          <w:tcPr>
            <w:tcW w:w="1273" w:type="dxa"/>
          </w:tcPr>
          <w:p w14:paraId="1E6D5B0D" w14:textId="457BFBFD" w:rsidR="006A687E" w:rsidRDefault="006A687E" w:rsidP="006A687E">
            <w:pPr>
              <w:spacing w:line="360" w:lineRule="auto"/>
              <w:jc w:val="both"/>
              <w:cnfStyle w:val="000000000000" w:firstRow="0" w:lastRow="0" w:firstColumn="0" w:lastColumn="0" w:oddVBand="0" w:evenVBand="0" w:oddHBand="0" w:evenHBand="0" w:firstRowFirstColumn="0" w:firstRowLastColumn="0" w:lastRowFirstColumn="0" w:lastRowLastColumn="0"/>
              <w:rPr>
                <w:ins w:id="10036" w:author="Dylan Van Aswegen" w:date="2024-07-16T16:07:00Z" w16du:dateUtc="2024-07-16T14:07:00Z"/>
                <w:rFonts w:ascii="Arial" w:hAnsi="Arial" w:cs="Arial"/>
                <w:sz w:val="20"/>
                <w:szCs w:val="20"/>
                <w:lang w:val="en-GB"/>
              </w:rPr>
            </w:pPr>
            <w:ins w:id="10037" w:author="Dylan Van Aswegen" w:date="2024-07-16T16:09:00Z">
              <w:r>
                <w:rPr>
                  <w:rFonts w:ascii="Arial" w:hAnsi="Arial" w:cs="Arial"/>
                  <w:sz w:val="20"/>
                  <w:szCs w:val="20"/>
                  <w:lang w:val="en-GB"/>
                </w:rPr>
                <w:t xml:space="preserve">Text Field </w:t>
              </w:r>
            </w:ins>
          </w:p>
        </w:tc>
        <w:tc>
          <w:tcPr>
            <w:tcW w:w="1694" w:type="dxa"/>
          </w:tcPr>
          <w:p w14:paraId="644ACCCD" w14:textId="407EF2AD" w:rsidR="006A687E" w:rsidRDefault="006A687E" w:rsidP="006A687E">
            <w:pPr>
              <w:spacing w:line="360" w:lineRule="auto"/>
              <w:jc w:val="both"/>
              <w:cnfStyle w:val="000000000000" w:firstRow="0" w:lastRow="0" w:firstColumn="0" w:lastColumn="0" w:oddVBand="0" w:evenVBand="0" w:oddHBand="0" w:evenHBand="0" w:firstRowFirstColumn="0" w:firstRowLastColumn="0" w:lastRowFirstColumn="0" w:lastRowLastColumn="0"/>
              <w:rPr>
                <w:ins w:id="10038" w:author="Dylan Van Aswegen" w:date="2024-07-16T16:07:00Z" w16du:dateUtc="2024-07-16T14:07:00Z"/>
                <w:rFonts w:ascii="Arial" w:hAnsi="Arial" w:cs="Arial"/>
                <w:sz w:val="20"/>
                <w:szCs w:val="20"/>
                <w:lang w:val="en-GB"/>
              </w:rPr>
            </w:pPr>
            <w:ins w:id="10039" w:author="Dylan Van Aswegen" w:date="2024-07-16T16:09:00Z">
              <w:r>
                <w:rPr>
                  <w:rFonts w:ascii="Arial" w:hAnsi="Arial" w:cs="Arial"/>
                  <w:sz w:val="20"/>
                  <w:szCs w:val="20"/>
                  <w:lang w:val="en-GB"/>
                </w:rPr>
                <w:t xml:space="preserve">String </w:t>
              </w:r>
            </w:ins>
          </w:p>
        </w:tc>
        <w:tc>
          <w:tcPr>
            <w:tcW w:w="3804" w:type="dxa"/>
          </w:tcPr>
          <w:p w14:paraId="249FAE77" w14:textId="329D7227" w:rsidR="006A687E" w:rsidRDefault="00E904F0" w:rsidP="006A687E">
            <w:pPr>
              <w:spacing w:line="360" w:lineRule="auto"/>
              <w:jc w:val="both"/>
              <w:cnfStyle w:val="000000000000" w:firstRow="0" w:lastRow="0" w:firstColumn="0" w:lastColumn="0" w:oddVBand="0" w:evenVBand="0" w:oddHBand="0" w:evenHBand="0" w:firstRowFirstColumn="0" w:firstRowLastColumn="0" w:lastRowFirstColumn="0" w:lastRowLastColumn="0"/>
              <w:rPr>
                <w:ins w:id="10040" w:author="Dylan Van Aswegen" w:date="2024-07-16T16:07:00Z" w16du:dateUtc="2024-07-16T14:07:00Z"/>
                <w:rFonts w:ascii="Arial" w:hAnsi="Arial" w:cs="Arial"/>
                <w:sz w:val="20"/>
                <w:szCs w:val="20"/>
                <w:lang w:val="en-GB"/>
              </w:rPr>
            </w:pPr>
            <w:ins w:id="10041" w:author="Dylan Van Aswegen" w:date="2024-07-16T16:09:00Z" w16du:dateUtc="2024-07-16T14:09:00Z">
              <w:r>
                <w:rPr>
                  <w:rFonts w:ascii="Arial" w:hAnsi="Arial" w:cs="Arial"/>
                  <w:sz w:val="20"/>
                  <w:szCs w:val="20"/>
                  <w:lang w:val="en-GB"/>
                </w:rPr>
                <w:t xml:space="preserve">This column </w:t>
              </w:r>
            </w:ins>
            <w:ins w:id="10042" w:author="Dylan Van Aswegen" w:date="2024-07-16T16:10:00Z" w16du:dateUtc="2024-07-16T14:10:00Z">
              <w:r w:rsidR="002658EC">
                <w:rPr>
                  <w:rFonts w:ascii="Arial" w:hAnsi="Arial" w:cs="Arial"/>
                  <w:sz w:val="20"/>
                  <w:szCs w:val="20"/>
                  <w:lang w:val="en-GB"/>
                </w:rPr>
                <w:t xml:space="preserve">will be populated with </w:t>
              </w:r>
              <w:r w:rsidR="000821AC">
                <w:rPr>
                  <w:rFonts w:ascii="Arial" w:hAnsi="Arial" w:cs="Arial"/>
                  <w:sz w:val="20"/>
                  <w:szCs w:val="20"/>
                  <w:lang w:val="en-GB"/>
                </w:rPr>
                <w:t xml:space="preserve">the date that the organisation started </w:t>
              </w:r>
            </w:ins>
            <w:ins w:id="10043" w:author="Dylan Van Aswegen" w:date="2024-07-16T17:47:00Z" w16du:dateUtc="2024-07-16T15:47:00Z">
              <w:r w:rsidR="00EC204F">
                <w:rPr>
                  <w:rFonts w:ascii="Arial" w:hAnsi="Arial" w:cs="Arial"/>
                  <w:sz w:val="20"/>
                  <w:szCs w:val="20"/>
                  <w:lang w:val="en-GB"/>
                </w:rPr>
                <w:t>pay</w:t>
              </w:r>
              <w:r w:rsidR="006B085F">
                <w:rPr>
                  <w:rFonts w:ascii="Arial" w:hAnsi="Arial" w:cs="Arial"/>
                  <w:sz w:val="20"/>
                  <w:szCs w:val="20"/>
                  <w:lang w:val="en-GB"/>
                </w:rPr>
                <w:t>ing for</w:t>
              </w:r>
            </w:ins>
            <w:ins w:id="10044" w:author="Dylan Van Aswegen" w:date="2024-07-16T16:10:00Z" w16du:dateUtc="2024-07-16T14:10:00Z">
              <w:r w:rsidR="000821AC">
                <w:rPr>
                  <w:rFonts w:ascii="Arial" w:hAnsi="Arial" w:cs="Arial"/>
                  <w:sz w:val="20"/>
                  <w:szCs w:val="20"/>
                  <w:lang w:val="en-GB"/>
                </w:rPr>
                <w:t xml:space="preserve"> the asset. </w:t>
              </w:r>
            </w:ins>
          </w:p>
        </w:tc>
      </w:tr>
      <w:tr w:rsidR="006A687E" w14:paraId="0E6A4D57" w14:textId="77777777" w:rsidTr="005C5491">
        <w:trPr>
          <w:cnfStyle w:val="000000100000" w:firstRow="0" w:lastRow="0" w:firstColumn="0" w:lastColumn="0" w:oddVBand="0" w:evenVBand="0" w:oddHBand="1" w:evenHBand="0" w:firstRowFirstColumn="0" w:firstRowLastColumn="0" w:lastRowFirstColumn="0" w:lastRowLastColumn="0"/>
          <w:ins w:id="10045" w:author="Dylan Van Aswegen" w:date="2024-07-16T16:07:00Z" w16du:dateUtc="2024-07-16T14:07:00Z"/>
        </w:trPr>
        <w:tc>
          <w:tcPr>
            <w:cnfStyle w:val="001000000000" w:firstRow="0" w:lastRow="0" w:firstColumn="1" w:lastColumn="0" w:oddVBand="0" w:evenVBand="0" w:oddHBand="0" w:evenHBand="0" w:firstRowFirstColumn="0" w:firstRowLastColumn="0" w:lastRowFirstColumn="0" w:lastRowLastColumn="0"/>
            <w:tcW w:w="1451" w:type="dxa"/>
          </w:tcPr>
          <w:p w14:paraId="50B78B0A" w14:textId="1B553C37" w:rsidR="006A687E" w:rsidRDefault="006A687E" w:rsidP="006A687E">
            <w:pPr>
              <w:spacing w:line="360" w:lineRule="auto"/>
              <w:jc w:val="both"/>
              <w:rPr>
                <w:ins w:id="10046" w:author="Dylan Van Aswegen" w:date="2024-07-16T16:07:00Z" w16du:dateUtc="2024-07-16T14:07:00Z"/>
                <w:rFonts w:ascii="Arial" w:hAnsi="Arial" w:cs="Arial"/>
                <w:sz w:val="20"/>
                <w:szCs w:val="20"/>
                <w:lang w:val="en-GB"/>
              </w:rPr>
            </w:pPr>
            <w:ins w:id="10047" w:author="Dylan Van Aswegen" w:date="2024-07-16T16:08:00Z" w16du:dateUtc="2024-07-16T14:08:00Z">
              <w:r>
                <w:rPr>
                  <w:rFonts w:ascii="Arial" w:hAnsi="Arial" w:cs="Arial"/>
                  <w:sz w:val="20"/>
                  <w:szCs w:val="20"/>
                  <w:lang w:val="en-GB"/>
                </w:rPr>
                <w:t xml:space="preserve">End Date </w:t>
              </w:r>
            </w:ins>
          </w:p>
        </w:tc>
        <w:tc>
          <w:tcPr>
            <w:tcW w:w="1273" w:type="dxa"/>
          </w:tcPr>
          <w:p w14:paraId="2C5DD254" w14:textId="1612FB67" w:rsidR="006A687E" w:rsidRDefault="006A687E" w:rsidP="006A687E">
            <w:pPr>
              <w:spacing w:line="360" w:lineRule="auto"/>
              <w:jc w:val="both"/>
              <w:cnfStyle w:val="000000100000" w:firstRow="0" w:lastRow="0" w:firstColumn="0" w:lastColumn="0" w:oddVBand="0" w:evenVBand="0" w:oddHBand="1" w:evenHBand="0" w:firstRowFirstColumn="0" w:firstRowLastColumn="0" w:lastRowFirstColumn="0" w:lastRowLastColumn="0"/>
              <w:rPr>
                <w:ins w:id="10048" w:author="Dylan Van Aswegen" w:date="2024-07-16T16:07:00Z" w16du:dateUtc="2024-07-16T14:07:00Z"/>
                <w:rFonts w:ascii="Arial" w:hAnsi="Arial" w:cs="Arial"/>
                <w:sz w:val="20"/>
                <w:szCs w:val="20"/>
                <w:lang w:val="en-GB"/>
              </w:rPr>
            </w:pPr>
            <w:ins w:id="10049" w:author="Dylan Van Aswegen" w:date="2024-07-16T16:09:00Z">
              <w:r>
                <w:rPr>
                  <w:rFonts w:ascii="Arial" w:hAnsi="Arial" w:cs="Arial"/>
                  <w:sz w:val="20"/>
                  <w:szCs w:val="20"/>
                  <w:lang w:val="en-GB"/>
                </w:rPr>
                <w:t xml:space="preserve">Text Field </w:t>
              </w:r>
            </w:ins>
          </w:p>
        </w:tc>
        <w:tc>
          <w:tcPr>
            <w:tcW w:w="1694" w:type="dxa"/>
          </w:tcPr>
          <w:p w14:paraId="265AB63C" w14:textId="71436D8A" w:rsidR="006A687E" w:rsidRDefault="006A687E" w:rsidP="006A687E">
            <w:pPr>
              <w:spacing w:line="360" w:lineRule="auto"/>
              <w:jc w:val="both"/>
              <w:cnfStyle w:val="000000100000" w:firstRow="0" w:lastRow="0" w:firstColumn="0" w:lastColumn="0" w:oddVBand="0" w:evenVBand="0" w:oddHBand="1" w:evenHBand="0" w:firstRowFirstColumn="0" w:firstRowLastColumn="0" w:lastRowFirstColumn="0" w:lastRowLastColumn="0"/>
              <w:rPr>
                <w:ins w:id="10050" w:author="Dylan Van Aswegen" w:date="2024-07-16T16:07:00Z" w16du:dateUtc="2024-07-16T14:07:00Z"/>
                <w:rFonts w:ascii="Arial" w:hAnsi="Arial" w:cs="Arial"/>
                <w:sz w:val="20"/>
                <w:szCs w:val="20"/>
                <w:lang w:val="en-GB"/>
              </w:rPr>
            </w:pPr>
            <w:ins w:id="10051" w:author="Dylan Van Aswegen" w:date="2024-07-16T16:09:00Z">
              <w:r>
                <w:rPr>
                  <w:rFonts w:ascii="Arial" w:hAnsi="Arial" w:cs="Arial"/>
                  <w:sz w:val="20"/>
                  <w:szCs w:val="20"/>
                  <w:lang w:val="en-GB"/>
                </w:rPr>
                <w:t xml:space="preserve">String </w:t>
              </w:r>
            </w:ins>
          </w:p>
        </w:tc>
        <w:tc>
          <w:tcPr>
            <w:tcW w:w="3804" w:type="dxa"/>
          </w:tcPr>
          <w:p w14:paraId="010DEDD9" w14:textId="55554AE3" w:rsidR="006A687E" w:rsidRDefault="000821AC" w:rsidP="006A687E">
            <w:pPr>
              <w:spacing w:line="360" w:lineRule="auto"/>
              <w:jc w:val="both"/>
              <w:cnfStyle w:val="000000100000" w:firstRow="0" w:lastRow="0" w:firstColumn="0" w:lastColumn="0" w:oddVBand="0" w:evenVBand="0" w:oddHBand="1" w:evenHBand="0" w:firstRowFirstColumn="0" w:firstRowLastColumn="0" w:lastRowFirstColumn="0" w:lastRowLastColumn="0"/>
              <w:rPr>
                <w:ins w:id="10052" w:author="Dylan Van Aswegen" w:date="2024-07-16T16:07:00Z" w16du:dateUtc="2024-07-16T14:07:00Z"/>
                <w:rFonts w:ascii="Arial" w:hAnsi="Arial" w:cs="Arial"/>
                <w:sz w:val="20"/>
                <w:szCs w:val="20"/>
                <w:lang w:val="en-GB"/>
              </w:rPr>
            </w:pPr>
            <w:ins w:id="10053" w:author="Dylan Van Aswegen" w:date="2024-07-16T16:11:00Z" w16du:dateUtc="2024-07-16T14:11:00Z">
              <w:r>
                <w:rPr>
                  <w:rFonts w:ascii="Arial" w:hAnsi="Arial" w:cs="Arial"/>
                  <w:sz w:val="20"/>
                  <w:szCs w:val="20"/>
                  <w:lang w:val="en-GB"/>
                </w:rPr>
                <w:t>This column will be populated with the date that the organisation stopped using the asset.</w:t>
              </w:r>
            </w:ins>
          </w:p>
        </w:tc>
      </w:tr>
      <w:tr w:rsidR="006A687E" w14:paraId="75B77C90" w14:textId="77777777" w:rsidTr="005C5491">
        <w:trPr>
          <w:ins w:id="10054" w:author="Dylan Van Aswegen" w:date="2024-07-16T16:07:00Z" w16du:dateUtc="2024-07-16T14:07:00Z"/>
        </w:trPr>
        <w:tc>
          <w:tcPr>
            <w:cnfStyle w:val="001000000000" w:firstRow="0" w:lastRow="0" w:firstColumn="1" w:lastColumn="0" w:oddVBand="0" w:evenVBand="0" w:oddHBand="0" w:evenHBand="0" w:firstRowFirstColumn="0" w:firstRowLastColumn="0" w:lastRowFirstColumn="0" w:lastRowLastColumn="0"/>
            <w:tcW w:w="1451" w:type="dxa"/>
          </w:tcPr>
          <w:p w14:paraId="736DB333" w14:textId="69454D88" w:rsidR="006A687E" w:rsidRDefault="006A687E" w:rsidP="006A687E">
            <w:pPr>
              <w:spacing w:line="360" w:lineRule="auto"/>
              <w:jc w:val="both"/>
              <w:rPr>
                <w:ins w:id="10055" w:author="Dylan Van Aswegen" w:date="2024-07-16T16:07:00Z" w16du:dateUtc="2024-07-16T14:07:00Z"/>
                <w:rFonts w:ascii="Arial" w:hAnsi="Arial" w:cs="Arial"/>
                <w:sz w:val="20"/>
                <w:szCs w:val="20"/>
                <w:lang w:val="en-GB"/>
              </w:rPr>
            </w:pPr>
            <w:ins w:id="10056" w:author="Dylan Van Aswegen" w:date="2024-07-16T16:08:00Z" w16du:dateUtc="2024-07-16T14:08:00Z">
              <w:r>
                <w:rPr>
                  <w:rFonts w:ascii="Arial" w:hAnsi="Arial" w:cs="Arial"/>
                  <w:sz w:val="20"/>
                  <w:szCs w:val="20"/>
                  <w:lang w:val="en-GB"/>
                </w:rPr>
                <w:t xml:space="preserve">Units </w:t>
              </w:r>
            </w:ins>
          </w:p>
        </w:tc>
        <w:tc>
          <w:tcPr>
            <w:tcW w:w="1273" w:type="dxa"/>
          </w:tcPr>
          <w:p w14:paraId="5280A18A" w14:textId="02D21201" w:rsidR="006A687E" w:rsidRDefault="006A687E" w:rsidP="006A687E">
            <w:pPr>
              <w:spacing w:line="360" w:lineRule="auto"/>
              <w:jc w:val="both"/>
              <w:cnfStyle w:val="000000000000" w:firstRow="0" w:lastRow="0" w:firstColumn="0" w:lastColumn="0" w:oddVBand="0" w:evenVBand="0" w:oddHBand="0" w:evenHBand="0" w:firstRowFirstColumn="0" w:firstRowLastColumn="0" w:lastRowFirstColumn="0" w:lastRowLastColumn="0"/>
              <w:rPr>
                <w:ins w:id="10057" w:author="Dylan Van Aswegen" w:date="2024-07-16T16:07:00Z" w16du:dateUtc="2024-07-16T14:07:00Z"/>
                <w:rFonts w:ascii="Arial" w:hAnsi="Arial" w:cs="Arial"/>
                <w:sz w:val="20"/>
                <w:szCs w:val="20"/>
                <w:lang w:val="en-GB"/>
              </w:rPr>
            </w:pPr>
            <w:ins w:id="10058" w:author="Dylan Van Aswegen" w:date="2024-07-16T16:09:00Z">
              <w:r>
                <w:rPr>
                  <w:rFonts w:ascii="Arial" w:hAnsi="Arial" w:cs="Arial"/>
                  <w:sz w:val="20"/>
                  <w:szCs w:val="20"/>
                  <w:lang w:val="en-GB"/>
                </w:rPr>
                <w:t xml:space="preserve">Text Field </w:t>
              </w:r>
            </w:ins>
          </w:p>
        </w:tc>
        <w:tc>
          <w:tcPr>
            <w:tcW w:w="1694" w:type="dxa"/>
          </w:tcPr>
          <w:p w14:paraId="2BC20845" w14:textId="50095561" w:rsidR="006A687E" w:rsidRDefault="006A687E" w:rsidP="006A687E">
            <w:pPr>
              <w:spacing w:line="360" w:lineRule="auto"/>
              <w:jc w:val="both"/>
              <w:cnfStyle w:val="000000000000" w:firstRow="0" w:lastRow="0" w:firstColumn="0" w:lastColumn="0" w:oddVBand="0" w:evenVBand="0" w:oddHBand="0" w:evenHBand="0" w:firstRowFirstColumn="0" w:firstRowLastColumn="0" w:lastRowFirstColumn="0" w:lastRowLastColumn="0"/>
              <w:rPr>
                <w:ins w:id="10059" w:author="Dylan Van Aswegen" w:date="2024-07-16T16:07:00Z" w16du:dateUtc="2024-07-16T14:07:00Z"/>
                <w:rFonts w:ascii="Arial" w:hAnsi="Arial" w:cs="Arial"/>
                <w:sz w:val="20"/>
                <w:szCs w:val="20"/>
                <w:lang w:val="en-GB"/>
              </w:rPr>
            </w:pPr>
            <w:ins w:id="10060" w:author="Dylan Van Aswegen" w:date="2024-07-16T16:09:00Z">
              <w:r>
                <w:rPr>
                  <w:rFonts w:ascii="Arial" w:hAnsi="Arial" w:cs="Arial"/>
                  <w:sz w:val="20"/>
                  <w:szCs w:val="20"/>
                  <w:lang w:val="en-GB"/>
                </w:rPr>
                <w:t xml:space="preserve">String </w:t>
              </w:r>
            </w:ins>
          </w:p>
        </w:tc>
        <w:tc>
          <w:tcPr>
            <w:tcW w:w="3804" w:type="dxa"/>
          </w:tcPr>
          <w:p w14:paraId="4DC41070" w14:textId="10A7E6A0" w:rsidR="006A687E" w:rsidRDefault="000821AC" w:rsidP="006A687E">
            <w:pPr>
              <w:spacing w:line="360" w:lineRule="auto"/>
              <w:jc w:val="both"/>
              <w:cnfStyle w:val="000000000000" w:firstRow="0" w:lastRow="0" w:firstColumn="0" w:lastColumn="0" w:oddVBand="0" w:evenVBand="0" w:oddHBand="0" w:evenHBand="0" w:firstRowFirstColumn="0" w:firstRowLastColumn="0" w:lastRowFirstColumn="0" w:lastRowLastColumn="0"/>
              <w:rPr>
                <w:ins w:id="10061" w:author="Dylan Van Aswegen" w:date="2024-07-16T16:07:00Z" w16du:dateUtc="2024-07-16T14:07:00Z"/>
                <w:rFonts w:ascii="Arial" w:hAnsi="Arial" w:cs="Arial"/>
                <w:sz w:val="20"/>
                <w:szCs w:val="20"/>
                <w:lang w:val="en-GB"/>
              </w:rPr>
            </w:pPr>
            <w:ins w:id="10062" w:author="Dylan Van Aswegen" w:date="2024-07-16T16:11:00Z" w16du:dateUtc="2024-07-16T14:11:00Z">
              <w:r>
                <w:rPr>
                  <w:rFonts w:ascii="Arial" w:hAnsi="Arial" w:cs="Arial"/>
                  <w:sz w:val="20"/>
                  <w:szCs w:val="20"/>
                  <w:lang w:val="en-GB"/>
                </w:rPr>
                <w:t xml:space="preserve">This column will be populated with the number of units </w:t>
              </w:r>
              <w:r w:rsidR="004E630F">
                <w:rPr>
                  <w:rFonts w:ascii="Arial" w:hAnsi="Arial" w:cs="Arial"/>
                  <w:sz w:val="20"/>
                  <w:szCs w:val="20"/>
                  <w:lang w:val="en-GB"/>
                </w:rPr>
                <w:t xml:space="preserve">of the items the organisations </w:t>
              </w:r>
            </w:ins>
            <w:ins w:id="10063" w:author="Dylan Van Aswegen" w:date="2024-07-16T16:20:00Z" w16du:dateUtc="2024-07-16T14:20:00Z">
              <w:r w:rsidR="0071451A">
                <w:rPr>
                  <w:rFonts w:ascii="Arial" w:hAnsi="Arial" w:cs="Arial"/>
                  <w:sz w:val="20"/>
                  <w:szCs w:val="20"/>
                  <w:lang w:val="en-GB"/>
                </w:rPr>
                <w:t>have</w:t>
              </w:r>
            </w:ins>
            <w:ins w:id="10064" w:author="Dylan Van Aswegen" w:date="2024-07-16T16:11:00Z" w16du:dateUtc="2024-07-16T14:11:00Z">
              <w:r w:rsidR="004E630F">
                <w:rPr>
                  <w:rFonts w:ascii="Arial" w:hAnsi="Arial" w:cs="Arial"/>
                  <w:sz w:val="20"/>
                  <w:szCs w:val="20"/>
                  <w:lang w:val="en-GB"/>
                </w:rPr>
                <w:t>.</w:t>
              </w:r>
            </w:ins>
            <w:ins w:id="10065" w:author="Dylan Van Aswegen" w:date="2024-07-16T16:20:00Z" w16du:dateUtc="2024-07-16T14:20:00Z">
              <w:r w:rsidR="0085032B">
                <w:rPr>
                  <w:rFonts w:ascii="Arial" w:hAnsi="Arial" w:cs="Arial"/>
                  <w:sz w:val="20"/>
                  <w:szCs w:val="20"/>
                  <w:lang w:val="en-GB"/>
                </w:rPr>
                <w:t xml:space="preserve"> For member packages, </w:t>
              </w:r>
            </w:ins>
            <w:ins w:id="10066" w:author="Dylan Van Aswegen" w:date="2024-07-16T16:21:00Z" w16du:dateUtc="2024-07-16T14:21:00Z">
              <w:r w:rsidR="004D1377">
                <w:rPr>
                  <w:rFonts w:ascii="Arial" w:hAnsi="Arial" w:cs="Arial"/>
                  <w:sz w:val="20"/>
                  <w:szCs w:val="20"/>
                  <w:lang w:val="en-GB"/>
                </w:rPr>
                <w:t xml:space="preserve">the upper limit of the package plan should be displayed. </w:t>
              </w:r>
            </w:ins>
          </w:p>
        </w:tc>
      </w:tr>
    </w:tbl>
    <w:p w14:paraId="6385EDF7" w14:textId="05CA0EB0" w:rsidR="00B06A3A" w:rsidRDefault="00B06A3A" w:rsidP="007E2DA1">
      <w:pPr>
        <w:rPr>
          <w:ins w:id="10067" w:author="Dylan Van Aswegen" w:date="2024-07-16T16:12:00Z" w16du:dateUtc="2024-07-16T14:12:00Z"/>
          <w:lang w:val="en-GB"/>
        </w:rPr>
      </w:pPr>
    </w:p>
    <w:p w14:paraId="4EF8BA41" w14:textId="4EB80C9E" w:rsidR="00CD638E" w:rsidRDefault="00CD638E" w:rsidP="007E2DA1">
      <w:pPr>
        <w:rPr>
          <w:ins w:id="10068" w:author="Dylan Van Aswegen" w:date="2024-07-16T16:06:00Z" w16du:dateUtc="2024-07-16T14:06:00Z"/>
          <w:lang w:val="en-GB"/>
        </w:rPr>
      </w:pPr>
      <w:ins w:id="10069" w:author="Dylan Van Aswegen" w:date="2024-07-16T16:12:00Z" w16du:dateUtc="2024-07-16T14:12:00Z">
        <w:r>
          <w:rPr>
            <w:lang w:val="en-GB"/>
          </w:rPr>
          <w:t xml:space="preserve">Below this will be a table </w:t>
        </w:r>
      </w:ins>
      <w:ins w:id="10070" w:author="Dylan Van Aswegen" w:date="2024-07-16T16:14:00Z" w16du:dateUtc="2024-07-16T14:14:00Z">
        <w:r w:rsidR="00FC04E9">
          <w:rPr>
            <w:lang w:val="en-GB"/>
          </w:rPr>
          <w:t xml:space="preserve">that details the </w:t>
        </w:r>
      </w:ins>
      <w:ins w:id="10071" w:author="Dylan Van Aswegen" w:date="2024-07-16T16:21:00Z" w16du:dateUtc="2024-07-16T14:21:00Z">
        <w:r w:rsidR="00581954">
          <w:rPr>
            <w:lang w:val="en-GB"/>
          </w:rPr>
          <w:t xml:space="preserve">invoices that have been generated against the organisation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C97A8C" w14:paraId="2B8F5084" w14:textId="77777777" w:rsidTr="005C5491">
        <w:trPr>
          <w:cnfStyle w:val="100000000000" w:firstRow="1" w:lastRow="0" w:firstColumn="0" w:lastColumn="0" w:oddVBand="0" w:evenVBand="0" w:oddHBand="0" w:evenHBand="0" w:firstRowFirstColumn="0" w:firstRowLastColumn="0" w:lastRowFirstColumn="0" w:lastRowLastColumn="0"/>
          <w:tblHeader/>
          <w:ins w:id="10072" w:author="Dylan Van Aswegen" w:date="2024-07-16T16:22:00Z" w16du:dateUtc="2024-07-16T14:22: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56B4C6C7" w14:textId="77777777" w:rsidR="00C97A8C" w:rsidRDefault="00C97A8C">
            <w:pPr>
              <w:spacing w:line="360" w:lineRule="auto"/>
              <w:jc w:val="both"/>
              <w:rPr>
                <w:ins w:id="10073" w:author="Dylan Van Aswegen" w:date="2024-07-16T16:22:00Z" w16du:dateUtc="2024-07-16T14:22:00Z"/>
                <w:rFonts w:ascii="Arial" w:hAnsi="Arial" w:cs="Arial"/>
                <w:sz w:val="20"/>
                <w:szCs w:val="20"/>
                <w:lang w:val="en-GB"/>
              </w:rPr>
            </w:pPr>
            <w:ins w:id="10074" w:author="Dylan Van Aswegen" w:date="2024-07-16T16:22:00Z" w16du:dateUtc="2024-07-16T14:22:00Z">
              <w:r>
                <w:rPr>
                  <w:rFonts w:ascii="Arial" w:hAnsi="Arial" w:cs="Arial"/>
                  <w:sz w:val="20"/>
                  <w:szCs w:val="20"/>
                  <w:lang w:val="en-GB"/>
                </w:rPr>
                <w:t>Column Name</w:t>
              </w:r>
            </w:ins>
          </w:p>
        </w:tc>
        <w:tc>
          <w:tcPr>
            <w:tcW w:w="1273" w:type="dxa"/>
            <w:shd w:val="clear" w:color="auto" w:fill="002060"/>
          </w:tcPr>
          <w:p w14:paraId="703AB2B5" w14:textId="77777777" w:rsidR="00C97A8C" w:rsidRDefault="00C97A8C">
            <w:pPr>
              <w:spacing w:line="360" w:lineRule="auto"/>
              <w:jc w:val="both"/>
              <w:cnfStyle w:val="100000000000" w:firstRow="1" w:lastRow="0" w:firstColumn="0" w:lastColumn="0" w:oddVBand="0" w:evenVBand="0" w:oddHBand="0" w:evenHBand="0" w:firstRowFirstColumn="0" w:firstRowLastColumn="0" w:lastRowFirstColumn="0" w:lastRowLastColumn="0"/>
              <w:rPr>
                <w:ins w:id="10075" w:author="Dylan Van Aswegen" w:date="2024-07-16T16:22:00Z" w16du:dateUtc="2024-07-16T14:22:00Z"/>
                <w:rFonts w:ascii="Arial" w:hAnsi="Arial" w:cs="Arial"/>
                <w:sz w:val="20"/>
                <w:szCs w:val="20"/>
                <w:lang w:val="en-GB"/>
              </w:rPr>
            </w:pPr>
            <w:ins w:id="10076" w:author="Dylan Van Aswegen" w:date="2024-07-16T16:22:00Z" w16du:dateUtc="2024-07-16T14:22:00Z">
              <w:r>
                <w:rPr>
                  <w:rFonts w:ascii="Arial" w:hAnsi="Arial" w:cs="Arial"/>
                  <w:sz w:val="20"/>
                  <w:szCs w:val="20"/>
                  <w:lang w:val="en-GB"/>
                </w:rPr>
                <w:t>Column Type</w:t>
              </w:r>
            </w:ins>
          </w:p>
        </w:tc>
        <w:tc>
          <w:tcPr>
            <w:tcW w:w="1694" w:type="dxa"/>
            <w:shd w:val="clear" w:color="auto" w:fill="002060"/>
          </w:tcPr>
          <w:p w14:paraId="16E6B19B" w14:textId="77777777" w:rsidR="00C97A8C" w:rsidRDefault="00C97A8C">
            <w:pPr>
              <w:spacing w:line="360" w:lineRule="auto"/>
              <w:jc w:val="both"/>
              <w:cnfStyle w:val="100000000000" w:firstRow="1" w:lastRow="0" w:firstColumn="0" w:lastColumn="0" w:oddVBand="0" w:evenVBand="0" w:oddHBand="0" w:evenHBand="0" w:firstRowFirstColumn="0" w:firstRowLastColumn="0" w:lastRowFirstColumn="0" w:lastRowLastColumn="0"/>
              <w:rPr>
                <w:ins w:id="10077" w:author="Dylan Van Aswegen" w:date="2024-07-16T16:22:00Z" w16du:dateUtc="2024-07-16T14:22:00Z"/>
                <w:rFonts w:ascii="Arial" w:hAnsi="Arial" w:cs="Arial"/>
                <w:sz w:val="20"/>
                <w:szCs w:val="20"/>
                <w:lang w:val="en-GB"/>
              </w:rPr>
            </w:pPr>
            <w:ins w:id="10078" w:author="Dylan Van Aswegen" w:date="2024-07-16T16:22:00Z" w16du:dateUtc="2024-07-16T14:22:00Z">
              <w:r>
                <w:rPr>
                  <w:rFonts w:ascii="Arial" w:hAnsi="Arial" w:cs="Arial"/>
                  <w:sz w:val="20"/>
                  <w:szCs w:val="20"/>
                  <w:lang w:val="en-GB"/>
                </w:rPr>
                <w:t>Column Data Type</w:t>
              </w:r>
            </w:ins>
          </w:p>
        </w:tc>
        <w:tc>
          <w:tcPr>
            <w:tcW w:w="3804" w:type="dxa"/>
            <w:shd w:val="clear" w:color="auto" w:fill="002060"/>
          </w:tcPr>
          <w:p w14:paraId="2B3857DC" w14:textId="77777777" w:rsidR="00C97A8C" w:rsidRDefault="00C97A8C">
            <w:pPr>
              <w:spacing w:line="360" w:lineRule="auto"/>
              <w:jc w:val="both"/>
              <w:cnfStyle w:val="100000000000" w:firstRow="1" w:lastRow="0" w:firstColumn="0" w:lastColumn="0" w:oddVBand="0" w:evenVBand="0" w:oddHBand="0" w:evenHBand="0" w:firstRowFirstColumn="0" w:firstRowLastColumn="0" w:lastRowFirstColumn="0" w:lastRowLastColumn="0"/>
              <w:rPr>
                <w:ins w:id="10079" w:author="Dylan Van Aswegen" w:date="2024-07-16T16:22:00Z" w16du:dateUtc="2024-07-16T14:22:00Z"/>
                <w:rFonts w:ascii="Arial" w:hAnsi="Arial" w:cs="Arial"/>
                <w:sz w:val="20"/>
                <w:szCs w:val="20"/>
                <w:lang w:val="en-GB"/>
              </w:rPr>
            </w:pPr>
            <w:ins w:id="10080" w:author="Dylan Van Aswegen" w:date="2024-07-16T16:22:00Z" w16du:dateUtc="2024-07-16T14:22:00Z">
              <w:r>
                <w:rPr>
                  <w:rFonts w:ascii="Arial" w:hAnsi="Arial" w:cs="Arial"/>
                  <w:sz w:val="20"/>
                  <w:szCs w:val="20"/>
                  <w:lang w:val="en-GB"/>
                </w:rPr>
                <w:t>Column Rules</w:t>
              </w:r>
            </w:ins>
          </w:p>
        </w:tc>
      </w:tr>
      <w:tr w:rsidR="00C97A8C" w14:paraId="55F731AC" w14:textId="77777777" w:rsidTr="005C5491">
        <w:trPr>
          <w:cnfStyle w:val="000000100000" w:firstRow="0" w:lastRow="0" w:firstColumn="0" w:lastColumn="0" w:oddVBand="0" w:evenVBand="0" w:oddHBand="1" w:evenHBand="0" w:firstRowFirstColumn="0" w:firstRowLastColumn="0" w:lastRowFirstColumn="0" w:lastRowLastColumn="0"/>
          <w:ins w:id="10081" w:author="Dylan Van Aswegen" w:date="2024-07-16T16:22:00Z" w16du:dateUtc="2024-07-16T14:22:00Z"/>
        </w:trPr>
        <w:tc>
          <w:tcPr>
            <w:cnfStyle w:val="001000000000" w:firstRow="0" w:lastRow="0" w:firstColumn="1" w:lastColumn="0" w:oddVBand="0" w:evenVBand="0" w:oddHBand="0" w:evenHBand="0" w:firstRowFirstColumn="0" w:firstRowLastColumn="0" w:lastRowFirstColumn="0" w:lastRowLastColumn="0"/>
            <w:tcW w:w="1451" w:type="dxa"/>
          </w:tcPr>
          <w:p w14:paraId="34109745" w14:textId="18A00DEB" w:rsidR="00C97A8C" w:rsidRDefault="0035317B">
            <w:pPr>
              <w:spacing w:line="360" w:lineRule="auto"/>
              <w:jc w:val="both"/>
              <w:rPr>
                <w:ins w:id="10082" w:author="Dylan Van Aswegen" w:date="2024-07-16T16:22:00Z" w16du:dateUtc="2024-07-16T14:22:00Z"/>
                <w:rFonts w:ascii="Arial" w:hAnsi="Arial" w:cs="Arial"/>
                <w:sz w:val="20"/>
                <w:szCs w:val="20"/>
                <w:lang w:val="en-GB"/>
              </w:rPr>
            </w:pPr>
            <w:ins w:id="10083" w:author="Dylan Van Aswegen" w:date="2024-07-16T16:28:00Z" w16du:dateUtc="2024-07-16T14:28:00Z">
              <w:r>
                <w:rPr>
                  <w:rFonts w:ascii="Arial" w:hAnsi="Arial" w:cs="Arial"/>
                  <w:sz w:val="20"/>
                  <w:szCs w:val="20"/>
                  <w:lang w:val="en-GB"/>
                </w:rPr>
                <w:t xml:space="preserve">Invoice </w:t>
              </w:r>
              <w:r w:rsidR="00496D4D">
                <w:rPr>
                  <w:rFonts w:ascii="Arial" w:hAnsi="Arial" w:cs="Arial"/>
                  <w:sz w:val="20"/>
                  <w:szCs w:val="20"/>
                  <w:lang w:val="en-GB"/>
                </w:rPr>
                <w:t>Number</w:t>
              </w:r>
            </w:ins>
          </w:p>
        </w:tc>
        <w:tc>
          <w:tcPr>
            <w:tcW w:w="1273" w:type="dxa"/>
          </w:tcPr>
          <w:p w14:paraId="7B87F832" w14:textId="77777777" w:rsidR="00C97A8C" w:rsidRDefault="00C97A8C">
            <w:pPr>
              <w:spacing w:line="360" w:lineRule="auto"/>
              <w:jc w:val="both"/>
              <w:cnfStyle w:val="000000100000" w:firstRow="0" w:lastRow="0" w:firstColumn="0" w:lastColumn="0" w:oddVBand="0" w:evenVBand="0" w:oddHBand="1" w:evenHBand="0" w:firstRowFirstColumn="0" w:firstRowLastColumn="0" w:lastRowFirstColumn="0" w:lastRowLastColumn="0"/>
              <w:rPr>
                <w:ins w:id="10084" w:author="Dylan Van Aswegen" w:date="2024-07-16T16:22:00Z" w16du:dateUtc="2024-07-16T14:22:00Z"/>
                <w:rFonts w:ascii="Arial" w:hAnsi="Arial" w:cs="Arial"/>
                <w:sz w:val="20"/>
                <w:szCs w:val="20"/>
                <w:lang w:val="en-GB"/>
              </w:rPr>
            </w:pPr>
            <w:ins w:id="10085" w:author="Dylan Van Aswegen" w:date="2024-07-16T16:22:00Z" w16du:dateUtc="2024-07-16T14:22:00Z">
              <w:r>
                <w:rPr>
                  <w:rFonts w:ascii="Arial" w:hAnsi="Arial" w:cs="Arial"/>
                  <w:sz w:val="20"/>
                  <w:szCs w:val="20"/>
                  <w:lang w:val="en-GB"/>
                </w:rPr>
                <w:t xml:space="preserve">Text Field </w:t>
              </w:r>
            </w:ins>
          </w:p>
        </w:tc>
        <w:tc>
          <w:tcPr>
            <w:tcW w:w="1694" w:type="dxa"/>
          </w:tcPr>
          <w:p w14:paraId="2A4996F8" w14:textId="77777777" w:rsidR="00C97A8C" w:rsidRDefault="00C97A8C">
            <w:pPr>
              <w:spacing w:line="360" w:lineRule="auto"/>
              <w:jc w:val="both"/>
              <w:cnfStyle w:val="000000100000" w:firstRow="0" w:lastRow="0" w:firstColumn="0" w:lastColumn="0" w:oddVBand="0" w:evenVBand="0" w:oddHBand="1" w:evenHBand="0" w:firstRowFirstColumn="0" w:firstRowLastColumn="0" w:lastRowFirstColumn="0" w:lastRowLastColumn="0"/>
              <w:rPr>
                <w:ins w:id="10086" w:author="Dylan Van Aswegen" w:date="2024-07-16T16:22:00Z" w16du:dateUtc="2024-07-16T14:22:00Z"/>
                <w:rFonts w:ascii="Arial" w:hAnsi="Arial" w:cs="Arial"/>
                <w:sz w:val="20"/>
                <w:szCs w:val="20"/>
                <w:lang w:val="en-GB"/>
              </w:rPr>
            </w:pPr>
            <w:ins w:id="10087" w:author="Dylan Van Aswegen" w:date="2024-07-16T16:22:00Z" w16du:dateUtc="2024-07-16T14:22:00Z">
              <w:r>
                <w:rPr>
                  <w:rFonts w:ascii="Arial" w:hAnsi="Arial" w:cs="Arial"/>
                  <w:sz w:val="20"/>
                  <w:szCs w:val="20"/>
                  <w:lang w:val="en-GB"/>
                </w:rPr>
                <w:t xml:space="preserve">String </w:t>
              </w:r>
            </w:ins>
          </w:p>
        </w:tc>
        <w:tc>
          <w:tcPr>
            <w:tcW w:w="3804" w:type="dxa"/>
          </w:tcPr>
          <w:p w14:paraId="643164DC" w14:textId="77777777" w:rsidR="00C97A8C" w:rsidRDefault="00C97A8C">
            <w:pPr>
              <w:spacing w:line="360" w:lineRule="auto"/>
              <w:jc w:val="both"/>
              <w:cnfStyle w:val="000000100000" w:firstRow="0" w:lastRow="0" w:firstColumn="0" w:lastColumn="0" w:oddVBand="0" w:evenVBand="0" w:oddHBand="1" w:evenHBand="0" w:firstRowFirstColumn="0" w:firstRowLastColumn="0" w:lastRowFirstColumn="0" w:lastRowLastColumn="0"/>
              <w:rPr>
                <w:ins w:id="10088" w:author="Dylan Van Aswegen" w:date="2024-07-16T16:22:00Z" w16du:dateUtc="2024-07-16T14:22:00Z"/>
                <w:rFonts w:ascii="Arial" w:hAnsi="Arial" w:cs="Arial"/>
                <w:sz w:val="20"/>
                <w:szCs w:val="20"/>
                <w:lang w:val="en-GB"/>
              </w:rPr>
            </w:pPr>
            <w:ins w:id="10089" w:author="Dylan Van Aswegen" w:date="2024-07-16T16:22:00Z" w16du:dateUtc="2024-07-16T14:22:00Z">
              <w:r>
                <w:rPr>
                  <w:rFonts w:ascii="Arial" w:hAnsi="Arial" w:cs="Arial"/>
                  <w:sz w:val="20"/>
                  <w:szCs w:val="20"/>
                  <w:lang w:val="en-GB"/>
                </w:rPr>
                <w:t xml:space="preserve">This column will be populated with the name of the service that the organisation uses. (Member Packages, Premium features etc.) </w:t>
              </w:r>
            </w:ins>
          </w:p>
        </w:tc>
      </w:tr>
      <w:tr w:rsidR="00C66B38" w14:paraId="0C37EBB4" w14:textId="77777777" w:rsidTr="005C5491">
        <w:trPr>
          <w:ins w:id="10090" w:author="Dylan Van Aswegen" w:date="2024-07-16T16:28:00Z" w16du:dateUtc="2024-07-16T14:28:00Z"/>
        </w:trPr>
        <w:tc>
          <w:tcPr>
            <w:cnfStyle w:val="001000000000" w:firstRow="0" w:lastRow="0" w:firstColumn="1" w:lastColumn="0" w:oddVBand="0" w:evenVBand="0" w:oddHBand="0" w:evenHBand="0" w:firstRowFirstColumn="0" w:firstRowLastColumn="0" w:lastRowFirstColumn="0" w:lastRowLastColumn="0"/>
            <w:tcW w:w="1451" w:type="dxa"/>
          </w:tcPr>
          <w:p w14:paraId="45EE2A90" w14:textId="4E6270D6" w:rsidR="00C66B38" w:rsidRDefault="00C66B38" w:rsidP="00C66B38">
            <w:pPr>
              <w:spacing w:line="360" w:lineRule="auto"/>
              <w:jc w:val="both"/>
              <w:rPr>
                <w:ins w:id="10091" w:author="Dylan Van Aswegen" w:date="2024-07-16T16:28:00Z" w16du:dateUtc="2024-07-16T14:28:00Z"/>
                <w:rFonts w:ascii="Arial" w:hAnsi="Arial" w:cs="Arial"/>
                <w:sz w:val="20"/>
                <w:szCs w:val="20"/>
                <w:lang w:val="en-GB"/>
              </w:rPr>
            </w:pPr>
            <w:ins w:id="10092" w:author="Dylan Van Aswegen" w:date="2024-07-16T16:29:00Z" w16du:dateUtc="2024-07-16T14:29:00Z">
              <w:r>
                <w:rPr>
                  <w:rFonts w:ascii="Arial" w:hAnsi="Arial" w:cs="Arial"/>
                  <w:sz w:val="20"/>
                  <w:szCs w:val="20"/>
                  <w:lang w:val="en-GB"/>
                </w:rPr>
                <w:t xml:space="preserve">Issue Date </w:t>
              </w:r>
            </w:ins>
          </w:p>
        </w:tc>
        <w:tc>
          <w:tcPr>
            <w:tcW w:w="1273" w:type="dxa"/>
          </w:tcPr>
          <w:p w14:paraId="5CE3BEB0" w14:textId="7D37678E" w:rsidR="00C66B38" w:rsidRDefault="00C66B38"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093" w:author="Dylan Van Aswegen" w:date="2024-07-16T16:28:00Z" w16du:dateUtc="2024-07-16T14:28:00Z"/>
                <w:rFonts w:ascii="Arial" w:hAnsi="Arial" w:cs="Arial"/>
                <w:sz w:val="20"/>
                <w:szCs w:val="20"/>
                <w:lang w:val="en-GB"/>
              </w:rPr>
            </w:pPr>
            <w:ins w:id="10094" w:author="Dylan Van Aswegen" w:date="2024-07-16T16:34:00Z">
              <w:r>
                <w:rPr>
                  <w:rFonts w:ascii="Arial" w:hAnsi="Arial" w:cs="Arial"/>
                  <w:sz w:val="20"/>
                  <w:szCs w:val="20"/>
                  <w:lang w:val="en-GB"/>
                </w:rPr>
                <w:t xml:space="preserve">Text Field </w:t>
              </w:r>
            </w:ins>
          </w:p>
        </w:tc>
        <w:tc>
          <w:tcPr>
            <w:tcW w:w="1694" w:type="dxa"/>
          </w:tcPr>
          <w:p w14:paraId="281740C1" w14:textId="518CAF57" w:rsidR="00C66B38" w:rsidRDefault="00C66B38"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095" w:author="Dylan Van Aswegen" w:date="2024-07-16T16:28:00Z" w16du:dateUtc="2024-07-16T14:28:00Z"/>
                <w:rFonts w:ascii="Arial" w:hAnsi="Arial" w:cs="Arial"/>
                <w:sz w:val="20"/>
                <w:szCs w:val="20"/>
                <w:lang w:val="en-GB"/>
              </w:rPr>
            </w:pPr>
            <w:ins w:id="10096" w:author="Dylan Van Aswegen" w:date="2024-07-16T16:34:00Z">
              <w:r>
                <w:rPr>
                  <w:rFonts w:ascii="Arial" w:hAnsi="Arial" w:cs="Arial"/>
                  <w:sz w:val="20"/>
                  <w:szCs w:val="20"/>
                  <w:lang w:val="en-GB"/>
                </w:rPr>
                <w:t xml:space="preserve">String </w:t>
              </w:r>
            </w:ins>
          </w:p>
        </w:tc>
        <w:tc>
          <w:tcPr>
            <w:tcW w:w="3804" w:type="dxa"/>
          </w:tcPr>
          <w:p w14:paraId="1F1BE549" w14:textId="771FC754" w:rsidR="00C66B38" w:rsidRDefault="005C7644"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097" w:author="Dylan Van Aswegen" w:date="2024-07-16T16:28:00Z" w16du:dateUtc="2024-07-16T14:28:00Z"/>
                <w:rFonts w:ascii="Arial" w:hAnsi="Arial" w:cs="Arial"/>
                <w:sz w:val="20"/>
                <w:szCs w:val="20"/>
                <w:lang w:val="en-GB"/>
              </w:rPr>
            </w:pPr>
            <w:ins w:id="10098" w:author="Dylan Van Aswegen" w:date="2024-07-16T16:36:00Z" w16du:dateUtc="2024-07-16T14:36:00Z">
              <w:r>
                <w:rPr>
                  <w:rFonts w:ascii="Arial" w:hAnsi="Arial" w:cs="Arial"/>
                  <w:sz w:val="20"/>
                  <w:szCs w:val="20"/>
                  <w:lang w:val="en-GB"/>
                </w:rPr>
                <w:t xml:space="preserve">This column will be populated with the </w:t>
              </w:r>
            </w:ins>
            <w:ins w:id="10099" w:author="Dylan Van Aswegen" w:date="2024-07-16T16:37:00Z" w16du:dateUtc="2024-07-16T14:37:00Z">
              <w:r w:rsidR="007A5D3B">
                <w:rPr>
                  <w:rFonts w:ascii="Arial" w:hAnsi="Arial" w:cs="Arial"/>
                  <w:sz w:val="20"/>
                  <w:szCs w:val="20"/>
                  <w:lang w:val="en-GB"/>
                </w:rPr>
                <w:t xml:space="preserve">date that the invoice was issued. </w:t>
              </w:r>
            </w:ins>
          </w:p>
        </w:tc>
      </w:tr>
      <w:tr w:rsidR="00C66B38" w14:paraId="1381B581" w14:textId="77777777" w:rsidTr="005C5491">
        <w:trPr>
          <w:cnfStyle w:val="000000100000" w:firstRow="0" w:lastRow="0" w:firstColumn="0" w:lastColumn="0" w:oddVBand="0" w:evenVBand="0" w:oddHBand="1" w:evenHBand="0" w:firstRowFirstColumn="0" w:firstRowLastColumn="0" w:lastRowFirstColumn="0" w:lastRowLastColumn="0"/>
          <w:ins w:id="10100" w:author="Dylan Van Aswegen" w:date="2024-07-16T16:28:00Z" w16du:dateUtc="2024-07-16T14:28:00Z"/>
        </w:trPr>
        <w:tc>
          <w:tcPr>
            <w:cnfStyle w:val="001000000000" w:firstRow="0" w:lastRow="0" w:firstColumn="1" w:lastColumn="0" w:oddVBand="0" w:evenVBand="0" w:oddHBand="0" w:evenHBand="0" w:firstRowFirstColumn="0" w:firstRowLastColumn="0" w:lastRowFirstColumn="0" w:lastRowLastColumn="0"/>
            <w:tcW w:w="1451" w:type="dxa"/>
          </w:tcPr>
          <w:p w14:paraId="391E2C33" w14:textId="6EB6D72E" w:rsidR="00C66B38" w:rsidRDefault="00C66B38" w:rsidP="00C66B38">
            <w:pPr>
              <w:spacing w:line="360" w:lineRule="auto"/>
              <w:jc w:val="both"/>
              <w:rPr>
                <w:ins w:id="10101" w:author="Dylan Van Aswegen" w:date="2024-07-16T16:28:00Z" w16du:dateUtc="2024-07-16T14:28:00Z"/>
                <w:rFonts w:ascii="Arial" w:hAnsi="Arial" w:cs="Arial"/>
                <w:sz w:val="20"/>
                <w:szCs w:val="20"/>
                <w:lang w:val="en-GB"/>
              </w:rPr>
            </w:pPr>
            <w:ins w:id="10102" w:author="Dylan Van Aswegen" w:date="2024-07-16T16:30:00Z" w16du:dateUtc="2024-07-16T14:30:00Z">
              <w:r>
                <w:rPr>
                  <w:rFonts w:ascii="Arial" w:hAnsi="Arial" w:cs="Arial"/>
                  <w:sz w:val="20"/>
                  <w:szCs w:val="20"/>
                  <w:lang w:val="en-GB"/>
                </w:rPr>
                <w:t xml:space="preserve">Items </w:t>
              </w:r>
            </w:ins>
          </w:p>
        </w:tc>
        <w:tc>
          <w:tcPr>
            <w:tcW w:w="1273" w:type="dxa"/>
          </w:tcPr>
          <w:p w14:paraId="559276B2" w14:textId="56DECC1E" w:rsidR="00C66B38" w:rsidRDefault="00C66B38" w:rsidP="00C66B38">
            <w:pPr>
              <w:spacing w:line="360" w:lineRule="auto"/>
              <w:jc w:val="both"/>
              <w:cnfStyle w:val="000000100000" w:firstRow="0" w:lastRow="0" w:firstColumn="0" w:lastColumn="0" w:oddVBand="0" w:evenVBand="0" w:oddHBand="1" w:evenHBand="0" w:firstRowFirstColumn="0" w:firstRowLastColumn="0" w:lastRowFirstColumn="0" w:lastRowLastColumn="0"/>
              <w:rPr>
                <w:ins w:id="10103" w:author="Dylan Van Aswegen" w:date="2024-07-16T16:28:00Z" w16du:dateUtc="2024-07-16T14:28:00Z"/>
                <w:rFonts w:ascii="Arial" w:hAnsi="Arial" w:cs="Arial"/>
                <w:sz w:val="20"/>
                <w:szCs w:val="20"/>
                <w:lang w:val="en-GB"/>
              </w:rPr>
            </w:pPr>
            <w:ins w:id="10104" w:author="Dylan Van Aswegen" w:date="2024-07-16T16:34:00Z">
              <w:r>
                <w:rPr>
                  <w:rFonts w:ascii="Arial" w:hAnsi="Arial" w:cs="Arial"/>
                  <w:sz w:val="20"/>
                  <w:szCs w:val="20"/>
                  <w:lang w:val="en-GB"/>
                </w:rPr>
                <w:t xml:space="preserve">Text Field </w:t>
              </w:r>
            </w:ins>
          </w:p>
        </w:tc>
        <w:tc>
          <w:tcPr>
            <w:tcW w:w="1694" w:type="dxa"/>
          </w:tcPr>
          <w:p w14:paraId="6EE06028" w14:textId="3C497CE8" w:rsidR="00C66B38" w:rsidRDefault="00C66B38" w:rsidP="00C66B38">
            <w:pPr>
              <w:spacing w:line="360" w:lineRule="auto"/>
              <w:jc w:val="both"/>
              <w:cnfStyle w:val="000000100000" w:firstRow="0" w:lastRow="0" w:firstColumn="0" w:lastColumn="0" w:oddVBand="0" w:evenVBand="0" w:oddHBand="1" w:evenHBand="0" w:firstRowFirstColumn="0" w:firstRowLastColumn="0" w:lastRowFirstColumn="0" w:lastRowLastColumn="0"/>
              <w:rPr>
                <w:ins w:id="10105" w:author="Dylan Van Aswegen" w:date="2024-07-16T16:28:00Z" w16du:dateUtc="2024-07-16T14:28:00Z"/>
                <w:rFonts w:ascii="Arial" w:hAnsi="Arial" w:cs="Arial"/>
                <w:sz w:val="20"/>
                <w:szCs w:val="20"/>
                <w:lang w:val="en-GB"/>
              </w:rPr>
            </w:pPr>
            <w:ins w:id="10106" w:author="Dylan Van Aswegen" w:date="2024-07-16T16:34:00Z">
              <w:r>
                <w:rPr>
                  <w:rFonts w:ascii="Arial" w:hAnsi="Arial" w:cs="Arial"/>
                  <w:sz w:val="20"/>
                  <w:szCs w:val="20"/>
                  <w:lang w:val="en-GB"/>
                </w:rPr>
                <w:t xml:space="preserve">String </w:t>
              </w:r>
            </w:ins>
          </w:p>
        </w:tc>
        <w:tc>
          <w:tcPr>
            <w:tcW w:w="3804" w:type="dxa"/>
          </w:tcPr>
          <w:p w14:paraId="30D5C20A" w14:textId="74340D9D" w:rsidR="00C66B38" w:rsidRDefault="007A5D3B" w:rsidP="00C66B38">
            <w:pPr>
              <w:spacing w:line="360" w:lineRule="auto"/>
              <w:jc w:val="both"/>
              <w:cnfStyle w:val="000000100000" w:firstRow="0" w:lastRow="0" w:firstColumn="0" w:lastColumn="0" w:oddVBand="0" w:evenVBand="0" w:oddHBand="1" w:evenHBand="0" w:firstRowFirstColumn="0" w:firstRowLastColumn="0" w:lastRowFirstColumn="0" w:lastRowLastColumn="0"/>
              <w:rPr>
                <w:ins w:id="10107" w:author="Dylan Van Aswegen" w:date="2024-07-16T16:28:00Z" w16du:dateUtc="2024-07-16T14:28:00Z"/>
                <w:rFonts w:ascii="Arial" w:hAnsi="Arial" w:cs="Arial"/>
                <w:sz w:val="20"/>
                <w:szCs w:val="20"/>
                <w:lang w:val="en-GB"/>
              </w:rPr>
            </w:pPr>
            <w:ins w:id="10108" w:author="Dylan Van Aswegen" w:date="2024-07-16T16:37:00Z" w16du:dateUtc="2024-07-16T14:37:00Z">
              <w:r>
                <w:rPr>
                  <w:rFonts w:ascii="Arial" w:hAnsi="Arial" w:cs="Arial"/>
                  <w:sz w:val="20"/>
                  <w:szCs w:val="20"/>
                  <w:lang w:val="en-GB"/>
                </w:rPr>
                <w:t xml:space="preserve">This column will be populated with the </w:t>
              </w:r>
            </w:ins>
            <w:ins w:id="10109" w:author="Dylan Van Aswegen" w:date="2024-07-16T16:38:00Z" w16du:dateUtc="2024-07-16T14:38:00Z">
              <w:r>
                <w:rPr>
                  <w:rFonts w:ascii="Arial" w:hAnsi="Arial" w:cs="Arial"/>
                  <w:sz w:val="20"/>
                  <w:szCs w:val="20"/>
                  <w:lang w:val="en-GB"/>
                </w:rPr>
                <w:t xml:space="preserve">line items of the invoice. </w:t>
              </w:r>
            </w:ins>
          </w:p>
        </w:tc>
      </w:tr>
      <w:tr w:rsidR="00C66B38" w14:paraId="22891B85" w14:textId="77777777" w:rsidTr="005C5491">
        <w:trPr>
          <w:ins w:id="10110" w:author="Dylan Van Aswegen" w:date="2024-07-16T16:28:00Z" w16du:dateUtc="2024-07-16T14:28:00Z"/>
        </w:trPr>
        <w:tc>
          <w:tcPr>
            <w:cnfStyle w:val="001000000000" w:firstRow="0" w:lastRow="0" w:firstColumn="1" w:lastColumn="0" w:oddVBand="0" w:evenVBand="0" w:oddHBand="0" w:evenHBand="0" w:firstRowFirstColumn="0" w:firstRowLastColumn="0" w:lastRowFirstColumn="0" w:lastRowLastColumn="0"/>
            <w:tcW w:w="1451" w:type="dxa"/>
          </w:tcPr>
          <w:p w14:paraId="23EE564C" w14:textId="0F98EEE0" w:rsidR="00C66B38" w:rsidRDefault="00C66B38" w:rsidP="00C66B38">
            <w:pPr>
              <w:spacing w:line="360" w:lineRule="auto"/>
              <w:jc w:val="both"/>
              <w:rPr>
                <w:ins w:id="10111" w:author="Dylan Van Aswegen" w:date="2024-07-16T16:28:00Z" w16du:dateUtc="2024-07-16T14:28:00Z"/>
                <w:rFonts w:ascii="Arial" w:hAnsi="Arial" w:cs="Arial"/>
                <w:sz w:val="20"/>
                <w:szCs w:val="20"/>
                <w:lang w:val="en-GB"/>
              </w:rPr>
            </w:pPr>
            <w:ins w:id="10112" w:author="Dylan Van Aswegen" w:date="2024-07-16T16:32:00Z" w16du:dateUtc="2024-07-16T14:32:00Z">
              <w:r>
                <w:rPr>
                  <w:rFonts w:ascii="Arial" w:hAnsi="Arial" w:cs="Arial"/>
                  <w:sz w:val="20"/>
                  <w:szCs w:val="20"/>
                  <w:lang w:val="en-GB"/>
                </w:rPr>
                <w:t xml:space="preserve">Amount </w:t>
              </w:r>
            </w:ins>
          </w:p>
        </w:tc>
        <w:tc>
          <w:tcPr>
            <w:tcW w:w="1273" w:type="dxa"/>
          </w:tcPr>
          <w:p w14:paraId="0971577D" w14:textId="4EAC3B28" w:rsidR="00C66B38" w:rsidRDefault="00C66B38"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113" w:author="Dylan Van Aswegen" w:date="2024-07-16T16:28:00Z" w16du:dateUtc="2024-07-16T14:28:00Z"/>
                <w:rFonts w:ascii="Arial" w:hAnsi="Arial" w:cs="Arial"/>
                <w:sz w:val="20"/>
                <w:szCs w:val="20"/>
                <w:lang w:val="en-GB"/>
              </w:rPr>
            </w:pPr>
            <w:ins w:id="10114" w:author="Dylan Van Aswegen" w:date="2024-07-16T16:34:00Z">
              <w:r>
                <w:rPr>
                  <w:rFonts w:ascii="Arial" w:hAnsi="Arial" w:cs="Arial"/>
                  <w:sz w:val="20"/>
                  <w:szCs w:val="20"/>
                  <w:lang w:val="en-GB"/>
                </w:rPr>
                <w:t xml:space="preserve">Text Field </w:t>
              </w:r>
            </w:ins>
          </w:p>
        </w:tc>
        <w:tc>
          <w:tcPr>
            <w:tcW w:w="1694" w:type="dxa"/>
          </w:tcPr>
          <w:p w14:paraId="5C35FA86" w14:textId="40665A1A" w:rsidR="00C66B38" w:rsidRDefault="00C66B38"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115" w:author="Dylan Van Aswegen" w:date="2024-07-16T16:28:00Z" w16du:dateUtc="2024-07-16T14:28:00Z"/>
                <w:rFonts w:ascii="Arial" w:hAnsi="Arial" w:cs="Arial"/>
                <w:sz w:val="20"/>
                <w:szCs w:val="20"/>
                <w:lang w:val="en-GB"/>
              </w:rPr>
            </w:pPr>
            <w:ins w:id="10116" w:author="Dylan Van Aswegen" w:date="2024-07-16T16:34:00Z">
              <w:r>
                <w:rPr>
                  <w:rFonts w:ascii="Arial" w:hAnsi="Arial" w:cs="Arial"/>
                  <w:sz w:val="20"/>
                  <w:szCs w:val="20"/>
                  <w:lang w:val="en-GB"/>
                </w:rPr>
                <w:t xml:space="preserve">String </w:t>
              </w:r>
            </w:ins>
          </w:p>
        </w:tc>
        <w:tc>
          <w:tcPr>
            <w:tcW w:w="3804" w:type="dxa"/>
          </w:tcPr>
          <w:p w14:paraId="1DD8D5A7" w14:textId="34ADC9B1" w:rsidR="00C66B38" w:rsidRDefault="007A5D3B"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117" w:author="Dylan Van Aswegen" w:date="2024-07-16T16:28:00Z" w16du:dateUtc="2024-07-16T14:28:00Z"/>
                <w:rFonts w:ascii="Arial" w:hAnsi="Arial" w:cs="Arial"/>
                <w:sz w:val="20"/>
                <w:szCs w:val="20"/>
                <w:lang w:val="en-GB"/>
              </w:rPr>
            </w:pPr>
            <w:ins w:id="10118" w:author="Dylan Van Aswegen" w:date="2024-07-16T16:38:00Z" w16du:dateUtc="2024-07-16T14:38:00Z">
              <w:r>
                <w:rPr>
                  <w:rFonts w:ascii="Arial" w:hAnsi="Arial" w:cs="Arial"/>
                  <w:sz w:val="20"/>
                  <w:szCs w:val="20"/>
                  <w:lang w:val="en-GB"/>
                </w:rPr>
                <w:t xml:space="preserve">This column will be populated with the </w:t>
              </w:r>
            </w:ins>
            <w:ins w:id="10119" w:author="Dylan Van Aswegen" w:date="2024-07-16T16:39:00Z" w16du:dateUtc="2024-07-16T14:39:00Z">
              <w:r w:rsidR="000C2266">
                <w:rPr>
                  <w:rFonts w:ascii="Arial" w:hAnsi="Arial" w:cs="Arial"/>
                  <w:sz w:val="20"/>
                  <w:szCs w:val="20"/>
                  <w:lang w:val="en-GB"/>
                </w:rPr>
                <w:t>amount for</w:t>
              </w:r>
            </w:ins>
            <w:ins w:id="10120" w:author="Dylan Van Aswegen" w:date="2024-07-16T16:38:00Z" w16du:dateUtc="2024-07-16T14:38:00Z">
              <w:r w:rsidR="002163FE">
                <w:rPr>
                  <w:rFonts w:ascii="Arial" w:hAnsi="Arial" w:cs="Arial"/>
                  <w:sz w:val="20"/>
                  <w:szCs w:val="20"/>
                  <w:lang w:val="en-GB"/>
                </w:rPr>
                <w:t xml:space="preserve"> the line item. </w:t>
              </w:r>
            </w:ins>
          </w:p>
        </w:tc>
      </w:tr>
      <w:tr w:rsidR="00C66B38" w14:paraId="0A327CB8" w14:textId="77777777" w:rsidTr="005C5491">
        <w:trPr>
          <w:cnfStyle w:val="000000100000" w:firstRow="0" w:lastRow="0" w:firstColumn="0" w:lastColumn="0" w:oddVBand="0" w:evenVBand="0" w:oddHBand="1" w:evenHBand="0" w:firstRowFirstColumn="0" w:firstRowLastColumn="0" w:lastRowFirstColumn="0" w:lastRowLastColumn="0"/>
          <w:ins w:id="10121" w:author="Dylan Van Aswegen" w:date="2024-07-16T16:28:00Z" w16du:dateUtc="2024-07-16T14:28:00Z"/>
        </w:trPr>
        <w:tc>
          <w:tcPr>
            <w:cnfStyle w:val="001000000000" w:firstRow="0" w:lastRow="0" w:firstColumn="1" w:lastColumn="0" w:oddVBand="0" w:evenVBand="0" w:oddHBand="0" w:evenHBand="0" w:firstRowFirstColumn="0" w:firstRowLastColumn="0" w:lastRowFirstColumn="0" w:lastRowLastColumn="0"/>
            <w:tcW w:w="1451" w:type="dxa"/>
          </w:tcPr>
          <w:p w14:paraId="347649B6" w14:textId="47E74C78" w:rsidR="00C66B38" w:rsidRDefault="00C66B38" w:rsidP="00C66B38">
            <w:pPr>
              <w:spacing w:line="360" w:lineRule="auto"/>
              <w:jc w:val="both"/>
              <w:rPr>
                <w:ins w:id="10122" w:author="Dylan Van Aswegen" w:date="2024-07-16T16:28:00Z" w16du:dateUtc="2024-07-16T14:28:00Z"/>
                <w:rFonts w:ascii="Arial" w:hAnsi="Arial" w:cs="Arial"/>
                <w:sz w:val="20"/>
                <w:szCs w:val="20"/>
                <w:lang w:val="en-GB"/>
              </w:rPr>
            </w:pPr>
            <w:ins w:id="10123" w:author="Dylan Van Aswegen" w:date="2024-07-16T16:32:00Z" w16du:dateUtc="2024-07-16T14:32:00Z">
              <w:r>
                <w:rPr>
                  <w:rFonts w:ascii="Arial" w:hAnsi="Arial" w:cs="Arial"/>
                  <w:sz w:val="20"/>
                  <w:szCs w:val="20"/>
                  <w:lang w:val="en-GB"/>
                </w:rPr>
                <w:t xml:space="preserve">Quantity </w:t>
              </w:r>
            </w:ins>
          </w:p>
        </w:tc>
        <w:tc>
          <w:tcPr>
            <w:tcW w:w="1273" w:type="dxa"/>
          </w:tcPr>
          <w:p w14:paraId="38F68D6E" w14:textId="10020823" w:rsidR="00C66B38" w:rsidRDefault="00C66B38" w:rsidP="00C66B38">
            <w:pPr>
              <w:spacing w:line="360" w:lineRule="auto"/>
              <w:jc w:val="both"/>
              <w:cnfStyle w:val="000000100000" w:firstRow="0" w:lastRow="0" w:firstColumn="0" w:lastColumn="0" w:oddVBand="0" w:evenVBand="0" w:oddHBand="1" w:evenHBand="0" w:firstRowFirstColumn="0" w:firstRowLastColumn="0" w:lastRowFirstColumn="0" w:lastRowLastColumn="0"/>
              <w:rPr>
                <w:ins w:id="10124" w:author="Dylan Van Aswegen" w:date="2024-07-16T16:28:00Z" w16du:dateUtc="2024-07-16T14:28:00Z"/>
                <w:rFonts w:ascii="Arial" w:hAnsi="Arial" w:cs="Arial"/>
                <w:sz w:val="20"/>
                <w:szCs w:val="20"/>
                <w:lang w:val="en-GB"/>
              </w:rPr>
            </w:pPr>
            <w:ins w:id="10125" w:author="Dylan Van Aswegen" w:date="2024-07-16T16:34:00Z">
              <w:r>
                <w:rPr>
                  <w:rFonts w:ascii="Arial" w:hAnsi="Arial" w:cs="Arial"/>
                  <w:sz w:val="20"/>
                  <w:szCs w:val="20"/>
                  <w:lang w:val="en-GB"/>
                </w:rPr>
                <w:t xml:space="preserve">Text Field </w:t>
              </w:r>
            </w:ins>
          </w:p>
        </w:tc>
        <w:tc>
          <w:tcPr>
            <w:tcW w:w="1694" w:type="dxa"/>
          </w:tcPr>
          <w:p w14:paraId="659C8548" w14:textId="38FEE62E" w:rsidR="00C66B38" w:rsidRDefault="00C66B38" w:rsidP="00C66B38">
            <w:pPr>
              <w:spacing w:line="360" w:lineRule="auto"/>
              <w:jc w:val="both"/>
              <w:cnfStyle w:val="000000100000" w:firstRow="0" w:lastRow="0" w:firstColumn="0" w:lastColumn="0" w:oddVBand="0" w:evenVBand="0" w:oddHBand="1" w:evenHBand="0" w:firstRowFirstColumn="0" w:firstRowLastColumn="0" w:lastRowFirstColumn="0" w:lastRowLastColumn="0"/>
              <w:rPr>
                <w:ins w:id="10126" w:author="Dylan Van Aswegen" w:date="2024-07-16T16:28:00Z" w16du:dateUtc="2024-07-16T14:28:00Z"/>
                <w:rFonts w:ascii="Arial" w:hAnsi="Arial" w:cs="Arial"/>
                <w:sz w:val="20"/>
                <w:szCs w:val="20"/>
                <w:lang w:val="en-GB"/>
              </w:rPr>
            </w:pPr>
            <w:ins w:id="10127" w:author="Dylan Van Aswegen" w:date="2024-07-16T16:34:00Z">
              <w:r>
                <w:rPr>
                  <w:rFonts w:ascii="Arial" w:hAnsi="Arial" w:cs="Arial"/>
                  <w:sz w:val="20"/>
                  <w:szCs w:val="20"/>
                  <w:lang w:val="en-GB"/>
                </w:rPr>
                <w:t xml:space="preserve">String </w:t>
              </w:r>
            </w:ins>
          </w:p>
        </w:tc>
        <w:tc>
          <w:tcPr>
            <w:tcW w:w="3804" w:type="dxa"/>
          </w:tcPr>
          <w:p w14:paraId="40B21092" w14:textId="206B4F21" w:rsidR="00C66B38" w:rsidRDefault="000C2266" w:rsidP="00C66B38">
            <w:pPr>
              <w:spacing w:line="360" w:lineRule="auto"/>
              <w:jc w:val="both"/>
              <w:cnfStyle w:val="000000100000" w:firstRow="0" w:lastRow="0" w:firstColumn="0" w:lastColumn="0" w:oddVBand="0" w:evenVBand="0" w:oddHBand="1" w:evenHBand="0" w:firstRowFirstColumn="0" w:firstRowLastColumn="0" w:lastRowFirstColumn="0" w:lastRowLastColumn="0"/>
              <w:rPr>
                <w:ins w:id="10128" w:author="Dylan Van Aswegen" w:date="2024-07-16T16:28:00Z" w16du:dateUtc="2024-07-16T14:28:00Z"/>
                <w:rFonts w:ascii="Arial" w:hAnsi="Arial" w:cs="Arial"/>
                <w:sz w:val="20"/>
                <w:szCs w:val="20"/>
                <w:lang w:val="en-GB"/>
              </w:rPr>
            </w:pPr>
            <w:ins w:id="10129" w:author="Dylan Van Aswegen" w:date="2024-07-16T16:39:00Z" w16du:dateUtc="2024-07-16T14:39:00Z">
              <w:r>
                <w:rPr>
                  <w:rFonts w:ascii="Arial" w:hAnsi="Arial" w:cs="Arial"/>
                  <w:sz w:val="20"/>
                  <w:szCs w:val="20"/>
                  <w:lang w:val="en-GB"/>
                </w:rPr>
                <w:t xml:space="preserve">This column will be populated with the quantity of the item that was purchased. </w:t>
              </w:r>
            </w:ins>
          </w:p>
        </w:tc>
      </w:tr>
      <w:tr w:rsidR="00C66B38" w14:paraId="1AA53567" w14:textId="77777777" w:rsidTr="005C5491">
        <w:trPr>
          <w:ins w:id="10130" w:author="Dylan Van Aswegen" w:date="2024-07-16T16:28:00Z" w16du:dateUtc="2024-07-16T14:28:00Z"/>
        </w:trPr>
        <w:tc>
          <w:tcPr>
            <w:cnfStyle w:val="001000000000" w:firstRow="0" w:lastRow="0" w:firstColumn="1" w:lastColumn="0" w:oddVBand="0" w:evenVBand="0" w:oddHBand="0" w:evenHBand="0" w:firstRowFirstColumn="0" w:firstRowLastColumn="0" w:lastRowFirstColumn="0" w:lastRowLastColumn="0"/>
            <w:tcW w:w="1451" w:type="dxa"/>
          </w:tcPr>
          <w:p w14:paraId="48E029BB" w14:textId="1187D615" w:rsidR="00C66B38" w:rsidRDefault="00C66B38" w:rsidP="00C66B38">
            <w:pPr>
              <w:spacing w:line="360" w:lineRule="auto"/>
              <w:jc w:val="both"/>
              <w:rPr>
                <w:ins w:id="10131" w:author="Dylan Van Aswegen" w:date="2024-07-16T16:28:00Z" w16du:dateUtc="2024-07-16T14:28:00Z"/>
                <w:rFonts w:ascii="Arial" w:hAnsi="Arial" w:cs="Arial"/>
                <w:sz w:val="20"/>
                <w:szCs w:val="20"/>
                <w:lang w:val="en-GB"/>
              </w:rPr>
            </w:pPr>
            <w:ins w:id="10132" w:author="Dylan Van Aswegen" w:date="2024-07-16T16:33:00Z" w16du:dateUtc="2024-07-16T14:33:00Z">
              <w:r>
                <w:rPr>
                  <w:rFonts w:ascii="Arial" w:hAnsi="Arial" w:cs="Arial"/>
                  <w:sz w:val="20"/>
                  <w:szCs w:val="20"/>
                  <w:lang w:val="en-GB"/>
                </w:rPr>
                <w:t xml:space="preserve">Sub-Total </w:t>
              </w:r>
            </w:ins>
          </w:p>
        </w:tc>
        <w:tc>
          <w:tcPr>
            <w:tcW w:w="1273" w:type="dxa"/>
          </w:tcPr>
          <w:p w14:paraId="5AADCC08" w14:textId="39378AC5" w:rsidR="00C66B38" w:rsidRDefault="00C66B38"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133" w:author="Dylan Van Aswegen" w:date="2024-07-16T16:28:00Z" w16du:dateUtc="2024-07-16T14:28:00Z"/>
                <w:rFonts w:ascii="Arial" w:hAnsi="Arial" w:cs="Arial"/>
                <w:sz w:val="20"/>
                <w:szCs w:val="20"/>
                <w:lang w:val="en-GB"/>
              </w:rPr>
            </w:pPr>
            <w:ins w:id="10134" w:author="Dylan Van Aswegen" w:date="2024-07-16T16:34:00Z">
              <w:r>
                <w:rPr>
                  <w:rFonts w:ascii="Arial" w:hAnsi="Arial" w:cs="Arial"/>
                  <w:sz w:val="20"/>
                  <w:szCs w:val="20"/>
                  <w:lang w:val="en-GB"/>
                </w:rPr>
                <w:t xml:space="preserve">Text Field </w:t>
              </w:r>
            </w:ins>
          </w:p>
        </w:tc>
        <w:tc>
          <w:tcPr>
            <w:tcW w:w="1694" w:type="dxa"/>
          </w:tcPr>
          <w:p w14:paraId="5879290B" w14:textId="22D369A8" w:rsidR="00C66B38" w:rsidRDefault="00C66B38"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135" w:author="Dylan Van Aswegen" w:date="2024-07-16T16:28:00Z" w16du:dateUtc="2024-07-16T14:28:00Z"/>
                <w:rFonts w:ascii="Arial" w:hAnsi="Arial" w:cs="Arial"/>
                <w:sz w:val="20"/>
                <w:szCs w:val="20"/>
                <w:lang w:val="en-GB"/>
              </w:rPr>
            </w:pPr>
            <w:ins w:id="10136" w:author="Dylan Van Aswegen" w:date="2024-07-16T16:34:00Z">
              <w:r>
                <w:rPr>
                  <w:rFonts w:ascii="Arial" w:hAnsi="Arial" w:cs="Arial"/>
                  <w:sz w:val="20"/>
                  <w:szCs w:val="20"/>
                  <w:lang w:val="en-GB"/>
                </w:rPr>
                <w:t xml:space="preserve">String </w:t>
              </w:r>
            </w:ins>
          </w:p>
        </w:tc>
        <w:tc>
          <w:tcPr>
            <w:tcW w:w="3804" w:type="dxa"/>
          </w:tcPr>
          <w:p w14:paraId="3B28788B" w14:textId="1133EF4A" w:rsidR="00C66B38" w:rsidRDefault="000C2266"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137" w:author="Dylan Van Aswegen" w:date="2024-07-16T16:28:00Z" w16du:dateUtc="2024-07-16T14:28:00Z"/>
                <w:rFonts w:ascii="Arial" w:hAnsi="Arial" w:cs="Arial"/>
                <w:sz w:val="20"/>
                <w:szCs w:val="20"/>
                <w:lang w:val="en-GB"/>
              </w:rPr>
            </w:pPr>
            <w:ins w:id="10138" w:author="Dylan Van Aswegen" w:date="2024-07-16T16:39:00Z" w16du:dateUtc="2024-07-16T14:39:00Z">
              <w:r>
                <w:rPr>
                  <w:rFonts w:ascii="Arial" w:hAnsi="Arial" w:cs="Arial"/>
                  <w:sz w:val="20"/>
                  <w:szCs w:val="20"/>
                  <w:lang w:val="en-GB"/>
                </w:rPr>
                <w:t xml:space="preserve">This column will be populated with the </w:t>
              </w:r>
              <w:r w:rsidR="00F31229">
                <w:rPr>
                  <w:rFonts w:ascii="Arial" w:hAnsi="Arial" w:cs="Arial"/>
                  <w:sz w:val="20"/>
                  <w:szCs w:val="20"/>
                  <w:lang w:val="en-GB"/>
                </w:rPr>
                <w:t xml:space="preserve">total for the item. </w:t>
              </w:r>
            </w:ins>
          </w:p>
        </w:tc>
      </w:tr>
      <w:tr w:rsidR="00C66B38" w14:paraId="37A810E5" w14:textId="77777777" w:rsidTr="005C5491">
        <w:trPr>
          <w:cnfStyle w:val="000000100000" w:firstRow="0" w:lastRow="0" w:firstColumn="0" w:lastColumn="0" w:oddVBand="0" w:evenVBand="0" w:oddHBand="1" w:evenHBand="0" w:firstRowFirstColumn="0" w:firstRowLastColumn="0" w:lastRowFirstColumn="0" w:lastRowLastColumn="0"/>
          <w:ins w:id="10139" w:author="Dylan Van Aswegen" w:date="2024-07-16T16:33:00Z" w16du:dateUtc="2024-07-16T14:33:00Z"/>
        </w:trPr>
        <w:tc>
          <w:tcPr>
            <w:cnfStyle w:val="001000000000" w:firstRow="0" w:lastRow="0" w:firstColumn="1" w:lastColumn="0" w:oddVBand="0" w:evenVBand="0" w:oddHBand="0" w:evenHBand="0" w:firstRowFirstColumn="0" w:firstRowLastColumn="0" w:lastRowFirstColumn="0" w:lastRowLastColumn="0"/>
            <w:tcW w:w="1451" w:type="dxa"/>
          </w:tcPr>
          <w:p w14:paraId="70F8B146" w14:textId="5D9B24A1" w:rsidR="00C66B38" w:rsidRDefault="00C66B38" w:rsidP="00C66B38">
            <w:pPr>
              <w:spacing w:line="360" w:lineRule="auto"/>
              <w:jc w:val="both"/>
              <w:rPr>
                <w:ins w:id="10140" w:author="Dylan Van Aswegen" w:date="2024-07-16T16:33:00Z" w16du:dateUtc="2024-07-16T14:33:00Z"/>
                <w:rFonts w:ascii="Arial" w:hAnsi="Arial" w:cs="Arial"/>
                <w:sz w:val="20"/>
                <w:szCs w:val="20"/>
                <w:lang w:val="en-GB"/>
              </w:rPr>
            </w:pPr>
            <w:ins w:id="10141" w:author="Dylan Van Aswegen" w:date="2024-07-16T16:33:00Z" w16du:dateUtc="2024-07-16T14:33:00Z">
              <w:r>
                <w:rPr>
                  <w:rFonts w:ascii="Arial" w:hAnsi="Arial" w:cs="Arial"/>
                  <w:sz w:val="20"/>
                  <w:szCs w:val="20"/>
                  <w:lang w:val="en-GB"/>
                </w:rPr>
                <w:t>Vat @ 20%</w:t>
              </w:r>
            </w:ins>
          </w:p>
        </w:tc>
        <w:tc>
          <w:tcPr>
            <w:tcW w:w="1273" w:type="dxa"/>
          </w:tcPr>
          <w:p w14:paraId="0FB5B308" w14:textId="2B19246C" w:rsidR="00C66B38" w:rsidRDefault="00C66B38" w:rsidP="00C66B38">
            <w:pPr>
              <w:spacing w:line="360" w:lineRule="auto"/>
              <w:jc w:val="both"/>
              <w:cnfStyle w:val="000000100000" w:firstRow="0" w:lastRow="0" w:firstColumn="0" w:lastColumn="0" w:oddVBand="0" w:evenVBand="0" w:oddHBand="1" w:evenHBand="0" w:firstRowFirstColumn="0" w:firstRowLastColumn="0" w:lastRowFirstColumn="0" w:lastRowLastColumn="0"/>
              <w:rPr>
                <w:ins w:id="10142" w:author="Dylan Van Aswegen" w:date="2024-07-16T16:33:00Z" w16du:dateUtc="2024-07-16T14:33:00Z"/>
                <w:rFonts w:ascii="Arial" w:hAnsi="Arial" w:cs="Arial"/>
                <w:sz w:val="20"/>
                <w:szCs w:val="20"/>
                <w:lang w:val="en-GB"/>
              </w:rPr>
            </w:pPr>
            <w:ins w:id="10143" w:author="Dylan Van Aswegen" w:date="2024-07-16T16:34:00Z">
              <w:r>
                <w:rPr>
                  <w:rFonts w:ascii="Arial" w:hAnsi="Arial" w:cs="Arial"/>
                  <w:sz w:val="20"/>
                  <w:szCs w:val="20"/>
                  <w:lang w:val="en-GB"/>
                </w:rPr>
                <w:t xml:space="preserve">Text Field </w:t>
              </w:r>
            </w:ins>
          </w:p>
        </w:tc>
        <w:tc>
          <w:tcPr>
            <w:tcW w:w="1694" w:type="dxa"/>
          </w:tcPr>
          <w:p w14:paraId="48A20343" w14:textId="7E97120E" w:rsidR="00C66B38" w:rsidRDefault="00C66B38" w:rsidP="00C66B38">
            <w:pPr>
              <w:spacing w:line="360" w:lineRule="auto"/>
              <w:jc w:val="both"/>
              <w:cnfStyle w:val="000000100000" w:firstRow="0" w:lastRow="0" w:firstColumn="0" w:lastColumn="0" w:oddVBand="0" w:evenVBand="0" w:oddHBand="1" w:evenHBand="0" w:firstRowFirstColumn="0" w:firstRowLastColumn="0" w:lastRowFirstColumn="0" w:lastRowLastColumn="0"/>
              <w:rPr>
                <w:ins w:id="10144" w:author="Dylan Van Aswegen" w:date="2024-07-16T16:33:00Z" w16du:dateUtc="2024-07-16T14:33:00Z"/>
                <w:rFonts w:ascii="Arial" w:hAnsi="Arial" w:cs="Arial"/>
                <w:sz w:val="20"/>
                <w:szCs w:val="20"/>
                <w:lang w:val="en-GB"/>
              </w:rPr>
            </w:pPr>
            <w:ins w:id="10145" w:author="Dylan Van Aswegen" w:date="2024-07-16T16:34:00Z">
              <w:r>
                <w:rPr>
                  <w:rFonts w:ascii="Arial" w:hAnsi="Arial" w:cs="Arial"/>
                  <w:sz w:val="20"/>
                  <w:szCs w:val="20"/>
                  <w:lang w:val="en-GB"/>
                </w:rPr>
                <w:t xml:space="preserve">String </w:t>
              </w:r>
            </w:ins>
          </w:p>
        </w:tc>
        <w:tc>
          <w:tcPr>
            <w:tcW w:w="3804" w:type="dxa"/>
          </w:tcPr>
          <w:p w14:paraId="0A63F484" w14:textId="731F1A88" w:rsidR="00C66B38" w:rsidRDefault="00DC09A4" w:rsidP="00C66B38">
            <w:pPr>
              <w:spacing w:line="360" w:lineRule="auto"/>
              <w:jc w:val="both"/>
              <w:cnfStyle w:val="000000100000" w:firstRow="0" w:lastRow="0" w:firstColumn="0" w:lastColumn="0" w:oddVBand="0" w:evenVBand="0" w:oddHBand="1" w:evenHBand="0" w:firstRowFirstColumn="0" w:firstRowLastColumn="0" w:lastRowFirstColumn="0" w:lastRowLastColumn="0"/>
              <w:rPr>
                <w:ins w:id="10146" w:author="Dylan Van Aswegen" w:date="2024-07-16T16:33:00Z" w16du:dateUtc="2024-07-16T14:33:00Z"/>
                <w:rFonts w:ascii="Arial" w:hAnsi="Arial" w:cs="Arial"/>
                <w:sz w:val="20"/>
                <w:szCs w:val="20"/>
                <w:lang w:val="en-GB"/>
              </w:rPr>
            </w:pPr>
            <w:ins w:id="10147" w:author="Dylan Van Aswegen" w:date="2024-07-16T16:40:00Z" w16du:dateUtc="2024-07-16T14:40:00Z">
              <w:r>
                <w:rPr>
                  <w:rFonts w:ascii="Arial" w:hAnsi="Arial" w:cs="Arial"/>
                  <w:sz w:val="20"/>
                  <w:szCs w:val="20"/>
                  <w:lang w:val="en-GB"/>
                </w:rPr>
                <w:t xml:space="preserve">This column will be populated with the </w:t>
              </w:r>
              <w:proofErr w:type="spellStart"/>
              <w:r>
                <w:rPr>
                  <w:rFonts w:ascii="Arial" w:hAnsi="Arial" w:cs="Arial"/>
                  <w:sz w:val="20"/>
                  <w:szCs w:val="20"/>
                  <w:lang w:val="en-GB"/>
                </w:rPr>
                <w:t>vat</w:t>
              </w:r>
              <w:proofErr w:type="spellEnd"/>
              <w:r>
                <w:rPr>
                  <w:rFonts w:ascii="Arial" w:hAnsi="Arial" w:cs="Arial"/>
                  <w:sz w:val="20"/>
                  <w:szCs w:val="20"/>
                  <w:lang w:val="en-GB"/>
                </w:rPr>
                <w:t xml:space="preserve"> amount that was calculated on the item. </w:t>
              </w:r>
            </w:ins>
          </w:p>
        </w:tc>
      </w:tr>
      <w:tr w:rsidR="00C66B38" w14:paraId="7A74CD81" w14:textId="77777777" w:rsidTr="005C5491">
        <w:trPr>
          <w:ins w:id="10148" w:author="Dylan Van Aswegen" w:date="2024-07-16T16:33:00Z" w16du:dateUtc="2024-07-16T14:33:00Z"/>
        </w:trPr>
        <w:tc>
          <w:tcPr>
            <w:cnfStyle w:val="001000000000" w:firstRow="0" w:lastRow="0" w:firstColumn="1" w:lastColumn="0" w:oddVBand="0" w:evenVBand="0" w:oddHBand="0" w:evenHBand="0" w:firstRowFirstColumn="0" w:firstRowLastColumn="0" w:lastRowFirstColumn="0" w:lastRowLastColumn="0"/>
            <w:tcW w:w="1451" w:type="dxa"/>
          </w:tcPr>
          <w:p w14:paraId="38B18598" w14:textId="3AF22CE3" w:rsidR="00C66B38" w:rsidRDefault="00C66B38" w:rsidP="00C66B38">
            <w:pPr>
              <w:spacing w:line="360" w:lineRule="auto"/>
              <w:jc w:val="both"/>
              <w:rPr>
                <w:ins w:id="10149" w:author="Dylan Van Aswegen" w:date="2024-07-16T16:33:00Z" w16du:dateUtc="2024-07-16T14:33:00Z"/>
                <w:rFonts w:ascii="Arial" w:hAnsi="Arial" w:cs="Arial"/>
                <w:sz w:val="20"/>
                <w:szCs w:val="20"/>
                <w:lang w:val="en-GB"/>
              </w:rPr>
            </w:pPr>
            <w:ins w:id="10150" w:author="Dylan Van Aswegen" w:date="2024-07-16T16:33:00Z" w16du:dateUtc="2024-07-16T14:33:00Z">
              <w:r>
                <w:rPr>
                  <w:rFonts w:ascii="Arial" w:hAnsi="Arial" w:cs="Arial"/>
                  <w:sz w:val="20"/>
                  <w:szCs w:val="20"/>
                  <w:lang w:val="en-GB"/>
                </w:rPr>
                <w:t xml:space="preserve">Total </w:t>
              </w:r>
            </w:ins>
          </w:p>
        </w:tc>
        <w:tc>
          <w:tcPr>
            <w:tcW w:w="1273" w:type="dxa"/>
          </w:tcPr>
          <w:p w14:paraId="0D5EF7D5" w14:textId="71F5DE1F" w:rsidR="00C66B38" w:rsidRDefault="00C66B38"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151" w:author="Dylan Van Aswegen" w:date="2024-07-16T16:33:00Z" w16du:dateUtc="2024-07-16T14:33:00Z"/>
                <w:rFonts w:ascii="Arial" w:hAnsi="Arial" w:cs="Arial"/>
                <w:sz w:val="20"/>
                <w:szCs w:val="20"/>
                <w:lang w:val="en-GB"/>
              </w:rPr>
            </w:pPr>
            <w:ins w:id="10152" w:author="Dylan Van Aswegen" w:date="2024-07-16T16:34:00Z">
              <w:r>
                <w:rPr>
                  <w:rFonts w:ascii="Arial" w:hAnsi="Arial" w:cs="Arial"/>
                  <w:sz w:val="20"/>
                  <w:szCs w:val="20"/>
                  <w:lang w:val="en-GB"/>
                </w:rPr>
                <w:t xml:space="preserve">Text Field </w:t>
              </w:r>
            </w:ins>
          </w:p>
        </w:tc>
        <w:tc>
          <w:tcPr>
            <w:tcW w:w="1694" w:type="dxa"/>
          </w:tcPr>
          <w:p w14:paraId="0F56512B" w14:textId="00574DDE" w:rsidR="00C66B38" w:rsidRDefault="00C66B38"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153" w:author="Dylan Van Aswegen" w:date="2024-07-16T16:33:00Z" w16du:dateUtc="2024-07-16T14:33:00Z"/>
                <w:rFonts w:ascii="Arial" w:hAnsi="Arial" w:cs="Arial"/>
                <w:sz w:val="20"/>
                <w:szCs w:val="20"/>
                <w:lang w:val="en-GB"/>
              </w:rPr>
            </w:pPr>
            <w:ins w:id="10154" w:author="Dylan Van Aswegen" w:date="2024-07-16T16:34:00Z">
              <w:r>
                <w:rPr>
                  <w:rFonts w:ascii="Arial" w:hAnsi="Arial" w:cs="Arial"/>
                  <w:sz w:val="20"/>
                  <w:szCs w:val="20"/>
                  <w:lang w:val="en-GB"/>
                </w:rPr>
                <w:t xml:space="preserve">String </w:t>
              </w:r>
            </w:ins>
          </w:p>
        </w:tc>
        <w:tc>
          <w:tcPr>
            <w:tcW w:w="3804" w:type="dxa"/>
          </w:tcPr>
          <w:p w14:paraId="7D74873B" w14:textId="7C6F1928" w:rsidR="00C66B38" w:rsidRDefault="00DC09A4" w:rsidP="00C66B38">
            <w:pPr>
              <w:spacing w:line="360" w:lineRule="auto"/>
              <w:jc w:val="both"/>
              <w:cnfStyle w:val="000000000000" w:firstRow="0" w:lastRow="0" w:firstColumn="0" w:lastColumn="0" w:oddVBand="0" w:evenVBand="0" w:oddHBand="0" w:evenHBand="0" w:firstRowFirstColumn="0" w:firstRowLastColumn="0" w:lastRowFirstColumn="0" w:lastRowLastColumn="0"/>
              <w:rPr>
                <w:ins w:id="10155" w:author="Dylan Van Aswegen" w:date="2024-07-16T16:33:00Z" w16du:dateUtc="2024-07-16T14:33:00Z"/>
                <w:rFonts w:ascii="Arial" w:hAnsi="Arial" w:cs="Arial"/>
                <w:sz w:val="20"/>
                <w:szCs w:val="20"/>
                <w:lang w:val="en-GB"/>
              </w:rPr>
            </w:pPr>
            <w:ins w:id="10156" w:author="Dylan Van Aswegen" w:date="2024-07-16T16:40:00Z" w16du:dateUtc="2024-07-16T14:40:00Z">
              <w:r>
                <w:rPr>
                  <w:rFonts w:ascii="Arial" w:hAnsi="Arial" w:cs="Arial"/>
                  <w:sz w:val="20"/>
                  <w:szCs w:val="20"/>
                  <w:lang w:val="en-GB"/>
                </w:rPr>
                <w:t xml:space="preserve">This column will be populated with the total </w:t>
              </w:r>
            </w:ins>
            <w:ins w:id="10157" w:author="Dylan Van Aswegen" w:date="2024-07-16T16:42:00Z" w16du:dateUtc="2024-07-16T14:42:00Z">
              <w:r w:rsidR="00CB5A06">
                <w:rPr>
                  <w:rFonts w:ascii="Arial" w:hAnsi="Arial" w:cs="Arial"/>
                  <w:sz w:val="20"/>
                  <w:szCs w:val="20"/>
                  <w:lang w:val="en-GB"/>
                </w:rPr>
                <w:t>including vat for the ite</w:t>
              </w:r>
            </w:ins>
            <w:ins w:id="10158" w:author="Dylan Van Aswegen" w:date="2024-07-16T16:43:00Z" w16du:dateUtc="2024-07-16T14:43:00Z">
              <w:r w:rsidR="00CB5A06">
                <w:rPr>
                  <w:rFonts w:ascii="Arial" w:hAnsi="Arial" w:cs="Arial"/>
                  <w:sz w:val="20"/>
                  <w:szCs w:val="20"/>
                  <w:lang w:val="en-GB"/>
                </w:rPr>
                <w:t xml:space="preserve">ms. </w:t>
              </w:r>
            </w:ins>
          </w:p>
        </w:tc>
      </w:tr>
      <w:tr w:rsidR="00EF27C1" w14:paraId="663980F9" w14:textId="77777777" w:rsidTr="005C5491">
        <w:trPr>
          <w:cnfStyle w:val="000000100000" w:firstRow="0" w:lastRow="0" w:firstColumn="0" w:lastColumn="0" w:oddVBand="0" w:evenVBand="0" w:oddHBand="1" w:evenHBand="0" w:firstRowFirstColumn="0" w:firstRowLastColumn="0" w:lastRowFirstColumn="0" w:lastRowLastColumn="0"/>
          <w:ins w:id="10159" w:author="Dylan Van Aswegen" w:date="2024-07-16T18:26:00Z" w16du:dateUtc="2024-07-16T16:26:00Z"/>
        </w:trPr>
        <w:tc>
          <w:tcPr>
            <w:cnfStyle w:val="001000000000" w:firstRow="0" w:lastRow="0" w:firstColumn="1" w:lastColumn="0" w:oddVBand="0" w:evenVBand="0" w:oddHBand="0" w:evenHBand="0" w:firstRowFirstColumn="0" w:firstRowLastColumn="0" w:lastRowFirstColumn="0" w:lastRowLastColumn="0"/>
            <w:tcW w:w="1451" w:type="dxa"/>
          </w:tcPr>
          <w:p w14:paraId="3C0855E8" w14:textId="113E6469" w:rsidR="00EF27C1" w:rsidRDefault="00EF27C1" w:rsidP="00EF27C1">
            <w:pPr>
              <w:spacing w:line="360" w:lineRule="auto"/>
              <w:jc w:val="both"/>
              <w:rPr>
                <w:ins w:id="10160" w:author="Dylan Van Aswegen" w:date="2024-07-16T18:26:00Z" w16du:dateUtc="2024-07-16T16:26:00Z"/>
                <w:rFonts w:ascii="Arial" w:hAnsi="Arial" w:cs="Arial"/>
                <w:sz w:val="20"/>
                <w:szCs w:val="20"/>
                <w:lang w:val="en-GB"/>
              </w:rPr>
            </w:pPr>
            <w:ins w:id="10161" w:author="Dylan Van Aswegen" w:date="2024-07-16T18:26:00Z" w16du:dateUtc="2024-07-16T16:26:00Z">
              <w:r>
                <w:rPr>
                  <w:rFonts w:ascii="Arial" w:hAnsi="Arial" w:cs="Arial"/>
                  <w:sz w:val="20"/>
                  <w:szCs w:val="20"/>
                  <w:lang w:val="en-GB"/>
                </w:rPr>
                <w:t>Status</w:t>
              </w:r>
            </w:ins>
          </w:p>
        </w:tc>
        <w:tc>
          <w:tcPr>
            <w:tcW w:w="1273" w:type="dxa"/>
          </w:tcPr>
          <w:p w14:paraId="26D46E0A" w14:textId="53071AC3" w:rsidR="00EF27C1" w:rsidRDefault="00EF27C1" w:rsidP="00EF27C1">
            <w:pPr>
              <w:spacing w:line="360" w:lineRule="auto"/>
              <w:jc w:val="both"/>
              <w:cnfStyle w:val="000000100000" w:firstRow="0" w:lastRow="0" w:firstColumn="0" w:lastColumn="0" w:oddVBand="0" w:evenVBand="0" w:oddHBand="1" w:evenHBand="0" w:firstRowFirstColumn="0" w:firstRowLastColumn="0" w:lastRowFirstColumn="0" w:lastRowLastColumn="0"/>
              <w:rPr>
                <w:ins w:id="10162" w:author="Dylan Van Aswegen" w:date="2024-07-16T18:26:00Z" w16du:dateUtc="2024-07-16T16:26:00Z"/>
                <w:rFonts w:ascii="Arial" w:hAnsi="Arial" w:cs="Arial"/>
                <w:sz w:val="20"/>
                <w:szCs w:val="20"/>
                <w:lang w:val="en-GB"/>
              </w:rPr>
            </w:pPr>
            <w:ins w:id="10163" w:author="Dylan Van Aswegen" w:date="2024-07-16T18:26:00Z">
              <w:r>
                <w:rPr>
                  <w:rFonts w:ascii="Arial" w:hAnsi="Arial" w:cs="Arial"/>
                  <w:sz w:val="20"/>
                  <w:szCs w:val="20"/>
                  <w:lang w:val="en-GB"/>
                </w:rPr>
                <w:t xml:space="preserve">Text Field </w:t>
              </w:r>
            </w:ins>
          </w:p>
        </w:tc>
        <w:tc>
          <w:tcPr>
            <w:tcW w:w="1694" w:type="dxa"/>
          </w:tcPr>
          <w:p w14:paraId="3E8E376C" w14:textId="529A972F" w:rsidR="00EF27C1" w:rsidRDefault="00EF27C1" w:rsidP="00EF27C1">
            <w:pPr>
              <w:spacing w:line="360" w:lineRule="auto"/>
              <w:jc w:val="both"/>
              <w:cnfStyle w:val="000000100000" w:firstRow="0" w:lastRow="0" w:firstColumn="0" w:lastColumn="0" w:oddVBand="0" w:evenVBand="0" w:oddHBand="1" w:evenHBand="0" w:firstRowFirstColumn="0" w:firstRowLastColumn="0" w:lastRowFirstColumn="0" w:lastRowLastColumn="0"/>
              <w:rPr>
                <w:ins w:id="10164" w:author="Dylan Van Aswegen" w:date="2024-07-16T18:26:00Z" w16du:dateUtc="2024-07-16T16:26:00Z"/>
                <w:rFonts w:ascii="Arial" w:hAnsi="Arial" w:cs="Arial"/>
                <w:sz w:val="20"/>
                <w:szCs w:val="20"/>
                <w:lang w:val="en-GB"/>
              </w:rPr>
            </w:pPr>
            <w:ins w:id="10165" w:author="Dylan Van Aswegen" w:date="2024-07-16T18:26:00Z">
              <w:r>
                <w:rPr>
                  <w:rFonts w:ascii="Arial" w:hAnsi="Arial" w:cs="Arial"/>
                  <w:sz w:val="20"/>
                  <w:szCs w:val="20"/>
                  <w:lang w:val="en-GB"/>
                </w:rPr>
                <w:t xml:space="preserve">String </w:t>
              </w:r>
            </w:ins>
          </w:p>
        </w:tc>
        <w:tc>
          <w:tcPr>
            <w:tcW w:w="3804" w:type="dxa"/>
          </w:tcPr>
          <w:p w14:paraId="70F0F024" w14:textId="450A6566" w:rsidR="00EF27C1" w:rsidRDefault="00EF27C1" w:rsidP="00EF27C1">
            <w:pPr>
              <w:spacing w:line="360" w:lineRule="auto"/>
              <w:jc w:val="both"/>
              <w:cnfStyle w:val="000000100000" w:firstRow="0" w:lastRow="0" w:firstColumn="0" w:lastColumn="0" w:oddVBand="0" w:evenVBand="0" w:oddHBand="1" w:evenHBand="0" w:firstRowFirstColumn="0" w:firstRowLastColumn="0" w:lastRowFirstColumn="0" w:lastRowLastColumn="0"/>
              <w:rPr>
                <w:ins w:id="10166" w:author="Dylan Van Aswegen" w:date="2024-07-16T18:26:00Z" w16du:dateUtc="2024-07-16T16:26:00Z"/>
                <w:rFonts w:ascii="Arial" w:hAnsi="Arial" w:cs="Arial"/>
                <w:sz w:val="20"/>
                <w:szCs w:val="20"/>
                <w:lang w:val="en-GB"/>
              </w:rPr>
            </w:pPr>
            <w:ins w:id="10167" w:author="Dylan Van Aswegen" w:date="2024-07-16T18:26:00Z" w16du:dateUtc="2024-07-16T16:26:00Z">
              <w:r>
                <w:rPr>
                  <w:rFonts w:ascii="Arial" w:hAnsi="Arial" w:cs="Arial"/>
                  <w:sz w:val="20"/>
                  <w:szCs w:val="20"/>
                  <w:lang w:val="en-GB"/>
                </w:rPr>
                <w:t>This column will show the status of the invoice.</w:t>
              </w:r>
            </w:ins>
          </w:p>
        </w:tc>
      </w:tr>
      <w:tr w:rsidR="0096376F" w14:paraId="565981E5" w14:textId="77777777" w:rsidTr="005C5491">
        <w:trPr>
          <w:ins w:id="10168" w:author="Dylan Van Aswegen" w:date="2024-07-16T18:26:00Z" w16du:dateUtc="2024-07-16T16:26:00Z"/>
        </w:trPr>
        <w:tc>
          <w:tcPr>
            <w:cnfStyle w:val="001000000000" w:firstRow="0" w:lastRow="0" w:firstColumn="1" w:lastColumn="0" w:oddVBand="0" w:evenVBand="0" w:oddHBand="0" w:evenHBand="0" w:firstRowFirstColumn="0" w:firstRowLastColumn="0" w:lastRowFirstColumn="0" w:lastRowLastColumn="0"/>
            <w:tcW w:w="1451" w:type="dxa"/>
          </w:tcPr>
          <w:p w14:paraId="3071CBDA" w14:textId="515A400C" w:rsidR="0096376F" w:rsidRDefault="0096376F" w:rsidP="00EF27C1">
            <w:pPr>
              <w:spacing w:line="360" w:lineRule="auto"/>
              <w:jc w:val="both"/>
              <w:rPr>
                <w:ins w:id="10169" w:author="Dylan Van Aswegen" w:date="2024-07-16T18:26:00Z" w16du:dateUtc="2024-07-16T16:26:00Z"/>
                <w:rFonts w:ascii="Arial" w:hAnsi="Arial" w:cs="Arial"/>
                <w:sz w:val="20"/>
                <w:szCs w:val="20"/>
                <w:lang w:val="en-GB"/>
              </w:rPr>
            </w:pPr>
            <w:ins w:id="10170" w:author="Dylan Van Aswegen" w:date="2024-07-16T18:26:00Z" w16du:dateUtc="2024-07-16T16:26:00Z">
              <w:r>
                <w:rPr>
                  <w:rFonts w:ascii="Arial" w:hAnsi="Arial" w:cs="Arial"/>
                  <w:sz w:val="20"/>
                  <w:szCs w:val="20"/>
                  <w:lang w:val="en-GB"/>
                </w:rPr>
                <w:t>Status Date</w:t>
              </w:r>
            </w:ins>
          </w:p>
        </w:tc>
        <w:tc>
          <w:tcPr>
            <w:tcW w:w="1273" w:type="dxa"/>
          </w:tcPr>
          <w:p w14:paraId="18A641DD" w14:textId="444150A9" w:rsidR="0096376F" w:rsidRDefault="0096376F" w:rsidP="00EF27C1">
            <w:pPr>
              <w:spacing w:line="360" w:lineRule="auto"/>
              <w:jc w:val="both"/>
              <w:cnfStyle w:val="000000000000" w:firstRow="0" w:lastRow="0" w:firstColumn="0" w:lastColumn="0" w:oddVBand="0" w:evenVBand="0" w:oddHBand="0" w:evenHBand="0" w:firstRowFirstColumn="0" w:firstRowLastColumn="0" w:lastRowFirstColumn="0" w:lastRowLastColumn="0"/>
              <w:rPr>
                <w:ins w:id="10171" w:author="Dylan Van Aswegen" w:date="2024-07-16T18:26:00Z" w16du:dateUtc="2024-07-16T16:26:00Z"/>
                <w:rFonts w:ascii="Arial" w:hAnsi="Arial" w:cs="Arial"/>
                <w:sz w:val="20"/>
                <w:szCs w:val="20"/>
                <w:lang w:val="en-GB"/>
              </w:rPr>
            </w:pPr>
            <w:ins w:id="10172" w:author="Dylan Van Aswegen" w:date="2024-07-16T18:26:00Z" w16du:dateUtc="2024-07-16T16:26:00Z">
              <w:r>
                <w:rPr>
                  <w:rFonts w:ascii="Arial" w:hAnsi="Arial" w:cs="Arial"/>
                  <w:sz w:val="20"/>
                  <w:szCs w:val="20"/>
                  <w:lang w:val="en-GB"/>
                </w:rPr>
                <w:t xml:space="preserve">Text </w:t>
              </w:r>
            </w:ins>
            <w:ins w:id="10173" w:author="Dylan Van Aswegen" w:date="2024-07-16T18:27:00Z" w16du:dateUtc="2024-07-16T16:27:00Z">
              <w:r>
                <w:rPr>
                  <w:rFonts w:ascii="Arial" w:hAnsi="Arial" w:cs="Arial"/>
                  <w:sz w:val="20"/>
                  <w:szCs w:val="20"/>
                  <w:lang w:val="en-GB"/>
                </w:rPr>
                <w:t>Field</w:t>
              </w:r>
            </w:ins>
          </w:p>
        </w:tc>
        <w:tc>
          <w:tcPr>
            <w:tcW w:w="1694" w:type="dxa"/>
          </w:tcPr>
          <w:p w14:paraId="3D3982B1" w14:textId="0F70B460" w:rsidR="0096376F" w:rsidRDefault="0096376F" w:rsidP="00EF27C1">
            <w:pPr>
              <w:spacing w:line="360" w:lineRule="auto"/>
              <w:jc w:val="both"/>
              <w:cnfStyle w:val="000000000000" w:firstRow="0" w:lastRow="0" w:firstColumn="0" w:lastColumn="0" w:oddVBand="0" w:evenVBand="0" w:oddHBand="0" w:evenHBand="0" w:firstRowFirstColumn="0" w:firstRowLastColumn="0" w:lastRowFirstColumn="0" w:lastRowLastColumn="0"/>
              <w:rPr>
                <w:ins w:id="10174" w:author="Dylan Van Aswegen" w:date="2024-07-16T18:26:00Z" w16du:dateUtc="2024-07-16T16:26:00Z"/>
                <w:rFonts w:ascii="Arial" w:hAnsi="Arial" w:cs="Arial"/>
                <w:sz w:val="20"/>
                <w:szCs w:val="20"/>
                <w:lang w:val="en-GB"/>
              </w:rPr>
            </w:pPr>
            <w:ins w:id="10175" w:author="Dylan Van Aswegen" w:date="2024-07-16T18:27:00Z" w16du:dateUtc="2024-07-16T16:27:00Z">
              <w:r>
                <w:rPr>
                  <w:rFonts w:ascii="Arial" w:hAnsi="Arial" w:cs="Arial"/>
                  <w:sz w:val="20"/>
                  <w:szCs w:val="20"/>
                  <w:lang w:val="en-GB"/>
                </w:rPr>
                <w:t>String</w:t>
              </w:r>
            </w:ins>
          </w:p>
        </w:tc>
        <w:tc>
          <w:tcPr>
            <w:tcW w:w="3804" w:type="dxa"/>
          </w:tcPr>
          <w:p w14:paraId="62579E1C" w14:textId="4D749698" w:rsidR="0096376F" w:rsidRDefault="0096376F" w:rsidP="00EF27C1">
            <w:pPr>
              <w:spacing w:line="360" w:lineRule="auto"/>
              <w:jc w:val="both"/>
              <w:cnfStyle w:val="000000000000" w:firstRow="0" w:lastRow="0" w:firstColumn="0" w:lastColumn="0" w:oddVBand="0" w:evenVBand="0" w:oddHBand="0" w:evenHBand="0" w:firstRowFirstColumn="0" w:firstRowLastColumn="0" w:lastRowFirstColumn="0" w:lastRowLastColumn="0"/>
              <w:rPr>
                <w:ins w:id="10176" w:author="Dylan Van Aswegen" w:date="2024-07-16T18:26:00Z" w16du:dateUtc="2024-07-16T16:26:00Z"/>
                <w:rFonts w:ascii="Arial" w:hAnsi="Arial" w:cs="Arial"/>
                <w:sz w:val="20"/>
                <w:szCs w:val="20"/>
                <w:lang w:val="en-GB"/>
              </w:rPr>
            </w:pPr>
            <w:ins w:id="10177" w:author="Dylan Van Aswegen" w:date="2024-07-16T18:27:00Z" w16du:dateUtc="2024-07-16T16:27:00Z">
              <w:r>
                <w:rPr>
                  <w:rFonts w:ascii="Arial" w:hAnsi="Arial" w:cs="Arial"/>
                  <w:sz w:val="20"/>
                  <w:szCs w:val="20"/>
                  <w:lang w:val="en-GB"/>
                </w:rPr>
                <w:t xml:space="preserve">This column will show the date that the status was allocated to the invoice. </w:t>
              </w:r>
            </w:ins>
          </w:p>
        </w:tc>
      </w:tr>
      <w:tr w:rsidR="00EF27C1" w14:paraId="13779CCB" w14:textId="77777777" w:rsidTr="005C5491">
        <w:trPr>
          <w:cnfStyle w:val="000000100000" w:firstRow="0" w:lastRow="0" w:firstColumn="0" w:lastColumn="0" w:oddVBand="0" w:evenVBand="0" w:oddHBand="1" w:evenHBand="0" w:firstRowFirstColumn="0" w:firstRowLastColumn="0" w:lastRowFirstColumn="0" w:lastRowLastColumn="0"/>
          <w:ins w:id="10178" w:author="Dylan Van Aswegen" w:date="2024-07-16T16:35:00Z" w16du:dateUtc="2024-07-16T14:35:00Z"/>
        </w:trPr>
        <w:tc>
          <w:tcPr>
            <w:cnfStyle w:val="001000000000" w:firstRow="0" w:lastRow="0" w:firstColumn="1" w:lastColumn="0" w:oddVBand="0" w:evenVBand="0" w:oddHBand="0" w:evenHBand="0" w:firstRowFirstColumn="0" w:firstRowLastColumn="0" w:lastRowFirstColumn="0" w:lastRowLastColumn="0"/>
            <w:tcW w:w="1451" w:type="dxa"/>
          </w:tcPr>
          <w:p w14:paraId="10C08DEA" w14:textId="37E5F654" w:rsidR="00EF27C1" w:rsidRDefault="00EF27C1" w:rsidP="00EF27C1">
            <w:pPr>
              <w:spacing w:line="360" w:lineRule="auto"/>
              <w:jc w:val="both"/>
              <w:rPr>
                <w:ins w:id="10179" w:author="Dylan Van Aswegen" w:date="2024-07-16T16:35:00Z" w16du:dateUtc="2024-07-16T14:35:00Z"/>
                <w:rFonts w:ascii="Arial" w:hAnsi="Arial" w:cs="Arial"/>
                <w:sz w:val="20"/>
                <w:szCs w:val="20"/>
                <w:lang w:val="en-GB"/>
              </w:rPr>
            </w:pPr>
            <w:ins w:id="10180" w:author="Dylan Van Aswegen" w:date="2024-07-16T16:35:00Z" w16du:dateUtc="2024-07-16T14:35:00Z">
              <w:r>
                <w:rPr>
                  <w:rFonts w:ascii="Arial" w:hAnsi="Arial" w:cs="Arial"/>
                  <w:sz w:val="20"/>
                  <w:szCs w:val="20"/>
                  <w:lang w:val="en-GB"/>
                </w:rPr>
                <w:t xml:space="preserve">Action </w:t>
              </w:r>
            </w:ins>
          </w:p>
        </w:tc>
        <w:tc>
          <w:tcPr>
            <w:tcW w:w="1273" w:type="dxa"/>
          </w:tcPr>
          <w:p w14:paraId="4610FCA9" w14:textId="5B62735A" w:rsidR="00EF27C1" w:rsidRDefault="00EF27C1" w:rsidP="00EF27C1">
            <w:pPr>
              <w:spacing w:line="360" w:lineRule="auto"/>
              <w:jc w:val="both"/>
              <w:cnfStyle w:val="000000100000" w:firstRow="0" w:lastRow="0" w:firstColumn="0" w:lastColumn="0" w:oddVBand="0" w:evenVBand="0" w:oddHBand="1" w:evenHBand="0" w:firstRowFirstColumn="0" w:firstRowLastColumn="0" w:lastRowFirstColumn="0" w:lastRowLastColumn="0"/>
              <w:rPr>
                <w:ins w:id="10181" w:author="Dylan Van Aswegen" w:date="2024-07-16T16:35:00Z" w16du:dateUtc="2024-07-16T14:35:00Z"/>
                <w:rFonts w:ascii="Arial" w:hAnsi="Arial" w:cs="Arial"/>
                <w:sz w:val="20"/>
                <w:szCs w:val="20"/>
                <w:lang w:val="en-GB"/>
              </w:rPr>
            </w:pPr>
            <w:ins w:id="10182" w:author="Dylan Van Aswegen" w:date="2024-07-16T16:35:00Z" w16du:dateUtc="2024-07-16T14:35:00Z">
              <w:r>
                <w:rPr>
                  <w:rFonts w:ascii="Arial" w:hAnsi="Arial" w:cs="Arial"/>
                  <w:sz w:val="20"/>
                  <w:szCs w:val="20"/>
                  <w:lang w:val="en-GB"/>
                </w:rPr>
                <w:t>Buttons</w:t>
              </w:r>
            </w:ins>
          </w:p>
        </w:tc>
        <w:tc>
          <w:tcPr>
            <w:tcW w:w="1694" w:type="dxa"/>
          </w:tcPr>
          <w:p w14:paraId="14B9B125" w14:textId="77777777" w:rsidR="00EF27C1" w:rsidRDefault="00EF27C1" w:rsidP="00EF27C1">
            <w:pPr>
              <w:spacing w:line="360" w:lineRule="auto"/>
              <w:jc w:val="both"/>
              <w:cnfStyle w:val="000000100000" w:firstRow="0" w:lastRow="0" w:firstColumn="0" w:lastColumn="0" w:oddVBand="0" w:evenVBand="0" w:oddHBand="1" w:evenHBand="0" w:firstRowFirstColumn="0" w:firstRowLastColumn="0" w:lastRowFirstColumn="0" w:lastRowLastColumn="0"/>
              <w:rPr>
                <w:ins w:id="10183" w:author="Dylan Van Aswegen" w:date="2024-07-16T16:35:00Z" w16du:dateUtc="2024-07-16T14:35:00Z"/>
                <w:rFonts w:ascii="Arial" w:hAnsi="Arial" w:cs="Arial"/>
                <w:sz w:val="20"/>
                <w:szCs w:val="20"/>
                <w:lang w:val="en-GB"/>
              </w:rPr>
            </w:pPr>
          </w:p>
        </w:tc>
        <w:tc>
          <w:tcPr>
            <w:tcW w:w="3804" w:type="dxa"/>
          </w:tcPr>
          <w:p w14:paraId="4102B5F6" w14:textId="0387886B" w:rsidR="00EF27C1" w:rsidRDefault="00EF27C1" w:rsidP="00EF27C1">
            <w:pPr>
              <w:spacing w:line="360" w:lineRule="auto"/>
              <w:jc w:val="both"/>
              <w:cnfStyle w:val="000000100000" w:firstRow="0" w:lastRow="0" w:firstColumn="0" w:lastColumn="0" w:oddVBand="0" w:evenVBand="0" w:oddHBand="1" w:evenHBand="0" w:firstRowFirstColumn="0" w:firstRowLastColumn="0" w:lastRowFirstColumn="0" w:lastRowLastColumn="0"/>
              <w:rPr>
                <w:ins w:id="10184" w:author="Dylan Van Aswegen" w:date="2024-07-16T16:45:00Z" w16du:dateUtc="2024-07-16T14:45:00Z"/>
                <w:rFonts w:ascii="Arial" w:hAnsi="Arial" w:cs="Arial"/>
                <w:sz w:val="20"/>
                <w:szCs w:val="20"/>
                <w:lang w:val="en-GB"/>
              </w:rPr>
            </w:pPr>
            <w:ins w:id="10185" w:author="Dylan Van Aswegen" w:date="2024-07-16T16:43:00Z" w16du:dateUtc="2024-07-16T14:43:00Z">
              <w:r>
                <w:rPr>
                  <w:rFonts w:ascii="Arial" w:hAnsi="Arial" w:cs="Arial"/>
                  <w:sz w:val="20"/>
                  <w:szCs w:val="20"/>
                  <w:lang w:val="en-GB"/>
                </w:rPr>
                <w:t xml:space="preserve">This column will contain buttons for the application administrator to view </w:t>
              </w:r>
            </w:ins>
            <w:ins w:id="10186" w:author="Dylan Van Aswegen" w:date="2024-07-16T16:44:00Z" w16du:dateUtc="2024-07-16T14:44:00Z">
              <w:r>
                <w:rPr>
                  <w:rFonts w:ascii="Arial" w:hAnsi="Arial" w:cs="Arial"/>
                  <w:sz w:val="20"/>
                  <w:szCs w:val="20"/>
                  <w:lang w:val="en-GB"/>
                </w:rPr>
                <w:t>details of the invoice</w:t>
              </w:r>
            </w:ins>
            <w:ins w:id="10187" w:author="Dylan Van Aswegen" w:date="2024-07-16T22:36:00Z" w16du:dateUtc="2024-07-16T20:36:00Z">
              <w:r w:rsidR="0095000F">
                <w:rPr>
                  <w:rFonts w:ascii="Arial" w:hAnsi="Arial" w:cs="Arial"/>
                  <w:sz w:val="20"/>
                  <w:szCs w:val="20"/>
                  <w:lang w:val="en-GB"/>
                </w:rPr>
                <w:t xml:space="preserve"> and download a pdf of the invoice. </w:t>
              </w:r>
            </w:ins>
          </w:p>
          <w:p w14:paraId="24962ED7" w14:textId="77777777" w:rsidR="00EF27C1" w:rsidRDefault="00EF27C1" w:rsidP="00EF27C1">
            <w:pPr>
              <w:spacing w:line="360" w:lineRule="auto"/>
              <w:jc w:val="both"/>
              <w:cnfStyle w:val="000000100000" w:firstRow="0" w:lastRow="0" w:firstColumn="0" w:lastColumn="0" w:oddVBand="0" w:evenVBand="0" w:oddHBand="1" w:evenHBand="0" w:firstRowFirstColumn="0" w:firstRowLastColumn="0" w:lastRowFirstColumn="0" w:lastRowLastColumn="0"/>
              <w:rPr>
                <w:ins w:id="10188" w:author="Dylan Van Aswegen" w:date="2024-07-16T22:36:00Z" w16du:dateUtc="2024-07-16T20:36:00Z"/>
                <w:rFonts w:ascii="Arial" w:hAnsi="Arial" w:cs="Arial"/>
                <w:sz w:val="20"/>
                <w:szCs w:val="20"/>
                <w:lang w:val="en-GB"/>
              </w:rPr>
            </w:pPr>
            <w:ins w:id="10189" w:author="Dylan Van Aswegen" w:date="2024-07-16T16:44:00Z" w16du:dateUtc="2024-07-16T14:44:00Z">
              <w:r>
                <w:rPr>
                  <w:rFonts w:ascii="Arial" w:hAnsi="Arial" w:cs="Arial"/>
                  <w:sz w:val="20"/>
                  <w:szCs w:val="20"/>
                  <w:lang w:val="en-GB"/>
                </w:rPr>
                <w:t>Once the view button is clicked, the</w:t>
              </w:r>
            </w:ins>
            <w:ins w:id="10190" w:author="Dylan Van Aswegen" w:date="2024-07-16T16:47:00Z" w16du:dateUtc="2024-07-16T14:47:00Z">
              <w:r>
                <w:rPr>
                  <w:rFonts w:ascii="Arial" w:hAnsi="Arial" w:cs="Arial"/>
                  <w:sz w:val="20"/>
                  <w:szCs w:val="20"/>
                  <w:lang w:val="en-GB"/>
                </w:rPr>
                <w:t xml:space="preserve"> row will be expanded to show the payments and refunds that have been captured against that invoice. </w:t>
              </w:r>
            </w:ins>
            <w:ins w:id="10191" w:author="Dylan Van Aswegen" w:date="2024-07-16T16:45:00Z" w16du:dateUtc="2024-07-16T14:45:00Z">
              <w:r>
                <w:rPr>
                  <w:rFonts w:ascii="Arial" w:hAnsi="Arial" w:cs="Arial"/>
                  <w:sz w:val="20"/>
                  <w:szCs w:val="20"/>
                  <w:lang w:val="en-GB"/>
                </w:rPr>
                <w:t xml:space="preserve"> </w:t>
              </w:r>
            </w:ins>
            <w:ins w:id="10192" w:author="Dylan Van Aswegen" w:date="2024-07-16T17:01:00Z" w16du:dateUtc="2024-07-16T15:01:00Z">
              <w:r>
                <w:rPr>
                  <w:rFonts w:ascii="Arial" w:hAnsi="Arial" w:cs="Arial"/>
                  <w:sz w:val="20"/>
                  <w:szCs w:val="20"/>
                  <w:lang w:val="en-GB"/>
                </w:rPr>
                <w:t xml:space="preserve"> </w:t>
              </w:r>
            </w:ins>
          </w:p>
          <w:p w14:paraId="32CD9270" w14:textId="13A86EB5" w:rsidR="0095000F" w:rsidRDefault="00897A72" w:rsidP="00EF27C1">
            <w:pPr>
              <w:spacing w:line="360" w:lineRule="auto"/>
              <w:jc w:val="both"/>
              <w:cnfStyle w:val="000000100000" w:firstRow="0" w:lastRow="0" w:firstColumn="0" w:lastColumn="0" w:oddVBand="0" w:evenVBand="0" w:oddHBand="1" w:evenHBand="0" w:firstRowFirstColumn="0" w:firstRowLastColumn="0" w:lastRowFirstColumn="0" w:lastRowLastColumn="0"/>
              <w:rPr>
                <w:ins w:id="10193" w:author="Dylan Van Aswegen" w:date="2024-07-16T16:35:00Z" w16du:dateUtc="2024-07-16T14:35:00Z"/>
                <w:rFonts w:ascii="Arial" w:hAnsi="Arial" w:cs="Arial"/>
                <w:sz w:val="20"/>
                <w:szCs w:val="20"/>
                <w:lang w:val="en-GB"/>
              </w:rPr>
            </w:pPr>
            <w:ins w:id="10194" w:author="Dylan Van Aswegen" w:date="2024-07-16T22:37:00Z" w16du:dateUtc="2024-07-16T20:37:00Z">
              <w:r>
                <w:rPr>
                  <w:rFonts w:ascii="Arial" w:hAnsi="Arial" w:cs="Arial"/>
                  <w:sz w:val="20"/>
                  <w:szCs w:val="20"/>
                  <w:lang w:val="en-GB"/>
                </w:rPr>
                <w:t xml:space="preserve">Once the download button is clicked, the application will generate a pdf file and download it to the device of the application administrator. </w:t>
              </w:r>
            </w:ins>
          </w:p>
        </w:tc>
      </w:tr>
    </w:tbl>
    <w:p w14:paraId="442E0D4E" w14:textId="77777777" w:rsidR="000921E0" w:rsidRDefault="000921E0" w:rsidP="007E2DA1">
      <w:pPr>
        <w:rPr>
          <w:ins w:id="10195" w:author="Dylan Van Aswegen" w:date="2024-07-16T16:44:00Z" w16du:dateUtc="2024-07-16T14:44:00Z"/>
          <w:lang w:val="en-GB"/>
        </w:rPr>
      </w:pPr>
    </w:p>
    <w:p w14:paraId="03485237" w14:textId="171FC762" w:rsidR="00D80033" w:rsidRDefault="00D80033" w:rsidP="007E2DA1">
      <w:pPr>
        <w:rPr>
          <w:ins w:id="10196" w:author="Dylan Van Aswegen" w:date="2024-07-16T17:05:00Z" w16du:dateUtc="2024-07-16T15:05:00Z"/>
          <w:lang w:val="en-GB"/>
        </w:rPr>
      </w:pPr>
      <w:ins w:id="10197" w:author="Dylan Van Aswegen" w:date="2024-07-16T16:44:00Z" w16du:dateUtc="2024-07-16T14:44:00Z">
        <w:r>
          <w:rPr>
            <w:lang w:val="en-GB"/>
          </w:rPr>
          <w:t>Once th</w:t>
        </w:r>
      </w:ins>
      <w:ins w:id="10198" w:author="Dylan Van Aswegen" w:date="2024-07-16T16:48:00Z" w16du:dateUtc="2024-07-16T14:48:00Z">
        <w:r w:rsidR="0005799C">
          <w:rPr>
            <w:lang w:val="en-GB"/>
          </w:rPr>
          <w:t xml:space="preserve">e </w:t>
        </w:r>
      </w:ins>
      <w:ins w:id="10199" w:author="Dylan Van Aswegen" w:date="2024-07-16T17:02:00Z" w16du:dateUtc="2024-07-16T15:02:00Z">
        <w:r w:rsidR="00B92116">
          <w:rPr>
            <w:lang w:val="en-GB"/>
          </w:rPr>
          <w:t xml:space="preserve">application administrator </w:t>
        </w:r>
      </w:ins>
      <w:ins w:id="10200" w:author="Dylan Van Aswegen" w:date="2024-07-16T17:03:00Z" w16du:dateUtc="2024-07-16T15:03:00Z">
        <w:r w:rsidR="0098739D">
          <w:rPr>
            <w:lang w:val="en-GB"/>
          </w:rPr>
          <w:t>cli</w:t>
        </w:r>
      </w:ins>
      <w:ins w:id="10201" w:author="Dylan Van Aswegen" w:date="2024-07-16T17:04:00Z" w16du:dateUtc="2024-07-16T15:04:00Z">
        <w:r w:rsidR="0098739D">
          <w:rPr>
            <w:lang w:val="en-GB"/>
          </w:rPr>
          <w:t xml:space="preserve">cks on the button to view the </w:t>
        </w:r>
        <w:r w:rsidR="00C06040">
          <w:rPr>
            <w:lang w:val="en-GB"/>
          </w:rPr>
          <w:t xml:space="preserve">invoice, the </w:t>
        </w:r>
      </w:ins>
      <w:ins w:id="10202" w:author="Dylan Van Aswegen" w:date="2024-07-16T17:05:00Z" w16du:dateUtc="2024-07-16T15:05:00Z">
        <w:r w:rsidR="00887E68">
          <w:rPr>
            <w:lang w:val="en-GB"/>
          </w:rPr>
          <w:t xml:space="preserve">application will expand the table to show the following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887E68" w14:paraId="36CFFF2C" w14:textId="77777777" w:rsidTr="005C5491">
        <w:trPr>
          <w:cnfStyle w:val="100000000000" w:firstRow="1" w:lastRow="0" w:firstColumn="0" w:lastColumn="0" w:oddVBand="0" w:evenVBand="0" w:oddHBand="0" w:evenHBand="0" w:firstRowFirstColumn="0" w:firstRowLastColumn="0" w:lastRowFirstColumn="0" w:lastRowLastColumn="0"/>
          <w:tblHeader/>
          <w:ins w:id="10203" w:author="Dylan Van Aswegen" w:date="2024-07-16T17:05:00Z" w16du:dateUtc="2024-07-16T15:05: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4B0B93FA" w14:textId="77777777" w:rsidR="00887E68" w:rsidRDefault="00887E68">
            <w:pPr>
              <w:spacing w:line="360" w:lineRule="auto"/>
              <w:jc w:val="both"/>
              <w:rPr>
                <w:ins w:id="10204" w:author="Dylan Van Aswegen" w:date="2024-07-16T17:05:00Z" w16du:dateUtc="2024-07-16T15:05:00Z"/>
                <w:rFonts w:ascii="Arial" w:hAnsi="Arial" w:cs="Arial"/>
                <w:sz w:val="20"/>
                <w:szCs w:val="20"/>
                <w:lang w:val="en-GB"/>
              </w:rPr>
            </w:pPr>
            <w:ins w:id="10205" w:author="Dylan Van Aswegen" w:date="2024-07-16T17:05:00Z" w16du:dateUtc="2024-07-16T15:05:00Z">
              <w:r>
                <w:rPr>
                  <w:rFonts w:ascii="Arial" w:hAnsi="Arial" w:cs="Arial"/>
                  <w:sz w:val="20"/>
                  <w:szCs w:val="20"/>
                  <w:lang w:val="en-GB"/>
                </w:rPr>
                <w:t>Column Name</w:t>
              </w:r>
            </w:ins>
          </w:p>
        </w:tc>
        <w:tc>
          <w:tcPr>
            <w:tcW w:w="1273" w:type="dxa"/>
            <w:shd w:val="clear" w:color="auto" w:fill="002060"/>
          </w:tcPr>
          <w:p w14:paraId="1638B99C" w14:textId="77777777" w:rsidR="00887E68" w:rsidRDefault="00887E68">
            <w:pPr>
              <w:spacing w:line="360" w:lineRule="auto"/>
              <w:jc w:val="both"/>
              <w:cnfStyle w:val="100000000000" w:firstRow="1" w:lastRow="0" w:firstColumn="0" w:lastColumn="0" w:oddVBand="0" w:evenVBand="0" w:oddHBand="0" w:evenHBand="0" w:firstRowFirstColumn="0" w:firstRowLastColumn="0" w:lastRowFirstColumn="0" w:lastRowLastColumn="0"/>
              <w:rPr>
                <w:ins w:id="10206" w:author="Dylan Van Aswegen" w:date="2024-07-16T17:05:00Z" w16du:dateUtc="2024-07-16T15:05:00Z"/>
                <w:rFonts w:ascii="Arial" w:hAnsi="Arial" w:cs="Arial"/>
                <w:sz w:val="20"/>
                <w:szCs w:val="20"/>
                <w:lang w:val="en-GB"/>
              </w:rPr>
            </w:pPr>
            <w:ins w:id="10207" w:author="Dylan Van Aswegen" w:date="2024-07-16T17:05:00Z" w16du:dateUtc="2024-07-16T15:05:00Z">
              <w:r>
                <w:rPr>
                  <w:rFonts w:ascii="Arial" w:hAnsi="Arial" w:cs="Arial"/>
                  <w:sz w:val="20"/>
                  <w:szCs w:val="20"/>
                  <w:lang w:val="en-GB"/>
                </w:rPr>
                <w:t>Column Type</w:t>
              </w:r>
            </w:ins>
          </w:p>
        </w:tc>
        <w:tc>
          <w:tcPr>
            <w:tcW w:w="1694" w:type="dxa"/>
            <w:shd w:val="clear" w:color="auto" w:fill="002060"/>
          </w:tcPr>
          <w:p w14:paraId="19355CB5" w14:textId="77777777" w:rsidR="00887E68" w:rsidRDefault="00887E68">
            <w:pPr>
              <w:spacing w:line="360" w:lineRule="auto"/>
              <w:jc w:val="both"/>
              <w:cnfStyle w:val="100000000000" w:firstRow="1" w:lastRow="0" w:firstColumn="0" w:lastColumn="0" w:oddVBand="0" w:evenVBand="0" w:oddHBand="0" w:evenHBand="0" w:firstRowFirstColumn="0" w:firstRowLastColumn="0" w:lastRowFirstColumn="0" w:lastRowLastColumn="0"/>
              <w:rPr>
                <w:ins w:id="10208" w:author="Dylan Van Aswegen" w:date="2024-07-16T17:05:00Z" w16du:dateUtc="2024-07-16T15:05:00Z"/>
                <w:rFonts w:ascii="Arial" w:hAnsi="Arial" w:cs="Arial"/>
                <w:sz w:val="20"/>
                <w:szCs w:val="20"/>
                <w:lang w:val="en-GB"/>
              </w:rPr>
            </w:pPr>
            <w:ins w:id="10209" w:author="Dylan Van Aswegen" w:date="2024-07-16T17:05:00Z" w16du:dateUtc="2024-07-16T15:05:00Z">
              <w:r>
                <w:rPr>
                  <w:rFonts w:ascii="Arial" w:hAnsi="Arial" w:cs="Arial"/>
                  <w:sz w:val="20"/>
                  <w:szCs w:val="20"/>
                  <w:lang w:val="en-GB"/>
                </w:rPr>
                <w:t>Column Data Type</w:t>
              </w:r>
            </w:ins>
          </w:p>
        </w:tc>
        <w:tc>
          <w:tcPr>
            <w:tcW w:w="3804" w:type="dxa"/>
            <w:shd w:val="clear" w:color="auto" w:fill="002060"/>
          </w:tcPr>
          <w:p w14:paraId="2F3246B9" w14:textId="77777777" w:rsidR="00887E68" w:rsidRDefault="00887E68">
            <w:pPr>
              <w:spacing w:line="360" w:lineRule="auto"/>
              <w:jc w:val="both"/>
              <w:cnfStyle w:val="100000000000" w:firstRow="1" w:lastRow="0" w:firstColumn="0" w:lastColumn="0" w:oddVBand="0" w:evenVBand="0" w:oddHBand="0" w:evenHBand="0" w:firstRowFirstColumn="0" w:firstRowLastColumn="0" w:lastRowFirstColumn="0" w:lastRowLastColumn="0"/>
              <w:rPr>
                <w:ins w:id="10210" w:author="Dylan Van Aswegen" w:date="2024-07-16T17:05:00Z" w16du:dateUtc="2024-07-16T15:05:00Z"/>
                <w:rFonts w:ascii="Arial" w:hAnsi="Arial" w:cs="Arial"/>
                <w:sz w:val="20"/>
                <w:szCs w:val="20"/>
                <w:lang w:val="en-GB"/>
              </w:rPr>
            </w:pPr>
            <w:ins w:id="10211" w:author="Dylan Van Aswegen" w:date="2024-07-16T17:05:00Z" w16du:dateUtc="2024-07-16T15:05:00Z">
              <w:r>
                <w:rPr>
                  <w:rFonts w:ascii="Arial" w:hAnsi="Arial" w:cs="Arial"/>
                  <w:sz w:val="20"/>
                  <w:szCs w:val="20"/>
                  <w:lang w:val="en-GB"/>
                </w:rPr>
                <w:t>Column Rules</w:t>
              </w:r>
            </w:ins>
          </w:p>
        </w:tc>
      </w:tr>
      <w:tr w:rsidR="00887E68" w14:paraId="0CDD3475" w14:textId="77777777" w:rsidTr="005C5491">
        <w:trPr>
          <w:cnfStyle w:val="000000100000" w:firstRow="0" w:lastRow="0" w:firstColumn="0" w:lastColumn="0" w:oddVBand="0" w:evenVBand="0" w:oddHBand="1" w:evenHBand="0" w:firstRowFirstColumn="0" w:firstRowLastColumn="0" w:lastRowFirstColumn="0" w:lastRowLastColumn="0"/>
          <w:ins w:id="10212" w:author="Dylan Van Aswegen" w:date="2024-07-16T17:05:00Z" w16du:dateUtc="2024-07-16T15:05:00Z"/>
        </w:trPr>
        <w:tc>
          <w:tcPr>
            <w:cnfStyle w:val="001000000000" w:firstRow="0" w:lastRow="0" w:firstColumn="1" w:lastColumn="0" w:oddVBand="0" w:evenVBand="0" w:oddHBand="0" w:evenHBand="0" w:firstRowFirstColumn="0" w:firstRowLastColumn="0" w:lastRowFirstColumn="0" w:lastRowLastColumn="0"/>
            <w:tcW w:w="1451" w:type="dxa"/>
          </w:tcPr>
          <w:p w14:paraId="647D1E43" w14:textId="19DAB121" w:rsidR="00887E68" w:rsidRDefault="00B13326">
            <w:pPr>
              <w:spacing w:line="360" w:lineRule="auto"/>
              <w:jc w:val="both"/>
              <w:rPr>
                <w:ins w:id="10213" w:author="Dylan Van Aswegen" w:date="2024-07-16T17:05:00Z" w16du:dateUtc="2024-07-16T15:05:00Z"/>
                <w:rFonts w:ascii="Arial" w:hAnsi="Arial" w:cs="Arial"/>
                <w:sz w:val="20"/>
                <w:szCs w:val="20"/>
                <w:lang w:val="en-GB"/>
              </w:rPr>
            </w:pPr>
            <w:ins w:id="10214" w:author="Dylan Van Aswegen" w:date="2024-07-16T17:07:00Z" w16du:dateUtc="2024-07-16T15:07:00Z">
              <w:r>
                <w:rPr>
                  <w:rFonts w:ascii="Arial" w:hAnsi="Arial" w:cs="Arial"/>
                  <w:sz w:val="20"/>
                  <w:szCs w:val="20"/>
                  <w:lang w:val="en-GB"/>
                </w:rPr>
                <w:t>Type</w:t>
              </w:r>
            </w:ins>
          </w:p>
        </w:tc>
        <w:tc>
          <w:tcPr>
            <w:tcW w:w="1273" w:type="dxa"/>
          </w:tcPr>
          <w:p w14:paraId="2EFEE408" w14:textId="77777777" w:rsidR="00887E68" w:rsidRDefault="00887E68">
            <w:pPr>
              <w:spacing w:line="360" w:lineRule="auto"/>
              <w:jc w:val="both"/>
              <w:cnfStyle w:val="000000100000" w:firstRow="0" w:lastRow="0" w:firstColumn="0" w:lastColumn="0" w:oddVBand="0" w:evenVBand="0" w:oddHBand="1" w:evenHBand="0" w:firstRowFirstColumn="0" w:firstRowLastColumn="0" w:lastRowFirstColumn="0" w:lastRowLastColumn="0"/>
              <w:rPr>
                <w:ins w:id="10215" w:author="Dylan Van Aswegen" w:date="2024-07-16T17:05:00Z" w16du:dateUtc="2024-07-16T15:05:00Z"/>
                <w:rFonts w:ascii="Arial" w:hAnsi="Arial" w:cs="Arial"/>
                <w:sz w:val="20"/>
                <w:szCs w:val="20"/>
                <w:lang w:val="en-GB"/>
              </w:rPr>
            </w:pPr>
            <w:ins w:id="10216" w:author="Dylan Van Aswegen" w:date="2024-07-16T17:05:00Z" w16du:dateUtc="2024-07-16T15:05:00Z">
              <w:r>
                <w:rPr>
                  <w:rFonts w:ascii="Arial" w:hAnsi="Arial" w:cs="Arial"/>
                  <w:sz w:val="20"/>
                  <w:szCs w:val="20"/>
                  <w:lang w:val="en-GB"/>
                </w:rPr>
                <w:t xml:space="preserve">Text Field </w:t>
              </w:r>
            </w:ins>
          </w:p>
        </w:tc>
        <w:tc>
          <w:tcPr>
            <w:tcW w:w="1694" w:type="dxa"/>
          </w:tcPr>
          <w:p w14:paraId="037ECBC5" w14:textId="77777777" w:rsidR="00887E68" w:rsidRDefault="00887E68">
            <w:pPr>
              <w:spacing w:line="360" w:lineRule="auto"/>
              <w:jc w:val="both"/>
              <w:cnfStyle w:val="000000100000" w:firstRow="0" w:lastRow="0" w:firstColumn="0" w:lastColumn="0" w:oddVBand="0" w:evenVBand="0" w:oddHBand="1" w:evenHBand="0" w:firstRowFirstColumn="0" w:firstRowLastColumn="0" w:lastRowFirstColumn="0" w:lastRowLastColumn="0"/>
              <w:rPr>
                <w:ins w:id="10217" w:author="Dylan Van Aswegen" w:date="2024-07-16T17:05:00Z" w16du:dateUtc="2024-07-16T15:05:00Z"/>
                <w:rFonts w:ascii="Arial" w:hAnsi="Arial" w:cs="Arial"/>
                <w:sz w:val="20"/>
                <w:szCs w:val="20"/>
                <w:lang w:val="en-GB"/>
              </w:rPr>
            </w:pPr>
            <w:ins w:id="10218" w:author="Dylan Van Aswegen" w:date="2024-07-16T17:05:00Z" w16du:dateUtc="2024-07-16T15:05:00Z">
              <w:r>
                <w:rPr>
                  <w:rFonts w:ascii="Arial" w:hAnsi="Arial" w:cs="Arial"/>
                  <w:sz w:val="20"/>
                  <w:szCs w:val="20"/>
                  <w:lang w:val="en-GB"/>
                </w:rPr>
                <w:t xml:space="preserve">String </w:t>
              </w:r>
            </w:ins>
          </w:p>
        </w:tc>
        <w:tc>
          <w:tcPr>
            <w:tcW w:w="3804" w:type="dxa"/>
          </w:tcPr>
          <w:p w14:paraId="325BF545" w14:textId="368935CC" w:rsidR="00887E68" w:rsidRDefault="00887E68">
            <w:pPr>
              <w:spacing w:line="360" w:lineRule="auto"/>
              <w:jc w:val="both"/>
              <w:cnfStyle w:val="000000100000" w:firstRow="0" w:lastRow="0" w:firstColumn="0" w:lastColumn="0" w:oddVBand="0" w:evenVBand="0" w:oddHBand="1" w:evenHBand="0" w:firstRowFirstColumn="0" w:firstRowLastColumn="0" w:lastRowFirstColumn="0" w:lastRowLastColumn="0"/>
              <w:rPr>
                <w:ins w:id="10219" w:author="Dylan Van Aswegen" w:date="2024-07-16T17:05:00Z" w16du:dateUtc="2024-07-16T15:05:00Z"/>
                <w:rFonts w:ascii="Arial" w:hAnsi="Arial" w:cs="Arial"/>
                <w:sz w:val="20"/>
                <w:szCs w:val="20"/>
                <w:lang w:val="en-GB"/>
              </w:rPr>
            </w:pPr>
            <w:ins w:id="10220" w:author="Dylan Van Aswegen" w:date="2024-07-16T17:05:00Z" w16du:dateUtc="2024-07-16T15:05:00Z">
              <w:r>
                <w:rPr>
                  <w:rFonts w:ascii="Arial" w:hAnsi="Arial" w:cs="Arial"/>
                  <w:sz w:val="20"/>
                  <w:szCs w:val="20"/>
                  <w:lang w:val="en-GB"/>
                </w:rPr>
                <w:t>T</w:t>
              </w:r>
            </w:ins>
            <w:ins w:id="10221" w:author="Dylan Van Aswegen" w:date="2024-07-16T17:07:00Z" w16du:dateUtc="2024-07-16T15:07:00Z">
              <w:r w:rsidR="003B4166">
                <w:rPr>
                  <w:rFonts w:ascii="Arial" w:hAnsi="Arial" w:cs="Arial"/>
                  <w:sz w:val="20"/>
                  <w:szCs w:val="20"/>
                  <w:lang w:val="en-GB"/>
                </w:rPr>
                <w:t xml:space="preserve">his column will be populated with </w:t>
              </w:r>
            </w:ins>
            <w:ins w:id="10222" w:author="Dylan Van Aswegen" w:date="2024-07-16T17:08:00Z" w16du:dateUtc="2024-07-16T15:08:00Z">
              <w:r w:rsidR="003B4166">
                <w:rPr>
                  <w:rFonts w:ascii="Arial" w:hAnsi="Arial" w:cs="Arial"/>
                  <w:sz w:val="20"/>
                  <w:szCs w:val="20"/>
                  <w:lang w:val="en-GB"/>
                </w:rPr>
                <w:t>the type of transaction</w:t>
              </w:r>
              <w:r w:rsidR="00CD72F9">
                <w:rPr>
                  <w:rFonts w:ascii="Arial" w:hAnsi="Arial" w:cs="Arial"/>
                  <w:sz w:val="20"/>
                  <w:szCs w:val="20"/>
                  <w:lang w:val="en-GB"/>
                </w:rPr>
                <w:t>. (Payment, Refund).</w:t>
              </w:r>
            </w:ins>
          </w:p>
        </w:tc>
      </w:tr>
      <w:tr w:rsidR="003B4166" w14:paraId="43496C7A" w14:textId="77777777" w:rsidTr="005C5491">
        <w:trPr>
          <w:ins w:id="10223" w:author="Dylan Van Aswegen" w:date="2024-07-16T17:07:00Z" w16du:dateUtc="2024-07-16T15:07:00Z"/>
        </w:trPr>
        <w:tc>
          <w:tcPr>
            <w:cnfStyle w:val="001000000000" w:firstRow="0" w:lastRow="0" w:firstColumn="1" w:lastColumn="0" w:oddVBand="0" w:evenVBand="0" w:oddHBand="0" w:evenHBand="0" w:firstRowFirstColumn="0" w:firstRowLastColumn="0" w:lastRowFirstColumn="0" w:lastRowLastColumn="0"/>
            <w:tcW w:w="1451" w:type="dxa"/>
          </w:tcPr>
          <w:p w14:paraId="257B521C" w14:textId="784F26AC" w:rsidR="003B4166" w:rsidRDefault="003B4166" w:rsidP="003B4166">
            <w:pPr>
              <w:spacing w:line="360" w:lineRule="auto"/>
              <w:jc w:val="both"/>
              <w:rPr>
                <w:ins w:id="10224" w:author="Dylan Van Aswegen" w:date="2024-07-16T17:07:00Z" w16du:dateUtc="2024-07-16T15:07:00Z"/>
                <w:rFonts w:ascii="Arial" w:hAnsi="Arial" w:cs="Arial"/>
                <w:sz w:val="20"/>
                <w:szCs w:val="20"/>
                <w:lang w:val="en-GB"/>
              </w:rPr>
            </w:pPr>
            <w:ins w:id="10225" w:author="Dylan Van Aswegen" w:date="2024-07-16T17:07:00Z" w16du:dateUtc="2024-07-16T15:07:00Z">
              <w:r>
                <w:rPr>
                  <w:rFonts w:ascii="Arial" w:hAnsi="Arial" w:cs="Arial"/>
                  <w:sz w:val="20"/>
                  <w:szCs w:val="20"/>
                  <w:lang w:val="en-GB"/>
                </w:rPr>
                <w:t>Date</w:t>
              </w:r>
            </w:ins>
          </w:p>
        </w:tc>
        <w:tc>
          <w:tcPr>
            <w:tcW w:w="1273" w:type="dxa"/>
          </w:tcPr>
          <w:p w14:paraId="0709B0A0" w14:textId="112A3AC0" w:rsidR="003B4166" w:rsidRDefault="003B4166" w:rsidP="003B4166">
            <w:pPr>
              <w:spacing w:line="360" w:lineRule="auto"/>
              <w:jc w:val="both"/>
              <w:cnfStyle w:val="000000000000" w:firstRow="0" w:lastRow="0" w:firstColumn="0" w:lastColumn="0" w:oddVBand="0" w:evenVBand="0" w:oddHBand="0" w:evenHBand="0" w:firstRowFirstColumn="0" w:firstRowLastColumn="0" w:lastRowFirstColumn="0" w:lastRowLastColumn="0"/>
              <w:rPr>
                <w:ins w:id="10226" w:author="Dylan Van Aswegen" w:date="2024-07-16T17:07:00Z" w16du:dateUtc="2024-07-16T15:07:00Z"/>
                <w:rFonts w:ascii="Arial" w:hAnsi="Arial" w:cs="Arial"/>
                <w:sz w:val="20"/>
                <w:szCs w:val="20"/>
                <w:lang w:val="en-GB"/>
              </w:rPr>
            </w:pPr>
            <w:ins w:id="10227" w:author="Dylan Van Aswegen" w:date="2024-07-16T17:07:00Z">
              <w:r>
                <w:rPr>
                  <w:rFonts w:ascii="Arial" w:hAnsi="Arial" w:cs="Arial"/>
                  <w:sz w:val="20"/>
                  <w:szCs w:val="20"/>
                  <w:lang w:val="en-GB"/>
                </w:rPr>
                <w:t xml:space="preserve">Text Field </w:t>
              </w:r>
            </w:ins>
          </w:p>
        </w:tc>
        <w:tc>
          <w:tcPr>
            <w:tcW w:w="1694" w:type="dxa"/>
          </w:tcPr>
          <w:p w14:paraId="19C9A34C" w14:textId="1C1C87A2" w:rsidR="003B4166" w:rsidRDefault="003B4166" w:rsidP="003B4166">
            <w:pPr>
              <w:spacing w:line="360" w:lineRule="auto"/>
              <w:jc w:val="both"/>
              <w:cnfStyle w:val="000000000000" w:firstRow="0" w:lastRow="0" w:firstColumn="0" w:lastColumn="0" w:oddVBand="0" w:evenVBand="0" w:oddHBand="0" w:evenHBand="0" w:firstRowFirstColumn="0" w:firstRowLastColumn="0" w:lastRowFirstColumn="0" w:lastRowLastColumn="0"/>
              <w:rPr>
                <w:ins w:id="10228" w:author="Dylan Van Aswegen" w:date="2024-07-16T17:07:00Z" w16du:dateUtc="2024-07-16T15:07:00Z"/>
                <w:rFonts w:ascii="Arial" w:hAnsi="Arial" w:cs="Arial"/>
                <w:sz w:val="20"/>
                <w:szCs w:val="20"/>
                <w:lang w:val="en-GB"/>
              </w:rPr>
            </w:pPr>
            <w:ins w:id="10229" w:author="Dylan Van Aswegen" w:date="2024-07-16T17:07:00Z">
              <w:r>
                <w:rPr>
                  <w:rFonts w:ascii="Arial" w:hAnsi="Arial" w:cs="Arial"/>
                  <w:sz w:val="20"/>
                  <w:szCs w:val="20"/>
                  <w:lang w:val="en-GB"/>
                </w:rPr>
                <w:t xml:space="preserve">String </w:t>
              </w:r>
            </w:ins>
          </w:p>
        </w:tc>
        <w:tc>
          <w:tcPr>
            <w:tcW w:w="3804" w:type="dxa"/>
          </w:tcPr>
          <w:p w14:paraId="678A64C9" w14:textId="056AD3B0" w:rsidR="003B4166" w:rsidRDefault="00CD72F9" w:rsidP="003B4166">
            <w:pPr>
              <w:spacing w:line="360" w:lineRule="auto"/>
              <w:jc w:val="both"/>
              <w:cnfStyle w:val="000000000000" w:firstRow="0" w:lastRow="0" w:firstColumn="0" w:lastColumn="0" w:oddVBand="0" w:evenVBand="0" w:oddHBand="0" w:evenHBand="0" w:firstRowFirstColumn="0" w:firstRowLastColumn="0" w:lastRowFirstColumn="0" w:lastRowLastColumn="0"/>
              <w:rPr>
                <w:ins w:id="10230" w:author="Dylan Van Aswegen" w:date="2024-07-16T17:07:00Z" w16du:dateUtc="2024-07-16T15:07:00Z"/>
                <w:rFonts w:ascii="Arial" w:hAnsi="Arial" w:cs="Arial"/>
                <w:sz w:val="20"/>
                <w:szCs w:val="20"/>
                <w:lang w:val="en-GB"/>
              </w:rPr>
            </w:pPr>
            <w:ins w:id="10231" w:author="Dylan Van Aswegen" w:date="2024-07-16T17:08:00Z" w16du:dateUtc="2024-07-16T15:08:00Z">
              <w:r>
                <w:rPr>
                  <w:rFonts w:ascii="Arial" w:hAnsi="Arial" w:cs="Arial"/>
                  <w:sz w:val="20"/>
                  <w:szCs w:val="20"/>
                  <w:lang w:val="en-GB"/>
                </w:rPr>
                <w:t xml:space="preserve">This column will contain the date </w:t>
              </w:r>
              <w:r w:rsidR="00C94C50">
                <w:rPr>
                  <w:rFonts w:ascii="Arial" w:hAnsi="Arial" w:cs="Arial"/>
                  <w:sz w:val="20"/>
                  <w:szCs w:val="20"/>
                  <w:lang w:val="en-GB"/>
                </w:rPr>
                <w:t xml:space="preserve">that the transaction was </w:t>
              </w:r>
            </w:ins>
            <w:ins w:id="10232" w:author="Dylan Van Aswegen" w:date="2024-07-16T17:09:00Z" w16du:dateUtc="2024-07-16T15:09:00Z">
              <w:r w:rsidR="00C94C50">
                <w:rPr>
                  <w:rFonts w:ascii="Arial" w:hAnsi="Arial" w:cs="Arial"/>
                  <w:sz w:val="20"/>
                  <w:szCs w:val="20"/>
                  <w:lang w:val="en-GB"/>
                </w:rPr>
                <w:t>recorded.</w:t>
              </w:r>
            </w:ins>
          </w:p>
        </w:tc>
      </w:tr>
      <w:tr w:rsidR="003B4166" w14:paraId="641FFFB9" w14:textId="77777777" w:rsidTr="005C5491">
        <w:trPr>
          <w:cnfStyle w:val="000000100000" w:firstRow="0" w:lastRow="0" w:firstColumn="0" w:lastColumn="0" w:oddVBand="0" w:evenVBand="0" w:oddHBand="1" w:evenHBand="0" w:firstRowFirstColumn="0" w:firstRowLastColumn="0" w:lastRowFirstColumn="0" w:lastRowLastColumn="0"/>
          <w:ins w:id="10233" w:author="Dylan Van Aswegen" w:date="2024-07-16T17:07:00Z" w16du:dateUtc="2024-07-16T15:07:00Z"/>
        </w:trPr>
        <w:tc>
          <w:tcPr>
            <w:cnfStyle w:val="001000000000" w:firstRow="0" w:lastRow="0" w:firstColumn="1" w:lastColumn="0" w:oddVBand="0" w:evenVBand="0" w:oddHBand="0" w:evenHBand="0" w:firstRowFirstColumn="0" w:firstRowLastColumn="0" w:lastRowFirstColumn="0" w:lastRowLastColumn="0"/>
            <w:tcW w:w="1451" w:type="dxa"/>
          </w:tcPr>
          <w:p w14:paraId="2008CDEA" w14:textId="020EC6EE" w:rsidR="003B4166" w:rsidRDefault="003B4166" w:rsidP="003B4166">
            <w:pPr>
              <w:spacing w:line="360" w:lineRule="auto"/>
              <w:jc w:val="both"/>
              <w:rPr>
                <w:ins w:id="10234" w:author="Dylan Van Aswegen" w:date="2024-07-16T17:07:00Z" w16du:dateUtc="2024-07-16T15:07:00Z"/>
                <w:rFonts w:ascii="Arial" w:hAnsi="Arial" w:cs="Arial"/>
                <w:sz w:val="20"/>
                <w:szCs w:val="20"/>
                <w:lang w:val="en-GB"/>
              </w:rPr>
            </w:pPr>
            <w:ins w:id="10235" w:author="Dylan Van Aswegen" w:date="2024-07-16T17:07:00Z" w16du:dateUtc="2024-07-16T15:07:00Z">
              <w:r>
                <w:rPr>
                  <w:rFonts w:ascii="Arial" w:hAnsi="Arial" w:cs="Arial"/>
                  <w:sz w:val="20"/>
                  <w:szCs w:val="20"/>
                  <w:lang w:val="en-GB"/>
                </w:rPr>
                <w:t>Method</w:t>
              </w:r>
            </w:ins>
          </w:p>
        </w:tc>
        <w:tc>
          <w:tcPr>
            <w:tcW w:w="1273" w:type="dxa"/>
          </w:tcPr>
          <w:p w14:paraId="0CD05B4F" w14:textId="4B0D09FE" w:rsidR="003B4166" w:rsidRDefault="003B4166" w:rsidP="003B4166">
            <w:pPr>
              <w:spacing w:line="360" w:lineRule="auto"/>
              <w:jc w:val="both"/>
              <w:cnfStyle w:val="000000100000" w:firstRow="0" w:lastRow="0" w:firstColumn="0" w:lastColumn="0" w:oddVBand="0" w:evenVBand="0" w:oddHBand="1" w:evenHBand="0" w:firstRowFirstColumn="0" w:firstRowLastColumn="0" w:lastRowFirstColumn="0" w:lastRowLastColumn="0"/>
              <w:rPr>
                <w:ins w:id="10236" w:author="Dylan Van Aswegen" w:date="2024-07-16T17:07:00Z" w16du:dateUtc="2024-07-16T15:07:00Z"/>
                <w:rFonts w:ascii="Arial" w:hAnsi="Arial" w:cs="Arial"/>
                <w:sz w:val="20"/>
                <w:szCs w:val="20"/>
                <w:lang w:val="en-GB"/>
              </w:rPr>
            </w:pPr>
            <w:ins w:id="10237" w:author="Dylan Van Aswegen" w:date="2024-07-16T17:07:00Z">
              <w:r>
                <w:rPr>
                  <w:rFonts w:ascii="Arial" w:hAnsi="Arial" w:cs="Arial"/>
                  <w:sz w:val="20"/>
                  <w:szCs w:val="20"/>
                  <w:lang w:val="en-GB"/>
                </w:rPr>
                <w:t xml:space="preserve">Text Field </w:t>
              </w:r>
            </w:ins>
          </w:p>
        </w:tc>
        <w:tc>
          <w:tcPr>
            <w:tcW w:w="1694" w:type="dxa"/>
          </w:tcPr>
          <w:p w14:paraId="304B9C40" w14:textId="4E454597" w:rsidR="003B4166" w:rsidRDefault="003B4166" w:rsidP="003B4166">
            <w:pPr>
              <w:spacing w:line="360" w:lineRule="auto"/>
              <w:jc w:val="both"/>
              <w:cnfStyle w:val="000000100000" w:firstRow="0" w:lastRow="0" w:firstColumn="0" w:lastColumn="0" w:oddVBand="0" w:evenVBand="0" w:oddHBand="1" w:evenHBand="0" w:firstRowFirstColumn="0" w:firstRowLastColumn="0" w:lastRowFirstColumn="0" w:lastRowLastColumn="0"/>
              <w:rPr>
                <w:ins w:id="10238" w:author="Dylan Van Aswegen" w:date="2024-07-16T17:07:00Z" w16du:dateUtc="2024-07-16T15:07:00Z"/>
                <w:rFonts w:ascii="Arial" w:hAnsi="Arial" w:cs="Arial"/>
                <w:sz w:val="20"/>
                <w:szCs w:val="20"/>
                <w:lang w:val="en-GB"/>
              </w:rPr>
            </w:pPr>
            <w:ins w:id="10239" w:author="Dylan Van Aswegen" w:date="2024-07-16T17:07:00Z">
              <w:r>
                <w:rPr>
                  <w:rFonts w:ascii="Arial" w:hAnsi="Arial" w:cs="Arial"/>
                  <w:sz w:val="20"/>
                  <w:szCs w:val="20"/>
                  <w:lang w:val="en-GB"/>
                </w:rPr>
                <w:t xml:space="preserve">String </w:t>
              </w:r>
            </w:ins>
          </w:p>
        </w:tc>
        <w:tc>
          <w:tcPr>
            <w:tcW w:w="3804" w:type="dxa"/>
          </w:tcPr>
          <w:p w14:paraId="5FB5FFB7" w14:textId="450EBC3B" w:rsidR="003B4166" w:rsidRDefault="00C94C50" w:rsidP="003B4166">
            <w:pPr>
              <w:spacing w:line="360" w:lineRule="auto"/>
              <w:jc w:val="both"/>
              <w:cnfStyle w:val="000000100000" w:firstRow="0" w:lastRow="0" w:firstColumn="0" w:lastColumn="0" w:oddVBand="0" w:evenVBand="0" w:oddHBand="1" w:evenHBand="0" w:firstRowFirstColumn="0" w:firstRowLastColumn="0" w:lastRowFirstColumn="0" w:lastRowLastColumn="0"/>
              <w:rPr>
                <w:ins w:id="10240" w:author="Dylan Van Aswegen" w:date="2024-07-16T17:07:00Z" w16du:dateUtc="2024-07-16T15:07:00Z"/>
                <w:rFonts w:ascii="Arial" w:hAnsi="Arial" w:cs="Arial"/>
                <w:sz w:val="20"/>
                <w:szCs w:val="20"/>
                <w:lang w:val="en-GB"/>
              </w:rPr>
            </w:pPr>
            <w:ins w:id="10241" w:author="Dylan Van Aswegen" w:date="2024-07-16T17:09:00Z" w16du:dateUtc="2024-07-16T15:09:00Z">
              <w:r>
                <w:rPr>
                  <w:rFonts w:ascii="Arial" w:hAnsi="Arial" w:cs="Arial"/>
                  <w:sz w:val="20"/>
                  <w:szCs w:val="20"/>
                  <w:lang w:val="en-GB"/>
                </w:rPr>
                <w:t xml:space="preserve">This column will contain the </w:t>
              </w:r>
              <w:r w:rsidR="00416543">
                <w:rPr>
                  <w:rFonts w:ascii="Arial" w:hAnsi="Arial" w:cs="Arial"/>
                  <w:sz w:val="20"/>
                  <w:szCs w:val="20"/>
                  <w:lang w:val="en-GB"/>
                </w:rPr>
                <w:t xml:space="preserve">payment method for the transaction. </w:t>
              </w:r>
            </w:ins>
            <w:ins w:id="10242" w:author="Dylan Van Aswegen" w:date="2024-07-16T17:10:00Z" w16du:dateUtc="2024-07-16T15:10:00Z">
              <w:r w:rsidR="00867726">
                <w:rPr>
                  <w:rFonts w:ascii="Arial" w:hAnsi="Arial" w:cs="Arial"/>
                  <w:sz w:val="20"/>
                  <w:szCs w:val="20"/>
                  <w:lang w:val="en-GB"/>
                </w:rPr>
                <w:t xml:space="preserve">If the </w:t>
              </w:r>
            </w:ins>
            <w:ins w:id="10243" w:author="Dylan Van Aswegen" w:date="2024-07-16T17:11:00Z" w16du:dateUtc="2024-07-16T15:11:00Z">
              <w:r w:rsidR="00867726">
                <w:rPr>
                  <w:rFonts w:ascii="Arial" w:hAnsi="Arial" w:cs="Arial"/>
                  <w:sz w:val="20"/>
                  <w:szCs w:val="20"/>
                  <w:lang w:val="en-GB"/>
                </w:rPr>
                <w:t>method was automated from Xero, th</w:t>
              </w:r>
              <w:r w:rsidR="00E275F1">
                <w:rPr>
                  <w:rFonts w:ascii="Arial" w:hAnsi="Arial" w:cs="Arial"/>
                  <w:sz w:val="20"/>
                  <w:szCs w:val="20"/>
                  <w:lang w:val="en-GB"/>
                </w:rPr>
                <w:t xml:space="preserve">is column should be populated with </w:t>
              </w:r>
            </w:ins>
            <w:ins w:id="10244" w:author="Dylan Van Aswegen" w:date="2024-07-16T17:12:00Z" w16du:dateUtc="2024-07-16T15:12:00Z">
              <w:r w:rsidR="00231CDC">
                <w:rPr>
                  <w:rFonts w:ascii="Arial" w:hAnsi="Arial" w:cs="Arial"/>
                  <w:sz w:val="20"/>
                  <w:szCs w:val="20"/>
                  <w:lang w:val="en-GB"/>
                </w:rPr>
                <w:t xml:space="preserve">“Unknown from Zero”. </w:t>
              </w:r>
            </w:ins>
          </w:p>
        </w:tc>
      </w:tr>
      <w:tr w:rsidR="003B4166" w14:paraId="599A4C2E" w14:textId="77777777" w:rsidTr="005C5491">
        <w:trPr>
          <w:ins w:id="10245" w:author="Dylan Van Aswegen" w:date="2024-07-16T17:07:00Z" w16du:dateUtc="2024-07-16T15:07:00Z"/>
        </w:trPr>
        <w:tc>
          <w:tcPr>
            <w:cnfStyle w:val="001000000000" w:firstRow="0" w:lastRow="0" w:firstColumn="1" w:lastColumn="0" w:oddVBand="0" w:evenVBand="0" w:oddHBand="0" w:evenHBand="0" w:firstRowFirstColumn="0" w:firstRowLastColumn="0" w:lastRowFirstColumn="0" w:lastRowLastColumn="0"/>
            <w:tcW w:w="1451" w:type="dxa"/>
          </w:tcPr>
          <w:p w14:paraId="5BB7F0E8" w14:textId="36BBEF60" w:rsidR="003B4166" w:rsidRDefault="003B4166" w:rsidP="003B4166">
            <w:pPr>
              <w:spacing w:line="360" w:lineRule="auto"/>
              <w:jc w:val="both"/>
              <w:rPr>
                <w:ins w:id="10246" w:author="Dylan Van Aswegen" w:date="2024-07-16T17:07:00Z" w16du:dateUtc="2024-07-16T15:07:00Z"/>
                <w:rFonts w:ascii="Arial" w:hAnsi="Arial" w:cs="Arial"/>
                <w:sz w:val="20"/>
                <w:szCs w:val="20"/>
                <w:lang w:val="en-GB"/>
              </w:rPr>
            </w:pPr>
            <w:ins w:id="10247" w:author="Dylan Van Aswegen" w:date="2024-07-16T17:07:00Z" w16du:dateUtc="2024-07-16T15:07:00Z">
              <w:r>
                <w:rPr>
                  <w:rFonts w:ascii="Arial" w:hAnsi="Arial" w:cs="Arial"/>
                  <w:sz w:val="20"/>
                  <w:szCs w:val="20"/>
                  <w:lang w:val="en-GB"/>
                </w:rPr>
                <w:t xml:space="preserve">Amount </w:t>
              </w:r>
            </w:ins>
          </w:p>
        </w:tc>
        <w:tc>
          <w:tcPr>
            <w:tcW w:w="1273" w:type="dxa"/>
          </w:tcPr>
          <w:p w14:paraId="3AA1CECC" w14:textId="200CC305" w:rsidR="003B4166" w:rsidRDefault="003B4166" w:rsidP="003B4166">
            <w:pPr>
              <w:spacing w:line="360" w:lineRule="auto"/>
              <w:jc w:val="both"/>
              <w:cnfStyle w:val="000000000000" w:firstRow="0" w:lastRow="0" w:firstColumn="0" w:lastColumn="0" w:oddVBand="0" w:evenVBand="0" w:oddHBand="0" w:evenHBand="0" w:firstRowFirstColumn="0" w:firstRowLastColumn="0" w:lastRowFirstColumn="0" w:lastRowLastColumn="0"/>
              <w:rPr>
                <w:ins w:id="10248" w:author="Dylan Van Aswegen" w:date="2024-07-16T17:07:00Z" w16du:dateUtc="2024-07-16T15:07:00Z"/>
                <w:rFonts w:ascii="Arial" w:hAnsi="Arial" w:cs="Arial"/>
                <w:sz w:val="20"/>
                <w:szCs w:val="20"/>
                <w:lang w:val="en-GB"/>
              </w:rPr>
            </w:pPr>
            <w:ins w:id="10249" w:author="Dylan Van Aswegen" w:date="2024-07-16T17:07:00Z">
              <w:r>
                <w:rPr>
                  <w:rFonts w:ascii="Arial" w:hAnsi="Arial" w:cs="Arial"/>
                  <w:sz w:val="20"/>
                  <w:szCs w:val="20"/>
                  <w:lang w:val="en-GB"/>
                </w:rPr>
                <w:t xml:space="preserve">Text Field </w:t>
              </w:r>
            </w:ins>
          </w:p>
        </w:tc>
        <w:tc>
          <w:tcPr>
            <w:tcW w:w="1694" w:type="dxa"/>
          </w:tcPr>
          <w:p w14:paraId="6C872BC4" w14:textId="24A24FC4" w:rsidR="003B4166" w:rsidRDefault="003B4166" w:rsidP="003B4166">
            <w:pPr>
              <w:spacing w:line="360" w:lineRule="auto"/>
              <w:jc w:val="both"/>
              <w:cnfStyle w:val="000000000000" w:firstRow="0" w:lastRow="0" w:firstColumn="0" w:lastColumn="0" w:oddVBand="0" w:evenVBand="0" w:oddHBand="0" w:evenHBand="0" w:firstRowFirstColumn="0" w:firstRowLastColumn="0" w:lastRowFirstColumn="0" w:lastRowLastColumn="0"/>
              <w:rPr>
                <w:ins w:id="10250" w:author="Dylan Van Aswegen" w:date="2024-07-16T17:07:00Z" w16du:dateUtc="2024-07-16T15:07:00Z"/>
                <w:rFonts w:ascii="Arial" w:hAnsi="Arial" w:cs="Arial"/>
                <w:sz w:val="20"/>
                <w:szCs w:val="20"/>
                <w:lang w:val="en-GB"/>
              </w:rPr>
            </w:pPr>
            <w:ins w:id="10251" w:author="Dylan Van Aswegen" w:date="2024-07-16T17:07:00Z">
              <w:r>
                <w:rPr>
                  <w:rFonts w:ascii="Arial" w:hAnsi="Arial" w:cs="Arial"/>
                  <w:sz w:val="20"/>
                  <w:szCs w:val="20"/>
                  <w:lang w:val="en-GB"/>
                </w:rPr>
                <w:t xml:space="preserve">String </w:t>
              </w:r>
            </w:ins>
          </w:p>
        </w:tc>
        <w:tc>
          <w:tcPr>
            <w:tcW w:w="3804" w:type="dxa"/>
          </w:tcPr>
          <w:p w14:paraId="18A6FF3B" w14:textId="03F18BBD" w:rsidR="003B4166" w:rsidRDefault="00416543" w:rsidP="003B4166">
            <w:pPr>
              <w:spacing w:line="360" w:lineRule="auto"/>
              <w:jc w:val="both"/>
              <w:cnfStyle w:val="000000000000" w:firstRow="0" w:lastRow="0" w:firstColumn="0" w:lastColumn="0" w:oddVBand="0" w:evenVBand="0" w:oddHBand="0" w:evenHBand="0" w:firstRowFirstColumn="0" w:firstRowLastColumn="0" w:lastRowFirstColumn="0" w:lastRowLastColumn="0"/>
              <w:rPr>
                <w:ins w:id="10252" w:author="Dylan Van Aswegen" w:date="2024-07-16T17:07:00Z" w16du:dateUtc="2024-07-16T15:07:00Z"/>
                <w:rFonts w:ascii="Arial" w:hAnsi="Arial" w:cs="Arial"/>
                <w:sz w:val="20"/>
                <w:szCs w:val="20"/>
                <w:lang w:val="en-GB"/>
              </w:rPr>
            </w:pPr>
            <w:ins w:id="10253" w:author="Dylan Van Aswegen" w:date="2024-07-16T17:09:00Z" w16du:dateUtc="2024-07-16T15:09:00Z">
              <w:r>
                <w:rPr>
                  <w:rFonts w:ascii="Arial" w:hAnsi="Arial" w:cs="Arial"/>
                  <w:sz w:val="20"/>
                  <w:szCs w:val="20"/>
                  <w:lang w:val="en-GB"/>
                </w:rPr>
                <w:t xml:space="preserve">This column will contain the amount of the transaction. </w:t>
              </w:r>
            </w:ins>
          </w:p>
        </w:tc>
      </w:tr>
      <w:tr w:rsidR="003B4166" w14:paraId="04669CB0" w14:textId="77777777" w:rsidTr="005C5491">
        <w:trPr>
          <w:cnfStyle w:val="000000100000" w:firstRow="0" w:lastRow="0" w:firstColumn="0" w:lastColumn="0" w:oddVBand="0" w:evenVBand="0" w:oddHBand="1" w:evenHBand="0" w:firstRowFirstColumn="0" w:firstRowLastColumn="0" w:lastRowFirstColumn="0" w:lastRowLastColumn="0"/>
          <w:ins w:id="10254" w:author="Dylan Van Aswegen" w:date="2024-07-16T17:07:00Z" w16du:dateUtc="2024-07-16T15:07:00Z"/>
        </w:trPr>
        <w:tc>
          <w:tcPr>
            <w:cnfStyle w:val="001000000000" w:firstRow="0" w:lastRow="0" w:firstColumn="1" w:lastColumn="0" w:oddVBand="0" w:evenVBand="0" w:oddHBand="0" w:evenHBand="0" w:firstRowFirstColumn="0" w:firstRowLastColumn="0" w:lastRowFirstColumn="0" w:lastRowLastColumn="0"/>
            <w:tcW w:w="1451" w:type="dxa"/>
          </w:tcPr>
          <w:p w14:paraId="74D1817C" w14:textId="749C058A" w:rsidR="003B4166" w:rsidRDefault="003B4166" w:rsidP="003B4166">
            <w:pPr>
              <w:spacing w:line="360" w:lineRule="auto"/>
              <w:jc w:val="both"/>
              <w:rPr>
                <w:ins w:id="10255" w:author="Dylan Van Aswegen" w:date="2024-07-16T17:07:00Z" w16du:dateUtc="2024-07-16T15:07:00Z"/>
                <w:rFonts w:ascii="Arial" w:hAnsi="Arial" w:cs="Arial"/>
                <w:sz w:val="20"/>
                <w:szCs w:val="20"/>
                <w:lang w:val="en-GB"/>
              </w:rPr>
            </w:pPr>
            <w:ins w:id="10256" w:author="Dylan Van Aswegen" w:date="2024-07-16T17:07:00Z" w16du:dateUtc="2024-07-16T15:07:00Z">
              <w:r>
                <w:rPr>
                  <w:rFonts w:ascii="Arial" w:hAnsi="Arial" w:cs="Arial"/>
                  <w:sz w:val="20"/>
                  <w:szCs w:val="20"/>
                  <w:lang w:val="en-GB"/>
                </w:rPr>
                <w:t>Comments</w:t>
              </w:r>
            </w:ins>
          </w:p>
        </w:tc>
        <w:tc>
          <w:tcPr>
            <w:tcW w:w="1273" w:type="dxa"/>
          </w:tcPr>
          <w:p w14:paraId="246170C1" w14:textId="0824C0F9" w:rsidR="003B4166" w:rsidRDefault="003B4166" w:rsidP="003B4166">
            <w:pPr>
              <w:spacing w:line="360" w:lineRule="auto"/>
              <w:jc w:val="both"/>
              <w:cnfStyle w:val="000000100000" w:firstRow="0" w:lastRow="0" w:firstColumn="0" w:lastColumn="0" w:oddVBand="0" w:evenVBand="0" w:oddHBand="1" w:evenHBand="0" w:firstRowFirstColumn="0" w:firstRowLastColumn="0" w:lastRowFirstColumn="0" w:lastRowLastColumn="0"/>
              <w:rPr>
                <w:ins w:id="10257" w:author="Dylan Van Aswegen" w:date="2024-07-16T17:07:00Z" w16du:dateUtc="2024-07-16T15:07:00Z"/>
                <w:rFonts w:ascii="Arial" w:hAnsi="Arial" w:cs="Arial"/>
                <w:sz w:val="20"/>
                <w:szCs w:val="20"/>
                <w:lang w:val="en-GB"/>
              </w:rPr>
            </w:pPr>
            <w:ins w:id="10258" w:author="Dylan Van Aswegen" w:date="2024-07-16T17:07:00Z">
              <w:r>
                <w:rPr>
                  <w:rFonts w:ascii="Arial" w:hAnsi="Arial" w:cs="Arial"/>
                  <w:sz w:val="20"/>
                  <w:szCs w:val="20"/>
                  <w:lang w:val="en-GB"/>
                </w:rPr>
                <w:t xml:space="preserve">Text Field </w:t>
              </w:r>
            </w:ins>
          </w:p>
        </w:tc>
        <w:tc>
          <w:tcPr>
            <w:tcW w:w="1694" w:type="dxa"/>
          </w:tcPr>
          <w:p w14:paraId="492F5595" w14:textId="050BC49C" w:rsidR="003B4166" w:rsidRDefault="003B4166" w:rsidP="003B4166">
            <w:pPr>
              <w:spacing w:line="360" w:lineRule="auto"/>
              <w:jc w:val="both"/>
              <w:cnfStyle w:val="000000100000" w:firstRow="0" w:lastRow="0" w:firstColumn="0" w:lastColumn="0" w:oddVBand="0" w:evenVBand="0" w:oddHBand="1" w:evenHBand="0" w:firstRowFirstColumn="0" w:firstRowLastColumn="0" w:lastRowFirstColumn="0" w:lastRowLastColumn="0"/>
              <w:rPr>
                <w:ins w:id="10259" w:author="Dylan Van Aswegen" w:date="2024-07-16T17:07:00Z" w16du:dateUtc="2024-07-16T15:07:00Z"/>
                <w:rFonts w:ascii="Arial" w:hAnsi="Arial" w:cs="Arial"/>
                <w:sz w:val="20"/>
                <w:szCs w:val="20"/>
                <w:lang w:val="en-GB"/>
              </w:rPr>
            </w:pPr>
            <w:ins w:id="10260" w:author="Dylan Van Aswegen" w:date="2024-07-16T17:07:00Z">
              <w:r>
                <w:rPr>
                  <w:rFonts w:ascii="Arial" w:hAnsi="Arial" w:cs="Arial"/>
                  <w:sz w:val="20"/>
                  <w:szCs w:val="20"/>
                  <w:lang w:val="en-GB"/>
                </w:rPr>
                <w:t xml:space="preserve">String </w:t>
              </w:r>
            </w:ins>
          </w:p>
        </w:tc>
        <w:tc>
          <w:tcPr>
            <w:tcW w:w="3804" w:type="dxa"/>
          </w:tcPr>
          <w:p w14:paraId="37F31B2F" w14:textId="4EBBDB34" w:rsidR="003B4166" w:rsidRDefault="00416543" w:rsidP="003B4166">
            <w:pPr>
              <w:spacing w:line="360" w:lineRule="auto"/>
              <w:jc w:val="both"/>
              <w:cnfStyle w:val="000000100000" w:firstRow="0" w:lastRow="0" w:firstColumn="0" w:lastColumn="0" w:oddVBand="0" w:evenVBand="0" w:oddHBand="1" w:evenHBand="0" w:firstRowFirstColumn="0" w:firstRowLastColumn="0" w:lastRowFirstColumn="0" w:lastRowLastColumn="0"/>
              <w:rPr>
                <w:ins w:id="10261" w:author="Dylan Van Aswegen" w:date="2024-07-16T17:07:00Z" w16du:dateUtc="2024-07-16T15:07:00Z"/>
                <w:rFonts w:ascii="Arial" w:hAnsi="Arial" w:cs="Arial"/>
                <w:sz w:val="20"/>
                <w:szCs w:val="20"/>
                <w:lang w:val="en-GB"/>
              </w:rPr>
            </w:pPr>
            <w:ins w:id="10262" w:author="Dylan Van Aswegen" w:date="2024-07-16T17:09:00Z" w16du:dateUtc="2024-07-16T15:09:00Z">
              <w:r>
                <w:rPr>
                  <w:rFonts w:ascii="Arial" w:hAnsi="Arial" w:cs="Arial"/>
                  <w:sz w:val="20"/>
                  <w:szCs w:val="20"/>
                  <w:lang w:val="en-GB"/>
                </w:rPr>
                <w:t>This column will contain any comment</w:t>
              </w:r>
            </w:ins>
            <w:ins w:id="10263" w:author="Dylan Van Aswegen" w:date="2024-07-16T17:10:00Z" w16du:dateUtc="2024-07-16T15:10:00Z">
              <w:r>
                <w:rPr>
                  <w:rFonts w:ascii="Arial" w:hAnsi="Arial" w:cs="Arial"/>
                  <w:sz w:val="20"/>
                  <w:szCs w:val="20"/>
                  <w:lang w:val="en-GB"/>
                </w:rPr>
                <w:t xml:space="preserve">s that was captured against this transaction. </w:t>
              </w:r>
            </w:ins>
          </w:p>
        </w:tc>
      </w:tr>
    </w:tbl>
    <w:p w14:paraId="2F20D8AE" w14:textId="77777777" w:rsidR="00B72B26" w:rsidRDefault="00B72B26" w:rsidP="007E2DA1">
      <w:pPr>
        <w:rPr>
          <w:ins w:id="10264" w:author="Dylan Van Aswegen" w:date="2024-07-16T17:23:00Z" w16du:dateUtc="2024-07-16T15:23:00Z"/>
          <w:lang w:val="en-GB"/>
        </w:rPr>
      </w:pPr>
    </w:p>
    <w:p w14:paraId="50BAA340" w14:textId="681D679C" w:rsidR="005B62F5" w:rsidRDefault="005B62F5" w:rsidP="005B62F5">
      <w:pPr>
        <w:rPr>
          <w:ins w:id="10265" w:author="Dylan Van Aswegen" w:date="2024-07-16T17:29:00Z" w16du:dateUtc="2024-07-16T15:29:00Z"/>
          <w:lang w:val="en-GB"/>
        </w:rPr>
      </w:pPr>
      <w:ins w:id="10266" w:author="Dylan Van Aswegen" w:date="2024-07-16T17:28:00Z" w16du:dateUtc="2024-07-16T15:28:00Z">
        <w:r>
          <w:rPr>
            <w:lang w:val="en-GB"/>
          </w:rPr>
          <w:t>The window for issu</w:t>
        </w:r>
      </w:ins>
      <w:ins w:id="10267" w:author="Dylan Van Aswegen" w:date="2024-07-16T17:29:00Z" w16du:dateUtc="2024-07-16T15:29:00Z">
        <w:r>
          <w:rPr>
            <w:lang w:val="en-GB"/>
          </w:rPr>
          <w:t>ing a credit note</w:t>
        </w:r>
      </w:ins>
      <w:ins w:id="10268" w:author="Dylan Van Aswegen" w:date="2024-07-16T17:28:00Z" w16du:dateUtc="2024-07-16T15:28:00Z">
        <w:r>
          <w:rPr>
            <w:lang w:val="en-GB"/>
          </w:rPr>
          <w:t xml:space="preserve"> against the invoice will consist of the following fields</w:t>
        </w:r>
      </w:ins>
      <w:ins w:id="10269" w:author="Dylan Van Aswegen" w:date="2024-07-16T17:29:00Z" w16du:dateUtc="2024-07-16T15:29:00Z">
        <w:r>
          <w:rPr>
            <w:lang w:val="en-GB"/>
          </w:rPr>
          <w:t>:</w:t>
        </w:r>
      </w:ins>
    </w:p>
    <w:tbl>
      <w:tblPr>
        <w:tblStyle w:val="GridTable4-Accent1"/>
        <w:tblW w:w="10774" w:type="dxa"/>
        <w:tblInd w:w="-714" w:type="dxa"/>
        <w:tblLook w:val="04A0" w:firstRow="1" w:lastRow="0" w:firstColumn="1" w:lastColumn="0" w:noHBand="0" w:noVBand="1"/>
      </w:tblPr>
      <w:tblGrid>
        <w:gridCol w:w="1099"/>
        <w:gridCol w:w="1628"/>
        <w:gridCol w:w="1167"/>
        <w:gridCol w:w="2215"/>
        <w:gridCol w:w="1369"/>
        <w:gridCol w:w="3296"/>
      </w:tblGrid>
      <w:tr w:rsidR="005B62F5" w14:paraId="4340251E" w14:textId="77777777" w:rsidTr="005C5491">
        <w:trPr>
          <w:cnfStyle w:val="100000000000" w:firstRow="1" w:lastRow="0" w:firstColumn="0" w:lastColumn="0" w:oddVBand="0" w:evenVBand="0" w:oddHBand="0" w:evenHBand="0" w:firstRowFirstColumn="0" w:firstRowLastColumn="0" w:lastRowFirstColumn="0" w:lastRowLastColumn="0"/>
          <w:tblHeader/>
          <w:ins w:id="10270" w:author="Dylan Van Aswegen" w:date="2024-07-16T17:29:00Z" w16du:dateUtc="2024-07-16T15:29:00Z"/>
        </w:trPr>
        <w:tc>
          <w:tcPr>
            <w:cnfStyle w:val="001000000000" w:firstRow="0" w:lastRow="0" w:firstColumn="1" w:lastColumn="0" w:oddVBand="0" w:evenVBand="0" w:oddHBand="0" w:evenHBand="0" w:firstRowFirstColumn="0" w:firstRowLastColumn="0" w:lastRowFirstColumn="0" w:lastRowLastColumn="0"/>
            <w:tcW w:w="1099" w:type="dxa"/>
            <w:shd w:val="clear" w:color="auto" w:fill="002060"/>
          </w:tcPr>
          <w:p w14:paraId="4EDF35C0" w14:textId="77777777" w:rsidR="005B62F5" w:rsidRDefault="005B62F5">
            <w:pPr>
              <w:spacing w:line="360" w:lineRule="auto"/>
              <w:jc w:val="both"/>
              <w:rPr>
                <w:ins w:id="10271" w:author="Dylan Van Aswegen" w:date="2024-07-16T17:29:00Z" w16du:dateUtc="2024-07-16T15:29:00Z"/>
                <w:rFonts w:ascii="Arial" w:hAnsi="Arial" w:cs="Arial"/>
                <w:sz w:val="20"/>
                <w:szCs w:val="20"/>
                <w:lang w:val="en-GB"/>
              </w:rPr>
            </w:pPr>
            <w:ins w:id="10272" w:author="Dylan Van Aswegen" w:date="2024-07-16T17:29:00Z" w16du:dateUtc="2024-07-16T15:29:00Z">
              <w:r>
                <w:rPr>
                  <w:rFonts w:ascii="Arial" w:hAnsi="Arial" w:cs="Arial"/>
                  <w:sz w:val="20"/>
                  <w:szCs w:val="20"/>
                  <w:lang w:val="en-GB"/>
                </w:rPr>
                <w:t xml:space="preserve">Field Number </w:t>
              </w:r>
            </w:ins>
          </w:p>
        </w:tc>
        <w:tc>
          <w:tcPr>
            <w:tcW w:w="1628" w:type="dxa"/>
            <w:shd w:val="clear" w:color="auto" w:fill="002060"/>
          </w:tcPr>
          <w:p w14:paraId="641DD785" w14:textId="77777777" w:rsidR="005B62F5" w:rsidRDefault="005B62F5">
            <w:pPr>
              <w:spacing w:line="360" w:lineRule="auto"/>
              <w:jc w:val="both"/>
              <w:cnfStyle w:val="100000000000" w:firstRow="1" w:lastRow="0" w:firstColumn="0" w:lastColumn="0" w:oddVBand="0" w:evenVBand="0" w:oddHBand="0" w:evenHBand="0" w:firstRowFirstColumn="0" w:firstRowLastColumn="0" w:lastRowFirstColumn="0" w:lastRowLastColumn="0"/>
              <w:rPr>
                <w:ins w:id="10273" w:author="Dylan Van Aswegen" w:date="2024-07-16T17:29:00Z" w16du:dateUtc="2024-07-16T15:29:00Z"/>
                <w:rFonts w:ascii="Arial" w:hAnsi="Arial" w:cs="Arial"/>
                <w:sz w:val="20"/>
                <w:szCs w:val="20"/>
                <w:lang w:val="en-GB"/>
              </w:rPr>
            </w:pPr>
            <w:ins w:id="10274" w:author="Dylan Van Aswegen" w:date="2024-07-16T17:29:00Z" w16du:dateUtc="2024-07-16T15:29:00Z">
              <w:r>
                <w:rPr>
                  <w:rFonts w:ascii="Arial" w:hAnsi="Arial" w:cs="Arial"/>
                  <w:sz w:val="20"/>
                  <w:szCs w:val="20"/>
                  <w:lang w:val="en-GB"/>
                </w:rPr>
                <w:t>Field Name</w:t>
              </w:r>
            </w:ins>
          </w:p>
        </w:tc>
        <w:tc>
          <w:tcPr>
            <w:tcW w:w="1167" w:type="dxa"/>
            <w:shd w:val="clear" w:color="auto" w:fill="002060"/>
          </w:tcPr>
          <w:p w14:paraId="67E2022C" w14:textId="77777777" w:rsidR="005B62F5" w:rsidRDefault="005B62F5">
            <w:pPr>
              <w:spacing w:line="360" w:lineRule="auto"/>
              <w:jc w:val="both"/>
              <w:cnfStyle w:val="100000000000" w:firstRow="1" w:lastRow="0" w:firstColumn="0" w:lastColumn="0" w:oddVBand="0" w:evenVBand="0" w:oddHBand="0" w:evenHBand="0" w:firstRowFirstColumn="0" w:firstRowLastColumn="0" w:lastRowFirstColumn="0" w:lastRowLastColumn="0"/>
              <w:rPr>
                <w:ins w:id="10275" w:author="Dylan Van Aswegen" w:date="2024-07-16T17:29:00Z" w16du:dateUtc="2024-07-16T15:29:00Z"/>
                <w:rFonts w:ascii="Arial" w:hAnsi="Arial" w:cs="Arial"/>
                <w:sz w:val="20"/>
                <w:szCs w:val="20"/>
                <w:lang w:val="en-GB"/>
              </w:rPr>
            </w:pPr>
            <w:ins w:id="10276" w:author="Dylan Van Aswegen" w:date="2024-07-16T17:29:00Z" w16du:dateUtc="2024-07-16T15:29:00Z">
              <w:r>
                <w:rPr>
                  <w:rFonts w:ascii="Arial" w:hAnsi="Arial" w:cs="Arial"/>
                  <w:sz w:val="20"/>
                  <w:szCs w:val="20"/>
                  <w:lang w:val="en-GB"/>
                </w:rPr>
                <w:t>Field Type</w:t>
              </w:r>
            </w:ins>
          </w:p>
        </w:tc>
        <w:tc>
          <w:tcPr>
            <w:tcW w:w="2215" w:type="dxa"/>
            <w:shd w:val="clear" w:color="auto" w:fill="002060"/>
          </w:tcPr>
          <w:p w14:paraId="647A51A9" w14:textId="77777777" w:rsidR="005B62F5" w:rsidRDefault="005B62F5">
            <w:pPr>
              <w:spacing w:line="360" w:lineRule="auto"/>
              <w:jc w:val="both"/>
              <w:cnfStyle w:val="100000000000" w:firstRow="1" w:lastRow="0" w:firstColumn="0" w:lastColumn="0" w:oddVBand="0" w:evenVBand="0" w:oddHBand="0" w:evenHBand="0" w:firstRowFirstColumn="0" w:firstRowLastColumn="0" w:lastRowFirstColumn="0" w:lastRowLastColumn="0"/>
              <w:rPr>
                <w:ins w:id="10277" w:author="Dylan Van Aswegen" w:date="2024-07-16T17:29:00Z" w16du:dateUtc="2024-07-16T15:29:00Z"/>
                <w:rFonts w:ascii="Arial" w:hAnsi="Arial" w:cs="Arial"/>
                <w:sz w:val="20"/>
                <w:szCs w:val="20"/>
                <w:lang w:val="en-GB"/>
              </w:rPr>
            </w:pPr>
            <w:ins w:id="10278" w:author="Dylan Van Aswegen" w:date="2024-07-16T17:29:00Z" w16du:dateUtc="2024-07-16T15:29:00Z">
              <w:r>
                <w:rPr>
                  <w:rFonts w:ascii="Arial" w:hAnsi="Arial" w:cs="Arial"/>
                  <w:sz w:val="20"/>
                  <w:szCs w:val="20"/>
                  <w:lang w:val="en-GB"/>
                </w:rPr>
                <w:t>Field Data Type</w:t>
              </w:r>
            </w:ins>
          </w:p>
        </w:tc>
        <w:tc>
          <w:tcPr>
            <w:tcW w:w="1369" w:type="dxa"/>
            <w:shd w:val="clear" w:color="auto" w:fill="002060"/>
          </w:tcPr>
          <w:p w14:paraId="439BAE04" w14:textId="77777777" w:rsidR="005B62F5" w:rsidRDefault="005B62F5">
            <w:pPr>
              <w:spacing w:line="360" w:lineRule="auto"/>
              <w:jc w:val="both"/>
              <w:cnfStyle w:val="100000000000" w:firstRow="1" w:lastRow="0" w:firstColumn="0" w:lastColumn="0" w:oddVBand="0" w:evenVBand="0" w:oddHBand="0" w:evenHBand="0" w:firstRowFirstColumn="0" w:firstRowLastColumn="0" w:lastRowFirstColumn="0" w:lastRowLastColumn="0"/>
              <w:rPr>
                <w:ins w:id="10279" w:author="Dylan Van Aswegen" w:date="2024-07-16T17:29:00Z" w16du:dateUtc="2024-07-16T15:29:00Z"/>
                <w:rFonts w:ascii="Arial" w:hAnsi="Arial" w:cs="Arial"/>
                <w:sz w:val="20"/>
                <w:szCs w:val="20"/>
                <w:lang w:val="en-GB"/>
              </w:rPr>
            </w:pPr>
            <w:ins w:id="10280" w:author="Dylan Van Aswegen" w:date="2024-07-16T17:29:00Z" w16du:dateUtc="2024-07-16T15:29:00Z">
              <w:r>
                <w:rPr>
                  <w:rFonts w:ascii="Arial" w:hAnsi="Arial" w:cs="Arial"/>
                  <w:sz w:val="20"/>
                  <w:szCs w:val="20"/>
                  <w:lang w:val="en-GB"/>
                </w:rPr>
                <w:t>Required?</w:t>
              </w:r>
            </w:ins>
          </w:p>
        </w:tc>
        <w:tc>
          <w:tcPr>
            <w:tcW w:w="3296" w:type="dxa"/>
            <w:shd w:val="clear" w:color="auto" w:fill="002060"/>
          </w:tcPr>
          <w:p w14:paraId="466F9F54" w14:textId="77777777" w:rsidR="005B62F5" w:rsidRDefault="005B62F5">
            <w:pPr>
              <w:spacing w:line="360" w:lineRule="auto"/>
              <w:jc w:val="both"/>
              <w:cnfStyle w:val="100000000000" w:firstRow="1" w:lastRow="0" w:firstColumn="0" w:lastColumn="0" w:oddVBand="0" w:evenVBand="0" w:oddHBand="0" w:evenHBand="0" w:firstRowFirstColumn="0" w:firstRowLastColumn="0" w:lastRowFirstColumn="0" w:lastRowLastColumn="0"/>
              <w:rPr>
                <w:ins w:id="10281" w:author="Dylan Van Aswegen" w:date="2024-07-16T17:29:00Z" w16du:dateUtc="2024-07-16T15:29:00Z"/>
                <w:rFonts w:ascii="Arial" w:hAnsi="Arial" w:cs="Arial"/>
                <w:sz w:val="20"/>
                <w:szCs w:val="20"/>
                <w:lang w:val="en-GB"/>
              </w:rPr>
            </w:pPr>
            <w:ins w:id="10282" w:author="Dylan Van Aswegen" w:date="2024-07-16T17:29:00Z" w16du:dateUtc="2024-07-16T15:29:00Z">
              <w:r>
                <w:rPr>
                  <w:rFonts w:ascii="Arial" w:hAnsi="Arial" w:cs="Arial"/>
                  <w:sz w:val="20"/>
                  <w:szCs w:val="20"/>
                  <w:lang w:val="en-GB"/>
                </w:rPr>
                <w:t>Field Rules</w:t>
              </w:r>
            </w:ins>
          </w:p>
        </w:tc>
      </w:tr>
      <w:tr w:rsidR="008B51E1" w14:paraId="25EBAF0A" w14:textId="77777777" w:rsidTr="005C5491">
        <w:trPr>
          <w:cnfStyle w:val="000000100000" w:firstRow="0" w:lastRow="0" w:firstColumn="0" w:lastColumn="0" w:oddVBand="0" w:evenVBand="0" w:oddHBand="1" w:evenHBand="0" w:firstRowFirstColumn="0" w:firstRowLastColumn="0" w:lastRowFirstColumn="0" w:lastRowLastColumn="0"/>
          <w:trHeight w:val="192"/>
          <w:ins w:id="10283" w:author="Dylan Van Aswegen" w:date="2024-07-16T17:55:00Z" w16du:dateUtc="2024-07-16T15:55:00Z"/>
        </w:trPr>
        <w:tc>
          <w:tcPr>
            <w:cnfStyle w:val="001000000000" w:firstRow="0" w:lastRow="0" w:firstColumn="1" w:lastColumn="0" w:oddVBand="0" w:evenVBand="0" w:oddHBand="0" w:evenHBand="0" w:firstRowFirstColumn="0" w:firstRowLastColumn="0" w:lastRowFirstColumn="0" w:lastRowLastColumn="0"/>
            <w:tcW w:w="1099" w:type="dxa"/>
          </w:tcPr>
          <w:p w14:paraId="39A382F0" w14:textId="77777777" w:rsidR="008B51E1" w:rsidRDefault="008B51E1">
            <w:pPr>
              <w:spacing w:line="360" w:lineRule="auto"/>
              <w:jc w:val="both"/>
              <w:rPr>
                <w:ins w:id="10284" w:author="Dylan Van Aswegen" w:date="2024-07-16T17:55:00Z" w16du:dateUtc="2024-07-16T15:55:00Z"/>
                <w:rFonts w:ascii="Arial" w:hAnsi="Arial" w:cs="Arial"/>
                <w:sz w:val="20"/>
                <w:szCs w:val="20"/>
                <w:lang w:val="en-GB"/>
              </w:rPr>
            </w:pPr>
          </w:p>
        </w:tc>
        <w:tc>
          <w:tcPr>
            <w:tcW w:w="1628" w:type="dxa"/>
          </w:tcPr>
          <w:p w14:paraId="50E2FB5E" w14:textId="65A999EC" w:rsidR="008B51E1" w:rsidRDefault="00ED3C8A">
            <w:pPr>
              <w:spacing w:line="360" w:lineRule="auto"/>
              <w:jc w:val="both"/>
              <w:cnfStyle w:val="000000100000" w:firstRow="0" w:lastRow="0" w:firstColumn="0" w:lastColumn="0" w:oddVBand="0" w:evenVBand="0" w:oddHBand="1" w:evenHBand="0" w:firstRowFirstColumn="0" w:firstRowLastColumn="0" w:lastRowFirstColumn="0" w:lastRowLastColumn="0"/>
              <w:rPr>
                <w:ins w:id="10285" w:author="Dylan Van Aswegen" w:date="2024-07-16T17:55:00Z" w16du:dateUtc="2024-07-16T15:55:00Z"/>
                <w:rFonts w:ascii="Arial" w:hAnsi="Arial" w:cs="Arial"/>
                <w:sz w:val="20"/>
                <w:szCs w:val="20"/>
                <w:lang w:val="en-GB"/>
              </w:rPr>
            </w:pPr>
            <w:ins w:id="10286" w:author="Dylan Van Aswegen" w:date="2024-07-16T17:55:00Z" w16du:dateUtc="2024-07-16T15:55:00Z">
              <w:r>
                <w:rPr>
                  <w:rFonts w:ascii="Arial" w:hAnsi="Arial" w:cs="Arial"/>
                  <w:sz w:val="20"/>
                  <w:szCs w:val="20"/>
                  <w:lang w:val="en-GB"/>
                </w:rPr>
                <w:t xml:space="preserve">Invoice </w:t>
              </w:r>
            </w:ins>
            <w:ins w:id="10287" w:author="Dylan Van Aswegen" w:date="2024-07-16T18:10:00Z" w16du:dateUtc="2024-07-16T16:10:00Z">
              <w:r w:rsidR="00D95E46">
                <w:rPr>
                  <w:rFonts w:ascii="Arial" w:hAnsi="Arial" w:cs="Arial"/>
                  <w:sz w:val="20"/>
                  <w:szCs w:val="20"/>
                  <w:lang w:val="en-GB"/>
                </w:rPr>
                <w:t>Number</w:t>
              </w:r>
            </w:ins>
          </w:p>
        </w:tc>
        <w:tc>
          <w:tcPr>
            <w:tcW w:w="1167" w:type="dxa"/>
          </w:tcPr>
          <w:p w14:paraId="2ED2183F" w14:textId="0FDDC90A" w:rsidR="008B51E1" w:rsidRDefault="00ED3C8A">
            <w:pPr>
              <w:spacing w:line="360" w:lineRule="auto"/>
              <w:jc w:val="both"/>
              <w:cnfStyle w:val="000000100000" w:firstRow="0" w:lastRow="0" w:firstColumn="0" w:lastColumn="0" w:oddVBand="0" w:evenVBand="0" w:oddHBand="1" w:evenHBand="0" w:firstRowFirstColumn="0" w:firstRowLastColumn="0" w:lastRowFirstColumn="0" w:lastRowLastColumn="0"/>
              <w:rPr>
                <w:ins w:id="10288" w:author="Dylan Van Aswegen" w:date="2024-07-16T17:55:00Z" w16du:dateUtc="2024-07-16T15:55:00Z"/>
                <w:rFonts w:ascii="Arial" w:hAnsi="Arial" w:cs="Arial"/>
                <w:sz w:val="20"/>
                <w:szCs w:val="20"/>
                <w:lang w:val="en-GB"/>
              </w:rPr>
            </w:pPr>
            <w:ins w:id="10289" w:author="Dylan Van Aswegen" w:date="2024-07-16T17:55:00Z" w16du:dateUtc="2024-07-16T15:55:00Z">
              <w:r>
                <w:rPr>
                  <w:rFonts w:ascii="Arial" w:hAnsi="Arial" w:cs="Arial"/>
                  <w:sz w:val="20"/>
                  <w:szCs w:val="20"/>
                  <w:lang w:val="en-GB"/>
                </w:rPr>
                <w:t>Drop Down</w:t>
              </w:r>
            </w:ins>
          </w:p>
        </w:tc>
        <w:tc>
          <w:tcPr>
            <w:tcW w:w="2215" w:type="dxa"/>
          </w:tcPr>
          <w:p w14:paraId="4CF8ED39" w14:textId="0F1516C8" w:rsidR="008B51E1" w:rsidRPr="00ED3C8A" w:rsidRDefault="00ED3C8A" w:rsidP="00ED3C8A">
            <w:pPr>
              <w:spacing w:line="360" w:lineRule="auto"/>
              <w:jc w:val="both"/>
              <w:cnfStyle w:val="000000100000" w:firstRow="0" w:lastRow="0" w:firstColumn="0" w:lastColumn="0" w:oddVBand="0" w:evenVBand="0" w:oddHBand="1" w:evenHBand="0" w:firstRowFirstColumn="0" w:firstRowLastColumn="0" w:lastRowFirstColumn="0" w:lastRowLastColumn="0"/>
              <w:rPr>
                <w:ins w:id="10290" w:author="Dylan Van Aswegen" w:date="2024-07-16T17:55:00Z" w16du:dateUtc="2024-07-16T15:55:00Z"/>
                <w:rFonts w:ascii="Arial" w:hAnsi="Arial" w:cs="Arial"/>
                <w:sz w:val="20"/>
                <w:szCs w:val="20"/>
                <w:lang w:val="en-GB"/>
                <w:rPrChange w:id="10291" w:author="Dylan Van Aswegen" w:date="2024-07-16T17:55:00Z" w16du:dateUtc="2024-07-16T15:55:00Z">
                  <w:rPr>
                    <w:ins w:id="10292" w:author="Dylan Van Aswegen" w:date="2024-07-16T17:55:00Z" w16du:dateUtc="2024-07-16T15:55:00Z"/>
                    <w:lang w:val="en-GB"/>
                  </w:rPr>
                </w:rPrChange>
              </w:rPr>
              <w:pPrChange w:id="10293" w:author="Dylan Van Aswegen" w:date="2024-07-16T17:55:00Z" w16du:dateUtc="2024-07-16T15:55:00Z">
                <w:pPr>
                  <w:pStyle w:val="ListParagraph"/>
                  <w:numPr>
                    <w:numId w:val="2"/>
                  </w:numPr>
                  <w:spacing w:line="360" w:lineRule="auto"/>
                  <w:ind w:left="114" w:hanging="180"/>
                  <w:jc w:val="both"/>
                  <w:cnfStyle w:val="000000100000" w:firstRow="0" w:lastRow="0" w:firstColumn="0" w:lastColumn="0" w:oddVBand="0" w:evenVBand="0" w:oddHBand="1" w:evenHBand="0" w:firstRowFirstColumn="0" w:firstRowLastColumn="0" w:lastRowFirstColumn="0" w:lastRowLastColumn="0"/>
                </w:pPr>
              </w:pPrChange>
            </w:pPr>
            <w:ins w:id="10294" w:author="Dylan Van Aswegen" w:date="2024-07-16T17:55:00Z" w16du:dateUtc="2024-07-16T15:55:00Z">
              <w:r>
                <w:rPr>
                  <w:rFonts w:ascii="Arial" w:hAnsi="Arial" w:cs="Arial"/>
                  <w:sz w:val="20"/>
                  <w:szCs w:val="20"/>
                  <w:lang w:val="en-GB"/>
                </w:rPr>
                <w:t>Invoices</w:t>
              </w:r>
            </w:ins>
          </w:p>
        </w:tc>
        <w:tc>
          <w:tcPr>
            <w:tcW w:w="1369" w:type="dxa"/>
          </w:tcPr>
          <w:p w14:paraId="04B1705D" w14:textId="51520492" w:rsidR="008B51E1" w:rsidRDefault="00ED3C8A">
            <w:pPr>
              <w:spacing w:line="360" w:lineRule="auto"/>
              <w:jc w:val="both"/>
              <w:cnfStyle w:val="000000100000" w:firstRow="0" w:lastRow="0" w:firstColumn="0" w:lastColumn="0" w:oddVBand="0" w:evenVBand="0" w:oddHBand="1" w:evenHBand="0" w:firstRowFirstColumn="0" w:firstRowLastColumn="0" w:lastRowFirstColumn="0" w:lastRowLastColumn="0"/>
              <w:rPr>
                <w:ins w:id="10295" w:author="Dylan Van Aswegen" w:date="2024-07-16T17:55:00Z" w16du:dateUtc="2024-07-16T15:55:00Z"/>
                <w:rFonts w:ascii="Arial" w:hAnsi="Arial" w:cs="Arial"/>
                <w:sz w:val="20"/>
                <w:szCs w:val="20"/>
                <w:lang w:val="en-GB"/>
              </w:rPr>
            </w:pPr>
            <w:ins w:id="10296" w:author="Dylan Van Aswegen" w:date="2024-07-16T17:55:00Z" w16du:dateUtc="2024-07-16T15:55:00Z">
              <w:r>
                <w:rPr>
                  <w:rFonts w:ascii="Arial" w:hAnsi="Arial" w:cs="Arial"/>
                  <w:sz w:val="20"/>
                  <w:szCs w:val="20"/>
                  <w:lang w:val="en-GB"/>
                </w:rPr>
                <w:t>Yes</w:t>
              </w:r>
            </w:ins>
          </w:p>
        </w:tc>
        <w:tc>
          <w:tcPr>
            <w:tcW w:w="3296" w:type="dxa"/>
          </w:tcPr>
          <w:p w14:paraId="6BB01EF7" w14:textId="77777777" w:rsidR="008B51E1" w:rsidRDefault="00ED3C8A">
            <w:pPr>
              <w:spacing w:line="360" w:lineRule="auto"/>
              <w:jc w:val="both"/>
              <w:cnfStyle w:val="000000100000" w:firstRow="0" w:lastRow="0" w:firstColumn="0" w:lastColumn="0" w:oddVBand="0" w:evenVBand="0" w:oddHBand="1" w:evenHBand="0" w:firstRowFirstColumn="0" w:firstRowLastColumn="0" w:lastRowFirstColumn="0" w:lastRowLastColumn="0"/>
              <w:rPr>
                <w:ins w:id="10297" w:author="Dylan Van Aswegen" w:date="2024-07-16T17:56:00Z" w16du:dateUtc="2024-07-16T15:56:00Z"/>
                <w:rFonts w:ascii="Arial" w:hAnsi="Arial" w:cs="Arial"/>
                <w:sz w:val="20"/>
                <w:szCs w:val="20"/>
                <w:lang w:val="en-GB"/>
              </w:rPr>
            </w:pPr>
            <w:ins w:id="10298" w:author="Dylan Van Aswegen" w:date="2024-07-16T17:56:00Z" w16du:dateUtc="2024-07-16T15:56:00Z">
              <w:r>
                <w:rPr>
                  <w:rFonts w:ascii="Arial" w:hAnsi="Arial" w:cs="Arial"/>
                  <w:sz w:val="20"/>
                  <w:szCs w:val="20"/>
                  <w:lang w:val="en-GB"/>
                </w:rPr>
                <w:t xml:space="preserve">This field should be populated with the invoices that have been generated </w:t>
              </w:r>
              <w:r w:rsidR="009A2660">
                <w:rPr>
                  <w:rFonts w:ascii="Arial" w:hAnsi="Arial" w:cs="Arial"/>
                  <w:sz w:val="20"/>
                  <w:szCs w:val="20"/>
                  <w:lang w:val="en-GB"/>
                </w:rPr>
                <w:t xml:space="preserve">for the organisation that have not been paid. </w:t>
              </w:r>
            </w:ins>
          </w:p>
          <w:p w14:paraId="26304C4B" w14:textId="67091F38" w:rsidR="009A2660" w:rsidRDefault="009A2660">
            <w:pPr>
              <w:spacing w:line="360" w:lineRule="auto"/>
              <w:jc w:val="both"/>
              <w:cnfStyle w:val="000000100000" w:firstRow="0" w:lastRow="0" w:firstColumn="0" w:lastColumn="0" w:oddVBand="0" w:evenVBand="0" w:oddHBand="1" w:evenHBand="0" w:firstRowFirstColumn="0" w:firstRowLastColumn="0" w:lastRowFirstColumn="0" w:lastRowLastColumn="0"/>
              <w:rPr>
                <w:ins w:id="10299" w:author="Dylan Van Aswegen" w:date="2024-07-16T17:55:00Z" w16du:dateUtc="2024-07-16T15:55:00Z"/>
                <w:rFonts w:ascii="Arial" w:hAnsi="Arial" w:cs="Arial"/>
                <w:sz w:val="20"/>
                <w:szCs w:val="20"/>
                <w:lang w:val="en-GB"/>
              </w:rPr>
            </w:pPr>
            <w:ins w:id="10300" w:author="Dylan Van Aswegen" w:date="2024-07-16T17:56:00Z" w16du:dateUtc="2024-07-16T15:56:00Z">
              <w:r>
                <w:rPr>
                  <w:rFonts w:ascii="Arial" w:hAnsi="Arial" w:cs="Arial"/>
                  <w:sz w:val="20"/>
                  <w:szCs w:val="20"/>
                  <w:lang w:val="en-GB"/>
                </w:rPr>
                <w:t xml:space="preserve">The </w:t>
              </w:r>
            </w:ins>
            <w:ins w:id="10301" w:author="Dylan Van Aswegen" w:date="2024-07-16T17:57:00Z" w16du:dateUtc="2024-07-16T15:57:00Z">
              <w:r>
                <w:rPr>
                  <w:rFonts w:ascii="Arial" w:hAnsi="Arial" w:cs="Arial"/>
                  <w:sz w:val="20"/>
                  <w:szCs w:val="20"/>
                  <w:lang w:val="en-GB"/>
                </w:rPr>
                <w:t xml:space="preserve">application administrator will use this field to </w:t>
              </w:r>
              <w:r w:rsidR="001E59F1">
                <w:rPr>
                  <w:rFonts w:ascii="Arial" w:hAnsi="Arial" w:cs="Arial"/>
                  <w:sz w:val="20"/>
                  <w:szCs w:val="20"/>
                  <w:lang w:val="en-GB"/>
                </w:rPr>
                <w:t xml:space="preserve">select the invoice they are capturing a credit note against. </w:t>
              </w:r>
            </w:ins>
          </w:p>
        </w:tc>
      </w:tr>
      <w:tr w:rsidR="00540D80" w14:paraId="28FFD846" w14:textId="77777777" w:rsidTr="005C5491">
        <w:trPr>
          <w:trHeight w:val="192"/>
          <w:ins w:id="10302" w:author="Dylan Van Aswegen" w:date="2024-07-16T17:34:00Z" w16du:dateUtc="2024-07-16T15:34:00Z"/>
        </w:trPr>
        <w:tc>
          <w:tcPr>
            <w:cnfStyle w:val="001000000000" w:firstRow="0" w:lastRow="0" w:firstColumn="1" w:lastColumn="0" w:oddVBand="0" w:evenVBand="0" w:oddHBand="0" w:evenHBand="0" w:firstRowFirstColumn="0" w:firstRowLastColumn="0" w:lastRowFirstColumn="0" w:lastRowLastColumn="0"/>
            <w:tcW w:w="1099" w:type="dxa"/>
          </w:tcPr>
          <w:p w14:paraId="79044AE9" w14:textId="77777777" w:rsidR="00540D80" w:rsidRDefault="00540D80" w:rsidP="00540D80">
            <w:pPr>
              <w:spacing w:line="360" w:lineRule="auto"/>
              <w:jc w:val="both"/>
              <w:rPr>
                <w:ins w:id="10303" w:author="Dylan Van Aswegen" w:date="2024-07-16T17:34:00Z" w16du:dateUtc="2024-07-16T15:34:00Z"/>
                <w:rFonts w:ascii="Arial" w:hAnsi="Arial" w:cs="Arial"/>
                <w:sz w:val="20"/>
                <w:szCs w:val="20"/>
                <w:lang w:val="en-GB"/>
              </w:rPr>
            </w:pPr>
          </w:p>
        </w:tc>
        <w:tc>
          <w:tcPr>
            <w:tcW w:w="1628" w:type="dxa"/>
          </w:tcPr>
          <w:p w14:paraId="34BAD0F8" w14:textId="46F4989E" w:rsidR="00540D80" w:rsidRDefault="00540D80" w:rsidP="00540D80">
            <w:pPr>
              <w:spacing w:line="360" w:lineRule="auto"/>
              <w:jc w:val="both"/>
              <w:cnfStyle w:val="000000000000" w:firstRow="0" w:lastRow="0" w:firstColumn="0" w:lastColumn="0" w:oddVBand="0" w:evenVBand="0" w:oddHBand="0" w:evenHBand="0" w:firstRowFirstColumn="0" w:firstRowLastColumn="0" w:lastRowFirstColumn="0" w:lastRowLastColumn="0"/>
              <w:rPr>
                <w:ins w:id="10304" w:author="Dylan Van Aswegen" w:date="2024-07-16T17:34:00Z" w16du:dateUtc="2024-07-16T15:34:00Z"/>
                <w:rFonts w:ascii="Arial" w:hAnsi="Arial" w:cs="Arial"/>
                <w:sz w:val="20"/>
                <w:szCs w:val="20"/>
                <w:lang w:val="en-GB"/>
              </w:rPr>
            </w:pPr>
            <w:ins w:id="10305" w:author="Dylan Van Aswegen" w:date="2024-07-16T17:35:00Z">
              <w:r>
                <w:rPr>
                  <w:rFonts w:ascii="Arial" w:hAnsi="Arial" w:cs="Arial"/>
                  <w:sz w:val="20"/>
                  <w:szCs w:val="20"/>
                  <w:lang w:val="en-GB"/>
                </w:rPr>
                <w:t>Comments</w:t>
              </w:r>
            </w:ins>
          </w:p>
        </w:tc>
        <w:tc>
          <w:tcPr>
            <w:tcW w:w="1167" w:type="dxa"/>
          </w:tcPr>
          <w:p w14:paraId="7DEF8B8A" w14:textId="308FCB9A" w:rsidR="00540D80" w:rsidRDefault="00540D80" w:rsidP="00540D80">
            <w:pPr>
              <w:spacing w:line="360" w:lineRule="auto"/>
              <w:jc w:val="both"/>
              <w:cnfStyle w:val="000000000000" w:firstRow="0" w:lastRow="0" w:firstColumn="0" w:lastColumn="0" w:oddVBand="0" w:evenVBand="0" w:oddHBand="0" w:evenHBand="0" w:firstRowFirstColumn="0" w:firstRowLastColumn="0" w:lastRowFirstColumn="0" w:lastRowLastColumn="0"/>
              <w:rPr>
                <w:ins w:id="10306" w:author="Dylan Van Aswegen" w:date="2024-07-16T17:34:00Z" w16du:dateUtc="2024-07-16T15:34:00Z"/>
                <w:rFonts w:ascii="Arial" w:hAnsi="Arial" w:cs="Arial"/>
                <w:sz w:val="20"/>
                <w:szCs w:val="20"/>
                <w:lang w:val="en-GB"/>
              </w:rPr>
            </w:pPr>
            <w:ins w:id="10307" w:author="Dylan Van Aswegen" w:date="2024-07-16T17:35:00Z">
              <w:r>
                <w:rPr>
                  <w:rFonts w:ascii="Arial" w:hAnsi="Arial" w:cs="Arial"/>
                  <w:sz w:val="20"/>
                  <w:szCs w:val="20"/>
                  <w:lang w:val="en-GB"/>
                </w:rPr>
                <w:t xml:space="preserve">Text Field </w:t>
              </w:r>
            </w:ins>
          </w:p>
        </w:tc>
        <w:tc>
          <w:tcPr>
            <w:tcW w:w="2215" w:type="dxa"/>
          </w:tcPr>
          <w:p w14:paraId="69C917FA" w14:textId="1782A37F" w:rsidR="00540D80" w:rsidRPr="001D4CF4" w:rsidRDefault="00540D80" w:rsidP="00540D80">
            <w:pPr>
              <w:pStyle w:val="ListParagraph"/>
              <w:numPr>
                <w:ilvl w:val="0"/>
                <w:numId w:val="2"/>
              </w:numPr>
              <w:spacing w:line="360" w:lineRule="auto"/>
              <w:ind w:left="114" w:hanging="180"/>
              <w:jc w:val="both"/>
              <w:cnfStyle w:val="000000000000" w:firstRow="0" w:lastRow="0" w:firstColumn="0" w:lastColumn="0" w:oddVBand="0" w:evenVBand="0" w:oddHBand="0" w:evenHBand="0" w:firstRowFirstColumn="0" w:firstRowLastColumn="0" w:lastRowFirstColumn="0" w:lastRowLastColumn="0"/>
              <w:rPr>
                <w:ins w:id="10308" w:author="Dylan Van Aswegen" w:date="2024-07-16T17:34:00Z" w16du:dateUtc="2024-07-16T15:34:00Z"/>
                <w:rFonts w:ascii="Arial" w:hAnsi="Arial" w:cs="Arial"/>
                <w:sz w:val="20"/>
                <w:szCs w:val="20"/>
                <w:lang w:val="en-GB"/>
              </w:rPr>
            </w:pPr>
            <w:ins w:id="10309" w:author="Dylan Van Aswegen" w:date="2024-07-16T17:35:00Z">
              <w:r>
                <w:rPr>
                  <w:rFonts w:ascii="Arial" w:hAnsi="Arial" w:cs="Arial"/>
                  <w:sz w:val="20"/>
                  <w:szCs w:val="20"/>
                  <w:lang w:val="en-GB"/>
                </w:rPr>
                <w:t xml:space="preserve">String </w:t>
              </w:r>
            </w:ins>
          </w:p>
        </w:tc>
        <w:tc>
          <w:tcPr>
            <w:tcW w:w="1369" w:type="dxa"/>
          </w:tcPr>
          <w:p w14:paraId="62A9D2EC" w14:textId="1155F895" w:rsidR="00540D80" w:rsidRDefault="00ED3C8A" w:rsidP="00540D80">
            <w:pPr>
              <w:spacing w:line="360" w:lineRule="auto"/>
              <w:jc w:val="both"/>
              <w:cnfStyle w:val="000000000000" w:firstRow="0" w:lastRow="0" w:firstColumn="0" w:lastColumn="0" w:oddVBand="0" w:evenVBand="0" w:oddHBand="0" w:evenHBand="0" w:firstRowFirstColumn="0" w:firstRowLastColumn="0" w:lastRowFirstColumn="0" w:lastRowLastColumn="0"/>
              <w:rPr>
                <w:ins w:id="10310" w:author="Dylan Van Aswegen" w:date="2024-07-16T17:34:00Z" w16du:dateUtc="2024-07-16T15:34:00Z"/>
                <w:rFonts w:ascii="Arial" w:hAnsi="Arial" w:cs="Arial"/>
                <w:sz w:val="20"/>
                <w:szCs w:val="20"/>
                <w:lang w:val="en-GB"/>
              </w:rPr>
            </w:pPr>
            <w:ins w:id="10311" w:author="Dylan Van Aswegen" w:date="2024-07-16T17:56:00Z" w16du:dateUtc="2024-07-16T15:56:00Z">
              <w:r>
                <w:rPr>
                  <w:rFonts w:ascii="Arial" w:hAnsi="Arial" w:cs="Arial"/>
                  <w:sz w:val="20"/>
                  <w:szCs w:val="20"/>
                  <w:lang w:val="en-GB"/>
                </w:rPr>
                <w:t>Yes</w:t>
              </w:r>
            </w:ins>
          </w:p>
        </w:tc>
        <w:tc>
          <w:tcPr>
            <w:tcW w:w="3296" w:type="dxa"/>
          </w:tcPr>
          <w:p w14:paraId="280D804D" w14:textId="0517EB27" w:rsidR="00540D80" w:rsidRDefault="00540D80" w:rsidP="00540D80">
            <w:pPr>
              <w:spacing w:line="360" w:lineRule="auto"/>
              <w:jc w:val="both"/>
              <w:cnfStyle w:val="000000000000" w:firstRow="0" w:lastRow="0" w:firstColumn="0" w:lastColumn="0" w:oddVBand="0" w:evenVBand="0" w:oddHBand="0" w:evenHBand="0" w:firstRowFirstColumn="0" w:firstRowLastColumn="0" w:lastRowFirstColumn="0" w:lastRowLastColumn="0"/>
              <w:rPr>
                <w:ins w:id="10312" w:author="Dylan Van Aswegen" w:date="2024-07-16T17:34:00Z" w16du:dateUtc="2024-07-16T15:34:00Z"/>
                <w:rFonts w:ascii="Arial" w:hAnsi="Arial" w:cs="Arial"/>
                <w:sz w:val="20"/>
                <w:szCs w:val="20"/>
                <w:lang w:val="en-GB"/>
              </w:rPr>
            </w:pPr>
            <w:ins w:id="10313" w:author="Dylan Van Aswegen" w:date="2024-07-16T17:35:00Z">
              <w:r>
                <w:rPr>
                  <w:rFonts w:ascii="Arial" w:hAnsi="Arial" w:cs="Arial"/>
                  <w:sz w:val="20"/>
                  <w:szCs w:val="20"/>
                  <w:lang w:val="en-GB"/>
                </w:rPr>
                <w:t xml:space="preserve">The application admin will use this field to capture a comment against the </w:t>
              </w:r>
            </w:ins>
            <w:ins w:id="10314" w:author="Dylan Van Aswegen" w:date="2024-07-16T17:35:00Z" w16du:dateUtc="2024-07-16T15:35:00Z">
              <w:r w:rsidR="00C71C15">
                <w:rPr>
                  <w:rFonts w:ascii="Arial" w:hAnsi="Arial" w:cs="Arial"/>
                  <w:sz w:val="20"/>
                  <w:szCs w:val="20"/>
                  <w:lang w:val="en-GB"/>
                </w:rPr>
                <w:t>credit note</w:t>
              </w:r>
            </w:ins>
            <w:ins w:id="10315" w:author="Dylan Van Aswegen" w:date="2024-07-16T17:35:00Z">
              <w:r>
                <w:rPr>
                  <w:rFonts w:ascii="Arial" w:hAnsi="Arial" w:cs="Arial"/>
                  <w:sz w:val="20"/>
                  <w:szCs w:val="20"/>
                  <w:lang w:val="en-GB"/>
                </w:rPr>
                <w:t xml:space="preserve">. </w:t>
              </w:r>
            </w:ins>
          </w:p>
        </w:tc>
      </w:tr>
      <w:tr w:rsidR="00540D80" w14:paraId="7EFA4626" w14:textId="77777777" w:rsidTr="005C5491">
        <w:trPr>
          <w:cnfStyle w:val="000000100000" w:firstRow="0" w:lastRow="0" w:firstColumn="0" w:lastColumn="0" w:oddVBand="0" w:evenVBand="0" w:oddHBand="1" w:evenHBand="0" w:firstRowFirstColumn="0" w:firstRowLastColumn="0" w:lastRowFirstColumn="0" w:lastRowLastColumn="0"/>
          <w:trHeight w:val="192"/>
          <w:ins w:id="10316" w:author="Dylan Van Aswegen" w:date="2024-07-16T17:34:00Z" w16du:dateUtc="2024-07-16T15:34:00Z"/>
        </w:trPr>
        <w:tc>
          <w:tcPr>
            <w:cnfStyle w:val="001000000000" w:firstRow="0" w:lastRow="0" w:firstColumn="1" w:lastColumn="0" w:oddVBand="0" w:evenVBand="0" w:oddHBand="0" w:evenHBand="0" w:firstRowFirstColumn="0" w:firstRowLastColumn="0" w:lastRowFirstColumn="0" w:lastRowLastColumn="0"/>
            <w:tcW w:w="1099" w:type="dxa"/>
          </w:tcPr>
          <w:p w14:paraId="3AAB2D1A" w14:textId="77777777" w:rsidR="00540D80" w:rsidRDefault="00540D80" w:rsidP="00540D80">
            <w:pPr>
              <w:spacing w:line="360" w:lineRule="auto"/>
              <w:jc w:val="both"/>
              <w:rPr>
                <w:ins w:id="10317" w:author="Dylan Van Aswegen" w:date="2024-07-16T17:34:00Z" w16du:dateUtc="2024-07-16T15:34:00Z"/>
                <w:rFonts w:ascii="Arial" w:hAnsi="Arial" w:cs="Arial"/>
                <w:sz w:val="20"/>
                <w:szCs w:val="20"/>
                <w:lang w:val="en-GB"/>
              </w:rPr>
            </w:pPr>
          </w:p>
        </w:tc>
        <w:tc>
          <w:tcPr>
            <w:tcW w:w="1628" w:type="dxa"/>
          </w:tcPr>
          <w:p w14:paraId="53EE1942" w14:textId="31DA5140" w:rsidR="00540D80" w:rsidRDefault="00540D80" w:rsidP="00540D80">
            <w:pPr>
              <w:spacing w:line="360" w:lineRule="auto"/>
              <w:jc w:val="both"/>
              <w:cnfStyle w:val="000000100000" w:firstRow="0" w:lastRow="0" w:firstColumn="0" w:lastColumn="0" w:oddVBand="0" w:evenVBand="0" w:oddHBand="1" w:evenHBand="0" w:firstRowFirstColumn="0" w:firstRowLastColumn="0" w:lastRowFirstColumn="0" w:lastRowLastColumn="0"/>
              <w:rPr>
                <w:ins w:id="10318" w:author="Dylan Van Aswegen" w:date="2024-07-16T17:34:00Z" w16du:dateUtc="2024-07-16T15:34:00Z"/>
                <w:rFonts w:ascii="Arial" w:hAnsi="Arial" w:cs="Arial"/>
                <w:sz w:val="20"/>
                <w:szCs w:val="20"/>
                <w:lang w:val="en-GB"/>
              </w:rPr>
            </w:pPr>
            <w:ins w:id="10319" w:author="Dylan Van Aswegen" w:date="2024-07-16T17:35:00Z">
              <w:r>
                <w:rPr>
                  <w:rFonts w:ascii="Arial" w:hAnsi="Arial" w:cs="Arial"/>
                  <w:sz w:val="20"/>
                  <w:szCs w:val="20"/>
                  <w:lang w:val="en-GB"/>
                </w:rPr>
                <w:t>Cancel</w:t>
              </w:r>
            </w:ins>
          </w:p>
        </w:tc>
        <w:tc>
          <w:tcPr>
            <w:tcW w:w="1167" w:type="dxa"/>
          </w:tcPr>
          <w:p w14:paraId="704BD882" w14:textId="1F6BCA63" w:rsidR="00540D80" w:rsidRDefault="00540D80" w:rsidP="00540D80">
            <w:pPr>
              <w:spacing w:line="360" w:lineRule="auto"/>
              <w:jc w:val="both"/>
              <w:cnfStyle w:val="000000100000" w:firstRow="0" w:lastRow="0" w:firstColumn="0" w:lastColumn="0" w:oddVBand="0" w:evenVBand="0" w:oddHBand="1" w:evenHBand="0" w:firstRowFirstColumn="0" w:firstRowLastColumn="0" w:lastRowFirstColumn="0" w:lastRowLastColumn="0"/>
              <w:rPr>
                <w:ins w:id="10320" w:author="Dylan Van Aswegen" w:date="2024-07-16T17:34:00Z" w16du:dateUtc="2024-07-16T15:34:00Z"/>
                <w:rFonts w:ascii="Arial" w:hAnsi="Arial" w:cs="Arial"/>
                <w:sz w:val="20"/>
                <w:szCs w:val="20"/>
                <w:lang w:val="en-GB"/>
              </w:rPr>
            </w:pPr>
            <w:ins w:id="10321" w:author="Dylan Van Aswegen" w:date="2024-07-16T17:35:00Z">
              <w:r>
                <w:rPr>
                  <w:rFonts w:ascii="Arial" w:hAnsi="Arial" w:cs="Arial"/>
                  <w:sz w:val="20"/>
                  <w:szCs w:val="20"/>
                  <w:lang w:val="en-GB"/>
                </w:rPr>
                <w:t>Button</w:t>
              </w:r>
            </w:ins>
          </w:p>
        </w:tc>
        <w:tc>
          <w:tcPr>
            <w:tcW w:w="2215" w:type="dxa"/>
          </w:tcPr>
          <w:p w14:paraId="28BDE3C5" w14:textId="77777777" w:rsidR="00540D80" w:rsidRPr="001D4CF4" w:rsidRDefault="00540D80" w:rsidP="00540D80">
            <w:pPr>
              <w:pStyle w:val="ListParagraph"/>
              <w:numPr>
                <w:ilvl w:val="0"/>
                <w:numId w:val="2"/>
              </w:numPr>
              <w:spacing w:line="360" w:lineRule="auto"/>
              <w:ind w:left="114" w:hanging="180"/>
              <w:jc w:val="both"/>
              <w:cnfStyle w:val="000000100000" w:firstRow="0" w:lastRow="0" w:firstColumn="0" w:lastColumn="0" w:oddVBand="0" w:evenVBand="0" w:oddHBand="1" w:evenHBand="0" w:firstRowFirstColumn="0" w:firstRowLastColumn="0" w:lastRowFirstColumn="0" w:lastRowLastColumn="0"/>
              <w:rPr>
                <w:ins w:id="10322" w:author="Dylan Van Aswegen" w:date="2024-07-16T17:34:00Z" w16du:dateUtc="2024-07-16T15:34:00Z"/>
                <w:rFonts w:ascii="Arial" w:hAnsi="Arial" w:cs="Arial"/>
                <w:sz w:val="20"/>
                <w:szCs w:val="20"/>
                <w:lang w:val="en-GB"/>
              </w:rPr>
            </w:pPr>
          </w:p>
        </w:tc>
        <w:tc>
          <w:tcPr>
            <w:tcW w:w="1369" w:type="dxa"/>
          </w:tcPr>
          <w:p w14:paraId="17D7CFD1" w14:textId="77777777" w:rsidR="00540D80" w:rsidRDefault="00540D80" w:rsidP="00540D80">
            <w:pPr>
              <w:spacing w:line="360" w:lineRule="auto"/>
              <w:jc w:val="both"/>
              <w:cnfStyle w:val="000000100000" w:firstRow="0" w:lastRow="0" w:firstColumn="0" w:lastColumn="0" w:oddVBand="0" w:evenVBand="0" w:oddHBand="1" w:evenHBand="0" w:firstRowFirstColumn="0" w:firstRowLastColumn="0" w:lastRowFirstColumn="0" w:lastRowLastColumn="0"/>
              <w:rPr>
                <w:ins w:id="10323" w:author="Dylan Van Aswegen" w:date="2024-07-16T17:34:00Z" w16du:dateUtc="2024-07-16T15:34:00Z"/>
                <w:rFonts w:ascii="Arial" w:hAnsi="Arial" w:cs="Arial"/>
                <w:sz w:val="20"/>
                <w:szCs w:val="20"/>
                <w:lang w:val="en-GB"/>
              </w:rPr>
            </w:pPr>
          </w:p>
        </w:tc>
        <w:tc>
          <w:tcPr>
            <w:tcW w:w="3296" w:type="dxa"/>
          </w:tcPr>
          <w:p w14:paraId="4D4C30D5" w14:textId="06DB0CA8" w:rsidR="00540D80" w:rsidRDefault="00540D80" w:rsidP="00540D80">
            <w:pPr>
              <w:spacing w:line="360" w:lineRule="auto"/>
              <w:jc w:val="both"/>
              <w:cnfStyle w:val="000000100000" w:firstRow="0" w:lastRow="0" w:firstColumn="0" w:lastColumn="0" w:oddVBand="0" w:evenVBand="0" w:oddHBand="1" w:evenHBand="0" w:firstRowFirstColumn="0" w:firstRowLastColumn="0" w:lastRowFirstColumn="0" w:lastRowLastColumn="0"/>
              <w:rPr>
                <w:ins w:id="10324" w:author="Dylan Van Aswegen" w:date="2024-07-16T17:34:00Z" w16du:dateUtc="2024-07-16T15:34:00Z"/>
                <w:rFonts w:ascii="Arial" w:hAnsi="Arial" w:cs="Arial"/>
                <w:sz w:val="20"/>
                <w:szCs w:val="20"/>
                <w:lang w:val="en-GB"/>
              </w:rPr>
            </w:pPr>
            <w:ins w:id="10325" w:author="Dylan Van Aswegen" w:date="2024-07-16T17:35:00Z">
              <w:r>
                <w:rPr>
                  <w:rFonts w:ascii="Arial" w:hAnsi="Arial" w:cs="Arial"/>
                  <w:sz w:val="20"/>
                  <w:szCs w:val="20"/>
                  <w:lang w:val="en-GB"/>
                </w:rPr>
                <w:t xml:space="preserve">This button will be used to cancel the </w:t>
              </w:r>
            </w:ins>
            <w:ins w:id="10326" w:author="Dylan Van Aswegen" w:date="2024-07-16T17:35:00Z" w16du:dateUtc="2024-07-16T15:35:00Z">
              <w:r w:rsidR="00C71C15">
                <w:rPr>
                  <w:rFonts w:ascii="Arial" w:hAnsi="Arial" w:cs="Arial"/>
                  <w:sz w:val="20"/>
                  <w:szCs w:val="20"/>
                  <w:lang w:val="en-GB"/>
                </w:rPr>
                <w:t>credit note</w:t>
              </w:r>
            </w:ins>
            <w:ins w:id="10327" w:author="Dylan Van Aswegen" w:date="2024-07-16T17:35:00Z">
              <w:r>
                <w:rPr>
                  <w:rFonts w:ascii="Arial" w:hAnsi="Arial" w:cs="Arial"/>
                  <w:sz w:val="20"/>
                  <w:szCs w:val="20"/>
                  <w:lang w:val="en-GB"/>
                </w:rPr>
                <w:t xml:space="preserve"> capture. Once clicked, the user will be navigated back to the organisation account page. </w:t>
              </w:r>
            </w:ins>
          </w:p>
        </w:tc>
      </w:tr>
      <w:tr w:rsidR="00540D80" w14:paraId="52863D16" w14:textId="77777777" w:rsidTr="005C5491">
        <w:trPr>
          <w:trHeight w:val="192"/>
          <w:ins w:id="10328" w:author="Dylan Van Aswegen" w:date="2024-07-16T17:34:00Z" w16du:dateUtc="2024-07-16T15:34:00Z"/>
        </w:trPr>
        <w:tc>
          <w:tcPr>
            <w:cnfStyle w:val="001000000000" w:firstRow="0" w:lastRow="0" w:firstColumn="1" w:lastColumn="0" w:oddVBand="0" w:evenVBand="0" w:oddHBand="0" w:evenHBand="0" w:firstRowFirstColumn="0" w:firstRowLastColumn="0" w:lastRowFirstColumn="0" w:lastRowLastColumn="0"/>
            <w:tcW w:w="1099" w:type="dxa"/>
          </w:tcPr>
          <w:p w14:paraId="5742EEB1" w14:textId="77777777" w:rsidR="00540D80" w:rsidRDefault="00540D80" w:rsidP="00540D80">
            <w:pPr>
              <w:spacing w:line="360" w:lineRule="auto"/>
              <w:jc w:val="both"/>
              <w:rPr>
                <w:ins w:id="10329" w:author="Dylan Van Aswegen" w:date="2024-07-16T17:34:00Z" w16du:dateUtc="2024-07-16T15:34:00Z"/>
                <w:rFonts w:ascii="Arial" w:hAnsi="Arial" w:cs="Arial"/>
                <w:sz w:val="20"/>
                <w:szCs w:val="20"/>
                <w:lang w:val="en-GB"/>
              </w:rPr>
            </w:pPr>
          </w:p>
        </w:tc>
        <w:tc>
          <w:tcPr>
            <w:tcW w:w="1628" w:type="dxa"/>
          </w:tcPr>
          <w:p w14:paraId="50BA8B0D" w14:textId="004F1EB1" w:rsidR="00540D80" w:rsidRDefault="00540D80" w:rsidP="00540D80">
            <w:pPr>
              <w:spacing w:line="360" w:lineRule="auto"/>
              <w:jc w:val="both"/>
              <w:cnfStyle w:val="000000000000" w:firstRow="0" w:lastRow="0" w:firstColumn="0" w:lastColumn="0" w:oddVBand="0" w:evenVBand="0" w:oddHBand="0" w:evenHBand="0" w:firstRowFirstColumn="0" w:firstRowLastColumn="0" w:lastRowFirstColumn="0" w:lastRowLastColumn="0"/>
              <w:rPr>
                <w:ins w:id="10330" w:author="Dylan Van Aswegen" w:date="2024-07-16T17:34:00Z" w16du:dateUtc="2024-07-16T15:34:00Z"/>
                <w:rFonts w:ascii="Arial" w:hAnsi="Arial" w:cs="Arial"/>
                <w:sz w:val="20"/>
                <w:szCs w:val="20"/>
                <w:lang w:val="en-GB"/>
              </w:rPr>
            </w:pPr>
            <w:ins w:id="10331" w:author="Dylan Van Aswegen" w:date="2024-07-16T17:35:00Z">
              <w:r>
                <w:rPr>
                  <w:rFonts w:ascii="Arial" w:hAnsi="Arial" w:cs="Arial"/>
                  <w:sz w:val="20"/>
                  <w:szCs w:val="20"/>
                  <w:lang w:val="en-GB"/>
                </w:rPr>
                <w:t>Confirm</w:t>
              </w:r>
            </w:ins>
          </w:p>
        </w:tc>
        <w:tc>
          <w:tcPr>
            <w:tcW w:w="1167" w:type="dxa"/>
          </w:tcPr>
          <w:p w14:paraId="1F7548F1" w14:textId="765924B8" w:rsidR="00540D80" w:rsidRDefault="00540D80" w:rsidP="00540D80">
            <w:pPr>
              <w:spacing w:line="360" w:lineRule="auto"/>
              <w:jc w:val="both"/>
              <w:cnfStyle w:val="000000000000" w:firstRow="0" w:lastRow="0" w:firstColumn="0" w:lastColumn="0" w:oddVBand="0" w:evenVBand="0" w:oddHBand="0" w:evenHBand="0" w:firstRowFirstColumn="0" w:firstRowLastColumn="0" w:lastRowFirstColumn="0" w:lastRowLastColumn="0"/>
              <w:rPr>
                <w:ins w:id="10332" w:author="Dylan Van Aswegen" w:date="2024-07-16T17:34:00Z" w16du:dateUtc="2024-07-16T15:34:00Z"/>
                <w:rFonts w:ascii="Arial" w:hAnsi="Arial" w:cs="Arial"/>
                <w:sz w:val="20"/>
                <w:szCs w:val="20"/>
                <w:lang w:val="en-GB"/>
              </w:rPr>
            </w:pPr>
            <w:ins w:id="10333" w:author="Dylan Van Aswegen" w:date="2024-07-16T17:35:00Z">
              <w:r>
                <w:rPr>
                  <w:rFonts w:ascii="Arial" w:hAnsi="Arial" w:cs="Arial"/>
                  <w:sz w:val="20"/>
                  <w:szCs w:val="20"/>
                  <w:lang w:val="en-GB"/>
                </w:rPr>
                <w:t>Button</w:t>
              </w:r>
            </w:ins>
          </w:p>
        </w:tc>
        <w:tc>
          <w:tcPr>
            <w:tcW w:w="2215" w:type="dxa"/>
          </w:tcPr>
          <w:p w14:paraId="717C0982" w14:textId="77777777" w:rsidR="00540D80" w:rsidRPr="001D4CF4" w:rsidRDefault="00540D80" w:rsidP="00540D80">
            <w:pPr>
              <w:pStyle w:val="ListParagraph"/>
              <w:numPr>
                <w:ilvl w:val="0"/>
                <w:numId w:val="2"/>
              </w:numPr>
              <w:spacing w:line="360" w:lineRule="auto"/>
              <w:ind w:left="114" w:hanging="180"/>
              <w:jc w:val="both"/>
              <w:cnfStyle w:val="000000000000" w:firstRow="0" w:lastRow="0" w:firstColumn="0" w:lastColumn="0" w:oddVBand="0" w:evenVBand="0" w:oddHBand="0" w:evenHBand="0" w:firstRowFirstColumn="0" w:firstRowLastColumn="0" w:lastRowFirstColumn="0" w:lastRowLastColumn="0"/>
              <w:rPr>
                <w:ins w:id="10334" w:author="Dylan Van Aswegen" w:date="2024-07-16T17:34:00Z" w16du:dateUtc="2024-07-16T15:34:00Z"/>
                <w:rFonts w:ascii="Arial" w:hAnsi="Arial" w:cs="Arial"/>
                <w:sz w:val="20"/>
                <w:szCs w:val="20"/>
                <w:lang w:val="en-GB"/>
              </w:rPr>
            </w:pPr>
          </w:p>
        </w:tc>
        <w:tc>
          <w:tcPr>
            <w:tcW w:w="1369" w:type="dxa"/>
          </w:tcPr>
          <w:p w14:paraId="3E85B6C3" w14:textId="77777777" w:rsidR="00540D80" w:rsidRDefault="00540D80" w:rsidP="00540D80">
            <w:pPr>
              <w:spacing w:line="360" w:lineRule="auto"/>
              <w:jc w:val="both"/>
              <w:cnfStyle w:val="000000000000" w:firstRow="0" w:lastRow="0" w:firstColumn="0" w:lastColumn="0" w:oddVBand="0" w:evenVBand="0" w:oddHBand="0" w:evenHBand="0" w:firstRowFirstColumn="0" w:firstRowLastColumn="0" w:lastRowFirstColumn="0" w:lastRowLastColumn="0"/>
              <w:rPr>
                <w:ins w:id="10335" w:author="Dylan Van Aswegen" w:date="2024-07-16T17:34:00Z" w16du:dateUtc="2024-07-16T15:34:00Z"/>
                <w:rFonts w:ascii="Arial" w:hAnsi="Arial" w:cs="Arial"/>
                <w:sz w:val="20"/>
                <w:szCs w:val="20"/>
                <w:lang w:val="en-GB"/>
              </w:rPr>
            </w:pPr>
          </w:p>
        </w:tc>
        <w:tc>
          <w:tcPr>
            <w:tcW w:w="3296" w:type="dxa"/>
          </w:tcPr>
          <w:p w14:paraId="2AC13E78" w14:textId="6D5D69E3" w:rsidR="00540D80" w:rsidRDefault="00540D80" w:rsidP="00540D80">
            <w:pPr>
              <w:spacing w:line="360" w:lineRule="auto"/>
              <w:jc w:val="both"/>
              <w:cnfStyle w:val="000000000000" w:firstRow="0" w:lastRow="0" w:firstColumn="0" w:lastColumn="0" w:oddVBand="0" w:evenVBand="0" w:oddHBand="0" w:evenHBand="0" w:firstRowFirstColumn="0" w:firstRowLastColumn="0" w:lastRowFirstColumn="0" w:lastRowLastColumn="0"/>
              <w:rPr>
                <w:ins w:id="10336" w:author="Dylan Van Aswegen" w:date="2024-07-16T17:34:00Z" w16du:dateUtc="2024-07-16T15:34:00Z"/>
                <w:rFonts w:ascii="Arial" w:hAnsi="Arial" w:cs="Arial"/>
                <w:sz w:val="20"/>
                <w:szCs w:val="20"/>
                <w:lang w:val="en-GB"/>
              </w:rPr>
            </w:pPr>
            <w:ins w:id="10337" w:author="Dylan Van Aswegen" w:date="2024-07-16T17:35:00Z">
              <w:r>
                <w:rPr>
                  <w:rFonts w:ascii="Arial" w:hAnsi="Arial" w:cs="Arial"/>
                  <w:sz w:val="20"/>
                  <w:szCs w:val="20"/>
                  <w:lang w:val="en-GB"/>
                </w:rPr>
                <w:t>This button will be used to confirm the</w:t>
              </w:r>
            </w:ins>
            <w:ins w:id="10338" w:author="Dylan Van Aswegen" w:date="2024-07-16T17:36:00Z" w16du:dateUtc="2024-07-16T15:36:00Z">
              <w:r w:rsidR="00C71C15">
                <w:rPr>
                  <w:rFonts w:ascii="Arial" w:hAnsi="Arial" w:cs="Arial"/>
                  <w:sz w:val="20"/>
                  <w:szCs w:val="20"/>
                  <w:lang w:val="en-GB"/>
                </w:rPr>
                <w:t xml:space="preserve"> credit note</w:t>
              </w:r>
            </w:ins>
            <w:ins w:id="10339" w:author="Dylan Van Aswegen" w:date="2024-07-16T17:35:00Z">
              <w:r>
                <w:rPr>
                  <w:rFonts w:ascii="Arial" w:hAnsi="Arial" w:cs="Arial"/>
                  <w:sz w:val="20"/>
                  <w:szCs w:val="20"/>
                  <w:lang w:val="en-GB"/>
                </w:rPr>
                <w:t xml:space="preserve"> capture. Once clicked, the </w:t>
              </w:r>
            </w:ins>
            <w:ins w:id="10340" w:author="Dylan Van Aswegen" w:date="2024-07-16T17:36:00Z" w16du:dateUtc="2024-07-16T15:36:00Z">
              <w:r w:rsidR="00C71C15">
                <w:rPr>
                  <w:rFonts w:ascii="Arial" w:hAnsi="Arial" w:cs="Arial"/>
                  <w:sz w:val="20"/>
                  <w:szCs w:val="20"/>
                  <w:lang w:val="en-GB"/>
                </w:rPr>
                <w:t xml:space="preserve">credit </w:t>
              </w:r>
            </w:ins>
            <w:ins w:id="10341" w:author="Dylan Van Aswegen" w:date="2024-07-16T17:59:00Z" w16du:dateUtc="2024-07-16T15:59:00Z">
              <w:r w:rsidR="00A02D41">
                <w:rPr>
                  <w:rFonts w:ascii="Arial" w:hAnsi="Arial" w:cs="Arial"/>
                  <w:sz w:val="20"/>
                  <w:szCs w:val="20"/>
                  <w:lang w:val="en-GB"/>
                </w:rPr>
                <w:t>note</w:t>
              </w:r>
            </w:ins>
            <w:ins w:id="10342" w:author="Dylan Van Aswegen" w:date="2024-07-16T17:35:00Z">
              <w:r>
                <w:rPr>
                  <w:rFonts w:ascii="Arial" w:hAnsi="Arial" w:cs="Arial"/>
                  <w:sz w:val="20"/>
                  <w:szCs w:val="20"/>
                  <w:lang w:val="en-GB"/>
                </w:rPr>
                <w:t xml:space="preserve"> details will be saved against the invoice with the current date as the </w:t>
              </w:r>
            </w:ins>
            <w:ins w:id="10343" w:author="Dylan Van Aswegen" w:date="2024-07-16T22:04:00Z" w16du:dateUtc="2024-07-16T20:04:00Z">
              <w:r w:rsidR="00C42B8F">
                <w:rPr>
                  <w:rFonts w:ascii="Arial" w:hAnsi="Arial" w:cs="Arial"/>
                  <w:sz w:val="20"/>
                  <w:szCs w:val="20"/>
                  <w:lang w:val="en-GB"/>
                </w:rPr>
                <w:t>credit note</w:t>
              </w:r>
            </w:ins>
            <w:ins w:id="10344" w:author="Dylan Van Aswegen" w:date="2024-07-16T17:35:00Z">
              <w:r>
                <w:rPr>
                  <w:rFonts w:ascii="Arial" w:hAnsi="Arial" w:cs="Arial"/>
                  <w:sz w:val="20"/>
                  <w:szCs w:val="20"/>
                  <w:lang w:val="en-GB"/>
                </w:rPr>
                <w:t xml:space="preserve"> date.</w:t>
              </w:r>
            </w:ins>
            <w:ins w:id="10345" w:author="Dylan Van Aswegen" w:date="2024-07-16T17:58:00Z" w16du:dateUtc="2024-07-16T15:58:00Z">
              <w:r w:rsidR="00177B57">
                <w:rPr>
                  <w:rFonts w:ascii="Arial" w:hAnsi="Arial" w:cs="Arial"/>
                  <w:sz w:val="20"/>
                  <w:szCs w:val="20"/>
                  <w:lang w:val="en-GB"/>
                </w:rPr>
                <w:t xml:space="preserve"> </w:t>
              </w:r>
            </w:ins>
          </w:p>
        </w:tc>
      </w:tr>
    </w:tbl>
    <w:p w14:paraId="2A25AA20" w14:textId="735F0B5C" w:rsidR="005B62F5" w:rsidRDefault="00C702CB" w:rsidP="005B62F5">
      <w:pPr>
        <w:rPr>
          <w:ins w:id="10346" w:author="Dylan Van Aswegen" w:date="2024-07-16T17:28:00Z" w16du:dateUtc="2024-07-16T15:28:00Z"/>
          <w:lang w:val="en-GB"/>
        </w:rPr>
      </w:pPr>
      <w:ins w:id="10347" w:author="Dylan Van Aswegen" w:date="2024-07-16T17:33:00Z" w16du:dateUtc="2024-07-16T15:33:00Z">
        <w:r>
          <w:rPr>
            <w:lang w:val="en-GB"/>
          </w:rPr>
          <w:t xml:space="preserve"> </w:t>
        </w:r>
        <w:r>
          <w:rPr>
            <w:lang w:val="en-GB"/>
          </w:rPr>
          <w:tab/>
        </w:r>
      </w:ins>
    </w:p>
    <w:p w14:paraId="1400E3CC" w14:textId="35034107" w:rsidR="002A328A" w:rsidRDefault="0069274C" w:rsidP="007E2DA1">
      <w:pPr>
        <w:rPr>
          <w:ins w:id="10348" w:author="Dylan Van Aswegen" w:date="2024-07-16T17:37:00Z" w16du:dateUtc="2024-07-16T15:37:00Z"/>
          <w:lang w:val="en-GB"/>
        </w:rPr>
      </w:pPr>
      <w:ins w:id="10349" w:author="Dylan Van Aswegen" w:date="2024-07-16T17:36:00Z" w16du:dateUtc="2024-07-16T15:36:00Z">
        <w:r>
          <w:rPr>
            <w:lang w:val="en-GB"/>
          </w:rPr>
          <w:t>When the application administrator</w:t>
        </w:r>
      </w:ins>
      <w:ins w:id="10350" w:author="Dylan Van Aswegen" w:date="2024-07-16T17:37:00Z" w16du:dateUtc="2024-07-16T15:37:00Z">
        <w:r>
          <w:rPr>
            <w:lang w:val="en-GB"/>
          </w:rPr>
          <w:t xml:space="preserve"> clicks on the edit account button, they will be presented with a window to edit the account details. The window will consist of the following fields: </w:t>
        </w:r>
      </w:ins>
    </w:p>
    <w:tbl>
      <w:tblPr>
        <w:tblStyle w:val="GridTable4-Accent1"/>
        <w:tblW w:w="10774" w:type="dxa"/>
        <w:tblInd w:w="-714" w:type="dxa"/>
        <w:tblLook w:val="04A0" w:firstRow="1" w:lastRow="0" w:firstColumn="1" w:lastColumn="0" w:noHBand="0" w:noVBand="1"/>
      </w:tblPr>
      <w:tblGrid>
        <w:gridCol w:w="1099"/>
        <w:gridCol w:w="1628"/>
        <w:gridCol w:w="1167"/>
        <w:gridCol w:w="2215"/>
        <w:gridCol w:w="1369"/>
        <w:gridCol w:w="3296"/>
      </w:tblGrid>
      <w:tr w:rsidR="00F6781E" w14:paraId="6F349277" w14:textId="77777777" w:rsidTr="005C5491">
        <w:trPr>
          <w:cnfStyle w:val="100000000000" w:firstRow="1" w:lastRow="0" w:firstColumn="0" w:lastColumn="0" w:oddVBand="0" w:evenVBand="0" w:oddHBand="0" w:evenHBand="0" w:firstRowFirstColumn="0" w:firstRowLastColumn="0" w:lastRowFirstColumn="0" w:lastRowLastColumn="0"/>
          <w:tblHeader/>
          <w:ins w:id="10351" w:author="Dylan Van Aswegen" w:date="2024-07-16T17:37:00Z" w16du:dateUtc="2024-07-16T15:37:00Z"/>
        </w:trPr>
        <w:tc>
          <w:tcPr>
            <w:cnfStyle w:val="001000000000" w:firstRow="0" w:lastRow="0" w:firstColumn="1" w:lastColumn="0" w:oddVBand="0" w:evenVBand="0" w:oddHBand="0" w:evenHBand="0" w:firstRowFirstColumn="0" w:firstRowLastColumn="0" w:lastRowFirstColumn="0" w:lastRowLastColumn="0"/>
            <w:tcW w:w="1099" w:type="dxa"/>
            <w:shd w:val="clear" w:color="auto" w:fill="002060"/>
          </w:tcPr>
          <w:p w14:paraId="75DDE486" w14:textId="77777777" w:rsidR="00F6781E" w:rsidRDefault="00F6781E">
            <w:pPr>
              <w:spacing w:line="360" w:lineRule="auto"/>
              <w:jc w:val="both"/>
              <w:rPr>
                <w:ins w:id="10352" w:author="Dylan Van Aswegen" w:date="2024-07-16T17:37:00Z" w16du:dateUtc="2024-07-16T15:37:00Z"/>
                <w:rFonts w:ascii="Arial" w:hAnsi="Arial" w:cs="Arial"/>
                <w:sz w:val="20"/>
                <w:szCs w:val="20"/>
                <w:lang w:val="en-GB"/>
              </w:rPr>
            </w:pPr>
            <w:ins w:id="10353" w:author="Dylan Van Aswegen" w:date="2024-07-16T17:37:00Z" w16du:dateUtc="2024-07-16T15:37:00Z">
              <w:r>
                <w:rPr>
                  <w:rFonts w:ascii="Arial" w:hAnsi="Arial" w:cs="Arial"/>
                  <w:sz w:val="20"/>
                  <w:szCs w:val="20"/>
                  <w:lang w:val="en-GB"/>
                </w:rPr>
                <w:t xml:space="preserve">Field Number </w:t>
              </w:r>
            </w:ins>
          </w:p>
        </w:tc>
        <w:tc>
          <w:tcPr>
            <w:tcW w:w="1628" w:type="dxa"/>
            <w:shd w:val="clear" w:color="auto" w:fill="002060"/>
          </w:tcPr>
          <w:p w14:paraId="5C94D360" w14:textId="77777777" w:rsidR="00F6781E" w:rsidRDefault="00F6781E">
            <w:pPr>
              <w:spacing w:line="360" w:lineRule="auto"/>
              <w:jc w:val="both"/>
              <w:cnfStyle w:val="100000000000" w:firstRow="1" w:lastRow="0" w:firstColumn="0" w:lastColumn="0" w:oddVBand="0" w:evenVBand="0" w:oddHBand="0" w:evenHBand="0" w:firstRowFirstColumn="0" w:firstRowLastColumn="0" w:lastRowFirstColumn="0" w:lastRowLastColumn="0"/>
              <w:rPr>
                <w:ins w:id="10354" w:author="Dylan Van Aswegen" w:date="2024-07-16T17:37:00Z" w16du:dateUtc="2024-07-16T15:37:00Z"/>
                <w:rFonts w:ascii="Arial" w:hAnsi="Arial" w:cs="Arial"/>
                <w:sz w:val="20"/>
                <w:szCs w:val="20"/>
                <w:lang w:val="en-GB"/>
              </w:rPr>
            </w:pPr>
            <w:ins w:id="10355" w:author="Dylan Van Aswegen" w:date="2024-07-16T17:37:00Z" w16du:dateUtc="2024-07-16T15:37:00Z">
              <w:r>
                <w:rPr>
                  <w:rFonts w:ascii="Arial" w:hAnsi="Arial" w:cs="Arial"/>
                  <w:sz w:val="20"/>
                  <w:szCs w:val="20"/>
                  <w:lang w:val="en-GB"/>
                </w:rPr>
                <w:t>Field Name</w:t>
              </w:r>
            </w:ins>
          </w:p>
        </w:tc>
        <w:tc>
          <w:tcPr>
            <w:tcW w:w="1167" w:type="dxa"/>
            <w:shd w:val="clear" w:color="auto" w:fill="002060"/>
          </w:tcPr>
          <w:p w14:paraId="547DFCE4" w14:textId="77777777" w:rsidR="00F6781E" w:rsidRDefault="00F6781E">
            <w:pPr>
              <w:spacing w:line="360" w:lineRule="auto"/>
              <w:jc w:val="both"/>
              <w:cnfStyle w:val="100000000000" w:firstRow="1" w:lastRow="0" w:firstColumn="0" w:lastColumn="0" w:oddVBand="0" w:evenVBand="0" w:oddHBand="0" w:evenHBand="0" w:firstRowFirstColumn="0" w:firstRowLastColumn="0" w:lastRowFirstColumn="0" w:lastRowLastColumn="0"/>
              <w:rPr>
                <w:ins w:id="10356" w:author="Dylan Van Aswegen" w:date="2024-07-16T17:37:00Z" w16du:dateUtc="2024-07-16T15:37:00Z"/>
                <w:rFonts w:ascii="Arial" w:hAnsi="Arial" w:cs="Arial"/>
                <w:sz w:val="20"/>
                <w:szCs w:val="20"/>
                <w:lang w:val="en-GB"/>
              </w:rPr>
            </w:pPr>
            <w:ins w:id="10357" w:author="Dylan Van Aswegen" w:date="2024-07-16T17:37:00Z" w16du:dateUtc="2024-07-16T15:37:00Z">
              <w:r>
                <w:rPr>
                  <w:rFonts w:ascii="Arial" w:hAnsi="Arial" w:cs="Arial"/>
                  <w:sz w:val="20"/>
                  <w:szCs w:val="20"/>
                  <w:lang w:val="en-GB"/>
                </w:rPr>
                <w:t>Field Type</w:t>
              </w:r>
            </w:ins>
          </w:p>
        </w:tc>
        <w:tc>
          <w:tcPr>
            <w:tcW w:w="2215" w:type="dxa"/>
            <w:shd w:val="clear" w:color="auto" w:fill="002060"/>
          </w:tcPr>
          <w:p w14:paraId="005B89B4" w14:textId="77777777" w:rsidR="00F6781E" w:rsidRDefault="00F6781E">
            <w:pPr>
              <w:spacing w:line="360" w:lineRule="auto"/>
              <w:jc w:val="both"/>
              <w:cnfStyle w:val="100000000000" w:firstRow="1" w:lastRow="0" w:firstColumn="0" w:lastColumn="0" w:oddVBand="0" w:evenVBand="0" w:oddHBand="0" w:evenHBand="0" w:firstRowFirstColumn="0" w:firstRowLastColumn="0" w:lastRowFirstColumn="0" w:lastRowLastColumn="0"/>
              <w:rPr>
                <w:ins w:id="10358" w:author="Dylan Van Aswegen" w:date="2024-07-16T17:37:00Z" w16du:dateUtc="2024-07-16T15:37:00Z"/>
                <w:rFonts w:ascii="Arial" w:hAnsi="Arial" w:cs="Arial"/>
                <w:sz w:val="20"/>
                <w:szCs w:val="20"/>
                <w:lang w:val="en-GB"/>
              </w:rPr>
            </w:pPr>
            <w:ins w:id="10359" w:author="Dylan Van Aswegen" w:date="2024-07-16T17:37:00Z" w16du:dateUtc="2024-07-16T15:37:00Z">
              <w:r>
                <w:rPr>
                  <w:rFonts w:ascii="Arial" w:hAnsi="Arial" w:cs="Arial"/>
                  <w:sz w:val="20"/>
                  <w:szCs w:val="20"/>
                  <w:lang w:val="en-GB"/>
                </w:rPr>
                <w:t>Field Data Type</w:t>
              </w:r>
            </w:ins>
          </w:p>
        </w:tc>
        <w:tc>
          <w:tcPr>
            <w:tcW w:w="1369" w:type="dxa"/>
            <w:shd w:val="clear" w:color="auto" w:fill="002060"/>
          </w:tcPr>
          <w:p w14:paraId="52BE6DD2" w14:textId="77777777" w:rsidR="00F6781E" w:rsidRDefault="00F6781E">
            <w:pPr>
              <w:spacing w:line="360" w:lineRule="auto"/>
              <w:jc w:val="both"/>
              <w:cnfStyle w:val="100000000000" w:firstRow="1" w:lastRow="0" w:firstColumn="0" w:lastColumn="0" w:oddVBand="0" w:evenVBand="0" w:oddHBand="0" w:evenHBand="0" w:firstRowFirstColumn="0" w:firstRowLastColumn="0" w:lastRowFirstColumn="0" w:lastRowLastColumn="0"/>
              <w:rPr>
                <w:ins w:id="10360" w:author="Dylan Van Aswegen" w:date="2024-07-16T17:37:00Z" w16du:dateUtc="2024-07-16T15:37:00Z"/>
                <w:rFonts w:ascii="Arial" w:hAnsi="Arial" w:cs="Arial"/>
                <w:sz w:val="20"/>
                <w:szCs w:val="20"/>
                <w:lang w:val="en-GB"/>
              </w:rPr>
            </w:pPr>
            <w:ins w:id="10361" w:author="Dylan Van Aswegen" w:date="2024-07-16T17:37:00Z" w16du:dateUtc="2024-07-16T15:37:00Z">
              <w:r>
                <w:rPr>
                  <w:rFonts w:ascii="Arial" w:hAnsi="Arial" w:cs="Arial"/>
                  <w:sz w:val="20"/>
                  <w:szCs w:val="20"/>
                  <w:lang w:val="en-GB"/>
                </w:rPr>
                <w:t>Required?</w:t>
              </w:r>
            </w:ins>
          </w:p>
        </w:tc>
        <w:tc>
          <w:tcPr>
            <w:tcW w:w="3296" w:type="dxa"/>
            <w:shd w:val="clear" w:color="auto" w:fill="002060"/>
          </w:tcPr>
          <w:p w14:paraId="6E87EA4E" w14:textId="77777777" w:rsidR="00F6781E" w:rsidRDefault="00F6781E">
            <w:pPr>
              <w:spacing w:line="360" w:lineRule="auto"/>
              <w:jc w:val="both"/>
              <w:cnfStyle w:val="100000000000" w:firstRow="1" w:lastRow="0" w:firstColumn="0" w:lastColumn="0" w:oddVBand="0" w:evenVBand="0" w:oddHBand="0" w:evenHBand="0" w:firstRowFirstColumn="0" w:firstRowLastColumn="0" w:lastRowFirstColumn="0" w:lastRowLastColumn="0"/>
              <w:rPr>
                <w:ins w:id="10362" w:author="Dylan Van Aswegen" w:date="2024-07-16T17:37:00Z" w16du:dateUtc="2024-07-16T15:37:00Z"/>
                <w:rFonts w:ascii="Arial" w:hAnsi="Arial" w:cs="Arial"/>
                <w:sz w:val="20"/>
                <w:szCs w:val="20"/>
                <w:lang w:val="en-GB"/>
              </w:rPr>
            </w:pPr>
            <w:ins w:id="10363" w:author="Dylan Van Aswegen" w:date="2024-07-16T17:37:00Z" w16du:dateUtc="2024-07-16T15:37:00Z">
              <w:r>
                <w:rPr>
                  <w:rFonts w:ascii="Arial" w:hAnsi="Arial" w:cs="Arial"/>
                  <w:sz w:val="20"/>
                  <w:szCs w:val="20"/>
                  <w:lang w:val="en-GB"/>
                </w:rPr>
                <w:t>Field Rules</w:t>
              </w:r>
            </w:ins>
          </w:p>
        </w:tc>
      </w:tr>
      <w:tr w:rsidR="00F6781E" w14:paraId="60A15C29" w14:textId="77777777" w:rsidTr="005C5491">
        <w:trPr>
          <w:cnfStyle w:val="000000100000" w:firstRow="0" w:lastRow="0" w:firstColumn="0" w:lastColumn="0" w:oddVBand="0" w:evenVBand="0" w:oddHBand="1" w:evenHBand="0" w:firstRowFirstColumn="0" w:firstRowLastColumn="0" w:lastRowFirstColumn="0" w:lastRowLastColumn="0"/>
          <w:trHeight w:val="192"/>
          <w:ins w:id="10364" w:author="Dylan Van Aswegen" w:date="2024-07-16T17:37:00Z" w16du:dateUtc="2024-07-16T15:37:00Z"/>
        </w:trPr>
        <w:tc>
          <w:tcPr>
            <w:cnfStyle w:val="001000000000" w:firstRow="0" w:lastRow="0" w:firstColumn="1" w:lastColumn="0" w:oddVBand="0" w:evenVBand="0" w:oddHBand="0" w:evenHBand="0" w:firstRowFirstColumn="0" w:firstRowLastColumn="0" w:lastRowFirstColumn="0" w:lastRowLastColumn="0"/>
            <w:tcW w:w="1099" w:type="dxa"/>
          </w:tcPr>
          <w:p w14:paraId="4EE3E13B" w14:textId="77777777" w:rsidR="00F6781E" w:rsidRDefault="00F6781E">
            <w:pPr>
              <w:spacing w:line="360" w:lineRule="auto"/>
              <w:jc w:val="both"/>
              <w:rPr>
                <w:ins w:id="10365" w:author="Dylan Van Aswegen" w:date="2024-07-16T17:37:00Z" w16du:dateUtc="2024-07-16T15:37:00Z"/>
                <w:rFonts w:ascii="Arial" w:hAnsi="Arial" w:cs="Arial"/>
                <w:sz w:val="20"/>
                <w:szCs w:val="20"/>
                <w:lang w:val="en-GB"/>
              </w:rPr>
            </w:pPr>
          </w:p>
        </w:tc>
        <w:tc>
          <w:tcPr>
            <w:tcW w:w="1628" w:type="dxa"/>
          </w:tcPr>
          <w:p w14:paraId="174473F8" w14:textId="79FF174F" w:rsidR="00F6781E" w:rsidRDefault="00F6781E">
            <w:pPr>
              <w:spacing w:line="360" w:lineRule="auto"/>
              <w:jc w:val="both"/>
              <w:cnfStyle w:val="000000100000" w:firstRow="0" w:lastRow="0" w:firstColumn="0" w:lastColumn="0" w:oddVBand="0" w:evenVBand="0" w:oddHBand="1" w:evenHBand="0" w:firstRowFirstColumn="0" w:firstRowLastColumn="0" w:lastRowFirstColumn="0" w:lastRowLastColumn="0"/>
              <w:rPr>
                <w:ins w:id="10366" w:author="Dylan Van Aswegen" w:date="2024-07-16T17:37:00Z" w16du:dateUtc="2024-07-16T15:37:00Z"/>
                <w:rFonts w:ascii="Arial" w:hAnsi="Arial" w:cs="Arial"/>
                <w:sz w:val="20"/>
                <w:szCs w:val="20"/>
                <w:lang w:val="en-GB"/>
              </w:rPr>
            </w:pPr>
            <w:ins w:id="10367" w:author="Dylan Van Aswegen" w:date="2024-07-16T17:37:00Z" w16du:dateUtc="2024-07-16T15:37:00Z">
              <w:r>
                <w:rPr>
                  <w:rFonts w:ascii="Arial" w:hAnsi="Arial" w:cs="Arial"/>
                  <w:sz w:val="20"/>
                  <w:szCs w:val="20"/>
                  <w:lang w:val="en-GB"/>
                </w:rPr>
                <w:t>Seo Name</w:t>
              </w:r>
            </w:ins>
          </w:p>
        </w:tc>
        <w:tc>
          <w:tcPr>
            <w:tcW w:w="1167" w:type="dxa"/>
          </w:tcPr>
          <w:p w14:paraId="3821BB46" w14:textId="4B72733E" w:rsidR="00F6781E" w:rsidRDefault="00F6781E">
            <w:pPr>
              <w:spacing w:line="360" w:lineRule="auto"/>
              <w:jc w:val="both"/>
              <w:cnfStyle w:val="000000100000" w:firstRow="0" w:lastRow="0" w:firstColumn="0" w:lastColumn="0" w:oddVBand="0" w:evenVBand="0" w:oddHBand="1" w:evenHBand="0" w:firstRowFirstColumn="0" w:firstRowLastColumn="0" w:lastRowFirstColumn="0" w:lastRowLastColumn="0"/>
              <w:rPr>
                <w:ins w:id="10368" w:author="Dylan Van Aswegen" w:date="2024-07-16T17:37:00Z" w16du:dateUtc="2024-07-16T15:37:00Z"/>
                <w:rFonts w:ascii="Arial" w:hAnsi="Arial" w:cs="Arial"/>
                <w:sz w:val="20"/>
                <w:szCs w:val="20"/>
                <w:lang w:val="en-GB"/>
              </w:rPr>
            </w:pPr>
            <w:proofErr w:type="spellStart"/>
            <w:ins w:id="10369" w:author="Dylan Van Aswegen" w:date="2024-07-16T17:38:00Z" w16du:dateUtc="2024-07-16T15:38:00Z">
              <w:r>
                <w:rPr>
                  <w:rFonts w:ascii="Arial" w:hAnsi="Arial" w:cs="Arial"/>
                  <w:sz w:val="20"/>
                  <w:szCs w:val="20"/>
                  <w:lang w:val="en-GB"/>
                </w:rPr>
                <w:t>Textfield</w:t>
              </w:r>
            </w:ins>
            <w:proofErr w:type="spellEnd"/>
          </w:p>
        </w:tc>
        <w:tc>
          <w:tcPr>
            <w:tcW w:w="2215" w:type="dxa"/>
          </w:tcPr>
          <w:p w14:paraId="011A3F88" w14:textId="2571B565" w:rsidR="00F6781E" w:rsidRPr="00F6781E" w:rsidRDefault="00B25D78" w:rsidP="00F6781E">
            <w:pPr>
              <w:spacing w:line="360" w:lineRule="auto"/>
              <w:jc w:val="both"/>
              <w:cnfStyle w:val="000000100000" w:firstRow="0" w:lastRow="0" w:firstColumn="0" w:lastColumn="0" w:oddVBand="0" w:evenVBand="0" w:oddHBand="1" w:evenHBand="0" w:firstRowFirstColumn="0" w:firstRowLastColumn="0" w:lastRowFirstColumn="0" w:lastRowLastColumn="0"/>
              <w:rPr>
                <w:ins w:id="10370" w:author="Dylan Van Aswegen" w:date="2024-07-16T17:37:00Z" w16du:dateUtc="2024-07-16T15:37:00Z"/>
                <w:rFonts w:ascii="Arial" w:hAnsi="Arial" w:cs="Arial"/>
                <w:sz w:val="20"/>
                <w:szCs w:val="20"/>
                <w:lang w:val="en-GB"/>
                <w:rPrChange w:id="10371" w:author="Dylan Van Aswegen" w:date="2024-07-16T17:38:00Z" w16du:dateUtc="2024-07-16T15:38:00Z">
                  <w:rPr>
                    <w:ins w:id="10372" w:author="Dylan Van Aswegen" w:date="2024-07-16T17:37:00Z" w16du:dateUtc="2024-07-16T15:37:00Z"/>
                    <w:lang w:val="en-GB"/>
                  </w:rPr>
                </w:rPrChange>
              </w:rPr>
              <w:pPrChange w:id="10373" w:author="Dylan Van Aswegen" w:date="2024-07-16T17:38:00Z" w16du:dateUtc="2024-07-16T15:38:00Z">
                <w:pPr>
                  <w:pStyle w:val="ListParagraph"/>
                  <w:numPr>
                    <w:numId w:val="2"/>
                  </w:numPr>
                  <w:spacing w:line="360" w:lineRule="auto"/>
                  <w:ind w:left="114" w:hanging="180"/>
                  <w:jc w:val="both"/>
                  <w:cnfStyle w:val="000000100000" w:firstRow="0" w:lastRow="0" w:firstColumn="0" w:lastColumn="0" w:oddVBand="0" w:evenVBand="0" w:oddHBand="1" w:evenHBand="0" w:firstRowFirstColumn="0" w:firstRowLastColumn="0" w:lastRowFirstColumn="0" w:lastRowLastColumn="0"/>
                </w:pPr>
              </w:pPrChange>
            </w:pPr>
            <w:ins w:id="10374" w:author="Dylan Van Aswegen" w:date="2024-07-16T17:39:00Z" w16du:dateUtc="2024-07-16T15:39:00Z">
              <w:r>
                <w:rPr>
                  <w:rFonts w:ascii="Arial" w:hAnsi="Arial" w:cs="Arial"/>
                  <w:sz w:val="20"/>
                  <w:szCs w:val="20"/>
                  <w:lang w:val="en-GB"/>
                </w:rPr>
                <w:t>String</w:t>
              </w:r>
            </w:ins>
          </w:p>
        </w:tc>
        <w:tc>
          <w:tcPr>
            <w:tcW w:w="1369" w:type="dxa"/>
          </w:tcPr>
          <w:p w14:paraId="6703E260" w14:textId="091398EB" w:rsidR="00F6781E" w:rsidRDefault="00B25D78">
            <w:pPr>
              <w:spacing w:line="360" w:lineRule="auto"/>
              <w:jc w:val="both"/>
              <w:cnfStyle w:val="000000100000" w:firstRow="0" w:lastRow="0" w:firstColumn="0" w:lastColumn="0" w:oddVBand="0" w:evenVBand="0" w:oddHBand="1" w:evenHBand="0" w:firstRowFirstColumn="0" w:firstRowLastColumn="0" w:lastRowFirstColumn="0" w:lastRowLastColumn="0"/>
              <w:rPr>
                <w:ins w:id="10375" w:author="Dylan Van Aswegen" w:date="2024-07-16T17:37:00Z" w16du:dateUtc="2024-07-16T15:37:00Z"/>
                <w:rFonts w:ascii="Arial" w:hAnsi="Arial" w:cs="Arial"/>
                <w:sz w:val="20"/>
                <w:szCs w:val="20"/>
                <w:lang w:val="en-GB"/>
              </w:rPr>
            </w:pPr>
            <w:ins w:id="10376" w:author="Dylan Van Aswegen" w:date="2024-07-16T17:39:00Z" w16du:dateUtc="2024-07-16T15:39:00Z">
              <w:r>
                <w:rPr>
                  <w:rFonts w:ascii="Arial" w:hAnsi="Arial" w:cs="Arial"/>
                  <w:sz w:val="20"/>
                  <w:szCs w:val="20"/>
                  <w:lang w:val="en-GB"/>
                </w:rPr>
                <w:t>N/A</w:t>
              </w:r>
            </w:ins>
          </w:p>
        </w:tc>
        <w:tc>
          <w:tcPr>
            <w:tcW w:w="3296" w:type="dxa"/>
          </w:tcPr>
          <w:p w14:paraId="1B106FE5" w14:textId="310FA9C8" w:rsidR="00F6781E" w:rsidRDefault="00B25D78">
            <w:pPr>
              <w:spacing w:line="360" w:lineRule="auto"/>
              <w:jc w:val="both"/>
              <w:cnfStyle w:val="000000100000" w:firstRow="0" w:lastRow="0" w:firstColumn="0" w:lastColumn="0" w:oddVBand="0" w:evenVBand="0" w:oddHBand="1" w:evenHBand="0" w:firstRowFirstColumn="0" w:firstRowLastColumn="0" w:lastRowFirstColumn="0" w:lastRowLastColumn="0"/>
              <w:rPr>
                <w:ins w:id="10377" w:author="Dylan Van Aswegen" w:date="2024-07-16T17:37:00Z" w16du:dateUtc="2024-07-16T15:37:00Z"/>
                <w:rFonts w:ascii="Arial" w:hAnsi="Arial" w:cs="Arial"/>
                <w:sz w:val="20"/>
                <w:szCs w:val="20"/>
                <w:lang w:val="en-GB"/>
              </w:rPr>
            </w:pPr>
            <w:ins w:id="10378" w:author="Dylan Van Aswegen" w:date="2024-07-16T17:39:00Z" w16du:dateUtc="2024-07-16T15:39:00Z">
              <w:r>
                <w:rPr>
                  <w:rFonts w:ascii="Arial" w:hAnsi="Arial" w:cs="Arial"/>
                  <w:sz w:val="20"/>
                  <w:szCs w:val="20"/>
                  <w:lang w:val="en-GB"/>
                </w:rPr>
                <w:t>This field will</w:t>
              </w:r>
            </w:ins>
            <w:ins w:id="10379" w:author="Dylan Van Aswegen" w:date="2024-07-16T17:40:00Z" w16du:dateUtc="2024-07-16T15:40:00Z">
              <w:r>
                <w:rPr>
                  <w:rFonts w:ascii="Arial" w:hAnsi="Arial" w:cs="Arial"/>
                  <w:sz w:val="20"/>
                  <w:szCs w:val="20"/>
                  <w:lang w:val="en-GB"/>
                </w:rPr>
                <w:t xml:space="preserve"> be populated with the </w:t>
              </w:r>
              <w:proofErr w:type="spellStart"/>
              <w:r>
                <w:rPr>
                  <w:rFonts w:ascii="Arial" w:hAnsi="Arial" w:cs="Arial"/>
                  <w:sz w:val="20"/>
                  <w:szCs w:val="20"/>
                  <w:lang w:val="en-GB"/>
                </w:rPr>
                <w:t>shortname</w:t>
              </w:r>
              <w:proofErr w:type="spellEnd"/>
              <w:r>
                <w:rPr>
                  <w:rFonts w:ascii="Arial" w:hAnsi="Arial" w:cs="Arial"/>
                  <w:sz w:val="20"/>
                  <w:szCs w:val="20"/>
                  <w:lang w:val="en-GB"/>
                </w:rPr>
                <w:t xml:space="preserve"> of the organisation. </w:t>
              </w:r>
            </w:ins>
            <w:ins w:id="10380" w:author="Dylan Van Aswegen" w:date="2024-07-16T17:41:00Z" w16du:dateUtc="2024-07-16T15:41:00Z">
              <w:r w:rsidR="00E11DCC">
                <w:rPr>
                  <w:rFonts w:ascii="Arial" w:hAnsi="Arial" w:cs="Arial"/>
                  <w:sz w:val="20"/>
                  <w:szCs w:val="20"/>
                  <w:lang w:val="en-GB"/>
                </w:rPr>
                <w:t xml:space="preserve">This field will not be editable. </w:t>
              </w:r>
            </w:ins>
          </w:p>
        </w:tc>
      </w:tr>
      <w:tr w:rsidR="00F6781E" w14:paraId="7E811363" w14:textId="77777777" w:rsidTr="005C5491">
        <w:trPr>
          <w:trHeight w:val="192"/>
          <w:ins w:id="10381" w:author="Dylan Van Aswegen" w:date="2024-07-16T17:38:00Z" w16du:dateUtc="2024-07-16T15:38:00Z"/>
        </w:trPr>
        <w:tc>
          <w:tcPr>
            <w:cnfStyle w:val="001000000000" w:firstRow="0" w:lastRow="0" w:firstColumn="1" w:lastColumn="0" w:oddVBand="0" w:evenVBand="0" w:oddHBand="0" w:evenHBand="0" w:firstRowFirstColumn="0" w:firstRowLastColumn="0" w:lastRowFirstColumn="0" w:lastRowLastColumn="0"/>
            <w:tcW w:w="1099" w:type="dxa"/>
          </w:tcPr>
          <w:p w14:paraId="3F62A2AA" w14:textId="77777777" w:rsidR="00F6781E" w:rsidRDefault="00F6781E">
            <w:pPr>
              <w:spacing w:line="360" w:lineRule="auto"/>
              <w:jc w:val="both"/>
              <w:rPr>
                <w:ins w:id="10382" w:author="Dylan Van Aswegen" w:date="2024-07-16T17:38:00Z" w16du:dateUtc="2024-07-16T15:38:00Z"/>
                <w:rFonts w:ascii="Arial" w:hAnsi="Arial" w:cs="Arial"/>
                <w:sz w:val="20"/>
                <w:szCs w:val="20"/>
                <w:lang w:val="en-GB"/>
              </w:rPr>
            </w:pPr>
          </w:p>
        </w:tc>
        <w:tc>
          <w:tcPr>
            <w:tcW w:w="1628" w:type="dxa"/>
          </w:tcPr>
          <w:p w14:paraId="46072A9A" w14:textId="75FCA5B4" w:rsidR="00F6781E" w:rsidRDefault="00F6781E">
            <w:pPr>
              <w:spacing w:line="360" w:lineRule="auto"/>
              <w:jc w:val="both"/>
              <w:cnfStyle w:val="000000000000" w:firstRow="0" w:lastRow="0" w:firstColumn="0" w:lastColumn="0" w:oddVBand="0" w:evenVBand="0" w:oddHBand="0" w:evenHBand="0" w:firstRowFirstColumn="0" w:firstRowLastColumn="0" w:lastRowFirstColumn="0" w:lastRowLastColumn="0"/>
              <w:rPr>
                <w:ins w:id="10383" w:author="Dylan Van Aswegen" w:date="2024-07-16T17:38:00Z" w16du:dateUtc="2024-07-16T15:38:00Z"/>
                <w:rFonts w:ascii="Arial" w:hAnsi="Arial" w:cs="Arial"/>
                <w:sz w:val="20"/>
                <w:szCs w:val="20"/>
                <w:lang w:val="en-GB"/>
              </w:rPr>
            </w:pPr>
            <w:ins w:id="10384" w:author="Dylan Van Aswegen" w:date="2024-07-16T17:38:00Z" w16du:dateUtc="2024-07-16T15:38:00Z">
              <w:r>
                <w:rPr>
                  <w:rFonts w:ascii="Arial" w:hAnsi="Arial" w:cs="Arial"/>
                  <w:sz w:val="20"/>
                  <w:szCs w:val="20"/>
                  <w:lang w:val="en-GB"/>
                </w:rPr>
                <w:t>Name</w:t>
              </w:r>
            </w:ins>
          </w:p>
        </w:tc>
        <w:tc>
          <w:tcPr>
            <w:tcW w:w="1167" w:type="dxa"/>
          </w:tcPr>
          <w:p w14:paraId="1BFA1D6E" w14:textId="07635378" w:rsidR="00F6781E" w:rsidRDefault="00F6781E">
            <w:pPr>
              <w:spacing w:line="360" w:lineRule="auto"/>
              <w:jc w:val="both"/>
              <w:cnfStyle w:val="000000000000" w:firstRow="0" w:lastRow="0" w:firstColumn="0" w:lastColumn="0" w:oddVBand="0" w:evenVBand="0" w:oddHBand="0" w:evenHBand="0" w:firstRowFirstColumn="0" w:firstRowLastColumn="0" w:lastRowFirstColumn="0" w:lastRowLastColumn="0"/>
              <w:rPr>
                <w:ins w:id="10385" w:author="Dylan Van Aswegen" w:date="2024-07-16T17:38:00Z" w16du:dateUtc="2024-07-16T15:38:00Z"/>
                <w:rFonts w:ascii="Arial" w:hAnsi="Arial" w:cs="Arial"/>
                <w:sz w:val="20"/>
                <w:szCs w:val="20"/>
                <w:lang w:val="en-GB"/>
              </w:rPr>
            </w:pPr>
            <w:proofErr w:type="spellStart"/>
            <w:ins w:id="10386" w:author="Dylan Van Aswegen" w:date="2024-07-16T17:38:00Z" w16du:dateUtc="2024-07-16T15:38:00Z">
              <w:r>
                <w:rPr>
                  <w:rFonts w:ascii="Arial" w:hAnsi="Arial" w:cs="Arial"/>
                  <w:sz w:val="20"/>
                  <w:szCs w:val="20"/>
                  <w:lang w:val="en-GB"/>
                </w:rPr>
                <w:t>Textfield</w:t>
              </w:r>
              <w:proofErr w:type="spellEnd"/>
            </w:ins>
          </w:p>
        </w:tc>
        <w:tc>
          <w:tcPr>
            <w:tcW w:w="2215" w:type="dxa"/>
          </w:tcPr>
          <w:p w14:paraId="6547C360" w14:textId="51AB51CA" w:rsidR="00F6781E" w:rsidRPr="00F6781E" w:rsidRDefault="00B25D78" w:rsidP="00F6781E">
            <w:pPr>
              <w:spacing w:line="360" w:lineRule="auto"/>
              <w:jc w:val="both"/>
              <w:cnfStyle w:val="000000000000" w:firstRow="0" w:lastRow="0" w:firstColumn="0" w:lastColumn="0" w:oddVBand="0" w:evenVBand="0" w:oddHBand="0" w:evenHBand="0" w:firstRowFirstColumn="0" w:firstRowLastColumn="0" w:lastRowFirstColumn="0" w:lastRowLastColumn="0"/>
              <w:rPr>
                <w:ins w:id="10387" w:author="Dylan Van Aswegen" w:date="2024-07-16T17:38:00Z" w16du:dateUtc="2024-07-16T15:38:00Z"/>
                <w:rFonts w:ascii="Arial" w:hAnsi="Arial" w:cs="Arial"/>
                <w:sz w:val="20"/>
                <w:szCs w:val="20"/>
                <w:lang w:val="en-GB"/>
                <w:rPrChange w:id="10388" w:author="Dylan Van Aswegen" w:date="2024-07-16T17:38:00Z" w16du:dateUtc="2024-07-16T15:38:00Z">
                  <w:rPr>
                    <w:ins w:id="10389" w:author="Dylan Van Aswegen" w:date="2024-07-16T17:38:00Z" w16du:dateUtc="2024-07-16T15:38:00Z"/>
                    <w:lang w:val="en-GB"/>
                  </w:rPr>
                </w:rPrChange>
              </w:rPr>
              <w:pPrChange w:id="10390" w:author="Dylan Van Aswegen" w:date="2024-07-16T17:38:00Z" w16du:dateUtc="2024-07-16T15:38:00Z">
                <w:pPr>
                  <w:pStyle w:val="ListParagraph"/>
                  <w:numPr>
                    <w:numId w:val="2"/>
                  </w:numPr>
                  <w:spacing w:line="360" w:lineRule="auto"/>
                  <w:ind w:left="114" w:hanging="180"/>
                  <w:jc w:val="both"/>
                  <w:cnfStyle w:val="000000000000" w:firstRow="0" w:lastRow="0" w:firstColumn="0" w:lastColumn="0" w:oddVBand="0" w:evenVBand="0" w:oddHBand="0" w:evenHBand="0" w:firstRowFirstColumn="0" w:firstRowLastColumn="0" w:lastRowFirstColumn="0" w:lastRowLastColumn="0"/>
                </w:pPr>
              </w:pPrChange>
            </w:pPr>
            <w:ins w:id="10391" w:author="Dylan Van Aswegen" w:date="2024-07-16T17:39:00Z" w16du:dateUtc="2024-07-16T15:39:00Z">
              <w:r>
                <w:rPr>
                  <w:rFonts w:ascii="Arial" w:hAnsi="Arial" w:cs="Arial"/>
                  <w:sz w:val="20"/>
                  <w:szCs w:val="20"/>
                  <w:lang w:val="en-GB"/>
                </w:rPr>
                <w:t>String</w:t>
              </w:r>
            </w:ins>
          </w:p>
        </w:tc>
        <w:tc>
          <w:tcPr>
            <w:tcW w:w="1369" w:type="dxa"/>
          </w:tcPr>
          <w:p w14:paraId="0D1F1F7B" w14:textId="4E74D674" w:rsidR="00F6781E" w:rsidRDefault="00B25D78">
            <w:pPr>
              <w:spacing w:line="360" w:lineRule="auto"/>
              <w:jc w:val="both"/>
              <w:cnfStyle w:val="000000000000" w:firstRow="0" w:lastRow="0" w:firstColumn="0" w:lastColumn="0" w:oddVBand="0" w:evenVBand="0" w:oddHBand="0" w:evenHBand="0" w:firstRowFirstColumn="0" w:firstRowLastColumn="0" w:lastRowFirstColumn="0" w:lastRowLastColumn="0"/>
              <w:rPr>
                <w:ins w:id="10392" w:author="Dylan Van Aswegen" w:date="2024-07-16T17:38:00Z" w16du:dateUtc="2024-07-16T15:38:00Z"/>
                <w:rFonts w:ascii="Arial" w:hAnsi="Arial" w:cs="Arial"/>
                <w:sz w:val="20"/>
                <w:szCs w:val="20"/>
                <w:lang w:val="en-GB"/>
              </w:rPr>
            </w:pPr>
            <w:ins w:id="10393" w:author="Dylan Van Aswegen" w:date="2024-07-16T17:39:00Z" w16du:dateUtc="2024-07-16T15:39:00Z">
              <w:r>
                <w:rPr>
                  <w:rFonts w:ascii="Arial" w:hAnsi="Arial" w:cs="Arial"/>
                  <w:sz w:val="20"/>
                  <w:szCs w:val="20"/>
                  <w:lang w:val="en-GB"/>
                </w:rPr>
                <w:t>N/A</w:t>
              </w:r>
            </w:ins>
          </w:p>
        </w:tc>
        <w:tc>
          <w:tcPr>
            <w:tcW w:w="3296" w:type="dxa"/>
          </w:tcPr>
          <w:p w14:paraId="7E0770D8" w14:textId="5CF99C05" w:rsidR="00F6781E" w:rsidRDefault="00B25D78">
            <w:pPr>
              <w:spacing w:line="360" w:lineRule="auto"/>
              <w:jc w:val="both"/>
              <w:cnfStyle w:val="000000000000" w:firstRow="0" w:lastRow="0" w:firstColumn="0" w:lastColumn="0" w:oddVBand="0" w:evenVBand="0" w:oddHBand="0" w:evenHBand="0" w:firstRowFirstColumn="0" w:firstRowLastColumn="0" w:lastRowFirstColumn="0" w:lastRowLastColumn="0"/>
              <w:rPr>
                <w:ins w:id="10394" w:author="Dylan Van Aswegen" w:date="2024-07-16T17:38:00Z" w16du:dateUtc="2024-07-16T15:38:00Z"/>
                <w:rFonts w:ascii="Arial" w:hAnsi="Arial" w:cs="Arial"/>
                <w:sz w:val="20"/>
                <w:szCs w:val="20"/>
                <w:lang w:val="en-GB"/>
              </w:rPr>
            </w:pPr>
            <w:ins w:id="10395" w:author="Dylan Van Aswegen" w:date="2024-07-16T17:40:00Z" w16du:dateUtc="2024-07-16T15:40:00Z">
              <w:r>
                <w:rPr>
                  <w:rFonts w:ascii="Arial" w:hAnsi="Arial" w:cs="Arial"/>
                  <w:sz w:val="20"/>
                  <w:szCs w:val="20"/>
                  <w:lang w:val="en-GB"/>
                </w:rPr>
                <w:t xml:space="preserve">This field will be populated with the name of the organisation. </w:t>
              </w:r>
            </w:ins>
            <w:ins w:id="10396" w:author="Dylan Van Aswegen" w:date="2024-07-16T17:41:00Z" w16du:dateUtc="2024-07-16T15:41:00Z">
              <w:r w:rsidR="00E11DCC">
                <w:rPr>
                  <w:rFonts w:ascii="Arial" w:hAnsi="Arial" w:cs="Arial"/>
                  <w:sz w:val="20"/>
                  <w:szCs w:val="20"/>
                  <w:lang w:val="en-GB"/>
                </w:rPr>
                <w:t>This field will not be editable.</w:t>
              </w:r>
            </w:ins>
          </w:p>
        </w:tc>
      </w:tr>
      <w:tr w:rsidR="00F6781E" w14:paraId="1EF59022" w14:textId="77777777" w:rsidTr="005C5491">
        <w:trPr>
          <w:cnfStyle w:val="000000100000" w:firstRow="0" w:lastRow="0" w:firstColumn="0" w:lastColumn="0" w:oddVBand="0" w:evenVBand="0" w:oddHBand="1" w:evenHBand="0" w:firstRowFirstColumn="0" w:firstRowLastColumn="0" w:lastRowFirstColumn="0" w:lastRowLastColumn="0"/>
          <w:trHeight w:val="192"/>
          <w:ins w:id="10397" w:author="Dylan Van Aswegen" w:date="2024-07-16T17:38:00Z" w16du:dateUtc="2024-07-16T15:38:00Z"/>
        </w:trPr>
        <w:tc>
          <w:tcPr>
            <w:cnfStyle w:val="001000000000" w:firstRow="0" w:lastRow="0" w:firstColumn="1" w:lastColumn="0" w:oddVBand="0" w:evenVBand="0" w:oddHBand="0" w:evenHBand="0" w:firstRowFirstColumn="0" w:firstRowLastColumn="0" w:lastRowFirstColumn="0" w:lastRowLastColumn="0"/>
            <w:tcW w:w="1099" w:type="dxa"/>
          </w:tcPr>
          <w:p w14:paraId="0B3D7FDB" w14:textId="77777777" w:rsidR="00F6781E" w:rsidRDefault="00F6781E">
            <w:pPr>
              <w:spacing w:line="360" w:lineRule="auto"/>
              <w:jc w:val="both"/>
              <w:rPr>
                <w:ins w:id="10398" w:author="Dylan Van Aswegen" w:date="2024-07-16T17:38:00Z" w16du:dateUtc="2024-07-16T15:38:00Z"/>
                <w:rFonts w:ascii="Arial" w:hAnsi="Arial" w:cs="Arial"/>
                <w:sz w:val="20"/>
                <w:szCs w:val="20"/>
                <w:lang w:val="en-GB"/>
              </w:rPr>
            </w:pPr>
          </w:p>
        </w:tc>
        <w:tc>
          <w:tcPr>
            <w:tcW w:w="1628" w:type="dxa"/>
          </w:tcPr>
          <w:p w14:paraId="515EA0FE" w14:textId="5D2118C2" w:rsidR="00F6781E" w:rsidRDefault="00F6781E">
            <w:pPr>
              <w:spacing w:line="360" w:lineRule="auto"/>
              <w:jc w:val="both"/>
              <w:cnfStyle w:val="000000100000" w:firstRow="0" w:lastRow="0" w:firstColumn="0" w:lastColumn="0" w:oddVBand="0" w:evenVBand="0" w:oddHBand="1" w:evenHBand="0" w:firstRowFirstColumn="0" w:firstRowLastColumn="0" w:lastRowFirstColumn="0" w:lastRowLastColumn="0"/>
              <w:rPr>
                <w:ins w:id="10399" w:author="Dylan Van Aswegen" w:date="2024-07-16T17:38:00Z" w16du:dateUtc="2024-07-16T15:38:00Z"/>
                <w:rFonts w:ascii="Arial" w:hAnsi="Arial" w:cs="Arial"/>
                <w:sz w:val="20"/>
                <w:szCs w:val="20"/>
                <w:lang w:val="en-GB"/>
              </w:rPr>
            </w:pPr>
            <w:ins w:id="10400" w:author="Dylan Van Aswegen" w:date="2024-07-16T17:38:00Z" w16du:dateUtc="2024-07-16T15:38:00Z">
              <w:r>
                <w:rPr>
                  <w:rFonts w:ascii="Arial" w:hAnsi="Arial" w:cs="Arial"/>
                  <w:sz w:val="20"/>
                  <w:szCs w:val="20"/>
                  <w:lang w:val="en-GB"/>
                </w:rPr>
                <w:t>Renew</w:t>
              </w:r>
            </w:ins>
          </w:p>
        </w:tc>
        <w:tc>
          <w:tcPr>
            <w:tcW w:w="1167" w:type="dxa"/>
          </w:tcPr>
          <w:p w14:paraId="3652FF19" w14:textId="349F62E5" w:rsidR="00F6781E" w:rsidRDefault="00F6781E">
            <w:pPr>
              <w:spacing w:line="360" w:lineRule="auto"/>
              <w:jc w:val="both"/>
              <w:cnfStyle w:val="000000100000" w:firstRow="0" w:lastRow="0" w:firstColumn="0" w:lastColumn="0" w:oddVBand="0" w:evenVBand="0" w:oddHBand="1" w:evenHBand="0" w:firstRowFirstColumn="0" w:firstRowLastColumn="0" w:lastRowFirstColumn="0" w:lastRowLastColumn="0"/>
              <w:rPr>
                <w:ins w:id="10401" w:author="Dylan Van Aswegen" w:date="2024-07-16T17:38:00Z" w16du:dateUtc="2024-07-16T15:38:00Z"/>
                <w:rFonts w:ascii="Arial" w:hAnsi="Arial" w:cs="Arial"/>
                <w:sz w:val="20"/>
                <w:szCs w:val="20"/>
                <w:lang w:val="en-GB"/>
              </w:rPr>
            </w:pPr>
            <w:ins w:id="10402" w:author="Dylan Van Aswegen" w:date="2024-07-16T17:38:00Z" w16du:dateUtc="2024-07-16T15:38:00Z">
              <w:r>
                <w:rPr>
                  <w:rFonts w:ascii="Arial" w:hAnsi="Arial" w:cs="Arial"/>
                  <w:sz w:val="20"/>
                  <w:szCs w:val="20"/>
                  <w:lang w:val="en-GB"/>
                </w:rPr>
                <w:t>Checkbox</w:t>
              </w:r>
            </w:ins>
          </w:p>
        </w:tc>
        <w:tc>
          <w:tcPr>
            <w:tcW w:w="2215" w:type="dxa"/>
          </w:tcPr>
          <w:p w14:paraId="29113F38" w14:textId="3B954AE6" w:rsidR="00F6781E" w:rsidRPr="00F6781E" w:rsidRDefault="00F6781E" w:rsidP="00F6781E">
            <w:pPr>
              <w:spacing w:line="360" w:lineRule="auto"/>
              <w:jc w:val="both"/>
              <w:cnfStyle w:val="000000100000" w:firstRow="0" w:lastRow="0" w:firstColumn="0" w:lastColumn="0" w:oddVBand="0" w:evenVBand="0" w:oddHBand="1" w:evenHBand="0" w:firstRowFirstColumn="0" w:firstRowLastColumn="0" w:lastRowFirstColumn="0" w:lastRowLastColumn="0"/>
              <w:rPr>
                <w:ins w:id="10403" w:author="Dylan Van Aswegen" w:date="2024-07-16T17:38:00Z" w16du:dateUtc="2024-07-16T15:38:00Z"/>
                <w:rFonts w:ascii="Arial" w:hAnsi="Arial" w:cs="Arial"/>
                <w:sz w:val="20"/>
                <w:szCs w:val="20"/>
                <w:lang w:val="en-GB"/>
                <w:rPrChange w:id="10404" w:author="Dylan Van Aswegen" w:date="2024-07-16T17:38:00Z" w16du:dateUtc="2024-07-16T15:38:00Z">
                  <w:rPr>
                    <w:ins w:id="10405" w:author="Dylan Van Aswegen" w:date="2024-07-16T17:38:00Z" w16du:dateUtc="2024-07-16T15:38:00Z"/>
                    <w:lang w:val="en-GB"/>
                  </w:rPr>
                </w:rPrChange>
              </w:rPr>
              <w:pPrChange w:id="10406" w:author="Dylan Van Aswegen" w:date="2024-07-16T17:38:00Z" w16du:dateUtc="2024-07-16T15:38:00Z">
                <w:pPr>
                  <w:pStyle w:val="ListParagraph"/>
                  <w:numPr>
                    <w:numId w:val="2"/>
                  </w:numPr>
                  <w:spacing w:line="360" w:lineRule="auto"/>
                  <w:ind w:left="114" w:hanging="180"/>
                  <w:jc w:val="both"/>
                  <w:cnfStyle w:val="000000100000" w:firstRow="0" w:lastRow="0" w:firstColumn="0" w:lastColumn="0" w:oddVBand="0" w:evenVBand="0" w:oddHBand="1" w:evenHBand="0" w:firstRowFirstColumn="0" w:firstRowLastColumn="0" w:lastRowFirstColumn="0" w:lastRowLastColumn="0"/>
                </w:pPr>
              </w:pPrChange>
            </w:pPr>
          </w:p>
        </w:tc>
        <w:tc>
          <w:tcPr>
            <w:tcW w:w="1369" w:type="dxa"/>
          </w:tcPr>
          <w:p w14:paraId="15B318B8" w14:textId="209F772B" w:rsidR="00F6781E" w:rsidRDefault="00B25D78">
            <w:pPr>
              <w:spacing w:line="360" w:lineRule="auto"/>
              <w:jc w:val="both"/>
              <w:cnfStyle w:val="000000100000" w:firstRow="0" w:lastRow="0" w:firstColumn="0" w:lastColumn="0" w:oddVBand="0" w:evenVBand="0" w:oddHBand="1" w:evenHBand="0" w:firstRowFirstColumn="0" w:firstRowLastColumn="0" w:lastRowFirstColumn="0" w:lastRowLastColumn="0"/>
              <w:rPr>
                <w:ins w:id="10407" w:author="Dylan Van Aswegen" w:date="2024-07-16T17:38:00Z" w16du:dateUtc="2024-07-16T15:38:00Z"/>
                <w:rFonts w:ascii="Arial" w:hAnsi="Arial" w:cs="Arial"/>
                <w:sz w:val="20"/>
                <w:szCs w:val="20"/>
                <w:lang w:val="en-GB"/>
              </w:rPr>
            </w:pPr>
            <w:ins w:id="10408" w:author="Dylan Van Aswegen" w:date="2024-07-16T17:39:00Z" w16du:dateUtc="2024-07-16T15:39:00Z">
              <w:r>
                <w:rPr>
                  <w:rFonts w:ascii="Arial" w:hAnsi="Arial" w:cs="Arial"/>
                  <w:sz w:val="20"/>
                  <w:szCs w:val="20"/>
                  <w:lang w:val="en-GB"/>
                </w:rPr>
                <w:t>No</w:t>
              </w:r>
            </w:ins>
          </w:p>
        </w:tc>
        <w:tc>
          <w:tcPr>
            <w:tcW w:w="3296" w:type="dxa"/>
          </w:tcPr>
          <w:p w14:paraId="12C8085D" w14:textId="0F8F3643" w:rsidR="00F6781E" w:rsidRDefault="00B25D78">
            <w:pPr>
              <w:spacing w:line="360" w:lineRule="auto"/>
              <w:jc w:val="both"/>
              <w:cnfStyle w:val="000000100000" w:firstRow="0" w:lastRow="0" w:firstColumn="0" w:lastColumn="0" w:oddVBand="0" w:evenVBand="0" w:oddHBand="1" w:evenHBand="0" w:firstRowFirstColumn="0" w:firstRowLastColumn="0" w:lastRowFirstColumn="0" w:lastRowLastColumn="0"/>
              <w:rPr>
                <w:ins w:id="10409" w:author="Dylan Van Aswegen" w:date="2024-07-16T17:38:00Z" w16du:dateUtc="2024-07-16T15:38:00Z"/>
                <w:rFonts w:ascii="Arial" w:hAnsi="Arial" w:cs="Arial"/>
                <w:sz w:val="20"/>
                <w:szCs w:val="20"/>
                <w:lang w:val="en-GB"/>
              </w:rPr>
            </w:pPr>
            <w:ins w:id="10410" w:author="Dylan Van Aswegen" w:date="2024-07-16T17:40:00Z" w16du:dateUtc="2024-07-16T15:40:00Z">
              <w:r>
                <w:rPr>
                  <w:rFonts w:ascii="Arial" w:hAnsi="Arial" w:cs="Arial"/>
                  <w:sz w:val="20"/>
                  <w:szCs w:val="20"/>
                  <w:lang w:val="en-GB"/>
                </w:rPr>
                <w:t xml:space="preserve">This field will be </w:t>
              </w:r>
            </w:ins>
            <w:ins w:id="10411" w:author="Dylan Van Aswegen" w:date="2024-07-16T17:41:00Z" w16du:dateUtc="2024-07-16T15:41:00Z">
              <w:r w:rsidR="00AF17BB">
                <w:rPr>
                  <w:rFonts w:ascii="Arial" w:hAnsi="Arial" w:cs="Arial"/>
                  <w:sz w:val="20"/>
                  <w:szCs w:val="20"/>
                  <w:lang w:val="en-GB"/>
                </w:rPr>
                <w:t xml:space="preserve">used by the application administrator </w:t>
              </w:r>
            </w:ins>
            <w:ins w:id="10412" w:author="Dylan Van Aswegen" w:date="2024-07-16T17:40:00Z" w16du:dateUtc="2024-07-16T15:40:00Z">
              <w:r>
                <w:rPr>
                  <w:rFonts w:ascii="Arial" w:hAnsi="Arial" w:cs="Arial"/>
                  <w:sz w:val="20"/>
                  <w:szCs w:val="20"/>
                  <w:lang w:val="en-GB"/>
                </w:rPr>
                <w:t xml:space="preserve">to </w:t>
              </w:r>
              <w:r w:rsidR="00E11DCC">
                <w:rPr>
                  <w:rFonts w:ascii="Arial" w:hAnsi="Arial" w:cs="Arial"/>
                  <w:sz w:val="20"/>
                  <w:szCs w:val="20"/>
                  <w:lang w:val="en-GB"/>
                </w:rPr>
                <w:t>indicate if the organisation will renew or not.</w:t>
              </w:r>
            </w:ins>
            <w:ins w:id="10413" w:author="Dylan Van Aswegen" w:date="2024-07-16T17:45:00Z" w16du:dateUtc="2024-07-16T15:45:00Z">
              <w:r w:rsidR="001B4BD6">
                <w:rPr>
                  <w:rFonts w:ascii="Arial" w:hAnsi="Arial" w:cs="Arial"/>
                  <w:sz w:val="20"/>
                  <w:szCs w:val="20"/>
                  <w:lang w:val="en-GB"/>
                </w:rPr>
                <w:t xml:space="preserve"> By default, this box will be checked. </w:t>
              </w:r>
            </w:ins>
          </w:p>
        </w:tc>
      </w:tr>
      <w:tr w:rsidR="00EE22F1" w14:paraId="04F81662" w14:textId="77777777" w:rsidTr="005C5491">
        <w:trPr>
          <w:trHeight w:val="192"/>
          <w:ins w:id="10414" w:author="Dylan Van Aswegen" w:date="2024-07-16T18:11:00Z" w16du:dateUtc="2024-07-16T16:11:00Z"/>
        </w:trPr>
        <w:tc>
          <w:tcPr>
            <w:cnfStyle w:val="001000000000" w:firstRow="0" w:lastRow="0" w:firstColumn="1" w:lastColumn="0" w:oddVBand="0" w:evenVBand="0" w:oddHBand="0" w:evenHBand="0" w:firstRowFirstColumn="0" w:firstRowLastColumn="0" w:lastRowFirstColumn="0" w:lastRowLastColumn="0"/>
            <w:tcW w:w="1099" w:type="dxa"/>
          </w:tcPr>
          <w:p w14:paraId="2DDCF1C8" w14:textId="77777777" w:rsidR="00EE22F1" w:rsidRDefault="00EE22F1" w:rsidP="00EE22F1">
            <w:pPr>
              <w:spacing w:line="360" w:lineRule="auto"/>
              <w:jc w:val="both"/>
              <w:rPr>
                <w:ins w:id="10415" w:author="Dylan Van Aswegen" w:date="2024-07-16T18:11:00Z" w16du:dateUtc="2024-07-16T16:11:00Z"/>
                <w:rFonts w:ascii="Arial" w:hAnsi="Arial" w:cs="Arial"/>
                <w:sz w:val="20"/>
                <w:szCs w:val="20"/>
                <w:lang w:val="en-GB"/>
              </w:rPr>
            </w:pPr>
          </w:p>
        </w:tc>
        <w:tc>
          <w:tcPr>
            <w:tcW w:w="1628" w:type="dxa"/>
          </w:tcPr>
          <w:p w14:paraId="1034554F" w14:textId="5F2A23A8" w:rsidR="00EE22F1" w:rsidRDefault="00EE22F1" w:rsidP="00EE22F1">
            <w:pPr>
              <w:spacing w:line="360" w:lineRule="auto"/>
              <w:jc w:val="both"/>
              <w:cnfStyle w:val="000000000000" w:firstRow="0" w:lastRow="0" w:firstColumn="0" w:lastColumn="0" w:oddVBand="0" w:evenVBand="0" w:oddHBand="0" w:evenHBand="0" w:firstRowFirstColumn="0" w:firstRowLastColumn="0" w:lastRowFirstColumn="0" w:lastRowLastColumn="0"/>
              <w:rPr>
                <w:ins w:id="10416" w:author="Dylan Van Aswegen" w:date="2024-07-16T18:11:00Z" w16du:dateUtc="2024-07-16T16:11:00Z"/>
                <w:rFonts w:ascii="Arial" w:hAnsi="Arial" w:cs="Arial"/>
                <w:sz w:val="20"/>
                <w:szCs w:val="20"/>
                <w:lang w:val="en-GB"/>
              </w:rPr>
            </w:pPr>
            <w:ins w:id="10417" w:author="Dylan Van Aswegen" w:date="2024-07-16T18:11:00Z" w16du:dateUtc="2024-07-16T16:11:00Z">
              <w:r>
                <w:rPr>
                  <w:rFonts w:ascii="Arial" w:hAnsi="Arial" w:cs="Arial"/>
                  <w:sz w:val="20"/>
                  <w:szCs w:val="20"/>
                  <w:lang w:val="en-GB"/>
                </w:rPr>
                <w:t>Block Admin</w:t>
              </w:r>
            </w:ins>
          </w:p>
        </w:tc>
        <w:tc>
          <w:tcPr>
            <w:tcW w:w="1167" w:type="dxa"/>
          </w:tcPr>
          <w:p w14:paraId="42B96E66" w14:textId="63617281" w:rsidR="00EE22F1" w:rsidRDefault="00EE22F1" w:rsidP="00EE22F1">
            <w:pPr>
              <w:spacing w:line="360" w:lineRule="auto"/>
              <w:jc w:val="both"/>
              <w:cnfStyle w:val="000000000000" w:firstRow="0" w:lastRow="0" w:firstColumn="0" w:lastColumn="0" w:oddVBand="0" w:evenVBand="0" w:oddHBand="0" w:evenHBand="0" w:firstRowFirstColumn="0" w:firstRowLastColumn="0" w:lastRowFirstColumn="0" w:lastRowLastColumn="0"/>
              <w:rPr>
                <w:ins w:id="10418" w:author="Dylan Van Aswegen" w:date="2024-07-16T18:11:00Z" w16du:dateUtc="2024-07-16T16:11:00Z"/>
                <w:rFonts w:ascii="Arial" w:hAnsi="Arial" w:cs="Arial"/>
                <w:sz w:val="20"/>
                <w:szCs w:val="20"/>
                <w:lang w:val="en-GB"/>
              </w:rPr>
            </w:pPr>
            <w:ins w:id="10419" w:author="Dylan Van Aswegen" w:date="2024-07-16T18:11:00Z">
              <w:r>
                <w:rPr>
                  <w:rFonts w:ascii="Arial" w:hAnsi="Arial" w:cs="Arial"/>
                  <w:sz w:val="20"/>
                  <w:szCs w:val="20"/>
                  <w:lang w:val="en-GB"/>
                </w:rPr>
                <w:t>Checkbox</w:t>
              </w:r>
            </w:ins>
          </w:p>
        </w:tc>
        <w:tc>
          <w:tcPr>
            <w:tcW w:w="2215" w:type="dxa"/>
          </w:tcPr>
          <w:p w14:paraId="5ECD0975" w14:textId="77777777" w:rsidR="00EE22F1" w:rsidRPr="00EE22F1" w:rsidRDefault="00EE22F1" w:rsidP="00EE22F1">
            <w:pPr>
              <w:spacing w:line="360" w:lineRule="auto"/>
              <w:jc w:val="both"/>
              <w:cnfStyle w:val="000000000000" w:firstRow="0" w:lastRow="0" w:firstColumn="0" w:lastColumn="0" w:oddVBand="0" w:evenVBand="0" w:oddHBand="0" w:evenHBand="0" w:firstRowFirstColumn="0" w:firstRowLastColumn="0" w:lastRowFirstColumn="0" w:lastRowLastColumn="0"/>
              <w:rPr>
                <w:ins w:id="10420" w:author="Dylan Van Aswegen" w:date="2024-07-16T18:11:00Z" w16du:dateUtc="2024-07-16T16:11:00Z"/>
                <w:rFonts w:ascii="Arial" w:hAnsi="Arial" w:cs="Arial"/>
                <w:sz w:val="20"/>
                <w:szCs w:val="20"/>
                <w:lang w:val="en-GB"/>
              </w:rPr>
            </w:pPr>
          </w:p>
        </w:tc>
        <w:tc>
          <w:tcPr>
            <w:tcW w:w="1369" w:type="dxa"/>
          </w:tcPr>
          <w:p w14:paraId="7AF0B580" w14:textId="2C72BC38" w:rsidR="00EE22F1" w:rsidRDefault="00EE22F1" w:rsidP="00EE22F1">
            <w:pPr>
              <w:spacing w:line="360" w:lineRule="auto"/>
              <w:jc w:val="both"/>
              <w:cnfStyle w:val="000000000000" w:firstRow="0" w:lastRow="0" w:firstColumn="0" w:lastColumn="0" w:oddVBand="0" w:evenVBand="0" w:oddHBand="0" w:evenHBand="0" w:firstRowFirstColumn="0" w:firstRowLastColumn="0" w:lastRowFirstColumn="0" w:lastRowLastColumn="0"/>
              <w:rPr>
                <w:ins w:id="10421" w:author="Dylan Van Aswegen" w:date="2024-07-16T18:11:00Z" w16du:dateUtc="2024-07-16T16:11:00Z"/>
                <w:rFonts w:ascii="Arial" w:hAnsi="Arial" w:cs="Arial"/>
                <w:sz w:val="20"/>
                <w:szCs w:val="20"/>
                <w:lang w:val="en-GB"/>
              </w:rPr>
            </w:pPr>
            <w:ins w:id="10422" w:author="Dylan Van Aswegen" w:date="2024-07-16T18:11:00Z">
              <w:r>
                <w:rPr>
                  <w:rFonts w:ascii="Arial" w:hAnsi="Arial" w:cs="Arial"/>
                  <w:sz w:val="20"/>
                  <w:szCs w:val="20"/>
                  <w:lang w:val="en-GB"/>
                </w:rPr>
                <w:t>No</w:t>
              </w:r>
            </w:ins>
          </w:p>
        </w:tc>
        <w:tc>
          <w:tcPr>
            <w:tcW w:w="3296" w:type="dxa"/>
          </w:tcPr>
          <w:p w14:paraId="7F6FF432" w14:textId="07C061AC" w:rsidR="00EE22F1" w:rsidRDefault="00EE22F1" w:rsidP="00EE22F1">
            <w:pPr>
              <w:spacing w:line="360" w:lineRule="auto"/>
              <w:jc w:val="both"/>
              <w:cnfStyle w:val="000000000000" w:firstRow="0" w:lastRow="0" w:firstColumn="0" w:lastColumn="0" w:oddVBand="0" w:evenVBand="0" w:oddHBand="0" w:evenHBand="0" w:firstRowFirstColumn="0" w:firstRowLastColumn="0" w:lastRowFirstColumn="0" w:lastRowLastColumn="0"/>
              <w:rPr>
                <w:ins w:id="10423" w:author="Dylan Van Aswegen" w:date="2024-07-16T18:11:00Z" w16du:dateUtc="2024-07-16T16:11:00Z"/>
                <w:rFonts w:ascii="Arial" w:hAnsi="Arial" w:cs="Arial"/>
                <w:sz w:val="20"/>
                <w:szCs w:val="20"/>
                <w:lang w:val="en-GB"/>
              </w:rPr>
            </w:pPr>
            <w:ins w:id="10424" w:author="Dylan Van Aswegen" w:date="2024-07-16T18:11:00Z" w16du:dateUtc="2024-07-16T16:11:00Z">
              <w:r>
                <w:rPr>
                  <w:rFonts w:ascii="Arial" w:hAnsi="Arial" w:cs="Arial"/>
                  <w:sz w:val="20"/>
                  <w:szCs w:val="20"/>
                  <w:lang w:val="en-GB"/>
                </w:rPr>
                <w:t>This field will be used by the application administrator to indicate if the organisation administrators should be blocked. By default, this box will be checked.</w:t>
              </w:r>
            </w:ins>
          </w:p>
        </w:tc>
      </w:tr>
      <w:tr w:rsidR="00EE22F1" w14:paraId="6807B495" w14:textId="77777777" w:rsidTr="005C5491">
        <w:trPr>
          <w:cnfStyle w:val="000000100000" w:firstRow="0" w:lastRow="0" w:firstColumn="0" w:lastColumn="0" w:oddVBand="0" w:evenVBand="0" w:oddHBand="1" w:evenHBand="0" w:firstRowFirstColumn="0" w:firstRowLastColumn="0" w:lastRowFirstColumn="0" w:lastRowLastColumn="0"/>
          <w:trHeight w:val="192"/>
          <w:ins w:id="10425" w:author="Dylan Van Aswegen" w:date="2024-07-16T17:38:00Z" w16du:dateUtc="2024-07-16T15:38:00Z"/>
        </w:trPr>
        <w:tc>
          <w:tcPr>
            <w:cnfStyle w:val="001000000000" w:firstRow="0" w:lastRow="0" w:firstColumn="1" w:lastColumn="0" w:oddVBand="0" w:evenVBand="0" w:oddHBand="0" w:evenHBand="0" w:firstRowFirstColumn="0" w:firstRowLastColumn="0" w:lastRowFirstColumn="0" w:lastRowLastColumn="0"/>
            <w:tcW w:w="1099" w:type="dxa"/>
          </w:tcPr>
          <w:p w14:paraId="0A683C2A" w14:textId="77777777" w:rsidR="00EE22F1" w:rsidRDefault="00EE22F1" w:rsidP="00EE22F1">
            <w:pPr>
              <w:spacing w:line="360" w:lineRule="auto"/>
              <w:jc w:val="both"/>
              <w:rPr>
                <w:ins w:id="10426" w:author="Dylan Van Aswegen" w:date="2024-07-16T17:38:00Z" w16du:dateUtc="2024-07-16T15:38:00Z"/>
                <w:rFonts w:ascii="Arial" w:hAnsi="Arial" w:cs="Arial"/>
                <w:sz w:val="20"/>
                <w:szCs w:val="20"/>
                <w:lang w:val="en-GB"/>
              </w:rPr>
            </w:pPr>
          </w:p>
        </w:tc>
        <w:tc>
          <w:tcPr>
            <w:tcW w:w="1628" w:type="dxa"/>
          </w:tcPr>
          <w:p w14:paraId="5BD8D7EB" w14:textId="2BC3EA3D" w:rsidR="00EE22F1" w:rsidRDefault="00EE22F1" w:rsidP="00EE22F1">
            <w:pPr>
              <w:spacing w:line="360" w:lineRule="auto"/>
              <w:jc w:val="both"/>
              <w:cnfStyle w:val="000000100000" w:firstRow="0" w:lastRow="0" w:firstColumn="0" w:lastColumn="0" w:oddVBand="0" w:evenVBand="0" w:oddHBand="1" w:evenHBand="0" w:firstRowFirstColumn="0" w:firstRowLastColumn="0" w:lastRowFirstColumn="0" w:lastRowLastColumn="0"/>
              <w:rPr>
                <w:ins w:id="10427" w:author="Dylan Van Aswegen" w:date="2024-07-16T17:38:00Z" w16du:dateUtc="2024-07-16T15:38:00Z"/>
                <w:rFonts w:ascii="Arial" w:hAnsi="Arial" w:cs="Arial"/>
                <w:sz w:val="20"/>
                <w:szCs w:val="20"/>
                <w:lang w:val="en-GB"/>
              </w:rPr>
            </w:pPr>
            <w:ins w:id="10428" w:author="Dylan Van Aswegen" w:date="2024-07-16T17:38:00Z" w16du:dateUtc="2024-07-16T15:38:00Z">
              <w:r>
                <w:rPr>
                  <w:rFonts w:ascii="Arial" w:hAnsi="Arial" w:cs="Arial"/>
                  <w:sz w:val="20"/>
                  <w:szCs w:val="20"/>
                  <w:lang w:val="en-GB"/>
                </w:rPr>
                <w:t>Comments</w:t>
              </w:r>
            </w:ins>
          </w:p>
        </w:tc>
        <w:tc>
          <w:tcPr>
            <w:tcW w:w="1167" w:type="dxa"/>
          </w:tcPr>
          <w:p w14:paraId="28E04936" w14:textId="45774610" w:rsidR="00EE22F1" w:rsidRDefault="00EE22F1" w:rsidP="00EE22F1">
            <w:pPr>
              <w:spacing w:line="360" w:lineRule="auto"/>
              <w:jc w:val="both"/>
              <w:cnfStyle w:val="000000100000" w:firstRow="0" w:lastRow="0" w:firstColumn="0" w:lastColumn="0" w:oddVBand="0" w:evenVBand="0" w:oddHBand="1" w:evenHBand="0" w:firstRowFirstColumn="0" w:firstRowLastColumn="0" w:lastRowFirstColumn="0" w:lastRowLastColumn="0"/>
              <w:rPr>
                <w:ins w:id="10429" w:author="Dylan Van Aswegen" w:date="2024-07-16T17:38:00Z" w16du:dateUtc="2024-07-16T15:38:00Z"/>
                <w:rFonts w:ascii="Arial" w:hAnsi="Arial" w:cs="Arial"/>
                <w:sz w:val="20"/>
                <w:szCs w:val="20"/>
                <w:lang w:val="en-GB"/>
              </w:rPr>
            </w:pPr>
            <w:proofErr w:type="spellStart"/>
            <w:ins w:id="10430" w:author="Dylan Van Aswegen" w:date="2024-07-16T17:38:00Z" w16du:dateUtc="2024-07-16T15:38:00Z">
              <w:r>
                <w:rPr>
                  <w:rFonts w:ascii="Arial" w:hAnsi="Arial" w:cs="Arial"/>
                  <w:sz w:val="20"/>
                  <w:szCs w:val="20"/>
                  <w:lang w:val="en-GB"/>
                </w:rPr>
                <w:t>Textfield</w:t>
              </w:r>
              <w:proofErr w:type="spellEnd"/>
            </w:ins>
          </w:p>
        </w:tc>
        <w:tc>
          <w:tcPr>
            <w:tcW w:w="2215" w:type="dxa"/>
          </w:tcPr>
          <w:p w14:paraId="3F65533E" w14:textId="5EA3EE2A" w:rsidR="00EE22F1" w:rsidRPr="00F6781E" w:rsidRDefault="00EE22F1" w:rsidP="00EE22F1">
            <w:pPr>
              <w:spacing w:line="360" w:lineRule="auto"/>
              <w:jc w:val="both"/>
              <w:cnfStyle w:val="000000100000" w:firstRow="0" w:lastRow="0" w:firstColumn="0" w:lastColumn="0" w:oddVBand="0" w:evenVBand="0" w:oddHBand="1" w:evenHBand="0" w:firstRowFirstColumn="0" w:firstRowLastColumn="0" w:lastRowFirstColumn="0" w:lastRowLastColumn="0"/>
              <w:rPr>
                <w:ins w:id="10431" w:author="Dylan Van Aswegen" w:date="2024-07-16T17:38:00Z" w16du:dateUtc="2024-07-16T15:38:00Z"/>
                <w:rFonts w:ascii="Arial" w:hAnsi="Arial" w:cs="Arial"/>
                <w:sz w:val="20"/>
                <w:szCs w:val="20"/>
                <w:lang w:val="en-GB"/>
                <w:rPrChange w:id="10432" w:author="Dylan Van Aswegen" w:date="2024-07-16T17:38:00Z" w16du:dateUtc="2024-07-16T15:38:00Z">
                  <w:rPr>
                    <w:ins w:id="10433" w:author="Dylan Van Aswegen" w:date="2024-07-16T17:38:00Z" w16du:dateUtc="2024-07-16T15:38:00Z"/>
                    <w:lang w:val="en-GB"/>
                  </w:rPr>
                </w:rPrChange>
              </w:rPr>
              <w:pPrChange w:id="10434" w:author="Dylan Van Aswegen" w:date="2024-07-16T17:38:00Z" w16du:dateUtc="2024-07-16T15:38:00Z">
                <w:pPr>
                  <w:pStyle w:val="ListParagraph"/>
                  <w:numPr>
                    <w:numId w:val="2"/>
                  </w:numPr>
                  <w:spacing w:line="360" w:lineRule="auto"/>
                  <w:ind w:left="114" w:hanging="180"/>
                  <w:jc w:val="both"/>
                  <w:cnfStyle w:val="000000100000" w:firstRow="0" w:lastRow="0" w:firstColumn="0" w:lastColumn="0" w:oddVBand="0" w:evenVBand="0" w:oddHBand="1" w:evenHBand="0" w:firstRowFirstColumn="0" w:firstRowLastColumn="0" w:lastRowFirstColumn="0" w:lastRowLastColumn="0"/>
                </w:pPr>
              </w:pPrChange>
            </w:pPr>
            <w:ins w:id="10435" w:author="Dylan Van Aswegen" w:date="2024-07-16T17:39:00Z" w16du:dateUtc="2024-07-16T15:39:00Z">
              <w:r>
                <w:rPr>
                  <w:rFonts w:ascii="Arial" w:hAnsi="Arial" w:cs="Arial"/>
                  <w:sz w:val="20"/>
                  <w:szCs w:val="20"/>
                  <w:lang w:val="en-GB"/>
                </w:rPr>
                <w:t>String</w:t>
              </w:r>
            </w:ins>
          </w:p>
        </w:tc>
        <w:tc>
          <w:tcPr>
            <w:tcW w:w="1369" w:type="dxa"/>
          </w:tcPr>
          <w:p w14:paraId="2D3734F6" w14:textId="651D2708" w:rsidR="00EE22F1" w:rsidRDefault="00EE22F1" w:rsidP="00EE22F1">
            <w:pPr>
              <w:spacing w:line="360" w:lineRule="auto"/>
              <w:jc w:val="both"/>
              <w:cnfStyle w:val="000000100000" w:firstRow="0" w:lastRow="0" w:firstColumn="0" w:lastColumn="0" w:oddVBand="0" w:evenVBand="0" w:oddHBand="1" w:evenHBand="0" w:firstRowFirstColumn="0" w:firstRowLastColumn="0" w:lastRowFirstColumn="0" w:lastRowLastColumn="0"/>
              <w:rPr>
                <w:ins w:id="10436" w:author="Dylan Van Aswegen" w:date="2024-07-16T17:38:00Z" w16du:dateUtc="2024-07-16T15:38:00Z"/>
                <w:rFonts w:ascii="Arial" w:hAnsi="Arial" w:cs="Arial"/>
                <w:sz w:val="20"/>
                <w:szCs w:val="20"/>
                <w:lang w:val="en-GB"/>
              </w:rPr>
            </w:pPr>
            <w:ins w:id="10437" w:author="Dylan Van Aswegen" w:date="2024-07-16T17:39:00Z" w16du:dateUtc="2024-07-16T15:39:00Z">
              <w:r>
                <w:rPr>
                  <w:rFonts w:ascii="Arial" w:hAnsi="Arial" w:cs="Arial"/>
                  <w:sz w:val="20"/>
                  <w:szCs w:val="20"/>
                  <w:lang w:val="en-GB"/>
                </w:rPr>
                <w:t>No</w:t>
              </w:r>
            </w:ins>
          </w:p>
        </w:tc>
        <w:tc>
          <w:tcPr>
            <w:tcW w:w="3296" w:type="dxa"/>
          </w:tcPr>
          <w:p w14:paraId="39F78720" w14:textId="2D92F3F7" w:rsidR="00EE22F1" w:rsidRDefault="00EE22F1" w:rsidP="00EE22F1">
            <w:pPr>
              <w:spacing w:line="360" w:lineRule="auto"/>
              <w:jc w:val="both"/>
              <w:cnfStyle w:val="000000100000" w:firstRow="0" w:lastRow="0" w:firstColumn="0" w:lastColumn="0" w:oddVBand="0" w:evenVBand="0" w:oddHBand="1" w:evenHBand="0" w:firstRowFirstColumn="0" w:firstRowLastColumn="0" w:lastRowFirstColumn="0" w:lastRowLastColumn="0"/>
              <w:rPr>
                <w:ins w:id="10438" w:author="Dylan Van Aswegen" w:date="2024-07-16T17:38:00Z" w16du:dateUtc="2024-07-16T15:38:00Z"/>
                <w:rFonts w:ascii="Arial" w:hAnsi="Arial" w:cs="Arial"/>
                <w:sz w:val="20"/>
                <w:szCs w:val="20"/>
                <w:lang w:val="en-GB"/>
              </w:rPr>
            </w:pPr>
            <w:ins w:id="10439" w:author="Dylan Van Aswegen" w:date="2024-07-16T17:40:00Z" w16du:dateUtc="2024-07-16T15:40:00Z">
              <w:r>
                <w:rPr>
                  <w:rFonts w:ascii="Arial" w:hAnsi="Arial" w:cs="Arial"/>
                  <w:sz w:val="20"/>
                  <w:szCs w:val="20"/>
                  <w:lang w:val="en-GB"/>
                </w:rPr>
                <w:t>This field will be used by the applicat</w:t>
              </w:r>
            </w:ins>
            <w:ins w:id="10440" w:author="Dylan Van Aswegen" w:date="2024-07-16T17:41:00Z" w16du:dateUtc="2024-07-16T15:41:00Z">
              <w:r>
                <w:rPr>
                  <w:rFonts w:ascii="Arial" w:hAnsi="Arial" w:cs="Arial"/>
                  <w:sz w:val="20"/>
                  <w:szCs w:val="20"/>
                  <w:lang w:val="en-GB"/>
                </w:rPr>
                <w:t>ion administrator to capture co</w:t>
              </w:r>
            </w:ins>
            <w:ins w:id="10441" w:author="Dylan Van Aswegen" w:date="2024-07-16T17:42:00Z" w16du:dateUtc="2024-07-16T15:42:00Z">
              <w:r>
                <w:rPr>
                  <w:rFonts w:ascii="Arial" w:hAnsi="Arial" w:cs="Arial"/>
                  <w:sz w:val="20"/>
                  <w:szCs w:val="20"/>
                  <w:lang w:val="en-GB"/>
                </w:rPr>
                <w:t xml:space="preserve">mments against the organisation account. </w:t>
              </w:r>
            </w:ins>
          </w:p>
        </w:tc>
      </w:tr>
      <w:tr w:rsidR="00EE22F1" w14:paraId="56AD06D8" w14:textId="77777777" w:rsidTr="005C5491">
        <w:trPr>
          <w:trHeight w:val="192"/>
          <w:ins w:id="10442" w:author="Dylan Van Aswegen" w:date="2024-07-16T17:42:00Z" w16du:dateUtc="2024-07-16T15:42:00Z"/>
        </w:trPr>
        <w:tc>
          <w:tcPr>
            <w:cnfStyle w:val="001000000000" w:firstRow="0" w:lastRow="0" w:firstColumn="1" w:lastColumn="0" w:oddVBand="0" w:evenVBand="0" w:oddHBand="0" w:evenHBand="0" w:firstRowFirstColumn="0" w:firstRowLastColumn="0" w:lastRowFirstColumn="0" w:lastRowLastColumn="0"/>
            <w:tcW w:w="1099" w:type="dxa"/>
          </w:tcPr>
          <w:p w14:paraId="3E9B639B" w14:textId="77777777" w:rsidR="00EE22F1" w:rsidRDefault="00EE22F1" w:rsidP="00EE22F1">
            <w:pPr>
              <w:spacing w:line="360" w:lineRule="auto"/>
              <w:jc w:val="both"/>
              <w:rPr>
                <w:ins w:id="10443" w:author="Dylan Van Aswegen" w:date="2024-07-16T17:42:00Z" w16du:dateUtc="2024-07-16T15:42:00Z"/>
                <w:rFonts w:ascii="Arial" w:hAnsi="Arial" w:cs="Arial"/>
                <w:sz w:val="20"/>
                <w:szCs w:val="20"/>
                <w:lang w:val="en-GB"/>
              </w:rPr>
            </w:pPr>
          </w:p>
        </w:tc>
        <w:tc>
          <w:tcPr>
            <w:tcW w:w="1628" w:type="dxa"/>
          </w:tcPr>
          <w:p w14:paraId="6A490035" w14:textId="138760D5" w:rsidR="00EE22F1" w:rsidRDefault="00EE22F1" w:rsidP="00EE22F1">
            <w:pPr>
              <w:spacing w:line="360" w:lineRule="auto"/>
              <w:jc w:val="both"/>
              <w:cnfStyle w:val="000000000000" w:firstRow="0" w:lastRow="0" w:firstColumn="0" w:lastColumn="0" w:oddVBand="0" w:evenVBand="0" w:oddHBand="0" w:evenHBand="0" w:firstRowFirstColumn="0" w:firstRowLastColumn="0" w:lastRowFirstColumn="0" w:lastRowLastColumn="0"/>
              <w:rPr>
                <w:ins w:id="10444" w:author="Dylan Van Aswegen" w:date="2024-07-16T17:42:00Z" w16du:dateUtc="2024-07-16T15:42:00Z"/>
                <w:rFonts w:ascii="Arial" w:hAnsi="Arial" w:cs="Arial"/>
                <w:sz w:val="20"/>
                <w:szCs w:val="20"/>
                <w:lang w:val="en-GB"/>
              </w:rPr>
            </w:pPr>
            <w:ins w:id="10445" w:author="Dylan Van Aswegen" w:date="2024-07-16T17:42:00Z" w16du:dateUtc="2024-07-16T15:42:00Z">
              <w:r>
                <w:rPr>
                  <w:rFonts w:ascii="Arial" w:hAnsi="Arial" w:cs="Arial"/>
                  <w:sz w:val="20"/>
                  <w:szCs w:val="20"/>
                  <w:lang w:val="en-GB"/>
                </w:rPr>
                <w:t>Cancel</w:t>
              </w:r>
            </w:ins>
          </w:p>
        </w:tc>
        <w:tc>
          <w:tcPr>
            <w:tcW w:w="1167" w:type="dxa"/>
          </w:tcPr>
          <w:p w14:paraId="0D99D55D" w14:textId="784F11AA" w:rsidR="00EE22F1" w:rsidRDefault="00EE22F1" w:rsidP="00EE22F1">
            <w:pPr>
              <w:spacing w:line="360" w:lineRule="auto"/>
              <w:jc w:val="both"/>
              <w:cnfStyle w:val="000000000000" w:firstRow="0" w:lastRow="0" w:firstColumn="0" w:lastColumn="0" w:oddVBand="0" w:evenVBand="0" w:oddHBand="0" w:evenHBand="0" w:firstRowFirstColumn="0" w:firstRowLastColumn="0" w:lastRowFirstColumn="0" w:lastRowLastColumn="0"/>
              <w:rPr>
                <w:ins w:id="10446" w:author="Dylan Van Aswegen" w:date="2024-07-16T17:42:00Z" w16du:dateUtc="2024-07-16T15:42:00Z"/>
                <w:rFonts w:ascii="Arial" w:hAnsi="Arial" w:cs="Arial"/>
                <w:sz w:val="20"/>
                <w:szCs w:val="20"/>
                <w:lang w:val="en-GB"/>
              </w:rPr>
            </w:pPr>
            <w:ins w:id="10447" w:author="Dylan Van Aswegen" w:date="2024-07-16T17:42:00Z" w16du:dateUtc="2024-07-16T15:42:00Z">
              <w:r>
                <w:rPr>
                  <w:rFonts w:ascii="Arial" w:hAnsi="Arial" w:cs="Arial"/>
                  <w:sz w:val="20"/>
                  <w:szCs w:val="20"/>
                  <w:lang w:val="en-GB"/>
                </w:rPr>
                <w:t>Button</w:t>
              </w:r>
            </w:ins>
          </w:p>
        </w:tc>
        <w:tc>
          <w:tcPr>
            <w:tcW w:w="2215" w:type="dxa"/>
          </w:tcPr>
          <w:p w14:paraId="619AF7AC" w14:textId="77777777" w:rsidR="00EE22F1" w:rsidRDefault="00EE22F1" w:rsidP="00EE22F1">
            <w:pPr>
              <w:spacing w:line="360" w:lineRule="auto"/>
              <w:jc w:val="both"/>
              <w:cnfStyle w:val="000000000000" w:firstRow="0" w:lastRow="0" w:firstColumn="0" w:lastColumn="0" w:oddVBand="0" w:evenVBand="0" w:oddHBand="0" w:evenHBand="0" w:firstRowFirstColumn="0" w:firstRowLastColumn="0" w:lastRowFirstColumn="0" w:lastRowLastColumn="0"/>
              <w:rPr>
                <w:ins w:id="10448" w:author="Dylan Van Aswegen" w:date="2024-07-16T17:42:00Z" w16du:dateUtc="2024-07-16T15:42:00Z"/>
                <w:rFonts w:ascii="Arial" w:hAnsi="Arial" w:cs="Arial"/>
                <w:sz w:val="20"/>
                <w:szCs w:val="20"/>
                <w:lang w:val="en-GB"/>
              </w:rPr>
            </w:pPr>
          </w:p>
        </w:tc>
        <w:tc>
          <w:tcPr>
            <w:tcW w:w="1369" w:type="dxa"/>
          </w:tcPr>
          <w:p w14:paraId="111C65BE" w14:textId="77777777" w:rsidR="00EE22F1" w:rsidRDefault="00EE22F1" w:rsidP="00EE22F1">
            <w:pPr>
              <w:spacing w:line="360" w:lineRule="auto"/>
              <w:jc w:val="both"/>
              <w:cnfStyle w:val="000000000000" w:firstRow="0" w:lastRow="0" w:firstColumn="0" w:lastColumn="0" w:oddVBand="0" w:evenVBand="0" w:oddHBand="0" w:evenHBand="0" w:firstRowFirstColumn="0" w:firstRowLastColumn="0" w:lastRowFirstColumn="0" w:lastRowLastColumn="0"/>
              <w:rPr>
                <w:ins w:id="10449" w:author="Dylan Van Aswegen" w:date="2024-07-16T17:42:00Z" w16du:dateUtc="2024-07-16T15:42:00Z"/>
                <w:rFonts w:ascii="Arial" w:hAnsi="Arial" w:cs="Arial"/>
                <w:sz w:val="20"/>
                <w:szCs w:val="20"/>
                <w:lang w:val="en-GB"/>
              </w:rPr>
            </w:pPr>
          </w:p>
        </w:tc>
        <w:tc>
          <w:tcPr>
            <w:tcW w:w="3296" w:type="dxa"/>
          </w:tcPr>
          <w:p w14:paraId="0977DEDA" w14:textId="4EB9E959" w:rsidR="00EE22F1" w:rsidRDefault="00EE22F1" w:rsidP="00EE22F1">
            <w:pPr>
              <w:spacing w:line="360" w:lineRule="auto"/>
              <w:jc w:val="both"/>
              <w:cnfStyle w:val="000000000000" w:firstRow="0" w:lastRow="0" w:firstColumn="0" w:lastColumn="0" w:oddVBand="0" w:evenVBand="0" w:oddHBand="0" w:evenHBand="0" w:firstRowFirstColumn="0" w:firstRowLastColumn="0" w:lastRowFirstColumn="0" w:lastRowLastColumn="0"/>
              <w:rPr>
                <w:ins w:id="10450" w:author="Dylan Van Aswegen" w:date="2024-07-16T17:42:00Z" w16du:dateUtc="2024-07-16T15:42:00Z"/>
                <w:rFonts w:ascii="Arial" w:hAnsi="Arial" w:cs="Arial"/>
                <w:sz w:val="20"/>
                <w:szCs w:val="20"/>
                <w:lang w:val="en-GB"/>
              </w:rPr>
            </w:pPr>
            <w:ins w:id="10451" w:author="Dylan Van Aswegen" w:date="2024-07-16T17:42:00Z" w16du:dateUtc="2024-07-16T15:42:00Z">
              <w:r>
                <w:rPr>
                  <w:rFonts w:ascii="Arial" w:hAnsi="Arial" w:cs="Arial"/>
                  <w:sz w:val="20"/>
                  <w:szCs w:val="20"/>
                  <w:lang w:val="en-GB"/>
                </w:rPr>
                <w:t xml:space="preserve">This field will be used by the </w:t>
              </w:r>
            </w:ins>
            <w:ins w:id="10452" w:author="Dylan Van Aswegen" w:date="2024-07-16T17:43:00Z" w16du:dateUtc="2024-07-16T15:43:00Z">
              <w:r>
                <w:rPr>
                  <w:rFonts w:ascii="Arial" w:hAnsi="Arial" w:cs="Arial"/>
                  <w:sz w:val="20"/>
                  <w:szCs w:val="20"/>
                  <w:lang w:val="en-GB"/>
                </w:rPr>
                <w:t xml:space="preserve">application admin to cancel. Once clicked, any changes will be discarded, and the application admin will be navigated back to the organisation account page. </w:t>
              </w:r>
            </w:ins>
          </w:p>
        </w:tc>
      </w:tr>
      <w:tr w:rsidR="00EE22F1" w14:paraId="1A7A7F57" w14:textId="77777777" w:rsidTr="005C5491">
        <w:trPr>
          <w:cnfStyle w:val="000000100000" w:firstRow="0" w:lastRow="0" w:firstColumn="0" w:lastColumn="0" w:oddVBand="0" w:evenVBand="0" w:oddHBand="1" w:evenHBand="0" w:firstRowFirstColumn="0" w:firstRowLastColumn="0" w:lastRowFirstColumn="0" w:lastRowLastColumn="0"/>
          <w:trHeight w:val="192"/>
          <w:ins w:id="10453" w:author="Dylan Van Aswegen" w:date="2024-07-16T17:42:00Z" w16du:dateUtc="2024-07-16T15:42:00Z"/>
        </w:trPr>
        <w:tc>
          <w:tcPr>
            <w:cnfStyle w:val="001000000000" w:firstRow="0" w:lastRow="0" w:firstColumn="1" w:lastColumn="0" w:oddVBand="0" w:evenVBand="0" w:oddHBand="0" w:evenHBand="0" w:firstRowFirstColumn="0" w:firstRowLastColumn="0" w:lastRowFirstColumn="0" w:lastRowLastColumn="0"/>
            <w:tcW w:w="1099" w:type="dxa"/>
          </w:tcPr>
          <w:p w14:paraId="19141DC2" w14:textId="77777777" w:rsidR="00EE22F1" w:rsidRDefault="00EE22F1" w:rsidP="00EE22F1">
            <w:pPr>
              <w:spacing w:line="360" w:lineRule="auto"/>
              <w:jc w:val="both"/>
              <w:rPr>
                <w:ins w:id="10454" w:author="Dylan Van Aswegen" w:date="2024-07-16T17:42:00Z" w16du:dateUtc="2024-07-16T15:42:00Z"/>
                <w:rFonts w:ascii="Arial" w:hAnsi="Arial" w:cs="Arial"/>
                <w:sz w:val="20"/>
                <w:szCs w:val="20"/>
                <w:lang w:val="en-GB"/>
              </w:rPr>
            </w:pPr>
          </w:p>
        </w:tc>
        <w:tc>
          <w:tcPr>
            <w:tcW w:w="1628" w:type="dxa"/>
          </w:tcPr>
          <w:p w14:paraId="33C65C37" w14:textId="54AD3214" w:rsidR="00EE22F1" w:rsidRDefault="00EE22F1" w:rsidP="00EE22F1">
            <w:pPr>
              <w:spacing w:line="360" w:lineRule="auto"/>
              <w:jc w:val="both"/>
              <w:cnfStyle w:val="000000100000" w:firstRow="0" w:lastRow="0" w:firstColumn="0" w:lastColumn="0" w:oddVBand="0" w:evenVBand="0" w:oddHBand="1" w:evenHBand="0" w:firstRowFirstColumn="0" w:firstRowLastColumn="0" w:lastRowFirstColumn="0" w:lastRowLastColumn="0"/>
              <w:rPr>
                <w:ins w:id="10455" w:author="Dylan Van Aswegen" w:date="2024-07-16T17:42:00Z" w16du:dateUtc="2024-07-16T15:42:00Z"/>
                <w:rFonts w:ascii="Arial" w:hAnsi="Arial" w:cs="Arial"/>
                <w:sz w:val="20"/>
                <w:szCs w:val="20"/>
                <w:lang w:val="en-GB"/>
              </w:rPr>
            </w:pPr>
            <w:ins w:id="10456" w:author="Dylan Van Aswegen" w:date="2024-07-16T17:42:00Z" w16du:dateUtc="2024-07-16T15:42:00Z">
              <w:r>
                <w:rPr>
                  <w:rFonts w:ascii="Arial" w:hAnsi="Arial" w:cs="Arial"/>
                  <w:sz w:val="20"/>
                  <w:szCs w:val="20"/>
                  <w:lang w:val="en-GB"/>
                </w:rPr>
                <w:t>Save</w:t>
              </w:r>
            </w:ins>
          </w:p>
        </w:tc>
        <w:tc>
          <w:tcPr>
            <w:tcW w:w="1167" w:type="dxa"/>
          </w:tcPr>
          <w:p w14:paraId="5BCC816C" w14:textId="4A71E826" w:rsidR="00EE22F1" w:rsidRDefault="00EE22F1" w:rsidP="00EE22F1">
            <w:pPr>
              <w:spacing w:line="360" w:lineRule="auto"/>
              <w:jc w:val="both"/>
              <w:cnfStyle w:val="000000100000" w:firstRow="0" w:lastRow="0" w:firstColumn="0" w:lastColumn="0" w:oddVBand="0" w:evenVBand="0" w:oddHBand="1" w:evenHBand="0" w:firstRowFirstColumn="0" w:firstRowLastColumn="0" w:lastRowFirstColumn="0" w:lastRowLastColumn="0"/>
              <w:rPr>
                <w:ins w:id="10457" w:author="Dylan Van Aswegen" w:date="2024-07-16T17:42:00Z" w16du:dateUtc="2024-07-16T15:42:00Z"/>
                <w:rFonts w:ascii="Arial" w:hAnsi="Arial" w:cs="Arial"/>
                <w:sz w:val="20"/>
                <w:szCs w:val="20"/>
                <w:lang w:val="en-GB"/>
              </w:rPr>
            </w:pPr>
            <w:ins w:id="10458" w:author="Dylan Van Aswegen" w:date="2024-07-16T17:42:00Z" w16du:dateUtc="2024-07-16T15:42:00Z">
              <w:r>
                <w:rPr>
                  <w:rFonts w:ascii="Arial" w:hAnsi="Arial" w:cs="Arial"/>
                  <w:sz w:val="20"/>
                  <w:szCs w:val="20"/>
                  <w:lang w:val="en-GB"/>
                </w:rPr>
                <w:t>Button</w:t>
              </w:r>
            </w:ins>
          </w:p>
        </w:tc>
        <w:tc>
          <w:tcPr>
            <w:tcW w:w="2215" w:type="dxa"/>
          </w:tcPr>
          <w:p w14:paraId="4F8DE519" w14:textId="77777777" w:rsidR="00EE22F1" w:rsidRDefault="00EE22F1" w:rsidP="00EE22F1">
            <w:pPr>
              <w:spacing w:line="360" w:lineRule="auto"/>
              <w:jc w:val="both"/>
              <w:cnfStyle w:val="000000100000" w:firstRow="0" w:lastRow="0" w:firstColumn="0" w:lastColumn="0" w:oddVBand="0" w:evenVBand="0" w:oddHBand="1" w:evenHBand="0" w:firstRowFirstColumn="0" w:firstRowLastColumn="0" w:lastRowFirstColumn="0" w:lastRowLastColumn="0"/>
              <w:rPr>
                <w:ins w:id="10459" w:author="Dylan Van Aswegen" w:date="2024-07-16T17:42:00Z" w16du:dateUtc="2024-07-16T15:42:00Z"/>
                <w:rFonts w:ascii="Arial" w:hAnsi="Arial" w:cs="Arial"/>
                <w:sz w:val="20"/>
                <w:szCs w:val="20"/>
                <w:lang w:val="en-GB"/>
              </w:rPr>
            </w:pPr>
          </w:p>
        </w:tc>
        <w:tc>
          <w:tcPr>
            <w:tcW w:w="1369" w:type="dxa"/>
          </w:tcPr>
          <w:p w14:paraId="119ADA42" w14:textId="77777777" w:rsidR="00EE22F1" w:rsidRDefault="00EE22F1" w:rsidP="00EE22F1">
            <w:pPr>
              <w:spacing w:line="360" w:lineRule="auto"/>
              <w:jc w:val="both"/>
              <w:cnfStyle w:val="000000100000" w:firstRow="0" w:lastRow="0" w:firstColumn="0" w:lastColumn="0" w:oddVBand="0" w:evenVBand="0" w:oddHBand="1" w:evenHBand="0" w:firstRowFirstColumn="0" w:firstRowLastColumn="0" w:lastRowFirstColumn="0" w:lastRowLastColumn="0"/>
              <w:rPr>
                <w:ins w:id="10460" w:author="Dylan Van Aswegen" w:date="2024-07-16T17:42:00Z" w16du:dateUtc="2024-07-16T15:42:00Z"/>
                <w:rFonts w:ascii="Arial" w:hAnsi="Arial" w:cs="Arial"/>
                <w:sz w:val="20"/>
                <w:szCs w:val="20"/>
                <w:lang w:val="en-GB"/>
              </w:rPr>
            </w:pPr>
          </w:p>
        </w:tc>
        <w:tc>
          <w:tcPr>
            <w:tcW w:w="3296" w:type="dxa"/>
          </w:tcPr>
          <w:p w14:paraId="7CB3D836" w14:textId="468D7DC5" w:rsidR="00EE22F1" w:rsidRDefault="00EE22F1" w:rsidP="00EE22F1">
            <w:pPr>
              <w:spacing w:line="360" w:lineRule="auto"/>
              <w:jc w:val="both"/>
              <w:cnfStyle w:val="000000100000" w:firstRow="0" w:lastRow="0" w:firstColumn="0" w:lastColumn="0" w:oddVBand="0" w:evenVBand="0" w:oddHBand="1" w:evenHBand="0" w:firstRowFirstColumn="0" w:firstRowLastColumn="0" w:lastRowFirstColumn="0" w:lastRowLastColumn="0"/>
              <w:rPr>
                <w:ins w:id="10461" w:author="Dylan Van Aswegen" w:date="2024-07-16T17:42:00Z" w16du:dateUtc="2024-07-16T15:42:00Z"/>
                <w:rFonts w:ascii="Arial" w:hAnsi="Arial" w:cs="Arial"/>
                <w:sz w:val="20"/>
                <w:szCs w:val="20"/>
                <w:lang w:val="en-GB"/>
              </w:rPr>
            </w:pPr>
            <w:ins w:id="10462" w:author="Dylan Van Aswegen" w:date="2024-07-16T17:43:00Z" w16du:dateUtc="2024-07-16T15:43:00Z">
              <w:r>
                <w:rPr>
                  <w:rFonts w:ascii="Arial" w:hAnsi="Arial" w:cs="Arial"/>
                  <w:sz w:val="20"/>
                  <w:szCs w:val="20"/>
                  <w:lang w:val="en-GB"/>
                </w:rPr>
                <w:t xml:space="preserve">This field will be used by the application admin to </w:t>
              </w:r>
            </w:ins>
            <w:ins w:id="10463" w:author="Dylan Van Aswegen" w:date="2024-07-16T17:44:00Z" w16du:dateUtc="2024-07-16T15:44:00Z">
              <w:r>
                <w:rPr>
                  <w:rFonts w:ascii="Arial" w:hAnsi="Arial" w:cs="Arial"/>
                  <w:sz w:val="20"/>
                  <w:szCs w:val="20"/>
                  <w:lang w:val="en-GB"/>
                </w:rPr>
                <w:t>Save</w:t>
              </w:r>
            </w:ins>
            <w:ins w:id="10464" w:author="Dylan Van Aswegen" w:date="2024-07-16T17:43:00Z" w16du:dateUtc="2024-07-16T15:43:00Z">
              <w:r>
                <w:rPr>
                  <w:rFonts w:ascii="Arial" w:hAnsi="Arial" w:cs="Arial"/>
                  <w:sz w:val="20"/>
                  <w:szCs w:val="20"/>
                  <w:lang w:val="en-GB"/>
                </w:rPr>
                <w:t xml:space="preserve">. Once clicked, </w:t>
              </w:r>
            </w:ins>
            <w:ins w:id="10465" w:author="Dylan Van Aswegen" w:date="2024-07-16T17:44:00Z" w16du:dateUtc="2024-07-16T15:44:00Z">
              <w:r>
                <w:rPr>
                  <w:rFonts w:ascii="Arial" w:hAnsi="Arial" w:cs="Arial"/>
                  <w:sz w:val="20"/>
                  <w:szCs w:val="20"/>
                  <w:lang w:val="en-GB"/>
                </w:rPr>
                <w:t xml:space="preserve">the comments captured should be saved against the organisation account and </w:t>
              </w:r>
            </w:ins>
            <w:ins w:id="10466" w:author="Dylan Van Aswegen" w:date="2024-07-16T17:45:00Z" w16du:dateUtc="2024-07-16T15:45:00Z">
              <w:r>
                <w:rPr>
                  <w:rFonts w:ascii="Arial" w:hAnsi="Arial" w:cs="Arial"/>
                  <w:sz w:val="20"/>
                  <w:szCs w:val="20"/>
                  <w:lang w:val="en-GB"/>
                </w:rPr>
                <w:t xml:space="preserve">if the renew checkbox is unchecked, the </w:t>
              </w:r>
            </w:ins>
            <w:ins w:id="10467" w:author="Dylan Van Aswegen" w:date="2024-07-16T17:46:00Z" w16du:dateUtc="2024-07-16T15:46:00Z">
              <w:r>
                <w:rPr>
                  <w:rFonts w:ascii="Arial" w:hAnsi="Arial" w:cs="Arial"/>
                  <w:sz w:val="20"/>
                  <w:szCs w:val="20"/>
                  <w:lang w:val="en-GB"/>
                </w:rPr>
                <w:t>organisation</w:t>
              </w:r>
            </w:ins>
            <w:ins w:id="10468" w:author="Dylan Van Aswegen" w:date="2024-07-16T17:45:00Z" w16du:dateUtc="2024-07-16T15:45:00Z">
              <w:r>
                <w:rPr>
                  <w:rFonts w:ascii="Arial" w:hAnsi="Arial" w:cs="Arial"/>
                  <w:sz w:val="20"/>
                  <w:szCs w:val="20"/>
                  <w:lang w:val="en-GB"/>
                </w:rPr>
                <w:t xml:space="preserve"> should change to a no</w:t>
              </w:r>
            </w:ins>
            <w:ins w:id="10469" w:author="Dylan Van Aswegen" w:date="2024-07-16T17:46:00Z" w16du:dateUtc="2024-07-16T15:46:00Z">
              <w:r>
                <w:rPr>
                  <w:rFonts w:ascii="Arial" w:hAnsi="Arial" w:cs="Arial"/>
                  <w:sz w:val="20"/>
                  <w:szCs w:val="20"/>
                  <w:lang w:val="en-GB"/>
                </w:rPr>
                <w:t xml:space="preserve">n-renewing organisation. </w:t>
              </w:r>
            </w:ins>
            <w:ins w:id="10470" w:author="Dylan Van Aswegen" w:date="2024-07-16T18:11:00Z" w16du:dateUtc="2024-07-16T16:11:00Z">
              <w:r w:rsidR="00B63412">
                <w:rPr>
                  <w:rFonts w:ascii="Arial" w:hAnsi="Arial" w:cs="Arial"/>
                  <w:sz w:val="20"/>
                  <w:szCs w:val="20"/>
                  <w:lang w:val="en-GB"/>
                </w:rPr>
                <w:t>If the block admin checkbox is checked, the organisation administ</w:t>
              </w:r>
            </w:ins>
            <w:ins w:id="10471" w:author="Dylan Van Aswegen" w:date="2024-07-16T18:12:00Z" w16du:dateUtc="2024-07-16T16:12:00Z">
              <w:r w:rsidR="00B63412">
                <w:rPr>
                  <w:rFonts w:ascii="Arial" w:hAnsi="Arial" w:cs="Arial"/>
                  <w:sz w:val="20"/>
                  <w:szCs w:val="20"/>
                  <w:lang w:val="en-GB"/>
                </w:rPr>
                <w:t xml:space="preserve">rators should be prevented from accessing the organisation. </w:t>
              </w:r>
            </w:ins>
          </w:p>
        </w:tc>
      </w:tr>
    </w:tbl>
    <w:p w14:paraId="147C41CF" w14:textId="77777777" w:rsidR="0069274C" w:rsidRDefault="0069274C" w:rsidP="007E2DA1">
      <w:pPr>
        <w:rPr>
          <w:ins w:id="10472" w:author="Dylan Van Aswegen" w:date="2024-07-16T17:23:00Z" w16du:dateUtc="2024-07-16T15:23:00Z"/>
          <w:lang w:val="en-GB"/>
        </w:rPr>
      </w:pPr>
    </w:p>
    <w:p w14:paraId="7873FCFA" w14:textId="77777777" w:rsidR="002A328A" w:rsidRDefault="002A328A" w:rsidP="007E2DA1">
      <w:pPr>
        <w:rPr>
          <w:ins w:id="10473" w:author="Dylan Van Aswegen" w:date="2024-07-16T17:23:00Z" w16du:dateUtc="2024-07-16T15:23:00Z"/>
          <w:lang w:val="en-GB"/>
        </w:rPr>
      </w:pPr>
    </w:p>
    <w:p w14:paraId="0E0B4539" w14:textId="77777777" w:rsidR="002A328A" w:rsidRDefault="002A328A" w:rsidP="007E2DA1">
      <w:pPr>
        <w:rPr>
          <w:ins w:id="10474" w:author="Dylan Van Aswegen" w:date="2024-07-16T17:23:00Z" w16du:dateUtc="2024-07-16T15:23:00Z"/>
          <w:lang w:val="en-GB"/>
        </w:rPr>
      </w:pPr>
    </w:p>
    <w:p w14:paraId="1D995CA8" w14:textId="77777777" w:rsidR="002A328A" w:rsidRDefault="002A328A" w:rsidP="007E2DA1">
      <w:pPr>
        <w:rPr>
          <w:ins w:id="10475" w:author="Dylan Van Aswegen" w:date="2024-07-16T17:13:00Z" w16du:dateUtc="2024-07-16T15:13:00Z"/>
          <w:lang w:val="en-GB"/>
        </w:rPr>
      </w:pPr>
    </w:p>
    <w:p w14:paraId="62B5BDB8" w14:textId="77777777" w:rsidR="000E35DD" w:rsidRPr="00AE2B00" w:rsidRDefault="000E35DD" w:rsidP="007E2DA1">
      <w:pPr>
        <w:rPr>
          <w:ins w:id="10476" w:author="Dylan Van Aswegen" w:date="2024-07-15T13:27:00Z" w16du:dateUtc="2024-07-15T11:27:00Z"/>
          <w:lang w:val="en-GB"/>
          <w:rPrChange w:id="10477" w:author="Dylan Van Aswegen" w:date="2024-07-16T17:12:00Z" w16du:dateUtc="2024-07-16T15:12:00Z">
            <w:rPr>
              <w:ins w:id="10478" w:author="Dylan Van Aswegen" w:date="2024-07-15T13:27:00Z" w16du:dateUtc="2024-07-15T11:27:00Z"/>
            </w:rPr>
          </w:rPrChange>
        </w:rPr>
      </w:pPr>
    </w:p>
    <w:p w14:paraId="77F40FCB" w14:textId="77777777" w:rsidR="007E2DA1" w:rsidRDefault="007E2DA1" w:rsidP="007E2DA1">
      <w:pPr>
        <w:rPr>
          <w:ins w:id="10479" w:author="Dylan Van Aswegen" w:date="2024-07-15T13:27:00Z" w16du:dateUtc="2024-07-15T11:27:00Z"/>
        </w:rPr>
      </w:pPr>
    </w:p>
    <w:p w14:paraId="1FD7636C" w14:textId="77777777" w:rsidR="007E2DA1" w:rsidRDefault="007E2DA1" w:rsidP="007E2DA1">
      <w:pPr>
        <w:rPr>
          <w:ins w:id="10480" w:author="Dylan Van Aswegen" w:date="2024-07-15T13:27:00Z" w16du:dateUtc="2024-07-15T11:27:00Z"/>
        </w:rPr>
      </w:pPr>
    </w:p>
    <w:p w14:paraId="228AC894" w14:textId="77777777" w:rsidR="007E2DA1" w:rsidRDefault="007E2DA1" w:rsidP="007E2DA1">
      <w:pPr>
        <w:rPr>
          <w:ins w:id="10481" w:author="Dylan Van Aswegen" w:date="2024-07-15T13:27:00Z" w16du:dateUtc="2024-07-15T11:27:00Z"/>
        </w:rPr>
      </w:pPr>
    </w:p>
    <w:p w14:paraId="5090D32C" w14:textId="77777777" w:rsidR="007E2DA1" w:rsidRDefault="007E2DA1" w:rsidP="007E2DA1">
      <w:pPr>
        <w:rPr>
          <w:ins w:id="10482" w:author="Dylan Van Aswegen" w:date="2024-07-15T13:27:00Z" w16du:dateUtc="2024-07-15T11:27:00Z"/>
        </w:rPr>
      </w:pPr>
    </w:p>
    <w:p w14:paraId="287238F5" w14:textId="77777777" w:rsidR="007E2DA1" w:rsidRDefault="007E2DA1" w:rsidP="007E2DA1">
      <w:pPr>
        <w:rPr>
          <w:ins w:id="10483" w:author="Dylan Van Aswegen" w:date="2024-07-15T13:27:00Z" w16du:dateUtc="2024-07-15T11:27:00Z"/>
        </w:rPr>
      </w:pPr>
    </w:p>
    <w:p w14:paraId="665805B8" w14:textId="77777777" w:rsidR="007E2DA1" w:rsidRDefault="007E2DA1" w:rsidP="007E2DA1">
      <w:pPr>
        <w:rPr>
          <w:ins w:id="10484" w:author="Dylan Van Aswegen" w:date="2024-07-15T13:27:00Z" w16du:dateUtc="2024-07-15T11:27:00Z"/>
        </w:rPr>
      </w:pPr>
    </w:p>
    <w:p w14:paraId="0CCA7BCF" w14:textId="77777777" w:rsidR="007E2DA1" w:rsidRDefault="007E2DA1" w:rsidP="007E2DA1">
      <w:pPr>
        <w:rPr>
          <w:ins w:id="10485" w:author="Dylan Van Aswegen" w:date="2024-07-15T13:27:00Z" w16du:dateUtc="2024-07-15T11:27:00Z"/>
        </w:rPr>
      </w:pPr>
    </w:p>
    <w:p w14:paraId="0D193DAB" w14:textId="77777777" w:rsidR="007E2DA1" w:rsidRPr="007E2DA1" w:rsidRDefault="007E2DA1">
      <w:pPr>
        <w:rPr>
          <w:ins w:id="10486" w:author="Dylan Van Aswegen" w:date="2024-07-15T13:27:00Z" w16du:dateUtc="2024-07-15T11:27:00Z"/>
        </w:rPr>
        <w:pPrChange w:id="10487" w:author="Dylan Van Aswegen" w:date="2024-07-15T13:27:00Z" w16du:dateUtc="2024-07-15T11:27:00Z">
          <w:pPr>
            <w:pStyle w:val="Heading3"/>
          </w:pPr>
        </w:pPrChange>
      </w:pPr>
    </w:p>
    <w:p w14:paraId="6165D1AD" w14:textId="7A4486E4" w:rsidR="003C1F7F" w:rsidRPr="00FC71EC" w:rsidDel="00A50955" w:rsidRDefault="003C1F7F" w:rsidP="003C1F7F">
      <w:pPr>
        <w:pStyle w:val="Heading3"/>
        <w:spacing w:before="40" w:after="0" w:line="360" w:lineRule="auto"/>
        <w:rPr>
          <w:del w:id="10488" w:author="Dylan Van Aswegen" w:date="2024-07-15T14:52:00Z" w16du:dateUtc="2024-07-15T12:52:00Z"/>
          <w:rFonts w:ascii="Arial" w:hAnsi="Arial"/>
          <w:color w:val="5B69AB"/>
          <w:kern w:val="0"/>
          <w:szCs w:val="24"/>
          <w14:ligatures w14:val="none"/>
          <w:rPrChange w:id="10489" w:author="Dylan Van Aswegen" w:date="2024-07-15T12:47:00Z" w16du:dateUtc="2024-07-15T10:47:00Z">
            <w:rPr>
              <w:del w:id="10490" w:author="Dylan Van Aswegen" w:date="2024-07-15T14:52:00Z" w16du:dateUtc="2024-07-15T12:52:00Z"/>
              <w:rFonts w:ascii="Arial" w:hAnsi="Arial"/>
              <w:color w:val="5B69AB"/>
              <w:kern w:val="0"/>
              <w:szCs w:val="24"/>
              <w:lang w:val="en-GB"/>
              <w14:ligatures w14:val="none"/>
            </w:rPr>
          </w:rPrChange>
        </w:rPr>
      </w:pPr>
      <w:del w:id="10491" w:author="Dylan Van Aswegen" w:date="2024-07-15T14:52:00Z" w16du:dateUtc="2024-07-15T12:52:00Z">
        <w:r w:rsidRPr="00FC71EC" w:rsidDel="00A50955">
          <w:rPr>
            <w:rFonts w:ascii="Arial" w:hAnsi="Arial"/>
            <w:color w:val="5B69AB"/>
            <w:kern w:val="0"/>
            <w:szCs w:val="24"/>
            <w14:ligatures w14:val="none"/>
            <w:rPrChange w:id="10492" w:author="Dylan Van Aswegen" w:date="2024-07-15T12:47:00Z" w16du:dateUtc="2024-07-15T10:47:00Z">
              <w:rPr>
                <w:rFonts w:ascii="Arial" w:hAnsi="Arial"/>
                <w:color w:val="5B69AB"/>
                <w:kern w:val="0"/>
                <w:szCs w:val="24"/>
                <w:lang w:val="en-GB"/>
                <w14:ligatures w14:val="none"/>
              </w:rPr>
            </w:rPrChange>
          </w:rPr>
          <w:delText>Organisation Management</w:delText>
        </w:r>
        <w:bookmarkEnd w:id="6414"/>
        <w:bookmarkEnd w:id="6415"/>
        <w:r w:rsidRPr="00FC71EC" w:rsidDel="00A50955">
          <w:rPr>
            <w:rFonts w:ascii="Arial" w:hAnsi="Arial"/>
            <w:color w:val="5B69AB"/>
            <w:kern w:val="0"/>
            <w:szCs w:val="24"/>
            <w14:ligatures w14:val="none"/>
            <w:rPrChange w:id="10493" w:author="Dylan Van Aswegen" w:date="2024-07-15T12:47:00Z" w16du:dateUtc="2024-07-15T10:47:00Z">
              <w:rPr>
                <w:rFonts w:ascii="Arial" w:hAnsi="Arial"/>
                <w:color w:val="5B69AB"/>
                <w:kern w:val="0"/>
                <w:szCs w:val="24"/>
                <w:lang w:val="en-GB"/>
                <w14:ligatures w14:val="none"/>
              </w:rPr>
            </w:rPrChange>
          </w:rPr>
          <w:delText xml:space="preserve"> </w:delText>
        </w:r>
      </w:del>
    </w:p>
    <w:p w14:paraId="1A29B50A" w14:textId="257341FF" w:rsidR="003C1F7F" w:rsidDel="00A50955" w:rsidRDefault="003C1F7F" w:rsidP="003C1F7F">
      <w:pPr>
        <w:rPr>
          <w:del w:id="10494" w:author="Dylan Van Aswegen" w:date="2024-07-15T14:52:00Z" w16du:dateUtc="2024-07-15T12:52:00Z"/>
          <w:lang w:val="en-GB"/>
        </w:rPr>
      </w:pPr>
      <w:del w:id="10495" w:author="Dylan Van Aswegen" w:date="2024-07-15T14:52:00Z" w16du:dateUtc="2024-07-15T12:52:00Z">
        <w:r w:rsidDel="00A50955">
          <w:rPr>
            <w:lang w:val="en-GB"/>
          </w:rPr>
          <w:delText xml:space="preserve">The system administrator users will be allowed to perform certain functions related to the organisations on the application. The system administrator will be allowed to view organisation information being able to see the same information that the organisation administrator of an organisation is able to view. </w:delText>
        </w:r>
      </w:del>
    </w:p>
    <w:p w14:paraId="4D12F648" w14:textId="0DAF5CB2" w:rsidR="003C1F7F" w:rsidDel="00A50955" w:rsidRDefault="003C1F7F" w:rsidP="003C1F7F">
      <w:pPr>
        <w:rPr>
          <w:del w:id="10496" w:author="Dylan Van Aswegen" w:date="2024-07-15T14:52:00Z" w16du:dateUtc="2024-07-15T12:52:00Z"/>
          <w:lang w:val="en-GB"/>
        </w:rPr>
      </w:pPr>
      <w:del w:id="10497" w:author="Dylan Van Aswegen" w:date="2024-07-15T14:52:00Z" w16du:dateUtc="2024-07-15T12:52:00Z">
        <w:r w:rsidDel="00A50955">
          <w:rPr>
            <w:lang w:val="en-GB"/>
          </w:rPr>
          <w:delText xml:space="preserve">The system administrator will further be able to extend the free-trail period of an organisation to allow them to continue using the application for free after their free-trail period has ended. </w:delText>
        </w:r>
      </w:del>
    </w:p>
    <w:p w14:paraId="6B7F0417" w14:textId="2A7D6FC7" w:rsidR="003C1F7F" w:rsidDel="00A50955" w:rsidRDefault="003C1F7F" w:rsidP="003C1F7F">
      <w:pPr>
        <w:rPr>
          <w:del w:id="10498" w:author="Dylan Van Aswegen" w:date="2024-07-15T14:52:00Z" w16du:dateUtc="2024-07-15T12:52:00Z"/>
          <w:lang w:val="en-GB"/>
        </w:rPr>
      </w:pPr>
      <w:del w:id="10499" w:author="Dylan Van Aswegen" w:date="2024-07-15T14:52:00Z" w16du:dateUtc="2024-07-15T12:52:00Z">
        <w:r w:rsidDel="00A50955">
          <w:rPr>
            <w:lang w:val="en-GB"/>
          </w:rPr>
          <w:delText xml:space="preserve">The system administrator will also be able to view organisation details, details on the organisation administrators, emails sent to the administrators, and orders placed with the organisation by a member. </w:delText>
        </w:r>
      </w:del>
    </w:p>
    <w:p w14:paraId="02CCE1B1" w14:textId="14C38CF8" w:rsidR="003C1F7F" w:rsidRPr="00671224" w:rsidDel="00A50955" w:rsidRDefault="003C1F7F" w:rsidP="003C1F7F">
      <w:pPr>
        <w:rPr>
          <w:del w:id="10500" w:author="Dylan Van Aswegen" w:date="2024-07-15T14:52:00Z" w16du:dateUtc="2024-07-15T12:52:00Z"/>
          <w:lang w:val="en-GB"/>
        </w:rPr>
      </w:pPr>
      <w:del w:id="10501" w:author="Dylan Van Aswegen" w:date="2024-07-15T14:52:00Z" w16du:dateUtc="2024-07-15T12:52:00Z">
        <w:r w:rsidDel="00A50955">
          <w:rPr>
            <w:lang w:val="en-GB"/>
          </w:rPr>
          <w:delText xml:space="preserve">Later features will include invoicing and viewing support tickets that has been raised by the organisation. </w:delText>
        </w:r>
      </w:del>
    </w:p>
    <w:p w14:paraId="08FAF62E" w14:textId="2D03CD94" w:rsidR="003C1F7F" w:rsidRPr="00B539A3" w:rsidDel="00A50955" w:rsidRDefault="003C1F7F" w:rsidP="003C1F7F">
      <w:pPr>
        <w:rPr>
          <w:del w:id="10502" w:author="Dylan Van Aswegen" w:date="2024-07-15T14:52:00Z" w16du:dateUtc="2024-07-15T12:52:00Z"/>
          <w:lang w:val="en-GB"/>
        </w:rPr>
      </w:pPr>
    </w:p>
    <w:p w14:paraId="0423E6E4" w14:textId="2B11A4A6" w:rsidR="003B05DC" w:rsidRDefault="003B05DC">
      <w:pPr>
        <w:pStyle w:val="Heading3"/>
        <w:rPr>
          <w:ins w:id="10503" w:author="Dylan Van Aswegen" w:date="2024-07-15T16:04:00Z" w16du:dateUtc="2024-07-15T14:04:00Z"/>
        </w:rPr>
      </w:pPr>
      <w:bookmarkStart w:id="10504" w:name="_Toc168972725"/>
      <w:bookmarkStart w:id="10505" w:name="_Toc170780806"/>
      <w:ins w:id="10506" w:author="Dylan Van Aswegen" w:date="2024-07-15T16:04:00Z" w16du:dateUtc="2024-07-15T14:04:00Z">
        <w:r>
          <w:t>Scheduled Jobs</w:t>
        </w:r>
      </w:ins>
    </w:p>
    <w:p w14:paraId="2A533283" w14:textId="01E68260" w:rsidR="00C9136F" w:rsidRDefault="001772B0" w:rsidP="001772B0">
      <w:pPr>
        <w:rPr>
          <w:ins w:id="10507" w:author="Dylan Van Aswegen" w:date="2024-07-15T16:06:00Z" w16du:dateUtc="2024-07-15T14:06:00Z"/>
        </w:rPr>
      </w:pPr>
      <w:ins w:id="10508" w:author="Dylan Van Aswegen" w:date="2024-07-15T16:05:00Z" w16du:dateUtc="2024-07-15T14:05:00Z">
        <w:r>
          <w:t xml:space="preserve">The administrator will be navigated to the scheduled jobs page </w:t>
        </w:r>
        <w:r w:rsidR="00EF274A">
          <w:t xml:space="preserve">when clicking on the link in the </w:t>
        </w:r>
      </w:ins>
      <w:ins w:id="10509" w:author="Dylan Van Aswegen" w:date="2024-07-15T16:06:00Z" w16du:dateUtc="2024-07-15T14:06:00Z">
        <w:r w:rsidR="00C9136F">
          <w:t xml:space="preserve">navigation menu on the home page. </w:t>
        </w:r>
      </w:ins>
    </w:p>
    <w:p w14:paraId="5D28CA8A" w14:textId="7D028EE8" w:rsidR="00C9136F" w:rsidRDefault="00C9136F" w:rsidP="001772B0">
      <w:pPr>
        <w:rPr>
          <w:ins w:id="10510" w:author="Dylan Van Aswegen" w:date="2024-07-15T16:07:00Z" w16du:dateUtc="2024-07-15T14:07:00Z"/>
        </w:rPr>
      </w:pPr>
      <w:ins w:id="10511" w:author="Dylan Van Aswegen" w:date="2024-07-15T16:06:00Z" w16du:dateUtc="2024-07-15T14:06:00Z">
        <w:r>
          <w:t>The schedule</w:t>
        </w:r>
      </w:ins>
      <w:ins w:id="10512" w:author="Dylan Van Aswegen" w:date="2024-07-15T16:07:00Z" w16du:dateUtc="2024-07-15T14:07:00Z">
        <w:r>
          <w:t xml:space="preserve">d jobs table will consist of the following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A8261C" w14:paraId="5EDAA43B" w14:textId="77777777" w:rsidTr="005C5491">
        <w:trPr>
          <w:cnfStyle w:val="100000000000" w:firstRow="1" w:lastRow="0" w:firstColumn="0" w:lastColumn="0" w:oddVBand="0" w:evenVBand="0" w:oddHBand="0" w:evenHBand="0" w:firstRowFirstColumn="0" w:firstRowLastColumn="0" w:lastRowFirstColumn="0" w:lastRowLastColumn="0"/>
          <w:tblHeader/>
          <w:ins w:id="10513" w:author="Dylan Van Aswegen" w:date="2024-07-15T16:13: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2A89E051" w14:textId="77777777" w:rsidR="00A8261C" w:rsidRDefault="00A8261C">
            <w:pPr>
              <w:spacing w:line="360" w:lineRule="auto"/>
              <w:jc w:val="both"/>
              <w:rPr>
                <w:ins w:id="10514" w:author="Dylan Van Aswegen" w:date="2024-07-15T16:13:00Z" w16du:dateUtc="2024-07-15T14:13:00Z"/>
                <w:rFonts w:ascii="Arial" w:hAnsi="Arial" w:cs="Arial"/>
                <w:sz w:val="20"/>
                <w:szCs w:val="20"/>
                <w:lang w:val="en-GB"/>
              </w:rPr>
            </w:pPr>
            <w:ins w:id="10515" w:author="Dylan Van Aswegen" w:date="2024-07-15T16:13:00Z" w16du:dateUtc="2024-07-15T14:13:00Z">
              <w:r>
                <w:rPr>
                  <w:rFonts w:ascii="Arial" w:hAnsi="Arial" w:cs="Arial"/>
                  <w:sz w:val="20"/>
                  <w:szCs w:val="20"/>
                  <w:lang w:val="en-GB"/>
                </w:rPr>
                <w:t>Column Name</w:t>
              </w:r>
            </w:ins>
          </w:p>
        </w:tc>
        <w:tc>
          <w:tcPr>
            <w:tcW w:w="1273" w:type="dxa"/>
            <w:shd w:val="clear" w:color="auto" w:fill="002060"/>
          </w:tcPr>
          <w:p w14:paraId="066F4DD5" w14:textId="77777777" w:rsidR="00A8261C" w:rsidRDefault="00A8261C">
            <w:pPr>
              <w:spacing w:line="360" w:lineRule="auto"/>
              <w:jc w:val="both"/>
              <w:cnfStyle w:val="100000000000" w:firstRow="1" w:lastRow="0" w:firstColumn="0" w:lastColumn="0" w:oddVBand="0" w:evenVBand="0" w:oddHBand="0" w:evenHBand="0" w:firstRowFirstColumn="0" w:firstRowLastColumn="0" w:lastRowFirstColumn="0" w:lastRowLastColumn="0"/>
              <w:rPr>
                <w:ins w:id="10516" w:author="Dylan Van Aswegen" w:date="2024-07-15T16:13:00Z" w16du:dateUtc="2024-07-15T14:13:00Z"/>
                <w:rFonts w:ascii="Arial" w:hAnsi="Arial" w:cs="Arial"/>
                <w:sz w:val="20"/>
                <w:szCs w:val="20"/>
                <w:lang w:val="en-GB"/>
              </w:rPr>
            </w:pPr>
            <w:ins w:id="10517" w:author="Dylan Van Aswegen" w:date="2024-07-15T16:13:00Z" w16du:dateUtc="2024-07-15T14:13:00Z">
              <w:r>
                <w:rPr>
                  <w:rFonts w:ascii="Arial" w:hAnsi="Arial" w:cs="Arial"/>
                  <w:sz w:val="20"/>
                  <w:szCs w:val="20"/>
                  <w:lang w:val="en-GB"/>
                </w:rPr>
                <w:t>Column Type</w:t>
              </w:r>
            </w:ins>
          </w:p>
        </w:tc>
        <w:tc>
          <w:tcPr>
            <w:tcW w:w="1694" w:type="dxa"/>
            <w:shd w:val="clear" w:color="auto" w:fill="002060"/>
          </w:tcPr>
          <w:p w14:paraId="7709A603" w14:textId="77777777" w:rsidR="00A8261C" w:rsidRDefault="00A8261C">
            <w:pPr>
              <w:spacing w:line="360" w:lineRule="auto"/>
              <w:jc w:val="both"/>
              <w:cnfStyle w:val="100000000000" w:firstRow="1" w:lastRow="0" w:firstColumn="0" w:lastColumn="0" w:oddVBand="0" w:evenVBand="0" w:oddHBand="0" w:evenHBand="0" w:firstRowFirstColumn="0" w:firstRowLastColumn="0" w:lastRowFirstColumn="0" w:lastRowLastColumn="0"/>
              <w:rPr>
                <w:ins w:id="10518" w:author="Dylan Van Aswegen" w:date="2024-07-15T16:13:00Z" w16du:dateUtc="2024-07-15T14:13:00Z"/>
                <w:rFonts w:ascii="Arial" w:hAnsi="Arial" w:cs="Arial"/>
                <w:sz w:val="20"/>
                <w:szCs w:val="20"/>
                <w:lang w:val="en-GB"/>
              </w:rPr>
            </w:pPr>
            <w:ins w:id="10519" w:author="Dylan Van Aswegen" w:date="2024-07-15T16:13:00Z" w16du:dateUtc="2024-07-15T14:13:00Z">
              <w:r>
                <w:rPr>
                  <w:rFonts w:ascii="Arial" w:hAnsi="Arial" w:cs="Arial"/>
                  <w:sz w:val="20"/>
                  <w:szCs w:val="20"/>
                  <w:lang w:val="en-GB"/>
                </w:rPr>
                <w:t>Column Data Type</w:t>
              </w:r>
            </w:ins>
          </w:p>
        </w:tc>
        <w:tc>
          <w:tcPr>
            <w:tcW w:w="3804" w:type="dxa"/>
            <w:shd w:val="clear" w:color="auto" w:fill="002060"/>
          </w:tcPr>
          <w:p w14:paraId="4832C5CA" w14:textId="77777777" w:rsidR="00A8261C" w:rsidRDefault="00A8261C">
            <w:pPr>
              <w:spacing w:line="360" w:lineRule="auto"/>
              <w:jc w:val="both"/>
              <w:cnfStyle w:val="100000000000" w:firstRow="1" w:lastRow="0" w:firstColumn="0" w:lastColumn="0" w:oddVBand="0" w:evenVBand="0" w:oddHBand="0" w:evenHBand="0" w:firstRowFirstColumn="0" w:firstRowLastColumn="0" w:lastRowFirstColumn="0" w:lastRowLastColumn="0"/>
              <w:rPr>
                <w:ins w:id="10520" w:author="Dylan Van Aswegen" w:date="2024-07-15T16:13:00Z" w16du:dateUtc="2024-07-15T14:13:00Z"/>
                <w:rFonts w:ascii="Arial" w:hAnsi="Arial" w:cs="Arial"/>
                <w:sz w:val="20"/>
                <w:szCs w:val="20"/>
                <w:lang w:val="en-GB"/>
              </w:rPr>
            </w:pPr>
            <w:ins w:id="10521" w:author="Dylan Van Aswegen" w:date="2024-07-15T16:13:00Z" w16du:dateUtc="2024-07-15T14:13:00Z">
              <w:r>
                <w:rPr>
                  <w:rFonts w:ascii="Arial" w:hAnsi="Arial" w:cs="Arial"/>
                  <w:sz w:val="20"/>
                  <w:szCs w:val="20"/>
                  <w:lang w:val="en-GB"/>
                </w:rPr>
                <w:t>Column Rules</w:t>
              </w:r>
            </w:ins>
          </w:p>
        </w:tc>
      </w:tr>
      <w:tr w:rsidR="00A8261C" w14:paraId="470F24BE" w14:textId="77777777" w:rsidTr="005C5491">
        <w:trPr>
          <w:cnfStyle w:val="000000100000" w:firstRow="0" w:lastRow="0" w:firstColumn="0" w:lastColumn="0" w:oddVBand="0" w:evenVBand="0" w:oddHBand="1" w:evenHBand="0" w:firstRowFirstColumn="0" w:firstRowLastColumn="0" w:lastRowFirstColumn="0" w:lastRowLastColumn="0"/>
          <w:ins w:id="10522" w:author="Dylan Van Aswegen" w:date="2024-07-15T16:13:00Z"/>
        </w:trPr>
        <w:tc>
          <w:tcPr>
            <w:cnfStyle w:val="001000000000" w:firstRow="0" w:lastRow="0" w:firstColumn="1" w:lastColumn="0" w:oddVBand="0" w:evenVBand="0" w:oddHBand="0" w:evenHBand="0" w:firstRowFirstColumn="0" w:firstRowLastColumn="0" w:lastRowFirstColumn="0" w:lastRowLastColumn="0"/>
            <w:tcW w:w="1451" w:type="dxa"/>
          </w:tcPr>
          <w:p w14:paraId="04DB6113" w14:textId="0EFDA762" w:rsidR="00A8261C" w:rsidRDefault="00862D76">
            <w:pPr>
              <w:spacing w:line="360" w:lineRule="auto"/>
              <w:jc w:val="both"/>
              <w:rPr>
                <w:ins w:id="10523" w:author="Dylan Van Aswegen" w:date="2024-07-15T16:13:00Z" w16du:dateUtc="2024-07-15T14:13:00Z"/>
                <w:rFonts w:ascii="Arial" w:hAnsi="Arial" w:cs="Arial"/>
                <w:sz w:val="20"/>
                <w:szCs w:val="20"/>
                <w:lang w:val="en-GB"/>
              </w:rPr>
            </w:pPr>
            <w:ins w:id="10524" w:author="Dylan Van Aswegen" w:date="2024-07-15T16:21:00Z" w16du:dateUtc="2024-07-15T14:21:00Z">
              <w:r>
                <w:rPr>
                  <w:rFonts w:ascii="Arial" w:hAnsi="Arial" w:cs="Arial"/>
                  <w:sz w:val="20"/>
                  <w:szCs w:val="20"/>
                  <w:lang w:val="en-GB"/>
                </w:rPr>
                <w:t xml:space="preserve">Job </w:t>
              </w:r>
            </w:ins>
            <w:ins w:id="10525" w:author="Dylan Van Aswegen" w:date="2024-07-15T16:13:00Z" w16du:dateUtc="2024-07-15T14:13:00Z">
              <w:r w:rsidR="00A8261C">
                <w:rPr>
                  <w:rFonts w:ascii="Arial" w:hAnsi="Arial" w:cs="Arial"/>
                  <w:sz w:val="20"/>
                  <w:szCs w:val="20"/>
                  <w:lang w:val="en-GB"/>
                </w:rPr>
                <w:t xml:space="preserve">ID </w:t>
              </w:r>
            </w:ins>
          </w:p>
        </w:tc>
        <w:tc>
          <w:tcPr>
            <w:tcW w:w="1273" w:type="dxa"/>
          </w:tcPr>
          <w:p w14:paraId="6F27D01E" w14:textId="77777777" w:rsidR="00A8261C" w:rsidRDefault="00A8261C">
            <w:pPr>
              <w:spacing w:line="360" w:lineRule="auto"/>
              <w:jc w:val="both"/>
              <w:cnfStyle w:val="000000100000" w:firstRow="0" w:lastRow="0" w:firstColumn="0" w:lastColumn="0" w:oddVBand="0" w:evenVBand="0" w:oddHBand="1" w:evenHBand="0" w:firstRowFirstColumn="0" w:firstRowLastColumn="0" w:lastRowFirstColumn="0" w:lastRowLastColumn="0"/>
              <w:rPr>
                <w:ins w:id="10526" w:author="Dylan Van Aswegen" w:date="2024-07-15T16:13:00Z" w16du:dateUtc="2024-07-15T14:13:00Z"/>
                <w:rFonts w:ascii="Arial" w:hAnsi="Arial" w:cs="Arial"/>
                <w:sz w:val="20"/>
                <w:szCs w:val="20"/>
                <w:lang w:val="en-GB"/>
              </w:rPr>
            </w:pPr>
            <w:ins w:id="10527" w:author="Dylan Van Aswegen" w:date="2024-07-15T16:13:00Z" w16du:dateUtc="2024-07-15T14:13:00Z">
              <w:r>
                <w:rPr>
                  <w:rFonts w:ascii="Arial" w:hAnsi="Arial" w:cs="Arial"/>
                  <w:sz w:val="20"/>
                  <w:szCs w:val="20"/>
                  <w:lang w:val="en-GB"/>
                </w:rPr>
                <w:t xml:space="preserve">Text Field </w:t>
              </w:r>
            </w:ins>
          </w:p>
        </w:tc>
        <w:tc>
          <w:tcPr>
            <w:tcW w:w="1694" w:type="dxa"/>
          </w:tcPr>
          <w:p w14:paraId="65681445" w14:textId="77777777" w:rsidR="00A8261C" w:rsidRDefault="00A8261C">
            <w:pPr>
              <w:spacing w:line="360" w:lineRule="auto"/>
              <w:jc w:val="both"/>
              <w:cnfStyle w:val="000000100000" w:firstRow="0" w:lastRow="0" w:firstColumn="0" w:lastColumn="0" w:oddVBand="0" w:evenVBand="0" w:oddHBand="1" w:evenHBand="0" w:firstRowFirstColumn="0" w:firstRowLastColumn="0" w:lastRowFirstColumn="0" w:lastRowLastColumn="0"/>
              <w:rPr>
                <w:ins w:id="10528" w:author="Dylan Van Aswegen" w:date="2024-07-15T16:13:00Z" w16du:dateUtc="2024-07-15T14:13:00Z"/>
                <w:rFonts w:ascii="Arial" w:hAnsi="Arial" w:cs="Arial"/>
                <w:sz w:val="20"/>
                <w:szCs w:val="20"/>
                <w:lang w:val="en-GB"/>
              </w:rPr>
            </w:pPr>
            <w:ins w:id="10529" w:author="Dylan Van Aswegen" w:date="2024-07-15T16:13:00Z" w16du:dateUtc="2024-07-15T14:13:00Z">
              <w:r>
                <w:rPr>
                  <w:rFonts w:ascii="Arial" w:hAnsi="Arial" w:cs="Arial"/>
                  <w:sz w:val="20"/>
                  <w:szCs w:val="20"/>
                  <w:lang w:val="en-GB"/>
                </w:rPr>
                <w:t xml:space="preserve">String </w:t>
              </w:r>
            </w:ins>
          </w:p>
        </w:tc>
        <w:tc>
          <w:tcPr>
            <w:tcW w:w="3804" w:type="dxa"/>
          </w:tcPr>
          <w:p w14:paraId="64DE8131" w14:textId="5ECD781E" w:rsidR="00A8261C" w:rsidRDefault="00A8261C">
            <w:pPr>
              <w:spacing w:line="360" w:lineRule="auto"/>
              <w:jc w:val="both"/>
              <w:cnfStyle w:val="000000100000" w:firstRow="0" w:lastRow="0" w:firstColumn="0" w:lastColumn="0" w:oddVBand="0" w:evenVBand="0" w:oddHBand="1" w:evenHBand="0" w:firstRowFirstColumn="0" w:firstRowLastColumn="0" w:lastRowFirstColumn="0" w:lastRowLastColumn="0"/>
              <w:rPr>
                <w:ins w:id="10530" w:author="Dylan Van Aswegen" w:date="2024-07-15T16:13:00Z" w16du:dateUtc="2024-07-15T14:13:00Z"/>
                <w:rFonts w:ascii="Arial" w:hAnsi="Arial" w:cs="Arial"/>
                <w:sz w:val="20"/>
                <w:szCs w:val="20"/>
                <w:lang w:val="en-GB"/>
              </w:rPr>
            </w:pPr>
            <w:ins w:id="10531" w:author="Dylan Van Aswegen" w:date="2024-07-15T16:13:00Z" w16du:dateUtc="2024-07-15T14:13:00Z">
              <w:r>
                <w:rPr>
                  <w:rFonts w:ascii="Arial" w:hAnsi="Arial" w:cs="Arial"/>
                  <w:sz w:val="20"/>
                  <w:szCs w:val="20"/>
                  <w:lang w:val="en-GB"/>
                </w:rPr>
                <w:t xml:space="preserve">This column will contain the ID of the </w:t>
              </w:r>
            </w:ins>
            <w:ins w:id="10532" w:author="Dylan Van Aswegen" w:date="2024-07-15T16:24:00Z" w16du:dateUtc="2024-07-15T14:24:00Z">
              <w:r w:rsidR="001B3A90">
                <w:rPr>
                  <w:rFonts w:ascii="Arial" w:hAnsi="Arial" w:cs="Arial"/>
                  <w:sz w:val="20"/>
                  <w:szCs w:val="20"/>
                  <w:lang w:val="en-GB"/>
                </w:rPr>
                <w:t>j</w:t>
              </w:r>
            </w:ins>
            <w:ins w:id="10533" w:author="Dylan Van Aswegen" w:date="2024-07-15T16:23:00Z" w16du:dateUtc="2024-07-15T14:23:00Z">
              <w:r w:rsidR="001B3A90">
                <w:rPr>
                  <w:rFonts w:ascii="Arial" w:hAnsi="Arial" w:cs="Arial"/>
                  <w:sz w:val="20"/>
                  <w:szCs w:val="20"/>
                  <w:lang w:val="en-GB"/>
                </w:rPr>
                <w:t xml:space="preserve">ob. </w:t>
              </w:r>
            </w:ins>
            <w:ins w:id="10534" w:author="Dylan Van Aswegen" w:date="2024-07-15T16:13:00Z" w16du:dateUtc="2024-07-15T14:13:00Z">
              <w:r>
                <w:rPr>
                  <w:rFonts w:ascii="Arial" w:hAnsi="Arial" w:cs="Arial"/>
                  <w:sz w:val="20"/>
                  <w:szCs w:val="20"/>
                  <w:lang w:val="en-GB"/>
                </w:rPr>
                <w:t xml:space="preserve"> </w:t>
              </w:r>
            </w:ins>
          </w:p>
        </w:tc>
      </w:tr>
      <w:tr w:rsidR="001B3A90" w14:paraId="48E6C980" w14:textId="77777777" w:rsidTr="005C5491">
        <w:trPr>
          <w:ins w:id="10535" w:author="Dylan Van Aswegen" w:date="2024-07-15T16:21:00Z"/>
        </w:trPr>
        <w:tc>
          <w:tcPr>
            <w:cnfStyle w:val="001000000000" w:firstRow="0" w:lastRow="0" w:firstColumn="1" w:lastColumn="0" w:oddVBand="0" w:evenVBand="0" w:oddHBand="0" w:evenHBand="0" w:firstRowFirstColumn="0" w:firstRowLastColumn="0" w:lastRowFirstColumn="0" w:lastRowLastColumn="0"/>
            <w:tcW w:w="1451" w:type="dxa"/>
          </w:tcPr>
          <w:p w14:paraId="52B79D8D" w14:textId="44C6505C" w:rsidR="001B3A90" w:rsidRDefault="001B3A90" w:rsidP="001B3A90">
            <w:pPr>
              <w:spacing w:line="360" w:lineRule="auto"/>
              <w:jc w:val="both"/>
              <w:rPr>
                <w:ins w:id="10536" w:author="Dylan Van Aswegen" w:date="2024-07-15T16:21:00Z" w16du:dateUtc="2024-07-15T14:21:00Z"/>
                <w:rFonts w:ascii="Arial" w:hAnsi="Arial" w:cs="Arial"/>
                <w:sz w:val="20"/>
                <w:szCs w:val="20"/>
                <w:lang w:val="en-GB"/>
              </w:rPr>
            </w:pPr>
            <w:ins w:id="10537" w:author="Dylan Van Aswegen" w:date="2024-07-15T16:23:00Z" w16du:dateUtc="2024-07-15T14:23:00Z">
              <w:r>
                <w:rPr>
                  <w:rFonts w:ascii="Arial" w:hAnsi="Arial" w:cs="Arial"/>
                  <w:sz w:val="20"/>
                  <w:szCs w:val="20"/>
                  <w:lang w:val="en-GB"/>
                </w:rPr>
                <w:t xml:space="preserve">Job </w:t>
              </w:r>
            </w:ins>
            <w:ins w:id="10538" w:author="Dylan Van Aswegen" w:date="2024-07-15T16:24:00Z" w16du:dateUtc="2024-07-15T14:24:00Z">
              <w:r w:rsidR="00EB4C11">
                <w:rPr>
                  <w:rFonts w:ascii="Arial" w:hAnsi="Arial" w:cs="Arial"/>
                  <w:sz w:val="20"/>
                  <w:szCs w:val="20"/>
                  <w:lang w:val="en-GB"/>
                </w:rPr>
                <w:t>Name</w:t>
              </w:r>
            </w:ins>
            <w:ins w:id="10539" w:author="Dylan Van Aswegen" w:date="2024-07-15T16:23:00Z" w16du:dateUtc="2024-07-15T14:23:00Z">
              <w:r>
                <w:rPr>
                  <w:rFonts w:ascii="Arial" w:hAnsi="Arial" w:cs="Arial"/>
                  <w:sz w:val="20"/>
                  <w:szCs w:val="20"/>
                  <w:lang w:val="en-GB"/>
                </w:rPr>
                <w:t xml:space="preserve"> </w:t>
              </w:r>
            </w:ins>
          </w:p>
        </w:tc>
        <w:tc>
          <w:tcPr>
            <w:tcW w:w="1273" w:type="dxa"/>
          </w:tcPr>
          <w:p w14:paraId="69241957" w14:textId="1C810570" w:rsidR="001B3A90" w:rsidRDefault="001B3A90" w:rsidP="001B3A90">
            <w:pPr>
              <w:spacing w:line="360" w:lineRule="auto"/>
              <w:jc w:val="both"/>
              <w:cnfStyle w:val="000000000000" w:firstRow="0" w:lastRow="0" w:firstColumn="0" w:lastColumn="0" w:oddVBand="0" w:evenVBand="0" w:oddHBand="0" w:evenHBand="0" w:firstRowFirstColumn="0" w:firstRowLastColumn="0" w:lastRowFirstColumn="0" w:lastRowLastColumn="0"/>
              <w:rPr>
                <w:ins w:id="10540" w:author="Dylan Van Aswegen" w:date="2024-07-15T16:21:00Z" w16du:dateUtc="2024-07-15T14:21:00Z"/>
                <w:rFonts w:ascii="Arial" w:hAnsi="Arial" w:cs="Arial"/>
                <w:sz w:val="20"/>
                <w:szCs w:val="20"/>
                <w:lang w:val="en-GB"/>
              </w:rPr>
            </w:pPr>
            <w:ins w:id="10541" w:author="Dylan Van Aswegen" w:date="2024-07-15T16:24:00Z" w16du:dateUtc="2024-07-15T14:24:00Z">
              <w:r>
                <w:rPr>
                  <w:rFonts w:ascii="Arial" w:hAnsi="Arial" w:cs="Arial"/>
                  <w:sz w:val="20"/>
                  <w:szCs w:val="20"/>
                  <w:lang w:val="en-GB"/>
                </w:rPr>
                <w:t xml:space="preserve">Text Field </w:t>
              </w:r>
            </w:ins>
          </w:p>
        </w:tc>
        <w:tc>
          <w:tcPr>
            <w:tcW w:w="1694" w:type="dxa"/>
          </w:tcPr>
          <w:p w14:paraId="28ED06C2" w14:textId="1CBA5B1A" w:rsidR="001B3A90" w:rsidRDefault="001B3A90" w:rsidP="001B3A90">
            <w:pPr>
              <w:spacing w:line="360" w:lineRule="auto"/>
              <w:jc w:val="both"/>
              <w:cnfStyle w:val="000000000000" w:firstRow="0" w:lastRow="0" w:firstColumn="0" w:lastColumn="0" w:oddVBand="0" w:evenVBand="0" w:oddHBand="0" w:evenHBand="0" w:firstRowFirstColumn="0" w:firstRowLastColumn="0" w:lastRowFirstColumn="0" w:lastRowLastColumn="0"/>
              <w:rPr>
                <w:ins w:id="10542" w:author="Dylan Van Aswegen" w:date="2024-07-15T16:21:00Z" w16du:dateUtc="2024-07-15T14:21:00Z"/>
                <w:rFonts w:ascii="Arial" w:hAnsi="Arial" w:cs="Arial"/>
                <w:sz w:val="20"/>
                <w:szCs w:val="20"/>
                <w:lang w:val="en-GB"/>
              </w:rPr>
            </w:pPr>
            <w:ins w:id="10543" w:author="Dylan Van Aswegen" w:date="2024-07-15T16:24:00Z" w16du:dateUtc="2024-07-15T14:24:00Z">
              <w:r>
                <w:rPr>
                  <w:rFonts w:ascii="Arial" w:hAnsi="Arial" w:cs="Arial"/>
                  <w:sz w:val="20"/>
                  <w:szCs w:val="20"/>
                  <w:lang w:val="en-GB"/>
                </w:rPr>
                <w:t xml:space="preserve">String </w:t>
              </w:r>
            </w:ins>
          </w:p>
        </w:tc>
        <w:tc>
          <w:tcPr>
            <w:tcW w:w="3804" w:type="dxa"/>
          </w:tcPr>
          <w:p w14:paraId="28290663" w14:textId="032EEC02" w:rsidR="001B3A90" w:rsidRDefault="00EB4C11" w:rsidP="001B3A90">
            <w:pPr>
              <w:spacing w:line="360" w:lineRule="auto"/>
              <w:jc w:val="both"/>
              <w:cnfStyle w:val="000000000000" w:firstRow="0" w:lastRow="0" w:firstColumn="0" w:lastColumn="0" w:oddVBand="0" w:evenVBand="0" w:oddHBand="0" w:evenHBand="0" w:firstRowFirstColumn="0" w:firstRowLastColumn="0" w:lastRowFirstColumn="0" w:lastRowLastColumn="0"/>
              <w:rPr>
                <w:ins w:id="10544" w:author="Dylan Van Aswegen" w:date="2024-07-15T16:21:00Z" w16du:dateUtc="2024-07-15T14:21:00Z"/>
                <w:rFonts w:ascii="Arial" w:hAnsi="Arial" w:cs="Arial"/>
                <w:sz w:val="20"/>
                <w:szCs w:val="20"/>
                <w:lang w:val="en-GB"/>
              </w:rPr>
            </w:pPr>
            <w:ins w:id="10545" w:author="Dylan Van Aswegen" w:date="2024-07-15T16:24:00Z" w16du:dateUtc="2024-07-15T14:24:00Z">
              <w:r>
                <w:rPr>
                  <w:rFonts w:ascii="Arial" w:hAnsi="Arial" w:cs="Arial"/>
                  <w:sz w:val="20"/>
                  <w:szCs w:val="20"/>
                  <w:lang w:val="en-GB"/>
                </w:rPr>
                <w:t xml:space="preserve">This column will be populated with the name of the job. </w:t>
              </w:r>
            </w:ins>
          </w:p>
        </w:tc>
      </w:tr>
      <w:tr w:rsidR="001B3A90" w14:paraId="39BB9F86" w14:textId="77777777" w:rsidTr="005C5491">
        <w:trPr>
          <w:cnfStyle w:val="000000100000" w:firstRow="0" w:lastRow="0" w:firstColumn="0" w:lastColumn="0" w:oddVBand="0" w:evenVBand="0" w:oddHBand="1" w:evenHBand="0" w:firstRowFirstColumn="0" w:firstRowLastColumn="0" w:lastRowFirstColumn="0" w:lastRowLastColumn="0"/>
          <w:ins w:id="10546" w:author="Dylan Van Aswegen" w:date="2024-07-15T16:21:00Z"/>
        </w:trPr>
        <w:tc>
          <w:tcPr>
            <w:cnfStyle w:val="001000000000" w:firstRow="0" w:lastRow="0" w:firstColumn="1" w:lastColumn="0" w:oddVBand="0" w:evenVBand="0" w:oddHBand="0" w:evenHBand="0" w:firstRowFirstColumn="0" w:firstRowLastColumn="0" w:lastRowFirstColumn="0" w:lastRowLastColumn="0"/>
            <w:tcW w:w="1451" w:type="dxa"/>
          </w:tcPr>
          <w:p w14:paraId="2356CA51" w14:textId="47C28713" w:rsidR="001B3A90" w:rsidRDefault="00A471BF" w:rsidP="001B3A90">
            <w:pPr>
              <w:spacing w:line="360" w:lineRule="auto"/>
              <w:jc w:val="both"/>
              <w:rPr>
                <w:ins w:id="10547" w:author="Dylan Van Aswegen" w:date="2024-07-15T16:21:00Z" w16du:dateUtc="2024-07-15T14:21:00Z"/>
                <w:rFonts w:ascii="Arial" w:hAnsi="Arial" w:cs="Arial"/>
                <w:sz w:val="20"/>
                <w:szCs w:val="20"/>
                <w:lang w:val="en-GB"/>
              </w:rPr>
            </w:pPr>
            <w:ins w:id="10548" w:author="Dylan Van Aswegen" w:date="2024-07-15T16:24:00Z" w16du:dateUtc="2024-07-15T14:24:00Z">
              <w:r>
                <w:rPr>
                  <w:rFonts w:ascii="Arial" w:hAnsi="Arial" w:cs="Arial"/>
                  <w:sz w:val="20"/>
                  <w:szCs w:val="20"/>
                  <w:lang w:val="en-GB"/>
                </w:rPr>
                <w:t>Job S</w:t>
              </w:r>
            </w:ins>
            <w:ins w:id="10549" w:author="Dylan Van Aswegen" w:date="2024-07-15T16:25:00Z" w16du:dateUtc="2024-07-15T14:25:00Z">
              <w:r>
                <w:rPr>
                  <w:rFonts w:ascii="Arial" w:hAnsi="Arial" w:cs="Arial"/>
                  <w:sz w:val="20"/>
                  <w:szCs w:val="20"/>
                  <w:lang w:val="en-GB"/>
                </w:rPr>
                <w:t>tatus</w:t>
              </w:r>
            </w:ins>
          </w:p>
        </w:tc>
        <w:tc>
          <w:tcPr>
            <w:tcW w:w="1273" w:type="dxa"/>
          </w:tcPr>
          <w:p w14:paraId="539C3E98" w14:textId="7ACB4A0F" w:rsidR="001B3A90" w:rsidRDefault="00A471BF" w:rsidP="001B3A90">
            <w:pPr>
              <w:spacing w:line="360" w:lineRule="auto"/>
              <w:jc w:val="both"/>
              <w:cnfStyle w:val="000000100000" w:firstRow="0" w:lastRow="0" w:firstColumn="0" w:lastColumn="0" w:oddVBand="0" w:evenVBand="0" w:oddHBand="1" w:evenHBand="0" w:firstRowFirstColumn="0" w:firstRowLastColumn="0" w:lastRowFirstColumn="0" w:lastRowLastColumn="0"/>
              <w:rPr>
                <w:ins w:id="10550" w:author="Dylan Van Aswegen" w:date="2024-07-15T16:21:00Z" w16du:dateUtc="2024-07-15T14:21:00Z"/>
                <w:rFonts w:ascii="Arial" w:hAnsi="Arial" w:cs="Arial"/>
                <w:sz w:val="20"/>
                <w:szCs w:val="20"/>
                <w:lang w:val="en-GB"/>
              </w:rPr>
            </w:pPr>
            <w:ins w:id="10551" w:author="Dylan Van Aswegen" w:date="2024-07-15T16:25:00Z" w16du:dateUtc="2024-07-15T14:25:00Z">
              <w:r>
                <w:rPr>
                  <w:rFonts w:ascii="Arial" w:hAnsi="Arial" w:cs="Arial"/>
                  <w:sz w:val="20"/>
                  <w:szCs w:val="20"/>
                  <w:lang w:val="en-GB"/>
                </w:rPr>
                <w:t xml:space="preserve">Text Field </w:t>
              </w:r>
            </w:ins>
          </w:p>
        </w:tc>
        <w:tc>
          <w:tcPr>
            <w:tcW w:w="1694" w:type="dxa"/>
          </w:tcPr>
          <w:p w14:paraId="2C1A3DC3" w14:textId="4A5447BA" w:rsidR="001B3A90" w:rsidRDefault="00A471BF" w:rsidP="001B3A90">
            <w:pPr>
              <w:spacing w:line="360" w:lineRule="auto"/>
              <w:jc w:val="both"/>
              <w:cnfStyle w:val="000000100000" w:firstRow="0" w:lastRow="0" w:firstColumn="0" w:lastColumn="0" w:oddVBand="0" w:evenVBand="0" w:oddHBand="1" w:evenHBand="0" w:firstRowFirstColumn="0" w:firstRowLastColumn="0" w:lastRowFirstColumn="0" w:lastRowLastColumn="0"/>
              <w:rPr>
                <w:ins w:id="10552" w:author="Dylan Van Aswegen" w:date="2024-07-15T16:21:00Z" w16du:dateUtc="2024-07-15T14:21:00Z"/>
                <w:rFonts w:ascii="Arial" w:hAnsi="Arial" w:cs="Arial"/>
                <w:sz w:val="20"/>
                <w:szCs w:val="20"/>
                <w:lang w:val="en-GB"/>
              </w:rPr>
            </w:pPr>
            <w:ins w:id="10553" w:author="Dylan Van Aswegen" w:date="2024-07-15T16:25:00Z" w16du:dateUtc="2024-07-15T14:25:00Z">
              <w:r>
                <w:rPr>
                  <w:rFonts w:ascii="Arial" w:hAnsi="Arial" w:cs="Arial"/>
                  <w:sz w:val="20"/>
                  <w:szCs w:val="20"/>
                  <w:lang w:val="en-GB"/>
                </w:rPr>
                <w:t>String</w:t>
              </w:r>
            </w:ins>
          </w:p>
        </w:tc>
        <w:tc>
          <w:tcPr>
            <w:tcW w:w="3804" w:type="dxa"/>
          </w:tcPr>
          <w:p w14:paraId="05C034F0" w14:textId="17BF724C" w:rsidR="001B3A90" w:rsidRDefault="004A50BD" w:rsidP="001B3A90">
            <w:pPr>
              <w:spacing w:line="360" w:lineRule="auto"/>
              <w:jc w:val="both"/>
              <w:cnfStyle w:val="000000100000" w:firstRow="0" w:lastRow="0" w:firstColumn="0" w:lastColumn="0" w:oddVBand="0" w:evenVBand="0" w:oddHBand="1" w:evenHBand="0" w:firstRowFirstColumn="0" w:firstRowLastColumn="0" w:lastRowFirstColumn="0" w:lastRowLastColumn="0"/>
              <w:rPr>
                <w:ins w:id="10554" w:author="Dylan Van Aswegen" w:date="2024-07-15T16:21:00Z" w16du:dateUtc="2024-07-15T14:21:00Z"/>
                <w:rFonts w:ascii="Arial" w:hAnsi="Arial" w:cs="Arial"/>
                <w:sz w:val="20"/>
                <w:szCs w:val="20"/>
                <w:lang w:val="en-GB"/>
              </w:rPr>
            </w:pPr>
            <w:ins w:id="10555" w:author="Dylan Van Aswegen" w:date="2024-07-15T16:25:00Z" w16du:dateUtc="2024-07-15T14:25:00Z">
              <w:r>
                <w:rPr>
                  <w:rFonts w:ascii="Arial" w:hAnsi="Arial" w:cs="Arial"/>
                  <w:sz w:val="20"/>
                  <w:szCs w:val="20"/>
                  <w:lang w:val="en-GB"/>
                </w:rPr>
                <w:t>This will be populated with the status of the job. [</w:t>
              </w:r>
            </w:ins>
            <w:ins w:id="10556" w:author="Dylan Van Aswegen" w:date="2024-07-15T16:29:00Z" w16du:dateUtc="2024-07-15T14:29:00Z">
              <w:r w:rsidR="00042B8E">
                <w:rPr>
                  <w:rFonts w:ascii="Arial" w:hAnsi="Arial" w:cs="Arial"/>
                  <w:sz w:val="20"/>
                  <w:szCs w:val="20"/>
                  <w:lang w:val="en-GB"/>
                </w:rPr>
                <w:t>Active</w:t>
              </w:r>
            </w:ins>
            <w:ins w:id="10557" w:author="Dylan Van Aswegen" w:date="2024-07-15T16:26:00Z" w16du:dateUtc="2024-07-15T14:26:00Z">
              <w:r w:rsidR="000679C0">
                <w:rPr>
                  <w:rFonts w:ascii="Arial" w:hAnsi="Arial" w:cs="Arial"/>
                  <w:sz w:val="20"/>
                  <w:szCs w:val="20"/>
                  <w:lang w:val="en-GB"/>
                </w:rPr>
                <w:t xml:space="preserve">, </w:t>
              </w:r>
            </w:ins>
            <w:ins w:id="10558" w:author="Dylan Van Aswegen" w:date="2024-07-15T16:29:00Z" w16du:dateUtc="2024-07-15T14:29:00Z">
              <w:r w:rsidR="00A0001F">
                <w:rPr>
                  <w:rFonts w:ascii="Arial" w:hAnsi="Arial" w:cs="Arial"/>
                  <w:sz w:val="20"/>
                  <w:szCs w:val="20"/>
                  <w:lang w:val="en-GB"/>
                </w:rPr>
                <w:t xml:space="preserve">Paused, </w:t>
              </w:r>
            </w:ins>
            <w:ins w:id="10559" w:author="Dylan Van Aswegen" w:date="2024-07-15T16:25:00Z" w16du:dateUtc="2024-07-15T14:25:00Z">
              <w:r>
                <w:rPr>
                  <w:rFonts w:ascii="Arial" w:hAnsi="Arial" w:cs="Arial"/>
                  <w:sz w:val="20"/>
                  <w:szCs w:val="20"/>
                  <w:lang w:val="en-GB"/>
                </w:rPr>
                <w:t xml:space="preserve">Finished, </w:t>
              </w:r>
              <w:r w:rsidR="00B66114">
                <w:rPr>
                  <w:rFonts w:ascii="Arial" w:hAnsi="Arial" w:cs="Arial"/>
                  <w:sz w:val="20"/>
                  <w:szCs w:val="20"/>
                  <w:lang w:val="en-GB"/>
                </w:rPr>
                <w:t xml:space="preserve">Finished with </w:t>
              </w:r>
            </w:ins>
            <w:ins w:id="10560" w:author="Dylan Van Aswegen" w:date="2024-07-15T16:26:00Z" w16du:dateUtc="2024-07-15T14:26:00Z">
              <w:r w:rsidR="00B66114">
                <w:rPr>
                  <w:rFonts w:ascii="Arial" w:hAnsi="Arial" w:cs="Arial"/>
                  <w:sz w:val="20"/>
                  <w:szCs w:val="20"/>
                  <w:lang w:val="en-GB"/>
                </w:rPr>
                <w:t xml:space="preserve">Error, </w:t>
              </w:r>
              <w:r w:rsidR="000679C0">
                <w:rPr>
                  <w:rFonts w:ascii="Arial" w:hAnsi="Arial" w:cs="Arial"/>
                  <w:sz w:val="20"/>
                  <w:szCs w:val="20"/>
                  <w:lang w:val="en-GB"/>
                </w:rPr>
                <w:t>Scheduled]</w:t>
              </w:r>
            </w:ins>
          </w:p>
        </w:tc>
      </w:tr>
      <w:tr w:rsidR="007D52D9" w14:paraId="75F3F958" w14:textId="77777777" w:rsidTr="005C5491">
        <w:trPr>
          <w:ins w:id="10561" w:author="Dylan Van Aswegen" w:date="2024-07-15T16:21:00Z"/>
        </w:trPr>
        <w:tc>
          <w:tcPr>
            <w:cnfStyle w:val="001000000000" w:firstRow="0" w:lastRow="0" w:firstColumn="1" w:lastColumn="0" w:oddVBand="0" w:evenVBand="0" w:oddHBand="0" w:evenHBand="0" w:firstRowFirstColumn="0" w:firstRowLastColumn="0" w:lastRowFirstColumn="0" w:lastRowLastColumn="0"/>
            <w:tcW w:w="1451" w:type="dxa"/>
          </w:tcPr>
          <w:p w14:paraId="200BC844" w14:textId="089B2B7C" w:rsidR="007D52D9" w:rsidRDefault="007D52D9" w:rsidP="007D52D9">
            <w:pPr>
              <w:spacing w:line="360" w:lineRule="auto"/>
              <w:jc w:val="both"/>
              <w:rPr>
                <w:ins w:id="10562" w:author="Dylan Van Aswegen" w:date="2024-07-15T16:21:00Z" w16du:dateUtc="2024-07-15T14:21:00Z"/>
                <w:rFonts w:ascii="Arial" w:hAnsi="Arial" w:cs="Arial"/>
                <w:sz w:val="20"/>
                <w:szCs w:val="20"/>
                <w:lang w:val="en-GB"/>
              </w:rPr>
            </w:pPr>
            <w:ins w:id="10563" w:author="Dylan Van Aswegen" w:date="2024-07-15T16:27:00Z" w16du:dateUtc="2024-07-15T14:27:00Z">
              <w:r>
                <w:rPr>
                  <w:rFonts w:ascii="Arial" w:hAnsi="Arial" w:cs="Arial"/>
                  <w:sz w:val="20"/>
                  <w:szCs w:val="20"/>
                  <w:lang w:val="en-GB"/>
                </w:rPr>
                <w:t>Repeated</w:t>
              </w:r>
            </w:ins>
          </w:p>
        </w:tc>
        <w:tc>
          <w:tcPr>
            <w:tcW w:w="1273" w:type="dxa"/>
          </w:tcPr>
          <w:p w14:paraId="7F0E9278" w14:textId="0D439539" w:rsidR="007D52D9" w:rsidRDefault="007D52D9" w:rsidP="007D52D9">
            <w:pPr>
              <w:spacing w:line="360" w:lineRule="auto"/>
              <w:jc w:val="both"/>
              <w:cnfStyle w:val="000000000000" w:firstRow="0" w:lastRow="0" w:firstColumn="0" w:lastColumn="0" w:oddVBand="0" w:evenVBand="0" w:oddHBand="0" w:evenHBand="0" w:firstRowFirstColumn="0" w:firstRowLastColumn="0" w:lastRowFirstColumn="0" w:lastRowLastColumn="0"/>
              <w:rPr>
                <w:ins w:id="10564" w:author="Dylan Van Aswegen" w:date="2024-07-15T16:21:00Z" w16du:dateUtc="2024-07-15T14:21:00Z"/>
                <w:rFonts w:ascii="Arial" w:hAnsi="Arial" w:cs="Arial"/>
                <w:sz w:val="20"/>
                <w:szCs w:val="20"/>
                <w:lang w:val="en-GB"/>
              </w:rPr>
            </w:pPr>
            <w:ins w:id="10565" w:author="Dylan Van Aswegen" w:date="2024-07-15T16:27:00Z" w16du:dateUtc="2024-07-15T14:27:00Z">
              <w:r>
                <w:rPr>
                  <w:rFonts w:ascii="Arial" w:hAnsi="Arial" w:cs="Arial"/>
                  <w:sz w:val="20"/>
                  <w:szCs w:val="20"/>
                  <w:lang w:val="en-GB"/>
                </w:rPr>
                <w:t xml:space="preserve">Text Field </w:t>
              </w:r>
            </w:ins>
          </w:p>
        </w:tc>
        <w:tc>
          <w:tcPr>
            <w:tcW w:w="1694" w:type="dxa"/>
          </w:tcPr>
          <w:p w14:paraId="6D160784" w14:textId="74C05E35" w:rsidR="007D52D9" w:rsidRDefault="007D52D9" w:rsidP="007D52D9">
            <w:pPr>
              <w:spacing w:line="360" w:lineRule="auto"/>
              <w:jc w:val="both"/>
              <w:cnfStyle w:val="000000000000" w:firstRow="0" w:lastRow="0" w:firstColumn="0" w:lastColumn="0" w:oddVBand="0" w:evenVBand="0" w:oddHBand="0" w:evenHBand="0" w:firstRowFirstColumn="0" w:firstRowLastColumn="0" w:lastRowFirstColumn="0" w:lastRowLastColumn="0"/>
              <w:rPr>
                <w:ins w:id="10566" w:author="Dylan Van Aswegen" w:date="2024-07-15T16:21:00Z" w16du:dateUtc="2024-07-15T14:21:00Z"/>
                <w:rFonts w:ascii="Arial" w:hAnsi="Arial" w:cs="Arial"/>
                <w:sz w:val="20"/>
                <w:szCs w:val="20"/>
                <w:lang w:val="en-GB"/>
              </w:rPr>
            </w:pPr>
            <w:ins w:id="10567" w:author="Dylan Van Aswegen" w:date="2024-07-15T16:27:00Z" w16du:dateUtc="2024-07-15T14:27:00Z">
              <w:r>
                <w:rPr>
                  <w:rFonts w:ascii="Arial" w:hAnsi="Arial" w:cs="Arial"/>
                  <w:sz w:val="20"/>
                  <w:szCs w:val="20"/>
                  <w:lang w:val="en-GB"/>
                </w:rPr>
                <w:t>String</w:t>
              </w:r>
            </w:ins>
          </w:p>
        </w:tc>
        <w:tc>
          <w:tcPr>
            <w:tcW w:w="3804" w:type="dxa"/>
          </w:tcPr>
          <w:p w14:paraId="012B51F6" w14:textId="324FF2B8" w:rsidR="007D52D9" w:rsidRDefault="007D52D9" w:rsidP="007D52D9">
            <w:pPr>
              <w:spacing w:line="360" w:lineRule="auto"/>
              <w:jc w:val="both"/>
              <w:cnfStyle w:val="000000000000" w:firstRow="0" w:lastRow="0" w:firstColumn="0" w:lastColumn="0" w:oddVBand="0" w:evenVBand="0" w:oddHBand="0" w:evenHBand="0" w:firstRowFirstColumn="0" w:firstRowLastColumn="0" w:lastRowFirstColumn="0" w:lastRowLastColumn="0"/>
              <w:rPr>
                <w:ins w:id="10568" w:author="Dylan Van Aswegen" w:date="2024-07-15T16:21:00Z" w16du:dateUtc="2024-07-15T14:21:00Z"/>
                <w:rFonts w:ascii="Arial" w:hAnsi="Arial" w:cs="Arial"/>
                <w:sz w:val="20"/>
                <w:szCs w:val="20"/>
                <w:lang w:val="en-GB"/>
              </w:rPr>
            </w:pPr>
            <w:ins w:id="10569" w:author="Dylan Van Aswegen" w:date="2024-07-15T16:27:00Z" w16du:dateUtc="2024-07-15T14:27:00Z">
              <w:r>
                <w:rPr>
                  <w:rFonts w:ascii="Arial" w:hAnsi="Arial" w:cs="Arial"/>
                  <w:sz w:val="20"/>
                  <w:szCs w:val="20"/>
                  <w:lang w:val="en-GB"/>
                </w:rPr>
                <w:t xml:space="preserve">This will be populated with “Yes” if the job is scheduled to run repeatedly and “No” if it is not scheduled to run repeatedly. </w:t>
              </w:r>
            </w:ins>
          </w:p>
        </w:tc>
      </w:tr>
      <w:tr w:rsidR="00042B8E" w14:paraId="60E501B6" w14:textId="77777777" w:rsidTr="005C5491">
        <w:trPr>
          <w:cnfStyle w:val="000000100000" w:firstRow="0" w:lastRow="0" w:firstColumn="0" w:lastColumn="0" w:oddVBand="0" w:evenVBand="0" w:oddHBand="1" w:evenHBand="0" w:firstRowFirstColumn="0" w:firstRowLastColumn="0" w:lastRowFirstColumn="0" w:lastRowLastColumn="0"/>
          <w:ins w:id="10570" w:author="Dylan Van Aswegen" w:date="2024-07-15T16:27:00Z"/>
        </w:trPr>
        <w:tc>
          <w:tcPr>
            <w:cnfStyle w:val="001000000000" w:firstRow="0" w:lastRow="0" w:firstColumn="1" w:lastColumn="0" w:oddVBand="0" w:evenVBand="0" w:oddHBand="0" w:evenHBand="0" w:firstRowFirstColumn="0" w:firstRowLastColumn="0" w:lastRowFirstColumn="0" w:lastRowLastColumn="0"/>
            <w:tcW w:w="1451" w:type="dxa"/>
          </w:tcPr>
          <w:p w14:paraId="0BF137DE" w14:textId="48767D2E" w:rsidR="00042B8E" w:rsidRDefault="00042B8E" w:rsidP="007D52D9">
            <w:pPr>
              <w:spacing w:line="360" w:lineRule="auto"/>
              <w:jc w:val="both"/>
              <w:rPr>
                <w:ins w:id="10571" w:author="Dylan Van Aswegen" w:date="2024-07-15T16:27:00Z" w16du:dateUtc="2024-07-15T14:27:00Z"/>
                <w:rFonts w:ascii="Arial" w:hAnsi="Arial" w:cs="Arial"/>
                <w:sz w:val="20"/>
                <w:szCs w:val="20"/>
                <w:lang w:val="en-GB"/>
              </w:rPr>
            </w:pPr>
            <w:proofErr w:type="spellStart"/>
            <w:ins w:id="10572" w:author="Dylan Van Aswegen" w:date="2024-07-15T16:28:00Z" w16du:dateUtc="2024-07-15T14:28:00Z">
              <w:r>
                <w:rPr>
                  <w:rFonts w:ascii="Arial" w:hAnsi="Arial" w:cs="Arial"/>
                  <w:sz w:val="20"/>
                  <w:szCs w:val="20"/>
                  <w:lang w:val="en-GB"/>
                </w:rPr>
                <w:t>Schduled</w:t>
              </w:r>
            </w:ins>
            <w:proofErr w:type="spellEnd"/>
          </w:p>
        </w:tc>
        <w:tc>
          <w:tcPr>
            <w:tcW w:w="1273" w:type="dxa"/>
          </w:tcPr>
          <w:p w14:paraId="3FF8F586" w14:textId="431223A7" w:rsidR="00042B8E" w:rsidRDefault="00042B8E" w:rsidP="007D52D9">
            <w:pPr>
              <w:spacing w:line="360" w:lineRule="auto"/>
              <w:jc w:val="both"/>
              <w:cnfStyle w:val="000000100000" w:firstRow="0" w:lastRow="0" w:firstColumn="0" w:lastColumn="0" w:oddVBand="0" w:evenVBand="0" w:oddHBand="1" w:evenHBand="0" w:firstRowFirstColumn="0" w:firstRowLastColumn="0" w:lastRowFirstColumn="0" w:lastRowLastColumn="0"/>
              <w:rPr>
                <w:ins w:id="10573" w:author="Dylan Van Aswegen" w:date="2024-07-15T16:27:00Z" w16du:dateUtc="2024-07-15T14:27:00Z"/>
                <w:rFonts w:ascii="Arial" w:hAnsi="Arial" w:cs="Arial"/>
                <w:sz w:val="20"/>
                <w:szCs w:val="20"/>
                <w:lang w:val="en-GB"/>
              </w:rPr>
            </w:pPr>
            <w:ins w:id="10574" w:author="Dylan Van Aswegen" w:date="2024-07-15T16:28:00Z" w16du:dateUtc="2024-07-15T14:28:00Z">
              <w:r>
                <w:rPr>
                  <w:rFonts w:ascii="Arial" w:hAnsi="Arial" w:cs="Arial"/>
                  <w:sz w:val="20"/>
                  <w:szCs w:val="20"/>
                  <w:lang w:val="en-GB"/>
                </w:rPr>
                <w:t>Text Field</w:t>
              </w:r>
            </w:ins>
          </w:p>
        </w:tc>
        <w:tc>
          <w:tcPr>
            <w:tcW w:w="1694" w:type="dxa"/>
          </w:tcPr>
          <w:p w14:paraId="4CEFE028" w14:textId="2F8C4B36" w:rsidR="00042B8E" w:rsidRDefault="00042B8E" w:rsidP="007D52D9">
            <w:pPr>
              <w:spacing w:line="360" w:lineRule="auto"/>
              <w:jc w:val="both"/>
              <w:cnfStyle w:val="000000100000" w:firstRow="0" w:lastRow="0" w:firstColumn="0" w:lastColumn="0" w:oddVBand="0" w:evenVBand="0" w:oddHBand="1" w:evenHBand="0" w:firstRowFirstColumn="0" w:firstRowLastColumn="0" w:lastRowFirstColumn="0" w:lastRowLastColumn="0"/>
              <w:rPr>
                <w:ins w:id="10575" w:author="Dylan Van Aswegen" w:date="2024-07-15T16:27:00Z" w16du:dateUtc="2024-07-15T14:27:00Z"/>
                <w:rFonts w:ascii="Arial" w:hAnsi="Arial" w:cs="Arial"/>
                <w:sz w:val="20"/>
                <w:szCs w:val="20"/>
                <w:lang w:val="en-GB"/>
              </w:rPr>
            </w:pPr>
            <w:ins w:id="10576" w:author="Dylan Van Aswegen" w:date="2024-07-15T16:28:00Z" w16du:dateUtc="2024-07-15T14:28:00Z">
              <w:r>
                <w:rPr>
                  <w:rFonts w:ascii="Arial" w:hAnsi="Arial" w:cs="Arial"/>
                  <w:sz w:val="20"/>
                  <w:szCs w:val="20"/>
                  <w:lang w:val="en-GB"/>
                </w:rPr>
                <w:t>String</w:t>
              </w:r>
            </w:ins>
          </w:p>
        </w:tc>
        <w:tc>
          <w:tcPr>
            <w:tcW w:w="3804" w:type="dxa"/>
          </w:tcPr>
          <w:p w14:paraId="29774D80" w14:textId="0255FCD8" w:rsidR="00042B8E" w:rsidRDefault="00042B8E" w:rsidP="007D52D9">
            <w:pPr>
              <w:spacing w:line="360" w:lineRule="auto"/>
              <w:jc w:val="both"/>
              <w:cnfStyle w:val="000000100000" w:firstRow="0" w:lastRow="0" w:firstColumn="0" w:lastColumn="0" w:oddVBand="0" w:evenVBand="0" w:oddHBand="1" w:evenHBand="0" w:firstRowFirstColumn="0" w:firstRowLastColumn="0" w:lastRowFirstColumn="0" w:lastRowLastColumn="0"/>
              <w:rPr>
                <w:ins w:id="10577" w:author="Dylan Van Aswegen" w:date="2024-07-15T16:27:00Z" w16du:dateUtc="2024-07-15T14:27:00Z"/>
                <w:rFonts w:ascii="Arial" w:hAnsi="Arial" w:cs="Arial"/>
                <w:sz w:val="20"/>
                <w:szCs w:val="20"/>
                <w:lang w:val="en-GB"/>
              </w:rPr>
            </w:pPr>
            <w:ins w:id="10578" w:author="Dylan Van Aswegen" w:date="2024-07-15T16:28:00Z" w16du:dateUtc="2024-07-15T14:28:00Z">
              <w:r>
                <w:rPr>
                  <w:rFonts w:ascii="Arial" w:hAnsi="Arial" w:cs="Arial"/>
                  <w:sz w:val="20"/>
                  <w:szCs w:val="20"/>
                  <w:lang w:val="en-GB"/>
                </w:rPr>
                <w:t>This will be an indicator of schedule that the job is set to run on</w:t>
              </w:r>
            </w:ins>
            <w:ins w:id="10579" w:author="Dylan Van Aswegen" w:date="2024-07-15T16:31:00Z" w16du:dateUtc="2024-07-15T14:31:00Z">
              <w:r w:rsidR="00324532">
                <w:rPr>
                  <w:rFonts w:ascii="Arial" w:hAnsi="Arial" w:cs="Arial"/>
                  <w:sz w:val="20"/>
                  <w:szCs w:val="20"/>
                  <w:lang w:val="en-GB"/>
                </w:rPr>
                <w:t xml:space="preserve"> in the form of a </w:t>
              </w:r>
              <w:proofErr w:type="spellStart"/>
              <w:r w:rsidR="00324532">
                <w:rPr>
                  <w:rFonts w:ascii="Arial" w:hAnsi="Arial" w:cs="Arial"/>
                  <w:sz w:val="20"/>
                  <w:szCs w:val="20"/>
                  <w:lang w:val="en-GB"/>
                </w:rPr>
                <w:t>c</w:t>
              </w:r>
              <w:r w:rsidR="00D535C3">
                <w:rPr>
                  <w:rFonts w:ascii="Arial" w:hAnsi="Arial" w:cs="Arial"/>
                  <w:sz w:val="20"/>
                  <w:szCs w:val="20"/>
                  <w:lang w:val="en-GB"/>
                </w:rPr>
                <w:t>hron</w:t>
              </w:r>
              <w:proofErr w:type="spellEnd"/>
              <w:r w:rsidR="00D535C3">
                <w:rPr>
                  <w:rFonts w:ascii="Arial" w:hAnsi="Arial" w:cs="Arial"/>
                  <w:sz w:val="20"/>
                  <w:szCs w:val="20"/>
                  <w:lang w:val="en-GB"/>
                </w:rPr>
                <w:t xml:space="preserve"> expression. </w:t>
              </w:r>
            </w:ins>
          </w:p>
        </w:tc>
      </w:tr>
      <w:tr w:rsidR="00042B8E" w14:paraId="035C16BE" w14:textId="77777777" w:rsidTr="005C5491">
        <w:trPr>
          <w:ins w:id="10580" w:author="Dylan Van Aswegen" w:date="2024-07-15T16:27:00Z"/>
        </w:trPr>
        <w:tc>
          <w:tcPr>
            <w:cnfStyle w:val="001000000000" w:firstRow="0" w:lastRow="0" w:firstColumn="1" w:lastColumn="0" w:oddVBand="0" w:evenVBand="0" w:oddHBand="0" w:evenHBand="0" w:firstRowFirstColumn="0" w:firstRowLastColumn="0" w:lastRowFirstColumn="0" w:lastRowLastColumn="0"/>
            <w:tcW w:w="1451" w:type="dxa"/>
          </w:tcPr>
          <w:p w14:paraId="5CC3236E" w14:textId="4E36AE92" w:rsidR="00042B8E" w:rsidRDefault="00042B8E" w:rsidP="007D52D9">
            <w:pPr>
              <w:spacing w:line="360" w:lineRule="auto"/>
              <w:jc w:val="both"/>
              <w:rPr>
                <w:ins w:id="10581" w:author="Dylan Van Aswegen" w:date="2024-07-15T16:27:00Z" w16du:dateUtc="2024-07-15T14:27:00Z"/>
                <w:rFonts w:ascii="Arial" w:hAnsi="Arial" w:cs="Arial"/>
                <w:sz w:val="20"/>
                <w:szCs w:val="20"/>
                <w:lang w:val="en-GB"/>
              </w:rPr>
            </w:pPr>
            <w:ins w:id="10582" w:author="Dylan Van Aswegen" w:date="2024-07-15T16:28:00Z" w16du:dateUtc="2024-07-15T14:28:00Z">
              <w:r>
                <w:rPr>
                  <w:rFonts w:ascii="Arial" w:hAnsi="Arial" w:cs="Arial"/>
                  <w:sz w:val="20"/>
                  <w:szCs w:val="20"/>
                  <w:lang w:val="en-GB"/>
                </w:rPr>
                <w:t xml:space="preserve">Actions </w:t>
              </w:r>
            </w:ins>
          </w:p>
        </w:tc>
        <w:tc>
          <w:tcPr>
            <w:tcW w:w="1273" w:type="dxa"/>
          </w:tcPr>
          <w:p w14:paraId="45332B85" w14:textId="0A880E2C" w:rsidR="00042B8E" w:rsidRDefault="00042B8E" w:rsidP="007D52D9">
            <w:pPr>
              <w:spacing w:line="360" w:lineRule="auto"/>
              <w:jc w:val="both"/>
              <w:cnfStyle w:val="000000000000" w:firstRow="0" w:lastRow="0" w:firstColumn="0" w:lastColumn="0" w:oddVBand="0" w:evenVBand="0" w:oddHBand="0" w:evenHBand="0" w:firstRowFirstColumn="0" w:firstRowLastColumn="0" w:lastRowFirstColumn="0" w:lastRowLastColumn="0"/>
              <w:rPr>
                <w:ins w:id="10583" w:author="Dylan Van Aswegen" w:date="2024-07-15T16:27:00Z" w16du:dateUtc="2024-07-15T14:27:00Z"/>
                <w:rFonts w:ascii="Arial" w:hAnsi="Arial" w:cs="Arial"/>
                <w:sz w:val="20"/>
                <w:szCs w:val="20"/>
                <w:lang w:val="en-GB"/>
              </w:rPr>
            </w:pPr>
            <w:ins w:id="10584" w:author="Dylan Van Aswegen" w:date="2024-07-15T16:28:00Z" w16du:dateUtc="2024-07-15T14:28:00Z">
              <w:r>
                <w:rPr>
                  <w:rFonts w:ascii="Arial" w:hAnsi="Arial" w:cs="Arial"/>
                  <w:sz w:val="20"/>
                  <w:szCs w:val="20"/>
                  <w:lang w:val="en-GB"/>
                </w:rPr>
                <w:t>Buttons</w:t>
              </w:r>
            </w:ins>
          </w:p>
        </w:tc>
        <w:tc>
          <w:tcPr>
            <w:tcW w:w="1694" w:type="dxa"/>
          </w:tcPr>
          <w:p w14:paraId="5719711F" w14:textId="77777777" w:rsidR="00042B8E" w:rsidRDefault="00042B8E" w:rsidP="007D52D9">
            <w:pPr>
              <w:spacing w:line="360" w:lineRule="auto"/>
              <w:jc w:val="both"/>
              <w:cnfStyle w:val="000000000000" w:firstRow="0" w:lastRow="0" w:firstColumn="0" w:lastColumn="0" w:oddVBand="0" w:evenVBand="0" w:oddHBand="0" w:evenHBand="0" w:firstRowFirstColumn="0" w:firstRowLastColumn="0" w:lastRowFirstColumn="0" w:lastRowLastColumn="0"/>
              <w:rPr>
                <w:ins w:id="10585" w:author="Dylan Van Aswegen" w:date="2024-07-15T16:27:00Z" w16du:dateUtc="2024-07-15T14:27:00Z"/>
                <w:rFonts w:ascii="Arial" w:hAnsi="Arial" w:cs="Arial"/>
                <w:sz w:val="20"/>
                <w:szCs w:val="20"/>
                <w:lang w:val="en-GB"/>
              </w:rPr>
            </w:pPr>
          </w:p>
        </w:tc>
        <w:tc>
          <w:tcPr>
            <w:tcW w:w="3804" w:type="dxa"/>
          </w:tcPr>
          <w:p w14:paraId="06158A02" w14:textId="385B15D4" w:rsidR="00042B8E" w:rsidRDefault="00042B8E" w:rsidP="007D52D9">
            <w:pPr>
              <w:spacing w:line="360" w:lineRule="auto"/>
              <w:jc w:val="both"/>
              <w:cnfStyle w:val="000000000000" w:firstRow="0" w:lastRow="0" w:firstColumn="0" w:lastColumn="0" w:oddVBand="0" w:evenVBand="0" w:oddHBand="0" w:evenHBand="0" w:firstRowFirstColumn="0" w:firstRowLastColumn="0" w:lastRowFirstColumn="0" w:lastRowLastColumn="0"/>
              <w:rPr>
                <w:ins w:id="10586" w:author="Dylan Van Aswegen" w:date="2024-07-15T16:27:00Z" w16du:dateUtc="2024-07-15T14:27:00Z"/>
                <w:rFonts w:ascii="Arial" w:hAnsi="Arial" w:cs="Arial"/>
                <w:sz w:val="20"/>
                <w:szCs w:val="20"/>
                <w:lang w:val="en-GB"/>
              </w:rPr>
            </w:pPr>
            <w:ins w:id="10587" w:author="Dylan Van Aswegen" w:date="2024-07-15T16:28:00Z" w16du:dateUtc="2024-07-15T14:28:00Z">
              <w:r>
                <w:rPr>
                  <w:rFonts w:ascii="Arial" w:hAnsi="Arial" w:cs="Arial"/>
                  <w:sz w:val="20"/>
                  <w:szCs w:val="20"/>
                  <w:lang w:val="en-GB"/>
                </w:rPr>
                <w:t>This column will contain buttons to Run the job</w:t>
              </w:r>
            </w:ins>
            <w:ins w:id="10588" w:author="Dylan Van Aswegen" w:date="2024-07-15T16:29:00Z" w16du:dateUtc="2024-07-15T14:29:00Z">
              <w:r>
                <w:rPr>
                  <w:rFonts w:ascii="Arial" w:hAnsi="Arial" w:cs="Arial"/>
                  <w:sz w:val="20"/>
                  <w:szCs w:val="20"/>
                  <w:lang w:val="en-GB"/>
                </w:rPr>
                <w:t xml:space="preserve"> pause the job if it is currently Active, </w:t>
              </w:r>
              <w:r w:rsidR="00A0001F">
                <w:rPr>
                  <w:rFonts w:ascii="Arial" w:hAnsi="Arial" w:cs="Arial"/>
                  <w:sz w:val="20"/>
                  <w:szCs w:val="20"/>
                  <w:lang w:val="en-GB"/>
                </w:rPr>
                <w:t xml:space="preserve">Pause the job if it is currently running and remove the job completely. </w:t>
              </w:r>
            </w:ins>
          </w:p>
        </w:tc>
      </w:tr>
    </w:tbl>
    <w:p w14:paraId="1724D4A1" w14:textId="77777777" w:rsidR="00C9136F" w:rsidRDefault="00C9136F" w:rsidP="001772B0">
      <w:pPr>
        <w:rPr>
          <w:ins w:id="10589" w:author="Dylan Van Aswegen" w:date="2024-07-15T16:05:00Z" w16du:dateUtc="2024-07-15T14:05:00Z"/>
        </w:rPr>
      </w:pPr>
    </w:p>
    <w:p w14:paraId="4A7EB495" w14:textId="5856FB21" w:rsidR="00EF274A" w:rsidRDefault="00A8261C" w:rsidP="001772B0">
      <w:pPr>
        <w:rPr>
          <w:ins w:id="10590" w:author="Dylan Van Aswegen" w:date="2024-07-15T16:15:00Z" w16du:dateUtc="2024-07-15T14:15:00Z"/>
        </w:rPr>
      </w:pPr>
      <w:ins w:id="10591" w:author="Dylan Van Aswegen" w:date="2024-07-15T16:13:00Z" w16du:dateUtc="2024-07-15T14:13:00Z">
        <w:r>
          <w:t xml:space="preserve">The scheduled jobs required on </w:t>
        </w:r>
        <w:proofErr w:type="spellStart"/>
        <w:r>
          <w:t>Membi</w:t>
        </w:r>
        <w:proofErr w:type="spellEnd"/>
        <w:r>
          <w:t xml:space="preserve"> will be the same as those </w:t>
        </w:r>
      </w:ins>
      <w:ins w:id="10592" w:author="Dylan Van Aswegen" w:date="2024-07-15T16:14:00Z" w16du:dateUtc="2024-07-15T14:14:00Z">
        <w:r w:rsidR="0080772C">
          <w:t xml:space="preserve">on the current </w:t>
        </w:r>
      </w:ins>
      <w:proofErr w:type="spellStart"/>
      <w:ins w:id="10593" w:author="Dylan Van Aswegen" w:date="2024-07-15T16:15:00Z" w16du:dateUtc="2024-07-15T14:15:00Z">
        <w:r w:rsidR="0080772C">
          <w:t>WebCollect</w:t>
        </w:r>
        <w:proofErr w:type="spellEnd"/>
        <w:r w:rsidR="00361236">
          <w:t>, except for the following:</w:t>
        </w:r>
      </w:ins>
    </w:p>
    <w:p w14:paraId="05ECED9B" w14:textId="73B9BC0E" w:rsidR="00361236" w:rsidRDefault="00361236" w:rsidP="00361236">
      <w:pPr>
        <w:pStyle w:val="ListParagraph"/>
        <w:numPr>
          <w:ilvl w:val="0"/>
          <w:numId w:val="2"/>
        </w:numPr>
        <w:rPr>
          <w:ins w:id="10594" w:author="Dylan Van Aswegen" w:date="2024-07-15T16:15:00Z" w16du:dateUtc="2024-07-15T14:15:00Z"/>
        </w:rPr>
      </w:pPr>
      <w:ins w:id="10595" w:author="Dylan Van Aswegen" w:date="2024-07-15T16:15:00Z" w16du:dateUtc="2024-07-15T14:15:00Z">
        <w:r>
          <w:t>Update Google Rankings</w:t>
        </w:r>
      </w:ins>
    </w:p>
    <w:p w14:paraId="01B5F150" w14:textId="0FD08C8B" w:rsidR="00361236" w:rsidRDefault="00361236" w:rsidP="00361236">
      <w:pPr>
        <w:pStyle w:val="ListParagraph"/>
        <w:numPr>
          <w:ilvl w:val="0"/>
          <w:numId w:val="2"/>
        </w:numPr>
        <w:rPr>
          <w:ins w:id="10596" w:author="Dylan Van Aswegen" w:date="2024-07-15T16:15:00Z" w16du:dateUtc="2024-07-15T14:15:00Z"/>
        </w:rPr>
      </w:pPr>
      <w:ins w:id="10597" w:author="Dylan Van Aswegen" w:date="2024-07-15T16:15:00Z" w16du:dateUtc="2024-07-15T14:15:00Z">
        <w:r>
          <w:t>Shift Template Events</w:t>
        </w:r>
      </w:ins>
    </w:p>
    <w:p w14:paraId="388C667B" w14:textId="49398F5E" w:rsidR="00361236" w:rsidRDefault="00361236" w:rsidP="00361236">
      <w:pPr>
        <w:pStyle w:val="ListParagraph"/>
        <w:numPr>
          <w:ilvl w:val="0"/>
          <w:numId w:val="2"/>
        </w:numPr>
        <w:rPr>
          <w:ins w:id="10598" w:author="Dylan Van Aswegen" w:date="2024-07-15T16:15:00Z" w16du:dateUtc="2024-07-15T14:15:00Z"/>
        </w:rPr>
      </w:pPr>
      <w:ins w:id="10599" w:author="Dylan Van Aswegen" w:date="2024-07-15T16:15:00Z" w16du:dateUtc="2024-07-15T14:15:00Z">
        <w:r>
          <w:t xml:space="preserve">Article Popularity </w:t>
        </w:r>
      </w:ins>
    </w:p>
    <w:p w14:paraId="1EC30301" w14:textId="0755C32F" w:rsidR="003C1F7F" w:rsidDel="00F35FB8" w:rsidRDefault="00361236" w:rsidP="00F35FB8">
      <w:pPr>
        <w:pStyle w:val="ListParagraph"/>
        <w:rPr>
          <w:del w:id="10600" w:author="Dylan Van Aswegen" w:date="2024-07-16T11:18:00Z"/>
        </w:rPr>
      </w:pPr>
      <w:ins w:id="10601" w:author="Dylan Van Aswegen" w:date="2024-07-15T16:15:00Z" w16du:dateUtc="2024-07-15T14:15:00Z">
        <w:r>
          <w:t xml:space="preserve">Clean Orphan Data </w:t>
        </w:r>
      </w:ins>
      <w:del w:id="10602" w:author="Dylan Van Aswegen" w:date="2024-07-16T11:18:00Z" w16du:dateUtc="2024-07-16T09:18:00Z">
        <w:r w:rsidR="003C1F7F" w:rsidRPr="00F35FB8" w:rsidDel="00601EAC">
          <w:rPr>
            <w:rFonts w:ascii="Arial" w:hAnsi="Arial"/>
            <w:color w:val="5B69AB"/>
            <w:kern w:val="0"/>
            <w:szCs w:val="24"/>
            <w:lang w:val="en-GB"/>
            <w14:ligatures w14:val="none"/>
            <w:rPrChange w:id="10603" w:author="Dylan Van Aswegen" w:date="2024-07-16T23:42:00Z" w16du:dateUtc="2024-07-16T21:42:00Z">
              <w:rPr>
                <w:lang w:val="en-GB"/>
              </w:rPr>
            </w:rPrChange>
          </w:rPr>
          <w:delText>Invoice</w:delText>
        </w:r>
        <w:r w:rsidR="003A5DBF" w:rsidRPr="00F35FB8" w:rsidDel="00601EAC">
          <w:rPr>
            <w:rFonts w:ascii="Arial" w:hAnsi="Arial"/>
            <w:color w:val="5B69AB"/>
            <w:kern w:val="0"/>
            <w:szCs w:val="24"/>
            <w:lang w:val="en-GB"/>
            <w14:ligatures w14:val="none"/>
            <w:rPrChange w:id="10604" w:author="Dylan Van Aswegen" w:date="2024-07-16T23:42:00Z" w16du:dateUtc="2024-07-16T21:42:00Z">
              <w:rPr>
                <w:lang w:val="en-GB"/>
              </w:rPr>
            </w:rPrChange>
          </w:rPr>
          <w:delText xml:space="preserve"> (Out of Scope)</w:delText>
        </w:r>
        <w:r w:rsidR="003C1F7F" w:rsidRPr="00F35FB8" w:rsidDel="00601EAC">
          <w:rPr>
            <w:rFonts w:ascii="Arial" w:hAnsi="Arial"/>
            <w:color w:val="5B69AB"/>
            <w:kern w:val="0"/>
            <w:szCs w:val="24"/>
            <w:lang w:val="en-GB"/>
            <w14:ligatures w14:val="none"/>
            <w:rPrChange w:id="10605" w:author="Dylan Van Aswegen" w:date="2024-07-16T23:42:00Z" w16du:dateUtc="2024-07-16T21:42:00Z">
              <w:rPr>
                <w:lang w:val="en-GB"/>
              </w:rPr>
            </w:rPrChange>
          </w:rPr>
          <w:delText xml:space="preserve"> &amp; Finance</w:delText>
        </w:r>
        <w:bookmarkEnd w:id="10504"/>
        <w:bookmarkEnd w:id="10505"/>
        <w:r w:rsidR="003C1F7F" w:rsidRPr="00F35FB8" w:rsidDel="00601EAC">
          <w:rPr>
            <w:rFonts w:ascii="Arial" w:hAnsi="Arial"/>
            <w:color w:val="5B69AB"/>
            <w:kern w:val="0"/>
            <w:szCs w:val="24"/>
            <w:lang w:val="en-GB"/>
            <w14:ligatures w14:val="none"/>
            <w:rPrChange w:id="10606" w:author="Dylan Van Aswegen" w:date="2024-07-16T23:42:00Z" w16du:dateUtc="2024-07-16T21:42:00Z">
              <w:rPr>
                <w:lang w:val="en-GB"/>
              </w:rPr>
            </w:rPrChange>
          </w:rPr>
          <w:delText xml:space="preserve"> </w:delText>
        </w:r>
      </w:del>
    </w:p>
    <w:p w14:paraId="7319C0F2" w14:textId="77777777" w:rsidR="00F35FB8" w:rsidRPr="00F35FB8" w:rsidRDefault="00F35FB8" w:rsidP="00F35FB8">
      <w:pPr>
        <w:pStyle w:val="ListParagraph"/>
        <w:numPr>
          <w:ilvl w:val="0"/>
          <w:numId w:val="2"/>
        </w:numPr>
        <w:rPr>
          <w:ins w:id="10607" w:author="Dylan Van Aswegen" w:date="2024-07-16T23:42:00Z"/>
          <w:rPrChange w:id="10608" w:author="Dylan Van Aswegen" w:date="2024-07-16T23:42:00Z" w16du:dateUtc="2024-07-16T21:42:00Z">
            <w:rPr>
              <w:ins w:id="10609" w:author="Dylan Van Aswegen" w:date="2024-07-16T23:42:00Z"/>
              <w:lang w:val="en-GB"/>
            </w:rPr>
          </w:rPrChange>
        </w:rPr>
        <w:pPrChange w:id="10610" w:author="Dylan Van Aswegen" w:date="2024-07-16T23:42:00Z" w16du:dateUtc="2024-07-16T21:42:00Z">
          <w:pPr>
            <w:pStyle w:val="Heading3"/>
            <w:spacing w:before="40" w:after="0" w:line="360" w:lineRule="auto"/>
          </w:pPr>
        </w:pPrChange>
      </w:pPr>
    </w:p>
    <w:p w14:paraId="36F42030" w14:textId="5F9107D8" w:rsidR="003C1F7F" w:rsidDel="00601EAC" w:rsidRDefault="003C1F7F" w:rsidP="00F35FB8">
      <w:pPr>
        <w:pStyle w:val="ListParagraph"/>
        <w:rPr>
          <w:del w:id="10611" w:author="Dylan Van Aswegen" w:date="2024-07-16T11:18:00Z" w16du:dateUtc="2024-07-16T09:18:00Z"/>
          <w:lang w:val="en-GB"/>
        </w:rPr>
        <w:pPrChange w:id="10612" w:author="Dylan Van Aswegen" w:date="2024-07-16T23:42:00Z" w16du:dateUtc="2024-07-16T21:42:00Z">
          <w:pPr/>
        </w:pPrChange>
      </w:pPr>
      <w:del w:id="10613" w:author="Dylan Van Aswegen" w:date="2024-07-16T11:18:00Z" w16du:dateUtc="2024-07-16T09:18:00Z">
        <w:r w:rsidDel="00601EAC">
          <w:rPr>
            <w:lang w:val="en-GB"/>
          </w:rPr>
          <w:delText xml:space="preserve">This feature will provide a list of clients who need to be billed to the system administrator. In addition to this the system should run a job that will check for organisations who are nearing the limits of their billing plans. </w:delText>
        </w:r>
      </w:del>
    </w:p>
    <w:p w14:paraId="4E83A85B" w14:textId="7ED85894" w:rsidR="003C1F7F" w:rsidDel="00A02D41" w:rsidRDefault="003C1F7F" w:rsidP="00F35FB8">
      <w:pPr>
        <w:pStyle w:val="ListParagraph"/>
        <w:rPr>
          <w:del w:id="10614" w:author="Dylan Van Aswegen" w:date="2024-07-16T17:59:00Z" w16du:dateUtc="2024-07-16T15:59:00Z"/>
          <w:lang w:val="en-GB"/>
        </w:rPr>
        <w:pPrChange w:id="10615" w:author="Dylan Van Aswegen" w:date="2024-07-16T23:42:00Z" w16du:dateUtc="2024-07-16T21:42:00Z">
          <w:pPr/>
        </w:pPrChange>
      </w:pPr>
      <w:del w:id="10616" w:author="Dylan Van Aswegen" w:date="2024-07-16T11:18:00Z" w16du:dateUtc="2024-07-16T09:18:00Z">
        <w:r w:rsidDel="00601EAC">
          <w:rPr>
            <w:lang w:val="en-GB"/>
          </w:rPr>
          <w:delText>This section will also allow the configuration of discount plans and codes that will give an organisation a discount on their subscription fees when used.</w:delText>
        </w:r>
      </w:del>
      <w:del w:id="10617" w:author="Dylan Van Aswegen" w:date="2024-07-16T17:59:00Z" w16du:dateUtc="2024-07-16T15:59:00Z">
        <w:r w:rsidDel="00A02D41">
          <w:rPr>
            <w:lang w:val="en-GB"/>
          </w:rPr>
          <w:delText xml:space="preserve"> </w:delText>
        </w:r>
      </w:del>
    </w:p>
    <w:p w14:paraId="2BDE7983" w14:textId="77777777" w:rsidR="003C1F7F" w:rsidRPr="00C67C6E" w:rsidDel="00985AED" w:rsidRDefault="003C1F7F" w:rsidP="00F35FB8">
      <w:pPr>
        <w:pStyle w:val="ListParagraph"/>
        <w:rPr>
          <w:del w:id="10618" w:author="Dylan Van Aswegen" w:date="2024-07-15T15:48:00Z" w16du:dateUtc="2024-07-15T13:48:00Z"/>
          <w:lang w:val="en-GB"/>
        </w:rPr>
        <w:pPrChange w:id="10619" w:author="Dylan Van Aswegen" w:date="2024-07-16T23:42:00Z" w16du:dateUtc="2024-07-16T21:42:00Z">
          <w:pPr/>
        </w:pPrChange>
      </w:pPr>
    </w:p>
    <w:p w14:paraId="10E850E3" w14:textId="525031EB" w:rsidR="003C1F7F" w:rsidDel="00985AED" w:rsidRDefault="003C1F7F" w:rsidP="00F35FB8">
      <w:pPr>
        <w:pStyle w:val="ListParagraph"/>
        <w:rPr>
          <w:del w:id="10620" w:author="Dylan Van Aswegen" w:date="2024-07-15T15:48:00Z" w16du:dateUtc="2024-07-15T13:48:00Z"/>
          <w:lang w:val="en-GB"/>
        </w:rPr>
        <w:pPrChange w:id="10621" w:author="Dylan Van Aswegen" w:date="2024-07-16T23:42:00Z" w16du:dateUtc="2024-07-16T21:42:00Z">
          <w:pPr>
            <w:pStyle w:val="Heading3"/>
            <w:spacing w:before="40" w:after="0" w:line="360" w:lineRule="auto"/>
          </w:pPr>
        </w:pPrChange>
      </w:pPr>
      <w:bookmarkStart w:id="10622" w:name="_Toc168972726"/>
      <w:bookmarkStart w:id="10623" w:name="_Toc170780807"/>
      <w:del w:id="10624" w:author="Dylan Van Aswegen" w:date="2024-07-15T15:48:00Z" w16du:dateUtc="2024-07-15T13:48:00Z">
        <w:r w:rsidRPr="00B539A3" w:rsidDel="00985AED">
          <w:rPr>
            <w:lang w:val="en-GB"/>
          </w:rPr>
          <w:delText>Communication</w:delText>
        </w:r>
        <w:bookmarkEnd w:id="10622"/>
        <w:bookmarkEnd w:id="10623"/>
        <w:r w:rsidRPr="00B539A3" w:rsidDel="00985AED">
          <w:rPr>
            <w:lang w:val="en-GB"/>
          </w:rPr>
          <w:delText xml:space="preserve"> </w:delText>
        </w:r>
      </w:del>
    </w:p>
    <w:p w14:paraId="3B73D414" w14:textId="021AB075" w:rsidR="003C1F7F" w:rsidDel="00985AED" w:rsidRDefault="003C1F7F" w:rsidP="00F35FB8">
      <w:pPr>
        <w:pStyle w:val="ListParagraph"/>
        <w:rPr>
          <w:del w:id="10625" w:author="Dylan Van Aswegen" w:date="2024-07-15T15:48:00Z" w16du:dateUtc="2024-07-15T13:48:00Z"/>
          <w:lang w:val="en-GB"/>
        </w:rPr>
        <w:pPrChange w:id="10626" w:author="Dylan Van Aswegen" w:date="2024-07-16T23:42:00Z" w16du:dateUtc="2024-07-16T21:42:00Z">
          <w:pPr/>
        </w:pPrChange>
      </w:pPr>
      <w:del w:id="10627" w:author="Dylan Van Aswegen" w:date="2024-07-15T15:48:00Z" w16du:dateUtc="2024-07-15T13:48:00Z">
        <w:r w:rsidDel="00985AED">
          <w:rPr>
            <w:lang w:val="en-GB"/>
          </w:rPr>
          <w:delText>This component of the application will allow users to configure communication to the administrators of an organization. This will include the creation of email templates, email lists, ad hoc communications, and setting up once-off and recurring scheduled communications.</w:delText>
        </w:r>
      </w:del>
    </w:p>
    <w:p w14:paraId="659BE545" w14:textId="4CCB26DE" w:rsidR="003C1F7F" w:rsidRPr="00C67C6E" w:rsidDel="00A02D41" w:rsidRDefault="003C1F7F" w:rsidP="00F35FB8">
      <w:pPr>
        <w:pStyle w:val="ListParagraph"/>
        <w:rPr>
          <w:del w:id="10628" w:author="Dylan Van Aswegen" w:date="2024-07-16T17:59:00Z" w16du:dateUtc="2024-07-16T15:59:00Z"/>
          <w:lang w:val="en-GB"/>
        </w:rPr>
        <w:pPrChange w:id="10629" w:author="Dylan Van Aswegen" w:date="2024-07-16T23:42:00Z" w16du:dateUtc="2024-07-16T21:42:00Z">
          <w:pPr/>
        </w:pPrChange>
      </w:pPr>
    </w:p>
    <w:p w14:paraId="28B77863" w14:textId="4898FE5A" w:rsidR="003C1F7F" w:rsidDel="002A1BD6" w:rsidRDefault="003C1F7F" w:rsidP="00F35FB8">
      <w:pPr>
        <w:pStyle w:val="ListParagraph"/>
        <w:rPr>
          <w:del w:id="10630" w:author="Dylan Van Aswegen" w:date="2024-07-16T01:20:00Z" w16du:dateUtc="2024-07-15T23:20:00Z"/>
          <w:lang w:val="en-GB"/>
        </w:rPr>
        <w:pPrChange w:id="10631" w:author="Dylan Van Aswegen" w:date="2024-07-16T23:42:00Z" w16du:dateUtc="2024-07-16T21:42:00Z">
          <w:pPr>
            <w:pStyle w:val="Heading3"/>
            <w:spacing w:before="40" w:after="0" w:line="360" w:lineRule="auto"/>
          </w:pPr>
        </w:pPrChange>
      </w:pPr>
      <w:bookmarkStart w:id="10632" w:name="_Toc168972727"/>
      <w:bookmarkStart w:id="10633" w:name="_Toc170780808"/>
      <w:del w:id="10634" w:author="Dylan Van Aswegen" w:date="2024-07-16T01:20:00Z" w16du:dateUtc="2024-07-15T23:20:00Z">
        <w:r w:rsidRPr="00B539A3" w:rsidDel="002A1BD6">
          <w:rPr>
            <w:lang w:val="en-GB"/>
          </w:rPr>
          <w:delText>Content Management</w:delText>
        </w:r>
        <w:bookmarkEnd w:id="10632"/>
        <w:bookmarkEnd w:id="10633"/>
        <w:r w:rsidRPr="00B539A3" w:rsidDel="002A1BD6">
          <w:rPr>
            <w:lang w:val="en-GB"/>
          </w:rPr>
          <w:delText xml:space="preserve"> </w:delText>
        </w:r>
      </w:del>
    </w:p>
    <w:p w14:paraId="21922C28" w14:textId="63CF86EE" w:rsidR="003C1F7F" w:rsidDel="002A1BD6" w:rsidRDefault="003C1F7F" w:rsidP="00F35FB8">
      <w:pPr>
        <w:pStyle w:val="ListParagraph"/>
        <w:rPr>
          <w:del w:id="10635" w:author="Dylan Van Aswegen" w:date="2024-07-16T01:20:00Z" w16du:dateUtc="2024-07-15T23:20:00Z"/>
          <w:lang w:val="en-GB"/>
        </w:rPr>
        <w:pPrChange w:id="10636" w:author="Dylan Van Aswegen" w:date="2024-07-16T23:42:00Z" w16du:dateUtc="2024-07-16T21:42:00Z">
          <w:pPr/>
        </w:pPrChange>
      </w:pPr>
      <w:del w:id="10637" w:author="Dylan Van Aswegen" w:date="2024-07-16T01:20:00Z" w16du:dateUtc="2024-07-15T23:20:00Z">
        <w:r w:rsidDel="002A1BD6">
          <w:rPr>
            <w:lang w:val="en-GB"/>
          </w:rPr>
          <w:delText xml:space="preserve">The application administrator user will be allowed to configure the content of the public pages of the website. This includes items such as the home page, the help pages, about us pages, contact pages, and pricing pages and the content of applications such as tool tips. </w:delText>
        </w:r>
      </w:del>
    </w:p>
    <w:p w14:paraId="7FB4CB3A" w14:textId="574F15B7" w:rsidR="003C1F7F" w:rsidRPr="006B3E5A" w:rsidDel="00A02D41" w:rsidRDefault="003C1F7F" w:rsidP="00F35FB8">
      <w:pPr>
        <w:pStyle w:val="ListParagraph"/>
        <w:rPr>
          <w:del w:id="10638" w:author="Dylan Van Aswegen" w:date="2024-07-16T17:59:00Z" w16du:dateUtc="2024-07-16T15:59:00Z"/>
          <w:lang w:val="en-GB"/>
        </w:rPr>
        <w:pPrChange w:id="10639" w:author="Dylan Van Aswegen" w:date="2024-07-16T23:42:00Z" w16du:dateUtc="2024-07-16T21:42:00Z">
          <w:pPr/>
        </w:pPrChange>
      </w:pPr>
    </w:p>
    <w:p w14:paraId="55E561F6" w14:textId="14813E2F" w:rsidR="003C1F7F" w:rsidDel="00F35FB8" w:rsidRDefault="003C1F7F" w:rsidP="00F35FB8">
      <w:pPr>
        <w:pStyle w:val="ListParagraph"/>
        <w:rPr>
          <w:del w:id="10640" w:author="Dylan Van Aswegen" w:date="2024-07-16T23:42:00Z" w16du:dateUtc="2024-07-16T21:42:00Z"/>
          <w:lang w:val="en-GB"/>
        </w:rPr>
        <w:pPrChange w:id="10641" w:author="Dylan Van Aswegen" w:date="2024-07-16T23:42:00Z" w16du:dateUtc="2024-07-16T21:42:00Z">
          <w:pPr>
            <w:pStyle w:val="Heading3"/>
            <w:spacing w:before="40" w:after="0" w:line="360" w:lineRule="auto"/>
          </w:pPr>
        </w:pPrChange>
      </w:pPr>
      <w:bookmarkStart w:id="10642" w:name="_Toc168972728"/>
      <w:bookmarkStart w:id="10643" w:name="_Toc170780809"/>
      <w:del w:id="10644" w:author="Dylan Van Aswegen" w:date="2024-07-16T23:42:00Z" w16du:dateUtc="2024-07-16T21:42:00Z">
        <w:r w:rsidRPr="00B539A3" w:rsidDel="00F35FB8">
          <w:rPr>
            <w:lang w:val="en-GB"/>
          </w:rPr>
          <w:delText>Reporting</w:delText>
        </w:r>
        <w:bookmarkEnd w:id="10642"/>
        <w:bookmarkEnd w:id="10643"/>
        <w:r w:rsidRPr="00B539A3" w:rsidDel="00F35FB8">
          <w:rPr>
            <w:lang w:val="en-GB"/>
          </w:rPr>
          <w:delText xml:space="preserve"> </w:delText>
        </w:r>
      </w:del>
    </w:p>
    <w:p w14:paraId="5BEBF7CD" w14:textId="258269BE" w:rsidR="003C1F7F" w:rsidRPr="00A53307" w:rsidDel="00F35FB8" w:rsidRDefault="003C1F7F" w:rsidP="00F35FB8">
      <w:pPr>
        <w:pStyle w:val="ListParagraph"/>
        <w:rPr>
          <w:del w:id="10645" w:author="Dylan Van Aswegen" w:date="2024-07-16T23:42:00Z" w16du:dateUtc="2024-07-16T21:42:00Z"/>
          <w:lang w:val="en-GB"/>
        </w:rPr>
        <w:pPrChange w:id="10646" w:author="Dylan Van Aswegen" w:date="2024-07-16T23:42:00Z" w16du:dateUtc="2024-07-16T21:42:00Z">
          <w:pPr/>
        </w:pPrChange>
      </w:pPr>
      <w:del w:id="10647" w:author="Dylan Van Aswegen" w:date="2024-07-16T23:42:00Z" w16du:dateUtc="2024-07-16T21:42:00Z">
        <w:r w:rsidDel="00F35FB8">
          <w:rPr>
            <w:lang w:val="en-GB"/>
          </w:rPr>
          <w:delText xml:space="preserve">This component entails reports that are generated for the application administrator user such as New organizations that have joined, organizations that have left, payment information etc.  </w:delText>
        </w:r>
      </w:del>
    </w:p>
    <w:p w14:paraId="5098998E" w14:textId="77777777" w:rsidR="00D969FB" w:rsidRPr="006B3E5A" w:rsidRDefault="00D969FB" w:rsidP="00F35FB8">
      <w:pPr>
        <w:pStyle w:val="ListParagraph"/>
        <w:rPr>
          <w:lang w:val="en-GB"/>
        </w:rPr>
        <w:pPrChange w:id="10648" w:author="Dylan Van Aswegen" w:date="2024-07-16T23:42:00Z" w16du:dateUtc="2024-07-16T21:42:00Z">
          <w:pPr/>
        </w:pPrChange>
      </w:pPr>
    </w:p>
    <w:p w14:paraId="1F21463E" w14:textId="23654E4B" w:rsidR="003C1F7F" w:rsidDel="00E215FC" w:rsidRDefault="003C1F7F" w:rsidP="003C1F7F">
      <w:pPr>
        <w:pStyle w:val="Heading3"/>
        <w:spacing w:before="40" w:after="0" w:line="360" w:lineRule="auto"/>
        <w:rPr>
          <w:del w:id="10649" w:author="Dylan Van Aswegen" w:date="2024-07-15T16:32:00Z" w16du:dateUtc="2024-07-15T14:32:00Z"/>
          <w:rFonts w:ascii="Arial" w:hAnsi="Arial"/>
          <w:color w:val="5B69AB"/>
          <w:kern w:val="0"/>
          <w:szCs w:val="24"/>
          <w:lang w:val="en-GB"/>
          <w14:ligatures w14:val="none"/>
        </w:rPr>
      </w:pPr>
      <w:bookmarkStart w:id="10650" w:name="_Toc168972729"/>
      <w:bookmarkStart w:id="10651" w:name="_Toc170780810"/>
      <w:del w:id="10652" w:author="Dylan Van Aswegen" w:date="2024-07-15T16:32:00Z" w16du:dateUtc="2024-07-15T14:32:00Z">
        <w:r w:rsidRPr="00B539A3" w:rsidDel="00E215FC">
          <w:rPr>
            <w:rFonts w:ascii="Arial" w:hAnsi="Arial"/>
            <w:color w:val="5B69AB"/>
            <w:kern w:val="0"/>
            <w:szCs w:val="24"/>
            <w:lang w:val="en-GB"/>
            <w14:ligatures w14:val="none"/>
          </w:rPr>
          <w:delText>Job Scheduler</w:delText>
        </w:r>
        <w:bookmarkEnd w:id="10650"/>
        <w:bookmarkEnd w:id="10651"/>
        <w:r w:rsidRPr="00B539A3" w:rsidDel="00E215FC">
          <w:rPr>
            <w:rFonts w:ascii="Arial" w:hAnsi="Arial"/>
            <w:color w:val="5B69AB"/>
            <w:kern w:val="0"/>
            <w:szCs w:val="24"/>
            <w:lang w:val="en-GB"/>
            <w14:ligatures w14:val="none"/>
          </w:rPr>
          <w:delText xml:space="preserve"> </w:delText>
        </w:r>
      </w:del>
    </w:p>
    <w:p w14:paraId="5A90725E" w14:textId="48642FD3" w:rsidR="003C1F7F" w:rsidDel="00E215FC" w:rsidRDefault="003C1F7F" w:rsidP="003C1F7F">
      <w:pPr>
        <w:rPr>
          <w:del w:id="10653" w:author="Dylan Van Aswegen" w:date="2024-07-15T16:32:00Z" w16du:dateUtc="2024-07-15T14:32:00Z"/>
          <w:lang w:val="en-GB"/>
        </w:rPr>
      </w:pPr>
      <w:del w:id="10654" w:author="Dylan Van Aswegen" w:date="2024-07-15T16:32:00Z" w16du:dateUtc="2024-07-15T14:32:00Z">
        <w:r w:rsidDel="00E215FC">
          <w:rPr>
            <w:lang w:val="en-GB"/>
          </w:rPr>
          <w:delText xml:space="preserve">The system administrator will be allowed to schedule batch jobs and run a job ad-hoc jobs such as bulk delete scripts. </w:delText>
        </w:r>
      </w:del>
    </w:p>
    <w:p w14:paraId="54F220DE" w14:textId="0E901D33" w:rsidR="00871C8D" w:rsidRPr="00B73677" w:rsidDel="00E215FC" w:rsidRDefault="00871C8D" w:rsidP="003C1F7F">
      <w:pPr>
        <w:rPr>
          <w:del w:id="10655" w:author="Dylan Van Aswegen" w:date="2024-07-15T16:32:00Z" w16du:dateUtc="2024-07-15T14:32:00Z"/>
          <w:lang w:val="en-GB"/>
        </w:rPr>
      </w:pPr>
    </w:p>
    <w:p w14:paraId="42568195" w14:textId="361FBF45" w:rsidR="003C1F7F" w:rsidDel="007A2C60" w:rsidRDefault="003C1F7F" w:rsidP="003C1F7F">
      <w:pPr>
        <w:pStyle w:val="Heading3"/>
        <w:spacing w:before="40" w:after="0" w:line="360" w:lineRule="auto"/>
        <w:rPr>
          <w:del w:id="10656" w:author="Dylan Van Aswegen" w:date="2024-07-15T14:52:00Z" w16du:dateUtc="2024-07-15T12:52:00Z"/>
          <w:rFonts w:ascii="Arial" w:hAnsi="Arial"/>
          <w:color w:val="5B69AB"/>
          <w:kern w:val="0"/>
          <w:szCs w:val="24"/>
          <w:lang w:val="en-GB"/>
          <w14:ligatures w14:val="none"/>
        </w:rPr>
      </w:pPr>
      <w:bookmarkStart w:id="10657" w:name="_Toc168972730"/>
      <w:bookmarkStart w:id="10658" w:name="_Toc170780811"/>
      <w:del w:id="10659" w:author="Dylan Van Aswegen" w:date="2024-07-15T14:52:00Z" w16du:dateUtc="2024-07-15T12:52:00Z">
        <w:r w:rsidDel="007A2C60">
          <w:rPr>
            <w:rFonts w:ascii="Arial" w:hAnsi="Arial"/>
            <w:color w:val="5B69AB"/>
            <w:kern w:val="0"/>
            <w:szCs w:val="24"/>
            <w:lang w:val="en-GB"/>
            <w14:ligatures w14:val="none"/>
          </w:rPr>
          <w:delText>Support Ticket System</w:delText>
        </w:r>
        <w:bookmarkEnd w:id="10657"/>
        <w:bookmarkEnd w:id="10658"/>
        <w:r w:rsidR="003A5DBF" w:rsidDel="007A2C60">
          <w:rPr>
            <w:rFonts w:ascii="Arial" w:hAnsi="Arial"/>
            <w:color w:val="5B69AB"/>
            <w:kern w:val="0"/>
            <w:szCs w:val="24"/>
            <w:lang w:val="en-GB"/>
            <w14:ligatures w14:val="none"/>
          </w:rPr>
          <w:delText xml:space="preserve"> (Out of Scope) </w:delText>
        </w:r>
      </w:del>
    </w:p>
    <w:p w14:paraId="0EFFF338" w14:textId="2C22B3DC" w:rsidR="003C1F7F" w:rsidDel="007A2C60" w:rsidRDefault="00385DE9" w:rsidP="00E230A9">
      <w:pPr>
        <w:rPr>
          <w:del w:id="10660" w:author="Dylan Van Aswegen" w:date="2024-07-15T14:52:00Z" w16du:dateUtc="2024-07-15T12:52:00Z"/>
          <w:lang w:val="en-GB"/>
        </w:rPr>
      </w:pPr>
      <w:del w:id="10661" w:author="Dylan Van Aswegen" w:date="2024-07-15T14:52:00Z" w16du:dateUtc="2024-07-15T12:52:00Z">
        <w:r w:rsidDel="007A2C60">
          <w:rPr>
            <w:lang w:val="en-GB"/>
          </w:rPr>
          <w:delText xml:space="preserve">This component will allow support emails to be brought into a ticketing system for the user and will allow the application admin to delegate tickets to another user. </w:delText>
        </w:r>
        <w:r w:rsidR="003C1F7F" w:rsidDel="007A2C60">
          <w:rPr>
            <w:lang w:val="en-GB"/>
          </w:rPr>
          <w:delText xml:space="preserve"> </w:delText>
        </w:r>
      </w:del>
    </w:p>
    <w:p w14:paraId="4C89B9E2" w14:textId="4A5ACCB2" w:rsidR="006421F8" w:rsidDel="007A2C60" w:rsidRDefault="006421F8" w:rsidP="00E230A9">
      <w:pPr>
        <w:rPr>
          <w:del w:id="10662" w:author="Dylan Van Aswegen" w:date="2024-07-15T14:52:00Z" w16du:dateUtc="2024-07-15T12:52:00Z"/>
          <w:lang w:val="en-GB"/>
        </w:rPr>
      </w:pPr>
    </w:p>
    <w:p w14:paraId="07F104C4" w14:textId="7621AA3C" w:rsidR="00B25D78" w:rsidRDefault="00B25D78">
      <w:pPr>
        <w:pStyle w:val="Heading3"/>
        <w:rPr>
          <w:ins w:id="10663" w:author="Dylan Van Aswegen" w:date="2024-07-16T17:59:00Z" w16du:dateUtc="2024-07-16T15:59:00Z"/>
        </w:rPr>
      </w:pPr>
      <w:bookmarkStart w:id="10664" w:name="_Toc168972731"/>
      <w:bookmarkStart w:id="10665" w:name="_Toc170780812"/>
      <w:ins w:id="10666" w:author="Dylan Van Aswegen" w:date="2024-07-16T17:39:00Z" w16du:dateUtc="2024-07-16T15:39:00Z">
        <w:r>
          <w:t>Audit Logs</w:t>
        </w:r>
      </w:ins>
    </w:p>
    <w:p w14:paraId="7531246A" w14:textId="0406DE77" w:rsidR="00A02D41" w:rsidRDefault="00EC0A30" w:rsidP="00A02D41">
      <w:pPr>
        <w:rPr>
          <w:ins w:id="10667" w:author="Dylan Van Aswegen" w:date="2024-07-17T00:27:00Z" w16du:dateUtc="2024-07-16T22:27:00Z"/>
        </w:rPr>
      </w:pPr>
      <w:ins w:id="10668" w:author="Dylan Van Aswegen" w:date="2024-07-17T00:27:00Z" w16du:dateUtc="2024-07-16T22:27:00Z">
        <w:r>
          <w:t xml:space="preserve">The application administrator will be navigated to the audit logs page when they click on the audit logs link in the side menu on the application administrator home page. </w:t>
        </w:r>
      </w:ins>
    </w:p>
    <w:p w14:paraId="3A78C512" w14:textId="113979C9" w:rsidR="00EC0A30" w:rsidRDefault="00EC0A30" w:rsidP="00A02D41">
      <w:pPr>
        <w:rPr>
          <w:ins w:id="10669" w:author="Dylan Van Aswegen" w:date="2024-07-17T00:33:00Z" w16du:dateUtc="2024-07-16T22:33:00Z"/>
        </w:rPr>
      </w:pPr>
      <w:ins w:id="10670" w:author="Dylan Van Aswegen" w:date="2024-07-17T00:27:00Z" w16du:dateUtc="2024-07-16T22:27:00Z">
        <w:r>
          <w:t xml:space="preserve">The </w:t>
        </w:r>
      </w:ins>
      <w:ins w:id="10671" w:author="Dylan Van Aswegen" w:date="2024-07-17T00:28:00Z" w16du:dateUtc="2024-07-16T22:28:00Z">
        <w:r>
          <w:t>audit logs page</w:t>
        </w:r>
      </w:ins>
      <w:ins w:id="10672" w:author="Dylan Van Aswegen" w:date="2024-07-17T00:33:00Z" w16du:dateUtc="2024-07-16T22:33:00Z">
        <w:r w:rsidR="00045890">
          <w:t xml:space="preserve"> will consist of a table detailing the sessions.</w:t>
        </w:r>
      </w:ins>
      <w:ins w:id="10673" w:author="Dylan Van Aswegen" w:date="2024-07-17T00:40:00Z" w16du:dateUtc="2024-07-16T22:40:00Z">
        <w:r w:rsidR="00156246">
          <w:t xml:space="preserve"> The columns of the table should be sortable and be searchable to allow the application administrator to </w:t>
        </w:r>
        <w:r w:rsidR="006F2F15">
          <w:t xml:space="preserve">locate a specific log. </w:t>
        </w:r>
      </w:ins>
      <w:ins w:id="10674" w:author="Dylan Van Aswegen" w:date="2024-07-17T00:33:00Z" w16du:dateUtc="2024-07-16T22:33:00Z">
        <w:r w:rsidR="00045890">
          <w:t xml:space="preserve"> The table will consist of the following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045890" w14:paraId="30178AC5" w14:textId="77777777" w:rsidTr="005C5491">
        <w:trPr>
          <w:cnfStyle w:val="100000000000" w:firstRow="1" w:lastRow="0" w:firstColumn="0" w:lastColumn="0" w:oddVBand="0" w:evenVBand="0" w:oddHBand="0" w:evenHBand="0" w:firstRowFirstColumn="0" w:firstRowLastColumn="0" w:lastRowFirstColumn="0" w:lastRowLastColumn="0"/>
          <w:tblHeader/>
          <w:ins w:id="10675" w:author="Dylan Van Aswegen" w:date="2024-07-17T00:33:00Z" w16du:dateUtc="2024-07-16T22:33: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50D64C8E" w14:textId="77777777" w:rsidR="00045890" w:rsidRDefault="00045890">
            <w:pPr>
              <w:spacing w:line="360" w:lineRule="auto"/>
              <w:jc w:val="both"/>
              <w:rPr>
                <w:ins w:id="10676" w:author="Dylan Van Aswegen" w:date="2024-07-17T00:33:00Z" w16du:dateUtc="2024-07-16T22:33:00Z"/>
                <w:rFonts w:ascii="Arial" w:hAnsi="Arial" w:cs="Arial"/>
                <w:sz w:val="20"/>
                <w:szCs w:val="20"/>
                <w:lang w:val="en-GB"/>
              </w:rPr>
            </w:pPr>
            <w:ins w:id="10677" w:author="Dylan Van Aswegen" w:date="2024-07-17T00:33:00Z" w16du:dateUtc="2024-07-16T22:33:00Z">
              <w:r>
                <w:rPr>
                  <w:rFonts w:ascii="Arial" w:hAnsi="Arial" w:cs="Arial"/>
                  <w:sz w:val="20"/>
                  <w:szCs w:val="20"/>
                  <w:lang w:val="en-GB"/>
                </w:rPr>
                <w:t>Column Name</w:t>
              </w:r>
            </w:ins>
          </w:p>
        </w:tc>
        <w:tc>
          <w:tcPr>
            <w:tcW w:w="1273" w:type="dxa"/>
            <w:shd w:val="clear" w:color="auto" w:fill="002060"/>
          </w:tcPr>
          <w:p w14:paraId="4843CAB0" w14:textId="77777777" w:rsidR="00045890" w:rsidRDefault="00045890">
            <w:pPr>
              <w:spacing w:line="360" w:lineRule="auto"/>
              <w:jc w:val="both"/>
              <w:cnfStyle w:val="100000000000" w:firstRow="1" w:lastRow="0" w:firstColumn="0" w:lastColumn="0" w:oddVBand="0" w:evenVBand="0" w:oddHBand="0" w:evenHBand="0" w:firstRowFirstColumn="0" w:firstRowLastColumn="0" w:lastRowFirstColumn="0" w:lastRowLastColumn="0"/>
              <w:rPr>
                <w:ins w:id="10678" w:author="Dylan Van Aswegen" w:date="2024-07-17T00:33:00Z" w16du:dateUtc="2024-07-16T22:33:00Z"/>
                <w:rFonts w:ascii="Arial" w:hAnsi="Arial" w:cs="Arial"/>
                <w:sz w:val="20"/>
                <w:szCs w:val="20"/>
                <w:lang w:val="en-GB"/>
              </w:rPr>
            </w:pPr>
            <w:ins w:id="10679" w:author="Dylan Van Aswegen" w:date="2024-07-17T00:33:00Z" w16du:dateUtc="2024-07-16T22:33:00Z">
              <w:r>
                <w:rPr>
                  <w:rFonts w:ascii="Arial" w:hAnsi="Arial" w:cs="Arial"/>
                  <w:sz w:val="20"/>
                  <w:szCs w:val="20"/>
                  <w:lang w:val="en-GB"/>
                </w:rPr>
                <w:t>Column Type</w:t>
              </w:r>
            </w:ins>
          </w:p>
        </w:tc>
        <w:tc>
          <w:tcPr>
            <w:tcW w:w="1694" w:type="dxa"/>
            <w:shd w:val="clear" w:color="auto" w:fill="002060"/>
          </w:tcPr>
          <w:p w14:paraId="6BC39960" w14:textId="77777777" w:rsidR="00045890" w:rsidRDefault="00045890">
            <w:pPr>
              <w:spacing w:line="360" w:lineRule="auto"/>
              <w:jc w:val="both"/>
              <w:cnfStyle w:val="100000000000" w:firstRow="1" w:lastRow="0" w:firstColumn="0" w:lastColumn="0" w:oddVBand="0" w:evenVBand="0" w:oddHBand="0" w:evenHBand="0" w:firstRowFirstColumn="0" w:firstRowLastColumn="0" w:lastRowFirstColumn="0" w:lastRowLastColumn="0"/>
              <w:rPr>
                <w:ins w:id="10680" w:author="Dylan Van Aswegen" w:date="2024-07-17T00:33:00Z" w16du:dateUtc="2024-07-16T22:33:00Z"/>
                <w:rFonts w:ascii="Arial" w:hAnsi="Arial" w:cs="Arial"/>
                <w:sz w:val="20"/>
                <w:szCs w:val="20"/>
                <w:lang w:val="en-GB"/>
              </w:rPr>
            </w:pPr>
            <w:ins w:id="10681" w:author="Dylan Van Aswegen" w:date="2024-07-17T00:33:00Z" w16du:dateUtc="2024-07-16T22:33:00Z">
              <w:r>
                <w:rPr>
                  <w:rFonts w:ascii="Arial" w:hAnsi="Arial" w:cs="Arial"/>
                  <w:sz w:val="20"/>
                  <w:szCs w:val="20"/>
                  <w:lang w:val="en-GB"/>
                </w:rPr>
                <w:t>Column Data Type</w:t>
              </w:r>
            </w:ins>
          </w:p>
        </w:tc>
        <w:tc>
          <w:tcPr>
            <w:tcW w:w="3804" w:type="dxa"/>
            <w:shd w:val="clear" w:color="auto" w:fill="002060"/>
          </w:tcPr>
          <w:p w14:paraId="49DFF71A" w14:textId="77777777" w:rsidR="00045890" w:rsidRDefault="00045890">
            <w:pPr>
              <w:spacing w:line="360" w:lineRule="auto"/>
              <w:jc w:val="both"/>
              <w:cnfStyle w:val="100000000000" w:firstRow="1" w:lastRow="0" w:firstColumn="0" w:lastColumn="0" w:oddVBand="0" w:evenVBand="0" w:oddHBand="0" w:evenHBand="0" w:firstRowFirstColumn="0" w:firstRowLastColumn="0" w:lastRowFirstColumn="0" w:lastRowLastColumn="0"/>
              <w:rPr>
                <w:ins w:id="10682" w:author="Dylan Van Aswegen" w:date="2024-07-17T00:33:00Z" w16du:dateUtc="2024-07-16T22:33:00Z"/>
                <w:rFonts w:ascii="Arial" w:hAnsi="Arial" w:cs="Arial"/>
                <w:sz w:val="20"/>
                <w:szCs w:val="20"/>
                <w:lang w:val="en-GB"/>
              </w:rPr>
            </w:pPr>
            <w:ins w:id="10683" w:author="Dylan Van Aswegen" w:date="2024-07-17T00:33:00Z" w16du:dateUtc="2024-07-16T22:33:00Z">
              <w:r>
                <w:rPr>
                  <w:rFonts w:ascii="Arial" w:hAnsi="Arial" w:cs="Arial"/>
                  <w:sz w:val="20"/>
                  <w:szCs w:val="20"/>
                  <w:lang w:val="en-GB"/>
                </w:rPr>
                <w:t>Column Rules</w:t>
              </w:r>
            </w:ins>
          </w:p>
        </w:tc>
      </w:tr>
      <w:tr w:rsidR="00045890" w14:paraId="7F654600" w14:textId="77777777" w:rsidTr="005C5491">
        <w:trPr>
          <w:cnfStyle w:val="000000100000" w:firstRow="0" w:lastRow="0" w:firstColumn="0" w:lastColumn="0" w:oddVBand="0" w:evenVBand="0" w:oddHBand="1" w:evenHBand="0" w:firstRowFirstColumn="0" w:firstRowLastColumn="0" w:lastRowFirstColumn="0" w:lastRowLastColumn="0"/>
          <w:ins w:id="10684" w:author="Dylan Van Aswegen" w:date="2024-07-17T00:33:00Z" w16du:dateUtc="2024-07-16T22:33:00Z"/>
        </w:trPr>
        <w:tc>
          <w:tcPr>
            <w:cnfStyle w:val="001000000000" w:firstRow="0" w:lastRow="0" w:firstColumn="1" w:lastColumn="0" w:oddVBand="0" w:evenVBand="0" w:oddHBand="0" w:evenHBand="0" w:firstRowFirstColumn="0" w:firstRowLastColumn="0" w:lastRowFirstColumn="0" w:lastRowLastColumn="0"/>
            <w:tcW w:w="1451" w:type="dxa"/>
          </w:tcPr>
          <w:p w14:paraId="123377BE" w14:textId="0C773604" w:rsidR="00045890" w:rsidRDefault="0075600E">
            <w:pPr>
              <w:spacing w:line="360" w:lineRule="auto"/>
              <w:jc w:val="both"/>
              <w:rPr>
                <w:ins w:id="10685" w:author="Dylan Van Aswegen" w:date="2024-07-17T00:33:00Z" w16du:dateUtc="2024-07-16T22:33:00Z"/>
                <w:rFonts w:ascii="Arial" w:hAnsi="Arial" w:cs="Arial"/>
                <w:sz w:val="20"/>
                <w:szCs w:val="20"/>
                <w:lang w:val="en-GB"/>
              </w:rPr>
            </w:pPr>
            <w:ins w:id="10686" w:author="Dylan Van Aswegen" w:date="2024-07-17T00:35:00Z" w16du:dateUtc="2024-07-16T22:35:00Z">
              <w:r>
                <w:rPr>
                  <w:rFonts w:ascii="Arial" w:hAnsi="Arial" w:cs="Arial"/>
                  <w:sz w:val="20"/>
                  <w:szCs w:val="20"/>
                  <w:lang w:val="en-GB"/>
                </w:rPr>
                <w:t>IP Address</w:t>
              </w:r>
            </w:ins>
            <w:ins w:id="10687" w:author="Dylan Van Aswegen" w:date="2024-07-17T00:33:00Z" w16du:dateUtc="2024-07-16T22:33:00Z">
              <w:r w:rsidR="00045890">
                <w:rPr>
                  <w:rFonts w:ascii="Arial" w:hAnsi="Arial" w:cs="Arial"/>
                  <w:sz w:val="20"/>
                  <w:szCs w:val="20"/>
                  <w:lang w:val="en-GB"/>
                </w:rPr>
                <w:t xml:space="preserve"> </w:t>
              </w:r>
            </w:ins>
          </w:p>
        </w:tc>
        <w:tc>
          <w:tcPr>
            <w:tcW w:w="1273" w:type="dxa"/>
          </w:tcPr>
          <w:p w14:paraId="5B857523" w14:textId="77777777" w:rsidR="00045890" w:rsidRDefault="00045890">
            <w:pPr>
              <w:spacing w:line="360" w:lineRule="auto"/>
              <w:jc w:val="both"/>
              <w:cnfStyle w:val="000000100000" w:firstRow="0" w:lastRow="0" w:firstColumn="0" w:lastColumn="0" w:oddVBand="0" w:evenVBand="0" w:oddHBand="1" w:evenHBand="0" w:firstRowFirstColumn="0" w:firstRowLastColumn="0" w:lastRowFirstColumn="0" w:lastRowLastColumn="0"/>
              <w:rPr>
                <w:ins w:id="10688" w:author="Dylan Van Aswegen" w:date="2024-07-17T00:33:00Z" w16du:dateUtc="2024-07-16T22:33:00Z"/>
                <w:rFonts w:ascii="Arial" w:hAnsi="Arial" w:cs="Arial"/>
                <w:sz w:val="20"/>
                <w:szCs w:val="20"/>
                <w:lang w:val="en-GB"/>
              </w:rPr>
            </w:pPr>
            <w:ins w:id="10689" w:author="Dylan Van Aswegen" w:date="2024-07-17T00:33:00Z" w16du:dateUtc="2024-07-16T22:33:00Z">
              <w:r>
                <w:rPr>
                  <w:rFonts w:ascii="Arial" w:hAnsi="Arial" w:cs="Arial"/>
                  <w:sz w:val="20"/>
                  <w:szCs w:val="20"/>
                  <w:lang w:val="en-GB"/>
                </w:rPr>
                <w:t xml:space="preserve">Text Field </w:t>
              </w:r>
            </w:ins>
          </w:p>
        </w:tc>
        <w:tc>
          <w:tcPr>
            <w:tcW w:w="1694" w:type="dxa"/>
          </w:tcPr>
          <w:p w14:paraId="29EB93A3" w14:textId="77777777" w:rsidR="00045890" w:rsidRDefault="00045890">
            <w:pPr>
              <w:spacing w:line="360" w:lineRule="auto"/>
              <w:jc w:val="both"/>
              <w:cnfStyle w:val="000000100000" w:firstRow="0" w:lastRow="0" w:firstColumn="0" w:lastColumn="0" w:oddVBand="0" w:evenVBand="0" w:oddHBand="1" w:evenHBand="0" w:firstRowFirstColumn="0" w:firstRowLastColumn="0" w:lastRowFirstColumn="0" w:lastRowLastColumn="0"/>
              <w:rPr>
                <w:ins w:id="10690" w:author="Dylan Van Aswegen" w:date="2024-07-17T00:33:00Z" w16du:dateUtc="2024-07-16T22:33:00Z"/>
                <w:rFonts w:ascii="Arial" w:hAnsi="Arial" w:cs="Arial"/>
                <w:sz w:val="20"/>
                <w:szCs w:val="20"/>
                <w:lang w:val="en-GB"/>
              </w:rPr>
            </w:pPr>
            <w:ins w:id="10691" w:author="Dylan Van Aswegen" w:date="2024-07-17T00:33:00Z" w16du:dateUtc="2024-07-16T22:33:00Z">
              <w:r>
                <w:rPr>
                  <w:rFonts w:ascii="Arial" w:hAnsi="Arial" w:cs="Arial"/>
                  <w:sz w:val="20"/>
                  <w:szCs w:val="20"/>
                  <w:lang w:val="en-GB"/>
                </w:rPr>
                <w:t xml:space="preserve">String </w:t>
              </w:r>
            </w:ins>
          </w:p>
        </w:tc>
        <w:tc>
          <w:tcPr>
            <w:tcW w:w="3804" w:type="dxa"/>
          </w:tcPr>
          <w:p w14:paraId="4D8B9879" w14:textId="21BB009B" w:rsidR="00045890" w:rsidRDefault="00045890">
            <w:pPr>
              <w:spacing w:line="360" w:lineRule="auto"/>
              <w:jc w:val="both"/>
              <w:cnfStyle w:val="000000100000" w:firstRow="0" w:lastRow="0" w:firstColumn="0" w:lastColumn="0" w:oddVBand="0" w:evenVBand="0" w:oddHBand="1" w:evenHBand="0" w:firstRowFirstColumn="0" w:firstRowLastColumn="0" w:lastRowFirstColumn="0" w:lastRowLastColumn="0"/>
              <w:rPr>
                <w:ins w:id="10692" w:author="Dylan Van Aswegen" w:date="2024-07-17T00:33:00Z" w16du:dateUtc="2024-07-16T22:33:00Z"/>
                <w:rFonts w:ascii="Arial" w:hAnsi="Arial" w:cs="Arial"/>
                <w:sz w:val="20"/>
                <w:szCs w:val="20"/>
                <w:lang w:val="en-GB"/>
              </w:rPr>
            </w:pPr>
            <w:ins w:id="10693" w:author="Dylan Van Aswegen" w:date="2024-07-17T00:33:00Z" w16du:dateUtc="2024-07-16T22:33:00Z">
              <w:r>
                <w:rPr>
                  <w:rFonts w:ascii="Arial" w:hAnsi="Arial" w:cs="Arial"/>
                  <w:sz w:val="20"/>
                  <w:szCs w:val="20"/>
                  <w:lang w:val="en-GB"/>
                </w:rPr>
                <w:t>This column will contain the I</w:t>
              </w:r>
            </w:ins>
            <w:ins w:id="10694" w:author="Dylan Van Aswegen" w:date="2024-07-17T00:36:00Z" w16du:dateUtc="2024-07-16T22:36:00Z">
              <w:r w:rsidR="00C81A93">
                <w:rPr>
                  <w:rFonts w:ascii="Arial" w:hAnsi="Arial" w:cs="Arial"/>
                  <w:sz w:val="20"/>
                  <w:szCs w:val="20"/>
                  <w:lang w:val="en-GB"/>
                </w:rPr>
                <w:t xml:space="preserve">P Address of the user for the session log. </w:t>
              </w:r>
            </w:ins>
          </w:p>
        </w:tc>
      </w:tr>
      <w:tr w:rsidR="00C81A93" w14:paraId="487A971C" w14:textId="77777777" w:rsidTr="005C5491">
        <w:trPr>
          <w:ins w:id="10695" w:author="Dylan Van Aswegen" w:date="2024-07-17T00:35:00Z" w16du:dateUtc="2024-07-16T22:35:00Z"/>
        </w:trPr>
        <w:tc>
          <w:tcPr>
            <w:cnfStyle w:val="001000000000" w:firstRow="0" w:lastRow="0" w:firstColumn="1" w:lastColumn="0" w:oddVBand="0" w:evenVBand="0" w:oddHBand="0" w:evenHBand="0" w:firstRowFirstColumn="0" w:firstRowLastColumn="0" w:lastRowFirstColumn="0" w:lastRowLastColumn="0"/>
            <w:tcW w:w="1451" w:type="dxa"/>
          </w:tcPr>
          <w:p w14:paraId="4A60EC6C" w14:textId="35AE3793" w:rsidR="00C81A93" w:rsidRDefault="00C81A93" w:rsidP="00C81A93">
            <w:pPr>
              <w:spacing w:line="360" w:lineRule="auto"/>
              <w:jc w:val="both"/>
              <w:rPr>
                <w:ins w:id="10696" w:author="Dylan Van Aswegen" w:date="2024-07-17T00:35:00Z" w16du:dateUtc="2024-07-16T22:35:00Z"/>
                <w:rFonts w:ascii="Arial" w:hAnsi="Arial" w:cs="Arial"/>
                <w:sz w:val="20"/>
                <w:szCs w:val="20"/>
                <w:lang w:val="en-GB"/>
              </w:rPr>
            </w:pPr>
            <w:ins w:id="10697" w:author="Dylan Van Aswegen" w:date="2024-07-17T00:35:00Z" w16du:dateUtc="2024-07-16T22:35:00Z">
              <w:r>
                <w:rPr>
                  <w:rFonts w:ascii="Arial" w:hAnsi="Arial" w:cs="Arial"/>
                  <w:sz w:val="20"/>
                  <w:szCs w:val="20"/>
                  <w:lang w:val="en-GB"/>
                </w:rPr>
                <w:t>Sample Time</w:t>
              </w:r>
            </w:ins>
          </w:p>
        </w:tc>
        <w:tc>
          <w:tcPr>
            <w:tcW w:w="1273" w:type="dxa"/>
          </w:tcPr>
          <w:p w14:paraId="035AC8D3" w14:textId="62FD222F" w:rsidR="00C81A93" w:rsidRDefault="00C81A93" w:rsidP="00C81A93">
            <w:pPr>
              <w:spacing w:line="360" w:lineRule="auto"/>
              <w:jc w:val="both"/>
              <w:cnfStyle w:val="000000000000" w:firstRow="0" w:lastRow="0" w:firstColumn="0" w:lastColumn="0" w:oddVBand="0" w:evenVBand="0" w:oddHBand="0" w:evenHBand="0" w:firstRowFirstColumn="0" w:firstRowLastColumn="0" w:lastRowFirstColumn="0" w:lastRowLastColumn="0"/>
              <w:rPr>
                <w:ins w:id="10698" w:author="Dylan Van Aswegen" w:date="2024-07-17T00:35:00Z" w16du:dateUtc="2024-07-16T22:35:00Z"/>
                <w:rFonts w:ascii="Arial" w:hAnsi="Arial" w:cs="Arial"/>
                <w:sz w:val="20"/>
                <w:szCs w:val="20"/>
                <w:lang w:val="en-GB"/>
              </w:rPr>
            </w:pPr>
            <w:ins w:id="10699" w:author="Dylan Van Aswegen" w:date="2024-07-17T00:36:00Z">
              <w:r>
                <w:rPr>
                  <w:rFonts w:ascii="Arial" w:hAnsi="Arial" w:cs="Arial"/>
                  <w:sz w:val="20"/>
                  <w:szCs w:val="20"/>
                  <w:lang w:val="en-GB"/>
                </w:rPr>
                <w:t xml:space="preserve">Text Field </w:t>
              </w:r>
            </w:ins>
          </w:p>
        </w:tc>
        <w:tc>
          <w:tcPr>
            <w:tcW w:w="1694" w:type="dxa"/>
          </w:tcPr>
          <w:p w14:paraId="4CD6F51C" w14:textId="24155CA9" w:rsidR="00C81A93" w:rsidRDefault="00C81A93" w:rsidP="00C81A93">
            <w:pPr>
              <w:spacing w:line="360" w:lineRule="auto"/>
              <w:jc w:val="both"/>
              <w:cnfStyle w:val="000000000000" w:firstRow="0" w:lastRow="0" w:firstColumn="0" w:lastColumn="0" w:oddVBand="0" w:evenVBand="0" w:oddHBand="0" w:evenHBand="0" w:firstRowFirstColumn="0" w:firstRowLastColumn="0" w:lastRowFirstColumn="0" w:lastRowLastColumn="0"/>
              <w:rPr>
                <w:ins w:id="10700" w:author="Dylan Van Aswegen" w:date="2024-07-17T00:35:00Z" w16du:dateUtc="2024-07-16T22:35:00Z"/>
                <w:rFonts w:ascii="Arial" w:hAnsi="Arial" w:cs="Arial"/>
                <w:sz w:val="20"/>
                <w:szCs w:val="20"/>
                <w:lang w:val="en-GB"/>
              </w:rPr>
            </w:pPr>
            <w:ins w:id="10701" w:author="Dylan Van Aswegen" w:date="2024-07-17T00:36:00Z">
              <w:r>
                <w:rPr>
                  <w:rFonts w:ascii="Arial" w:hAnsi="Arial" w:cs="Arial"/>
                  <w:sz w:val="20"/>
                  <w:szCs w:val="20"/>
                  <w:lang w:val="en-GB"/>
                </w:rPr>
                <w:t xml:space="preserve">String </w:t>
              </w:r>
            </w:ins>
          </w:p>
        </w:tc>
        <w:tc>
          <w:tcPr>
            <w:tcW w:w="3804" w:type="dxa"/>
          </w:tcPr>
          <w:p w14:paraId="6D85FE53" w14:textId="67796171" w:rsidR="00C81A93" w:rsidRDefault="00C81A93" w:rsidP="00C81A93">
            <w:pPr>
              <w:spacing w:line="360" w:lineRule="auto"/>
              <w:jc w:val="both"/>
              <w:cnfStyle w:val="000000000000" w:firstRow="0" w:lastRow="0" w:firstColumn="0" w:lastColumn="0" w:oddVBand="0" w:evenVBand="0" w:oddHBand="0" w:evenHBand="0" w:firstRowFirstColumn="0" w:firstRowLastColumn="0" w:lastRowFirstColumn="0" w:lastRowLastColumn="0"/>
              <w:rPr>
                <w:ins w:id="10702" w:author="Dylan Van Aswegen" w:date="2024-07-17T00:35:00Z" w16du:dateUtc="2024-07-16T22:35:00Z"/>
                <w:rFonts w:ascii="Arial" w:hAnsi="Arial" w:cs="Arial"/>
                <w:sz w:val="20"/>
                <w:szCs w:val="20"/>
                <w:lang w:val="en-GB"/>
              </w:rPr>
            </w:pPr>
            <w:ins w:id="10703" w:author="Dylan Van Aswegen" w:date="2024-07-17T00:36:00Z">
              <w:r>
                <w:rPr>
                  <w:rFonts w:ascii="Arial" w:hAnsi="Arial" w:cs="Arial"/>
                  <w:sz w:val="20"/>
                  <w:szCs w:val="20"/>
                  <w:lang w:val="en-GB"/>
                </w:rPr>
                <w:t xml:space="preserve">This </w:t>
              </w:r>
            </w:ins>
            <w:ins w:id="10704" w:author="Dylan Van Aswegen" w:date="2024-07-17T00:36:00Z" w16du:dateUtc="2024-07-16T22:36:00Z">
              <w:r>
                <w:rPr>
                  <w:rFonts w:ascii="Arial" w:hAnsi="Arial" w:cs="Arial"/>
                  <w:sz w:val="20"/>
                  <w:szCs w:val="20"/>
                  <w:lang w:val="en-GB"/>
                </w:rPr>
                <w:t xml:space="preserve">column will contain the date and time </w:t>
              </w:r>
            </w:ins>
            <w:ins w:id="10705" w:author="Dylan Van Aswegen" w:date="2024-07-17T00:37:00Z" w16du:dateUtc="2024-07-16T22:37:00Z">
              <w:r>
                <w:rPr>
                  <w:rFonts w:ascii="Arial" w:hAnsi="Arial" w:cs="Arial"/>
                  <w:sz w:val="20"/>
                  <w:szCs w:val="20"/>
                  <w:lang w:val="en-GB"/>
                </w:rPr>
                <w:t xml:space="preserve">of the start of the session log. </w:t>
              </w:r>
            </w:ins>
          </w:p>
        </w:tc>
      </w:tr>
      <w:tr w:rsidR="00C81A93" w14:paraId="4CC92C78" w14:textId="77777777" w:rsidTr="005C5491">
        <w:trPr>
          <w:cnfStyle w:val="000000100000" w:firstRow="0" w:lastRow="0" w:firstColumn="0" w:lastColumn="0" w:oddVBand="0" w:evenVBand="0" w:oddHBand="1" w:evenHBand="0" w:firstRowFirstColumn="0" w:firstRowLastColumn="0" w:lastRowFirstColumn="0" w:lastRowLastColumn="0"/>
          <w:ins w:id="10706" w:author="Dylan Van Aswegen" w:date="2024-07-17T00:35:00Z" w16du:dateUtc="2024-07-16T22:35:00Z"/>
        </w:trPr>
        <w:tc>
          <w:tcPr>
            <w:cnfStyle w:val="001000000000" w:firstRow="0" w:lastRow="0" w:firstColumn="1" w:lastColumn="0" w:oddVBand="0" w:evenVBand="0" w:oddHBand="0" w:evenHBand="0" w:firstRowFirstColumn="0" w:firstRowLastColumn="0" w:lastRowFirstColumn="0" w:lastRowLastColumn="0"/>
            <w:tcW w:w="1451" w:type="dxa"/>
          </w:tcPr>
          <w:p w14:paraId="5D6C4F6B" w14:textId="0D0511B9" w:rsidR="00C81A93" w:rsidRDefault="00C81A93" w:rsidP="00C81A93">
            <w:pPr>
              <w:spacing w:line="360" w:lineRule="auto"/>
              <w:jc w:val="both"/>
              <w:rPr>
                <w:ins w:id="10707" w:author="Dylan Van Aswegen" w:date="2024-07-17T00:35:00Z" w16du:dateUtc="2024-07-16T22:35:00Z"/>
                <w:rFonts w:ascii="Arial" w:hAnsi="Arial" w:cs="Arial"/>
                <w:sz w:val="20"/>
                <w:szCs w:val="20"/>
                <w:lang w:val="en-GB"/>
              </w:rPr>
            </w:pPr>
            <w:ins w:id="10708" w:author="Dylan Van Aswegen" w:date="2024-07-17T00:35:00Z" w16du:dateUtc="2024-07-16T22:35:00Z">
              <w:r>
                <w:rPr>
                  <w:rFonts w:ascii="Arial" w:hAnsi="Arial" w:cs="Arial"/>
                  <w:sz w:val="20"/>
                  <w:szCs w:val="20"/>
                  <w:lang w:val="en-GB"/>
                </w:rPr>
                <w:t>Has non-public pages</w:t>
              </w:r>
            </w:ins>
          </w:p>
        </w:tc>
        <w:tc>
          <w:tcPr>
            <w:tcW w:w="1273" w:type="dxa"/>
          </w:tcPr>
          <w:p w14:paraId="1F2F915E" w14:textId="2C602F3F" w:rsidR="00C81A93" w:rsidRDefault="00C81A93" w:rsidP="00C81A93">
            <w:pPr>
              <w:spacing w:line="360" w:lineRule="auto"/>
              <w:jc w:val="both"/>
              <w:cnfStyle w:val="000000100000" w:firstRow="0" w:lastRow="0" w:firstColumn="0" w:lastColumn="0" w:oddVBand="0" w:evenVBand="0" w:oddHBand="1" w:evenHBand="0" w:firstRowFirstColumn="0" w:firstRowLastColumn="0" w:lastRowFirstColumn="0" w:lastRowLastColumn="0"/>
              <w:rPr>
                <w:ins w:id="10709" w:author="Dylan Van Aswegen" w:date="2024-07-17T00:35:00Z" w16du:dateUtc="2024-07-16T22:35:00Z"/>
                <w:rFonts w:ascii="Arial" w:hAnsi="Arial" w:cs="Arial"/>
                <w:sz w:val="20"/>
                <w:szCs w:val="20"/>
                <w:lang w:val="en-GB"/>
              </w:rPr>
            </w:pPr>
            <w:ins w:id="10710" w:author="Dylan Van Aswegen" w:date="2024-07-17T00:36:00Z">
              <w:r>
                <w:rPr>
                  <w:rFonts w:ascii="Arial" w:hAnsi="Arial" w:cs="Arial"/>
                  <w:sz w:val="20"/>
                  <w:szCs w:val="20"/>
                  <w:lang w:val="en-GB"/>
                </w:rPr>
                <w:t xml:space="preserve">Text Field </w:t>
              </w:r>
            </w:ins>
          </w:p>
        </w:tc>
        <w:tc>
          <w:tcPr>
            <w:tcW w:w="1694" w:type="dxa"/>
          </w:tcPr>
          <w:p w14:paraId="7EE88049" w14:textId="01015424" w:rsidR="00C81A93" w:rsidRDefault="00C81A93" w:rsidP="00C81A93">
            <w:pPr>
              <w:spacing w:line="360" w:lineRule="auto"/>
              <w:jc w:val="both"/>
              <w:cnfStyle w:val="000000100000" w:firstRow="0" w:lastRow="0" w:firstColumn="0" w:lastColumn="0" w:oddVBand="0" w:evenVBand="0" w:oddHBand="1" w:evenHBand="0" w:firstRowFirstColumn="0" w:firstRowLastColumn="0" w:lastRowFirstColumn="0" w:lastRowLastColumn="0"/>
              <w:rPr>
                <w:ins w:id="10711" w:author="Dylan Van Aswegen" w:date="2024-07-17T00:35:00Z" w16du:dateUtc="2024-07-16T22:35:00Z"/>
                <w:rFonts w:ascii="Arial" w:hAnsi="Arial" w:cs="Arial"/>
                <w:sz w:val="20"/>
                <w:szCs w:val="20"/>
                <w:lang w:val="en-GB"/>
              </w:rPr>
            </w:pPr>
            <w:ins w:id="10712" w:author="Dylan Van Aswegen" w:date="2024-07-17T00:36:00Z">
              <w:r>
                <w:rPr>
                  <w:rFonts w:ascii="Arial" w:hAnsi="Arial" w:cs="Arial"/>
                  <w:sz w:val="20"/>
                  <w:szCs w:val="20"/>
                  <w:lang w:val="en-GB"/>
                </w:rPr>
                <w:t xml:space="preserve">String </w:t>
              </w:r>
            </w:ins>
          </w:p>
        </w:tc>
        <w:tc>
          <w:tcPr>
            <w:tcW w:w="3804" w:type="dxa"/>
          </w:tcPr>
          <w:p w14:paraId="388E791D" w14:textId="58BC57CB" w:rsidR="00C81A93" w:rsidRDefault="00C81A93" w:rsidP="00C81A93">
            <w:pPr>
              <w:spacing w:line="360" w:lineRule="auto"/>
              <w:jc w:val="both"/>
              <w:cnfStyle w:val="000000100000" w:firstRow="0" w:lastRow="0" w:firstColumn="0" w:lastColumn="0" w:oddVBand="0" w:evenVBand="0" w:oddHBand="1" w:evenHBand="0" w:firstRowFirstColumn="0" w:firstRowLastColumn="0" w:lastRowFirstColumn="0" w:lastRowLastColumn="0"/>
              <w:rPr>
                <w:ins w:id="10713" w:author="Dylan Van Aswegen" w:date="2024-07-17T00:35:00Z" w16du:dateUtc="2024-07-16T22:35:00Z"/>
                <w:rFonts w:ascii="Arial" w:hAnsi="Arial" w:cs="Arial"/>
                <w:sz w:val="20"/>
                <w:szCs w:val="20"/>
              </w:rPr>
            </w:pPr>
            <w:ins w:id="10714" w:author="Dylan Van Aswegen" w:date="2024-07-17T00:37:00Z" w16du:dateUtc="2024-07-16T22:37:00Z">
              <w:r>
                <w:rPr>
                  <w:rFonts w:ascii="Arial" w:hAnsi="Arial" w:cs="Arial"/>
                  <w:sz w:val="20"/>
                  <w:szCs w:val="20"/>
                  <w:lang w:val="en-GB"/>
                </w:rPr>
                <w:t>This column will contain a “Yes” if the log contains non-public pages and a “No” if it doesn’t</w:t>
              </w:r>
            </w:ins>
            <w:ins w:id="10715" w:author="Dylan Van Aswegen" w:date="2024-07-17T00:36:00Z">
              <w:r>
                <w:rPr>
                  <w:rFonts w:ascii="Arial" w:hAnsi="Arial" w:cs="Arial"/>
                  <w:sz w:val="20"/>
                  <w:szCs w:val="20"/>
                  <w:lang w:val="en-GB"/>
                </w:rPr>
                <w:t xml:space="preserve">.  </w:t>
              </w:r>
            </w:ins>
          </w:p>
        </w:tc>
      </w:tr>
      <w:tr w:rsidR="00C81A93" w14:paraId="29C8C1BF" w14:textId="77777777" w:rsidTr="005C5491">
        <w:trPr>
          <w:ins w:id="10716" w:author="Dylan Van Aswegen" w:date="2024-07-17T00:35:00Z" w16du:dateUtc="2024-07-16T22:35:00Z"/>
        </w:trPr>
        <w:tc>
          <w:tcPr>
            <w:cnfStyle w:val="001000000000" w:firstRow="0" w:lastRow="0" w:firstColumn="1" w:lastColumn="0" w:oddVBand="0" w:evenVBand="0" w:oddHBand="0" w:evenHBand="0" w:firstRowFirstColumn="0" w:firstRowLastColumn="0" w:lastRowFirstColumn="0" w:lastRowLastColumn="0"/>
            <w:tcW w:w="1451" w:type="dxa"/>
          </w:tcPr>
          <w:p w14:paraId="7B8C7CD8" w14:textId="343B4800" w:rsidR="00C81A93" w:rsidRDefault="00C81A93" w:rsidP="00C81A93">
            <w:pPr>
              <w:spacing w:line="360" w:lineRule="auto"/>
              <w:jc w:val="both"/>
              <w:rPr>
                <w:ins w:id="10717" w:author="Dylan Van Aswegen" w:date="2024-07-17T00:35:00Z" w16du:dateUtc="2024-07-16T22:35:00Z"/>
                <w:rFonts w:ascii="Arial" w:hAnsi="Arial" w:cs="Arial"/>
                <w:sz w:val="20"/>
                <w:szCs w:val="20"/>
                <w:lang w:val="en-GB"/>
              </w:rPr>
            </w:pPr>
            <w:ins w:id="10718" w:author="Dylan Van Aswegen" w:date="2024-07-17T00:35:00Z" w16du:dateUtc="2024-07-16T22:35:00Z">
              <w:r>
                <w:rPr>
                  <w:rFonts w:ascii="Arial" w:hAnsi="Arial" w:cs="Arial"/>
                  <w:sz w:val="20"/>
                  <w:szCs w:val="20"/>
                  <w:lang w:val="en-GB"/>
                </w:rPr>
                <w:t xml:space="preserve">Page Count </w:t>
              </w:r>
            </w:ins>
          </w:p>
        </w:tc>
        <w:tc>
          <w:tcPr>
            <w:tcW w:w="1273" w:type="dxa"/>
          </w:tcPr>
          <w:p w14:paraId="579E6D38" w14:textId="7DC2546B" w:rsidR="00C81A93" w:rsidRDefault="00C81A93" w:rsidP="00C81A93">
            <w:pPr>
              <w:spacing w:line="360" w:lineRule="auto"/>
              <w:jc w:val="both"/>
              <w:cnfStyle w:val="000000000000" w:firstRow="0" w:lastRow="0" w:firstColumn="0" w:lastColumn="0" w:oddVBand="0" w:evenVBand="0" w:oddHBand="0" w:evenHBand="0" w:firstRowFirstColumn="0" w:firstRowLastColumn="0" w:lastRowFirstColumn="0" w:lastRowLastColumn="0"/>
              <w:rPr>
                <w:ins w:id="10719" w:author="Dylan Van Aswegen" w:date="2024-07-17T00:35:00Z" w16du:dateUtc="2024-07-16T22:35:00Z"/>
                <w:rFonts w:ascii="Arial" w:hAnsi="Arial" w:cs="Arial"/>
                <w:sz w:val="20"/>
                <w:szCs w:val="20"/>
                <w:lang w:val="en-GB"/>
              </w:rPr>
            </w:pPr>
            <w:ins w:id="10720" w:author="Dylan Van Aswegen" w:date="2024-07-17T00:36:00Z">
              <w:r>
                <w:rPr>
                  <w:rFonts w:ascii="Arial" w:hAnsi="Arial" w:cs="Arial"/>
                  <w:sz w:val="20"/>
                  <w:szCs w:val="20"/>
                  <w:lang w:val="en-GB"/>
                </w:rPr>
                <w:t xml:space="preserve">Text Field </w:t>
              </w:r>
            </w:ins>
          </w:p>
        </w:tc>
        <w:tc>
          <w:tcPr>
            <w:tcW w:w="1694" w:type="dxa"/>
          </w:tcPr>
          <w:p w14:paraId="73D0D5D5" w14:textId="232D7998" w:rsidR="00C81A93" w:rsidRDefault="00C81A93" w:rsidP="00C81A93">
            <w:pPr>
              <w:spacing w:line="360" w:lineRule="auto"/>
              <w:jc w:val="both"/>
              <w:cnfStyle w:val="000000000000" w:firstRow="0" w:lastRow="0" w:firstColumn="0" w:lastColumn="0" w:oddVBand="0" w:evenVBand="0" w:oddHBand="0" w:evenHBand="0" w:firstRowFirstColumn="0" w:firstRowLastColumn="0" w:lastRowFirstColumn="0" w:lastRowLastColumn="0"/>
              <w:rPr>
                <w:ins w:id="10721" w:author="Dylan Van Aswegen" w:date="2024-07-17T00:35:00Z" w16du:dateUtc="2024-07-16T22:35:00Z"/>
                <w:rFonts w:ascii="Arial" w:hAnsi="Arial" w:cs="Arial"/>
                <w:sz w:val="20"/>
                <w:szCs w:val="20"/>
                <w:lang w:val="en-GB"/>
              </w:rPr>
            </w:pPr>
            <w:ins w:id="10722" w:author="Dylan Van Aswegen" w:date="2024-07-17T00:36:00Z">
              <w:r>
                <w:rPr>
                  <w:rFonts w:ascii="Arial" w:hAnsi="Arial" w:cs="Arial"/>
                  <w:sz w:val="20"/>
                  <w:szCs w:val="20"/>
                  <w:lang w:val="en-GB"/>
                </w:rPr>
                <w:t xml:space="preserve">String </w:t>
              </w:r>
            </w:ins>
          </w:p>
        </w:tc>
        <w:tc>
          <w:tcPr>
            <w:tcW w:w="3804" w:type="dxa"/>
          </w:tcPr>
          <w:p w14:paraId="2DA83A13" w14:textId="3F578928" w:rsidR="00C81A93" w:rsidRDefault="00C81A93" w:rsidP="00C81A93">
            <w:pPr>
              <w:spacing w:line="360" w:lineRule="auto"/>
              <w:jc w:val="both"/>
              <w:cnfStyle w:val="000000000000" w:firstRow="0" w:lastRow="0" w:firstColumn="0" w:lastColumn="0" w:oddVBand="0" w:evenVBand="0" w:oddHBand="0" w:evenHBand="0" w:firstRowFirstColumn="0" w:firstRowLastColumn="0" w:lastRowFirstColumn="0" w:lastRowLastColumn="0"/>
              <w:rPr>
                <w:ins w:id="10723" w:author="Dylan Van Aswegen" w:date="2024-07-17T00:35:00Z" w16du:dateUtc="2024-07-16T22:35:00Z"/>
                <w:rFonts w:ascii="Arial" w:hAnsi="Arial" w:cs="Arial"/>
                <w:sz w:val="20"/>
                <w:szCs w:val="20"/>
              </w:rPr>
            </w:pPr>
            <w:ins w:id="10724" w:author="Dylan Van Aswegen" w:date="2024-07-17T00:36:00Z">
              <w:r>
                <w:rPr>
                  <w:rFonts w:ascii="Arial" w:hAnsi="Arial" w:cs="Arial"/>
                  <w:sz w:val="20"/>
                  <w:szCs w:val="20"/>
                  <w:lang w:val="en-GB"/>
                </w:rPr>
                <w:t xml:space="preserve">This column will </w:t>
              </w:r>
            </w:ins>
            <w:ins w:id="10725" w:author="Dylan Van Aswegen" w:date="2024-07-17T00:37:00Z" w16du:dateUtc="2024-07-16T22:37:00Z">
              <w:r>
                <w:rPr>
                  <w:rFonts w:ascii="Arial" w:hAnsi="Arial" w:cs="Arial"/>
                  <w:sz w:val="20"/>
                  <w:szCs w:val="20"/>
                  <w:lang w:val="en-GB"/>
                </w:rPr>
                <w:t>contain a number that indicates the number of pages in the session log</w:t>
              </w:r>
            </w:ins>
            <w:ins w:id="10726" w:author="Dylan Van Aswegen" w:date="2024-07-17T00:36:00Z">
              <w:r>
                <w:rPr>
                  <w:rFonts w:ascii="Arial" w:hAnsi="Arial" w:cs="Arial"/>
                  <w:sz w:val="20"/>
                  <w:szCs w:val="20"/>
                  <w:lang w:val="en-GB"/>
                </w:rPr>
                <w:t xml:space="preserve">.  </w:t>
              </w:r>
            </w:ins>
          </w:p>
        </w:tc>
      </w:tr>
      <w:tr w:rsidR="00C81A93" w14:paraId="3BF0E475" w14:textId="77777777" w:rsidTr="005C5491">
        <w:trPr>
          <w:cnfStyle w:val="000000100000" w:firstRow="0" w:lastRow="0" w:firstColumn="0" w:lastColumn="0" w:oddVBand="0" w:evenVBand="0" w:oddHBand="1" w:evenHBand="0" w:firstRowFirstColumn="0" w:firstRowLastColumn="0" w:lastRowFirstColumn="0" w:lastRowLastColumn="0"/>
          <w:ins w:id="10727" w:author="Dylan Van Aswegen" w:date="2024-07-17T00:36:00Z" w16du:dateUtc="2024-07-16T22:36:00Z"/>
        </w:trPr>
        <w:tc>
          <w:tcPr>
            <w:cnfStyle w:val="001000000000" w:firstRow="0" w:lastRow="0" w:firstColumn="1" w:lastColumn="0" w:oddVBand="0" w:evenVBand="0" w:oddHBand="0" w:evenHBand="0" w:firstRowFirstColumn="0" w:firstRowLastColumn="0" w:lastRowFirstColumn="0" w:lastRowLastColumn="0"/>
            <w:tcW w:w="1451" w:type="dxa"/>
          </w:tcPr>
          <w:p w14:paraId="6A6B5C52" w14:textId="0A99BEBE" w:rsidR="00C81A93" w:rsidRDefault="00C81A93" w:rsidP="00C81A93">
            <w:pPr>
              <w:spacing w:line="360" w:lineRule="auto"/>
              <w:jc w:val="both"/>
              <w:rPr>
                <w:ins w:id="10728" w:author="Dylan Van Aswegen" w:date="2024-07-17T00:36:00Z" w16du:dateUtc="2024-07-16T22:36:00Z"/>
                <w:rFonts w:ascii="Arial" w:hAnsi="Arial" w:cs="Arial"/>
                <w:sz w:val="20"/>
                <w:szCs w:val="20"/>
                <w:lang w:val="en-GB"/>
              </w:rPr>
            </w:pPr>
            <w:ins w:id="10729" w:author="Dylan Van Aswegen" w:date="2024-07-17T00:36:00Z" w16du:dateUtc="2024-07-16T22:36:00Z">
              <w:r>
                <w:rPr>
                  <w:rFonts w:ascii="Arial" w:hAnsi="Arial" w:cs="Arial"/>
                  <w:sz w:val="20"/>
                  <w:szCs w:val="20"/>
                  <w:lang w:val="en-GB"/>
                </w:rPr>
                <w:t xml:space="preserve">Actions </w:t>
              </w:r>
            </w:ins>
          </w:p>
        </w:tc>
        <w:tc>
          <w:tcPr>
            <w:tcW w:w="1273" w:type="dxa"/>
          </w:tcPr>
          <w:p w14:paraId="33C1A848" w14:textId="22961FB3" w:rsidR="00C81A93" w:rsidRDefault="00C81A93" w:rsidP="00C81A93">
            <w:pPr>
              <w:spacing w:line="360" w:lineRule="auto"/>
              <w:jc w:val="both"/>
              <w:cnfStyle w:val="000000100000" w:firstRow="0" w:lastRow="0" w:firstColumn="0" w:lastColumn="0" w:oddVBand="0" w:evenVBand="0" w:oddHBand="1" w:evenHBand="0" w:firstRowFirstColumn="0" w:firstRowLastColumn="0" w:lastRowFirstColumn="0" w:lastRowLastColumn="0"/>
              <w:rPr>
                <w:ins w:id="10730" w:author="Dylan Van Aswegen" w:date="2024-07-17T00:36:00Z" w16du:dateUtc="2024-07-16T22:36:00Z"/>
                <w:rFonts w:ascii="Arial" w:hAnsi="Arial" w:cs="Arial"/>
                <w:sz w:val="20"/>
                <w:szCs w:val="20"/>
                <w:lang w:val="en-GB"/>
              </w:rPr>
            </w:pPr>
            <w:ins w:id="10731" w:author="Dylan Van Aswegen" w:date="2024-07-17T00:36:00Z" w16du:dateUtc="2024-07-16T22:36:00Z">
              <w:r>
                <w:rPr>
                  <w:rFonts w:ascii="Arial" w:hAnsi="Arial" w:cs="Arial"/>
                  <w:sz w:val="20"/>
                  <w:szCs w:val="20"/>
                  <w:lang w:val="en-GB"/>
                </w:rPr>
                <w:t>Button</w:t>
              </w:r>
            </w:ins>
          </w:p>
        </w:tc>
        <w:tc>
          <w:tcPr>
            <w:tcW w:w="1694" w:type="dxa"/>
          </w:tcPr>
          <w:p w14:paraId="27619A9D" w14:textId="77777777" w:rsidR="00C81A93" w:rsidRDefault="00C81A93" w:rsidP="00C81A93">
            <w:pPr>
              <w:spacing w:line="360" w:lineRule="auto"/>
              <w:jc w:val="both"/>
              <w:cnfStyle w:val="000000100000" w:firstRow="0" w:lastRow="0" w:firstColumn="0" w:lastColumn="0" w:oddVBand="0" w:evenVBand="0" w:oddHBand="1" w:evenHBand="0" w:firstRowFirstColumn="0" w:firstRowLastColumn="0" w:lastRowFirstColumn="0" w:lastRowLastColumn="0"/>
              <w:rPr>
                <w:ins w:id="10732" w:author="Dylan Van Aswegen" w:date="2024-07-17T00:36:00Z" w16du:dateUtc="2024-07-16T22:36:00Z"/>
                <w:rFonts w:ascii="Arial" w:hAnsi="Arial" w:cs="Arial"/>
                <w:sz w:val="20"/>
                <w:szCs w:val="20"/>
                <w:lang w:val="en-GB"/>
              </w:rPr>
            </w:pPr>
          </w:p>
        </w:tc>
        <w:tc>
          <w:tcPr>
            <w:tcW w:w="3804" w:type="dxa"/>
          </w:tcPr>
          <w:p w14:paraId="6675454F" w14:textId="64ED0796" w:rsidR="00C81A93" w:rsidRDefault="00753E2E" w:rsidP="00C81A93">
            <w:pPr>
              <w:spacing w:line="360" w:lineRule="auto"/>
              <w:jc w:val="both"/>
              <w:cnfStyle w:val="000000100000" w:firstRow="0" w:lastRow="0" w:firstColumn="0" w:lastColumn="0" w:oddVBand="0" w:evenVBand="0" w:oddHBand="1" w:evenHBand="0" w:firstRowFirstColumn="0" w:firstRowLastColumn="0" w:lastRowFirstColumn="0" w:lastRowLastColumn="0"/>
              <w:rPr>
                <w:ins w:id="10733" w:author="Dylan Van Aswegen" w:date="2024-07-17T00:36:00Z" w16du:dateUtc="2024-07-16T22:36:00Z"/>
                <w:rFonts w:ascii="Arial" w:hAnsi="Arial" w:cs="Arial"/>
                <w:sz w:val="20"/>
                <w:szCs w:val="20"/>
                <w:lang w:val="en-GB"/>
              </w:rPr>
            </w:pPr>
            <w:ins w:id="10734" w:author="Dylan Van Aswegen" w:date="2024-07-17T00:38:00Z" w16du:dateUtc="2024-07-16T22:38:00Z">
              <w:r>
                <w:rPr>
                  <w:rFonts w:ascii="Arial" w:hAnsi="Arial" w:cs="Arial"/>
                  <w:sz w:val="20"/>
                  <w:szCs w:val="20"/>
                  <w:lang w:val="en-GB"/>
                </w:rPr>
                <w:t>This column will contain a button to view the session log. Once clicked, the application admin should be navigated to</w:t>
              </w:r>
              <w:r w:rsidR="00BB308A">
                <w:rPr>
                  <w:rFonts w:ascii="Arial" w:hAnsi="Arial" w:cs="Arial"/>
                  <w:sz w:val="20"/>
                  <w:szCs w:val="20"/>
                  <w:lang w:val="en-GB"/>
                </w:rPr>
                <w:t xml:space="preserve"> a page where they can view the session log. </w:t>
              </w:r>
            </w:ins>
          </w:p>
        </w:tc>
      </w:tr>
    </w:tbl>
    <w:p w14:paraId="05A6D647" w14:textId="77777777" w:rsidR="00045890" w:rsidRDefault="00045890" w:rsidP="00A02D41">
      <w:pPr>
        <w:rPr>
          <w:ins w:id="10735" w:author="Dylan Van Aswegen" w:date="2024-07-17T00:39:00Z" w16du:dateUtc="2024-07-16T22:39:00Z"/>
          <w:lang w:val="en-GB"/>
        </w:rPr>
      </w:pPr>
    </w:p>
    <w:p w14:paraId="56DFDB58" w14:textId="5F44FD35" w:rsidR="00A1087A" w:rsidRDefault="00A1087A" w:rsidP="00A02D41">
      <w:pPr>
        <w:rPr>
          <w:ins w:id="10736" w:author="Dylan Van Aswegen" w:date="2024-07-17T00:43:00Z" w16du:dateUtc="2024-07-16T22:43:00Z"/>
          <w:lang w:val="en-GB"/>
        </w:rPr>
      </w:pPr>
      <w:ins w:id="10737" w:author="Dylan Van Aswegen" w:date="2024-07-17T00:41:00Z" w16du:dateUtc="2024-07-16T22:41:00Z">
        <w:r>
          <w:rPr>
            <w:lang w:val="en-GB"/>
          </w:rPr>
          <w:t xml:space="preserve">The application administrator will be directed to the session log page once they click on the view button on the audit logs page. </w:t>
        </w:r>
      </w:ins>
      <w:ins w:id="10738" w:author="Dylan Van Aswegen" w:date="2024-07-17T00:39:00Z" w16du:dateUtc="2024-07-16T22:39:00Z">
        <w:r w:rsidR="00156246">
          <w:rPr>
            <w:lang w:val="en-GB"/>
          </w:rPr>
          <w:t xml:space="preserve">The </w:t>
        </w:r>
      </w:ins>
      <w:ins w:id="10739" w:author="Dylan Van Aswegen" w:date="2024-07-17T00:41:00Z" w16du:dateUtc="2024-07-16T22:41:00Z">
        <w:r>
          <w:rPr>
            <w:lang w:val="en-GB"/>
          </w:rPr>
          <w:t>session</w:t>
        </w:r>
      </w:ins>
      <w:ins w:id="10740" w:author="Dylan Van Aswegen" w:date="2024-07-17T00:40:00Z" w16du:dateUtc="2024-07-16T22:40:00Z">
        <w:r w:rsidR="00156246">
          <w:rPr>
            <w:lang w:val="en-GB"/>
          </w:rPr>
          <w:t xml:space="preserve"> log page </w:t>
        </w:r>
        <w:r>
          <w:rPr>
            <w:lang w:val="en-GB"/>
          </w:rPr>
          <w:t xml:space="preserve">will </w:t>
        </w:r>
      </w:ins>
      <w:ins w:id="10741" w:author="Dylan Van Aswegen" w:date="2024-07-17T00:43:00Z" w16du:dateUtc="2024-07-16T22:43:00Z">
        <w:r w:rsidR="00BB6551">
          <w:rPr>
            <w:lang w:val="en-GB"/>
          </w:rPr>
          <w:t>consist of</w:t>
        </w:r>
      </w:ins>
      <w:ins w:id="10742" w:author="Dylan Van Aswegen" w:date="2024-07-17T00:42:00Z" w16du:dateUtc="2024-07-16T22:42:00Z">
        <w:r>
          <w:rPr>
            <w:lang w:val="en-GB"/>
          </w:rPr>
          <w:t xml:space="preserve"> </w:t>
        </w:r>
      </w:ins>
      <w:ins w:id="10743" w:author="Dylan Van Aswegen" w:date="2024-07-17T00:43:00Z" w16du:dateUtc="2024-07-16T22:43:00Z">
        <w:r w:rsidR="00BB6551">
          <w:rPr>
            <w:lang w:val="en-GB"/>
          </w:rPr>
          <w:t xml:space="preserve">page heading, </w:t>
        </w:r>
      </w:ins>
      <w:ins w:id="10744" w:author="Dylan Van Aswegen" w:date="2024-07-17T00:42:00Z" w16du:dateUtc="2024-07-16T22:42:00Z">
        <w:r>
          <w:rPr>
            <w:lang w:val="en-GB"/>
          </w:rPr>
          <w:t xml:space="preserve">a summary table and a table showing the logs for the session. </w:t>
        </w:r>
      </w:ins>
    </w:p>
    <w:p w14:paraId="4EB8DBB8" w14:textId="0B205765" w:rsidR="00BB6551" w:rsidRDefault="00BB6551" w:rsidP="00A02D41">
      <w:pPr>
        <w:rPr>
          <w:ins w:id="10745" w:author="Dylan Van Aswegen" w:date="2024-07-17T00:42:00Z" w16du:dateUtc="2024-07-16T22:42:00Z"/>
          <w:lang w:val="en-GB"/>
        </w:rPr>
      </w:pPr>
      <w:ins w:id="10746" w:author="Dylan Van Aswegen" w:date="2024-07-17T00:43:00Z" w16du:dateUtc="2024-07-16T22:43:00Z">
        <w:r>
          <w:rPr>
            <w:lang w:val="en-GB"/>
          </w:rPr>
          <w:t>The page heading will consist of th</w:t>
        </w:r>
      </w:ins>
      <w:ins w:id="10747" w:author="Dylan Van Aswegen" w:date="2024-07-17T00:44:00Z" w16du:dateUtc="2024-07-16T22:44:00Z">
        <w:r>
          <w:rPr>
            <w:lang w:val="en-GB"/>
          </w:rPr>
          <w:t xml:space="preserve">e text: </w:t>
        </w:r>
        <w:r w:rsidR="003C7EE4">
          <w:rPr>
            <w:lang w:val="en-GB"/>
          </w:rPr>
          <w:t xml:space="preserve">“Last Login Session for:” and the user name </w:t>
        </w:r>
        <w:r w:rsidR="00C70563">
          <w:rPr>
            <w:lang w:val="en-GB"/>
          </w:rPr>
          <w:t>and email address,</w:t>
        </w:r>
        <w:r w:rsidR="003C7EE4">
          <w:rPr>
            <w:lang w:val="en-GB"/>
          </w:rPr>
          <w:t xml:space="preserve"> and the date and time of the logs. </w:t>
        </w:r>
      </w:ins>
    </w:p>
    <w:p w14:paraId="7D9F6B19" w14:textId="33B828ED" w:rsidR="00A1087A" w:rsidRDefault="00A1087A" w:rsidP="00A02D41">
      <w:pPr>
        <w:rPr>
          <w:ins w:id="10748" w:author="Dylan Van Aswegen" w:date="2024-07-17T00:42:00Z" w16du:dateUtc="2024-07-16T22:42:00Z"/>
          <w:lang w:val="en-GB"/>
        </w:rPr>
      </w:pPr>
      <w:ins w:id="10749" w:author="Dylan Van Aswegen" w:date="2024-07-17T00:42:00Z" w16du:dateUtc="2024-07-16T22:42:00Z">
        <w:r>
          <w:rPr>
            <w:lang w:val="en-GB"/>
          </w:rPr>
          <w:t xml:space="preserve">The summary table will consist of the following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A1087A" w14:paraId="29AECB72" w14:textId="77777777" w:rsidTr="005C5491">
        <w:trPr>
          <w:cnfStyle w:val="100000000000" w:firstRow="1" w:lastRow="0" w:firstColumn="0" w:lastColumn="0" w:oddVBand="0" w:evenVBand="0" w:oddHBand="0" w:evenHBand="0" w:firstRowFirstColumn="0" w:firstRowLastColumn="0" w:lastRowFirstColumn="0" w:lastRowLastColumn="0"/>
          <w:tblHeader/>
          <w:ins w:id="10750" w:author="Dylan Van Aswegen" w:date="2024-07-17T00:42:00Z" w16du:dateUtc="2024-07-16T22:42: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1FDD6AF7" w14:textId="77777777" w:rsidR="00A1087A" w:rsidRDefault="00A1087A">
            <w:pPr>
              <w:spacing w:line="360" w:lineRule="auto"/>
              <w:jc w:val="both"/>
              <w:rPr>
                <w:ins w:id="10751" w:author="Dylan Van Aswegen" w:date="2024-07-17T00:42:00Z" w16du:dateUtc="2024-07-16T22:42:00Z"/>
                <w:rFonts w:ascii="Arial" w:hAnsi="Arial" w:cs="Arial"/>
                <w:sz w:val="20"/>
                <w:szCs w:val="20"/>
                <w:lang w:val="en-GB"/>
              </w:rPr>
            </w:pPr>
            <w:ins w:id="10752" w:author="Dylan Van Aswegen" w:date="2024-07-17T00:42:00Z" w16du:dateUtc="2024-07-16T22:42:00Z">
              <w:r>
                <w:rPr>
                  <w:rFonts w:ascii="Arial" w:hAnsi="Arial" w:cs="Arial"/>
                  <w:sz w:val="20"/>
                  <w:szCs w:val="20"/>
                  <w:lang w:val="en-GB"/>
                </w:rPr>
                <w:t>Column Name</w:t>
              </w:r>
            </w:ins>
          </w:p>
        </w:tc>
        <w:tc>
          <w:tcPr>
            <w:tcW w:w="1273" w:type="dxa"/>
            <w:shd w:val="clear" w:color="auto" w:fill="002060"/>
          </w:tcPr>
          <w:p w14:paraId="0C5D3CCE" w14:textId="77777777" w:rsidR="00A1087A" w:rsidRDefault="00A1087A">
            <w:pPr>
              <w:spacing w:line="360" w:lineRule="auto"/>
              <w:jc w:val="both"/>
              <w:cnfStyle w:val="100000000000" w:firstRow="1" w:lastRow="0" w:firstColumn="0" w:lastColumn="0" w:oddVBand="0" w:evenVBand="0" w:oddHBand="0" w:evenHBand="0" w:firstRowFirstColumn="0" w:firstRowLastColumn="0" w:lastRowFirstColumn="0" w:lastRowLastColumn="0"/>
              <w:rPr>
                <w:ins w:id="10753" w:author="Dylan Van Aswegen" w:date="2024-07-17T00:42:00Z" w16du:dateUtc="2024-07-16T22:42:00Z"/>
                <w:rFonts w:ascii="Arial" w:hAnsi="Arial" w:cs="Arial"/>
                <w:sz w:val="20"/>
                <w:szCs w:val="20"/>
                <w:lang w:val="en-GB"/>
              </w:rPr>
            </w:pPr>
            <w:ins w:id="10754" w:author="Dylan Van Aswegen" w:date="2024-07-17T00:42:00Z" w16du:dateUtc="2024-07-16T22:42:00Z">
              <w:r>
                <w:rPr>
                  <w:rFonts w:ascii="Arial" w:hAnsi="Arial" w:cs="Arial"/>
                  <w:sz w:val="20"/>
                  <w:szCs w:val="20"/>
                  <w:lang w:val="en-GB"/>
                </w:rPr>
                <w:t>Column Type</w:t>
              </w:r>
            </w:ins>
          </w:p>
        </w:tc>
        <w:tc>
          <w:tcPr>
            <w:tcW w:w="1694" w:type="dxa"/>
            <w:shd w:val="clear" w:color="auto" w:fill="002060"/>
          </w:tcPr>
          <w:p w14:paraId="6FF271B7" w14:textId="77777777" w:rsidR="00A1087A" w:rsidRDefault="00A1087A">
            <w:pPr>
              <w:spacing w:line="360" w:lineRule="auto"/>
              <w:jc w:val="both"/>
              <w:cnfStyle w:val="100000000000" w:firstRow="1" w:lastRow="0" w:firstColumn="0" w:lastColumn="0" w:oddVBand="0" w:evenVBand="0" w:oddHBand="0" w:evenHBand="0" w:firstRowFirstColumn="0" w:firstRowLastColumn="0" w:lastRowFirstColumn="0" w:lastRowLastColumn="0"/>
              <w:rPr>
                <w:ins w:id="10755" w:author="Dylan Van Aswegen" w:date="2024-07-17T00:42:00Z" w16du:dateUtc="2024-07-16T22:42:00Z"/>
                <w:rFonts w:ascii="Arial" w:hAnsi="Arial" w:cs="Arial"/>
                <w:sz w:val="20"/>
                <w:szCs w:val="20"/>
                <w:lang w:val="en-GB"/>
              </w:rPr>
            </w:pPr>
            <w:ins w:id="10756" w:author="Dylan Van Aswegen" w:date="2024-07-17T00:42:00Z" w16du:dateUtc="2024-07-16T22:42:00Z">
              <w:r>
                <w:rPr>
                  <w:rFonts w:ascii="Arial" w:hAnsi="Arial" w:cs="Arial"/>
                  <w:sz w:val="20"/>
                  <w:szCs w:val="20"/>
                  <w:lang w:val="en-GB"/>
                </w:rPr>
                <w:t>Column Data Type</w:t>
              </w:r>
            </w:ins>
          </w:p>
        </w:tc>
        <w:tc>
          <w:tcPr>
            <w:tcW w:w="3804" w:type="dxa"/>
            <w:shd w:val="clear" w:color="auto" w:fill="002060"/>
          </w:tcPr>
          <w:p w14:paraId="4301733D" w14:textId="77777777" w:rsidR="00A1087A" w:rsidRDefault="00A1087A">
            <w:pPr>
              <w:spacing w:line="360" w:lineRule="auto"/>
              <w:jc w:val="both"/>
              <w:cnfStyle w:val="100000000000" w:firstRow="1" w:lastRow="0" w:firstColumn="0" w:lastColumn="0" w:oddVBand="0" w:evenVBand="0" w:oddHBand="0" w:evenHBand="0" w:firstRowFirstColumn="0" w:firstRowLastColumn="0" w:lastRowFirstColumn="0" w:lastRowLastColumn="0"/>
              <w:rPr>
                <w:ins w:id="10757" w:author="Dylan Van Aswegen" w:date="2024-07-17T00:42:00Z" w16du:dateUtc="2024-07-16T22:42:00Z"/>
                <w:rFonts w:ascii="Arial" w:hAnsi="Arial" w:cs="Arial"/>
                <w:sz w:val="20"/>
                <w:szCs w:val="20"/>
                <w:lang w:val="en-GB"/>
              </w:rPr>
            </w:pPr>
            <w:ins w:id="10758" w:author="Dylan Van Aswegen" w:date="2024-07-17T00:42:00Z" w16du:dateUtc="2024-07-16T22:42:00Z">
              <w:r>
                <w:rPr>
                  <w:rFonts w:ascii="Arial" w:hAnsi="Arial" w:cs="Arial"/>
                  <w:sz w:val="20"/>
                  <w:szCs w:val="20"/>
                  <w:lang w:val="en-GB"/>
                </w:rPr>
                <w:t>Column Rules</w:t>
              </w:r>
            </w:ins>
          </w:p>
        </w:tc>
      </w:tr>
      <w:tr w:rsidR="00104BC7" w14:paraId="083D2DC7" w14:textId="77777777" w:rsidTr="005C5491">
        <w:trPr>
          <w:cnfStyle w:val="000000100000" w:firstRow="0" w:lastRow="0" w:firstColumn="0" w:lastColumn="0" w:oddVBand="0" w:evenVBand="0" w:oddHBand="1" w:evenHBand="0" w:firstRowFirstColumn="0" w:firstRowLastColumn="0" w:lastRowFirstColumn="0" w:lastRowLastColumn="0"/>
          <w:ins w:id="10759" w:author="Dylan Van Aswegen" w:date="2024-07-17T00:42:00Z" w16du:dateUtc="2024-07-16T22:42:00Z"/>
        </w:trPr>
        <w:tc>
          <w:tcPr>
            <w:cnfStyle w:val="001000000000" w:firstRow="0" w:lastRow="0" w:firstColumn="1" w:lastColumn="0" w:oddVBand="0" w:evenVBand="0" w:oddHBand="0" w:evenHBand="0" w:firstRowFirstColumn="0" w:firstRowLastColumn="0" w:lastRowFirstColumn="0" w:lastRowLastColumn="0"/>
            <w:tcW w:w="1451" w:type="dxa"/>
          </w:tcPr>
          <w:p w14:paraId="6876FE9C" w14:textId="0AB45922" w:rsidR="00104BC7" w:rsidRDefault="00104BC7" w:rsidP="00104BC7">
            <w:pPr>
              <w:spacing w:line="360" w:lineRule="auto"/>
              <w:jc w:val="both"/>
              <w:rPr>
                <w:ins w:id="10760" w:author="Dylan Van Aswegen" w:date="2024-07-17T00:42:00Z" w16du:dateUtc="2024-07-16T22:42:00Z"/>
                <w:rFonts w:ascii="Arial" w:hAnsi="Arial" w:cs="Arial"/>
                <w:sz w:val="20"/>
                <w:szCs w:val="20"/>
                <w:lang w:val="en-GB"/>
              </w:rPr>
            </w:pPr>
            <w:ins w:id="10761" w:author="Dylan Van Aswegen" w:date="2024-07-17T00:45:00Z" w16du:dateUtc="2024-07-16T22:45:00Z">
              <w:r>
                <w:rPr>
                  <w:rFonts w:ascii="Arial" w:hAnsi="Arial" w:cs="Arial"/>
                  <w:sz w:val="20"/>
                  <w:szCs w:val="20"/>
                  <w:lang w:val="en-GB"/>
                </w:rPr>
                <w:t xml:space="preserve">Page Count </w:t>
              </w:r>
            </w:ins>
          </w:p>
        </w:tc>
        <w:tc>
          <w:tcPr>
            <w:tcW w:w="1273" w:type="dxa"/>
          </w:tcPr>
          <w:p w14:paraId="3812A6CD" w14:textId="2601D341" w:rsidR="00104BC7" w:rsidRDefault="00104BC7"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762" w:author="Dylan Van Aswegen" w:date="2024-07-17T00:42:00Z" w16du:dateUtc="2024-07-16T22:42:00Z"/>
                <w:rFonts w:ascii="Arial" w:hAnsi="Arial" w:cs="Arial"/>
                <w:sz w:val="20"/>
                <w:szCs w:val="20"/>
                <w:lang w:val="en-GB"/>
              </w:rPr>
            </w:pPr>
            <w:ins w:id="10763" w:author="Dylan Van Aswegen" w:date="2024-07-17T00:45:00Z">
              <w:r>
                <w:rPr>
                  <w:rFonts w:ascii="Arial" w:hAnsi="Arial" w:cs="Arial"/>
                  <w:sz w:val="20"/>
                  <w:szCs w:val="20"/>
                  <w:lang w:val="en-GB"/>
                </w:rPr>
                <w:t xml:space="preserve">Text Field </w:t>
              </w:r>
            </w:ins>
          </w:p>
        </w:tc>
        <w:tc>
          <w:tcPr>
            <w:tcW w:w="1694" w:type="dxa"/>
          </w:tcPr>
          <w:p w14:paraId="3E95D12D" w14:textId="2F121D7C" w:rsidR="00104BC7" w:rsidRDefault="00104BC7"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764" w:author="Dylan Van Aswegen" w:date="2024-07-17T00:42:00Z" w16du:dateUtc="2024-07-16T22:42:00Z"/>
                <w:rFonts w:ascii="Arial" w:hAnsi="Arial" w:cs="Arial"/>
                <w:sz w:val="20"/>
                <w:szCs w:val="20"/>
                <w:lang w:val="en-GB"/>
              </w:rPr>
            </w:pPr>
            <w:ins w:id="10765" w:author="Dylan Van Aswegen" w:date="2024-07-17T00:45:00Z">
              <w:r>
                <w:rPr>
                  <w:rFonts w:ascii="Arial" w:hAnsi="Arial" w:cs="Arial"/>
                  <w:sz w:val="20"/>
                  <w:szCs w:val="20"/>
                  <w:lang w:val="en-GB"/>
                </w:rPr>
                <w:t xml:space="preserve">String </w:t>
              </w:r>
            </w:ins>
          </w:p>
        </w:tc>
        <w:tc>
          <w:tcPr>
            <w:tcW w:w="3804" w:type="dxa"/>
          </w:tcPr>
          <w:p w14:paraId="148688DC" w14:textId="685271E3" w:rsidR="00104BC7" w:rsidRDefault="00104BC7"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766" w:author="Dylan Van Aswegen" w:date="2024-07-17T00:42:00Z" w16du:dateUtc="2024-07-16T22:42:00Z"/>
                <w:rFonts w:ascii="Arial" w:hAnsi="Arial" w:cs="Arial"/>
                <w:sz w:val="20"/>
                <w:szCs w:val="20"/>
                <w:lang w:val="en-GB"/>
              </w:rPr>
            </w:pPr>
            <w:ins w:id="10767" w:author="Dylan Van Aswegen" w:date="2024-07-17T00:46:00Z" w16du:dateUtc="2024-07-16T22:46:00Z">
              <w:r>
                <w:rPr>
                  <w:rFonts w:ascii="Arial" w:hAnsi="Arial" w:cs="Arial"/>
                  <w:sz w:val="20"/>
                  <w:szCs w:val="20"/>
                  <w:lang w:val="en-GB"/>
                </w:rPr>
                <w:t xml:space="preserve">This column will contain the number of pages in the session log. </w:t>
              </w:r>
            </w:ins>
          </w:p>
        </w:tc>
      </w:tr>
      <w:tr w:rsidR="00104BC7" w14:paraId="19BDC728" w14:textId="77777777" w:rsidTr="005C5491">
        <w:trPr>
          <w:ins w:id="10768" w:author="Dylan Van Aswegen" w:date="2024-07-17T00:42:00Z" w16du:dateUtc="2024-07-16T22:42:00Z"/>
        </w:trPr>
        <w:tc>
          <w:tcPr>
            <w:cnfStyle w:val="001000000000" w:firstRow="0" w:lastRow="0" w:firstColumn="1" w:lastColumn="0" w:oddVBand="0" w:evenVBand="0" w:oddHBand="0" w:evenHBand="0" w:firstRowFirstColumn="0" w:firstRowLastColumn="0" w:lastRowFirstColumn="0" w:lastRowLastColumn="0"/>
            <w:tcW w:w="1451" w:type="dxa"/>
          </w:tcPr>
          <w:p w14:paraId="098571BA" w14:textId="2D473CE2" w:rsidR="00104BC7" w:rsidRDefault="00104BC7" w:rsidP="00104BC7">
            <w:pPr>
              <w:spacing w:line="360" w:lineRule="auto"/>
              <w:jc w:val="both"/>
              <w:rPr>
                <w:ins w:id="10769" w:author="Dylan Van Aswegen" w:date="2024-07-17T00:42:00Z" w16du:dateUtc="2024-07-16T22:42:00Z"/>
                <w:rFonts w:ascii="Arial" w:hAnsi="Arial" w:cs="Arial"/>
                <w:sz w:val="20"/>
                <w:szCs w:val="20"/>
                <w:lang w:val="en-GB"/>
              </w:rPr>
            </w:pPr>
            <w:ins w:id="10770" w:author="Dylan Van Aswegen" w:date="2024-07-17T00:45:00Z" w16du:dateUtc="2024-07-16T22:45:00Z">
              <w:r>
                <w:rPr>
                  <w:rFonts w:ascii="Arial" w:hAnsi="Arial" w:cs="Arial"/>
                  <w:sz w:val="20"/>
                  <w:szCs w:val="20"/>
                  <w:lang w:val="en-GB"/>
                </w:rPr>
                <w:t xml:space="preserve">Duration </w:t>
              </w:r>
            </w:ins>
          </w:p>
        </w:tc>
        <w:tc>
          <w:tcPr>
            <w:tcW w:w="1273" w:type="dxa"/>
          </w:tcPr>
          <w:p w14:paraId="5F689867" w14:textId="19CB897D" w:rsidR="00104BC7" w:rsidRDefault="00104BC7" w:rsidP="00104BC7">
            <w:pPr>
              <w:spacing w:line="360" w:lineRule="auto"/>
              <w:jc w:val="both"/>
              <w:cnfStyle w:val="000000000000" w:firstRow="0" w:lastRow="0" w:firstColumn="0" w:lastColumn="0" w:oddVBand="0" w:evenVBand="0" w:oddHBand="0" w:evenHBand="0" w:firstRowFirstColumn="0" w:firstRowLastColumn="0" w:lastRowFirstColumn="0" w:lastRowLastColumn="0"/>
              <w:rPr>
                <w:ins w:id="10771" w:author="Dylan Van Aswegen" w:date="2024-07-17T00:42:00Z" w16du:dateUtc="2024-07-16T22:42:00Z"/>
                <w:rFonts w:ascii="Arial" w:hAnsi="Arial" w:cs="Arial"/>
                <w:sz w:val="20"/>
                <w:szCs w:val="20"/>
                <w:lang w:val="en-GB"/>
              </w:rPr>
            </w:pPr>
            <w:ins w:id="10772" w:author="Dylan Van Aswegen" w:date="2024-07-17T00:45:00Z">
              <w:r>
                <w:rPr>
                  <w:rFonts w:ascii="Arial" w:hAnsi="Arial" w:cs="Arial"/>
                  <w:sz w:val="20"/>
                  <w:szCs w:val="20"/>
                  <w:lang w:val="en-GB"/>
                </w:rPr>
                <w:t xml:space="preserve">Text Field </w:t>
              </w:r>
            </w:ins>
          </w:p>
        </w:tc>
        <w:tc>
          <w:tcPr>
            <w:tcW w:w="1694" w:type="dxa"/>
          </w:tcPr>
          <w:p w14:paraId="4AAB8B39" w14:textId="306642DF" w:rsidR="00104BC7" w:rsidRDefault="00104BC7" w:rsidP="00104BC7">
            <w:pPr>
              <w:spacing w:line="360" w:lineRule="auto"/>
              <w:jc w:val="both"/>
              <w:cnfStyle w:val="000000000000" w:firstRow="0" w:lastRow="0" w:firstColumn="0" w:lastColumn="0" w:oddVBand="0" w:evenVBand="0" w:oddHBand="0" w:evenHBand="0" w:firstRowFirstColumn="0" w:firstRowLastColumn="0" w:lastRowFirstColumn="0" w:lastRowLastColumn="0"/>
              <w:rPr>
                <w:ins w:id="10773" w:author="Dylan Van Aswegen" w:date="2024-07-17T00:42:00Z" w16du:dateUtc="2024-07-16T22:42:00Z"/>
                <w:rFonts w:ascii="Arial" w:hAnsi="Arial" w:cs="Arial"/>
                <w:sz w:val="20"/>
                <w:szCs w:val="20"/>
                <w:lang w:val="en-GB"/>
              </w:rPr>
            </w:pPr>
            <w:ins w:id="10774" w:author="Dylan Van Aswegen" w:date="2024-07-17T00:45:00Z">
              <w:r>
                <w:rPr>
                  <w:rFonts w:ascii="Arial" w:hAnsi="Arial" w:cs="Arial"/>
                  <w:sz w:val="20"/>
                  <w:szCs w:val="20"/>
                  <w:lang w:val="en-GB"/>
                </w:rPr>
                <w:t xml:space="preserve">String </w:t>
              </w:r>
            </w:ins>
          </w:p>
        </w:tc>
        <w:tc>
          <w:tcPr>
            <w:tcW w:w="3804" w:type="dxa"/>
          </w:tcPr>
          <w:p w14:paraId="3208E173" w14:textId="32AF1851" w:rsidR="00104BC7" w:rsidRDefault="00104BC7" w:rsidP="00104BC7">
            <w:pPr>
              <w:spacing w:line="360" w:lineRule="auto"/>
              <w:jc w:val="both"/>
              <w:cnfStyle w:val="000000000000" w:firstRow="0" w:lastRow="0" w:firstColumn="0" w:lastColumn="0" w:oddVBand="0" w:evenVBand="0" w:oddHBand="0" w:evenHBand="0" w:firstRowFirstColumn="0" w:firstRowLastColumn="0" w:lastRowFirstColumn="0" w:lastRowLastColumn="0"/>
              <w:rPr>
                <w:ins w:id="10775" w:author="Dylan Van Aswegen" w:date="2024-07-17T00:42:00Z" w16du:dateUtc="2024-07-16T22:42:00Z"/>
                <w:rFonts w:ascii="Arial" w:hAnsi="Arial" w:cs="Arial"/>
                <w:sz w:val="20"/>
                <w:szCs w:val="20"/>
                <w:lang w:val="en-GB"/>
              </w:rPr>
            </w:pPr>
            <w:ins w:id="10776" w:author="Dylan Van Aswegen" w:date="2024-07-17T00:46:00Z" w16du:dateUtc="2024-07-16T22:46:00Z">
              <w:r>
                <w:rPr>
                  <w:rFonts w:ascii="Arial" w:hAnsi="Arial" w:cs="Arial"/>
                  <w:sz w:val="20"/>
                  <w:szCs w:val="20"/>
                  <w:lang w:val="en-GB"/>
                </w:rPr>
                <w:t xml:space="preserve">This column will contain the </w:t>
              </w:r>
              <w:r w:rsidR="007A5824">
                <w:rPr>
                  <w:rFonts w:ascii="Arial" w:hAnsi="Arial" w:cs="Arial"/>
                  <w:sz w:val="20"/>
                  <w:szCs w:val="20"/>
                  <w:lang w:val="en-GB"/>
                </w:rPr>
                <w:t xml:space="preserve">duration of the session in the format </w:t>
              </w:r>
            </w:ins>
            <w:ins w:id="10777" w:author="Dylan Van Aswegen" w:date="2024-07-17T00:47:00Z" w16du:dateUtc="2024-07-16T22:47:00Z">
              <w:r w:rsidR="00F46A35">
                <w:rPr>
                  <w:rFonts w:ascii="Arial" w:hAnsi="Arial" w:cs="Arial"/>
                  <w:sz w:val="20"/>
                  <w:szCs w:val="20"/>
                  <w:lang w:val="en-GB"/>
                </w:rPr>
                <w:t xml:space="preserve">HH:MM:SS. </w:t>
              </w:r>
            </w:ins>
          </w:p>
        </w:tc>
      </w:tr>
      <w:tr w:rsidR="00104BC7" w14:paraId="052ECFF6" w14:textId="77777777" w:rsidTr="005C5491">
        <w:trPr>
          <w:cnfStyle w:val="000000100000" w:firstRow="0" w:lastRow="0" w:firstColumn="0" w:lastColumn="0" w:oddVBand="0" w:evenVBand="0" w:oddHBand="1" w:evenHBand="0" w:firstRowFirstColumn="0" w:firstRowLastColumn="0" w:lastRowFirstColumn="0" w:lastRowLastColumn="0"/>
          <w:ins w:id="10778" w:author="Dylan Van Aswegen" w:date="2024-07-17T00:42:00Z" w16du:dateUtc="2024-07-16T22:42:00Z"/>
        </w:trPr>
        <w:tc>
          <w:tcPr>
            <w:cnfStyle w:val="001000000000" w:firstRow="0" w:lastRow="0" w:firstColumn="1" w:lastColumn="0" w:oddVBand="0" w:evenVBand="0" w:oddHBand="0" w:evenHBand="0" w:firstRowFirstColumn="0" w:firstRowLastColumn="0" w:lastRowFirstColumn="0" w:lastRowLastColumn="0"/>
            <w:tcW w:w="1451" w:type="dxa"/>
          </w:tcPr>
          <w:p w14:paraId="31BF978D" w14:textId="77777777" w:rsidR="00104BC7" w:rsidRDefault="00104BC7" w:rsidP="00104BC7">
            <w:pPr>
              <w:spacing w:line="360" w:lineRule="auto"/>
              <w:jc w:val="both"/>
              <w:rPr>
                <w:ins w:id="10779" w:author="Dylan Van Aswegen" w:date="2024-07-17T00:42:00Z" w16du:dateUtc="2024-07-16T22:42:00Z"/>
                <w:rFonts w:ascii="Arial" w:hAnsi="Arial" w:cs="Arial"/>
                <w:sz w:val="20"/>
                <w:szCs w:val="20"/>
                <w:lang w:val="en-GB"/>
              </w:rPr>
            </w:pPr>
            <w:ins w:id="10780" w:author="Dylan Van Aswegen" w:date="2024-07-17T00:42:00Z" w16du:dateUtc="2024-07-16T22:42:00Z">
              <w:r>
                <w:rPr>
                  <w:rFonts w:ascii="Arial" w:hAnsi="Arial" w:cs="Arial"/>
                  <w:sz w:val="20"/>
                  <w:szCs w:val="20"/>
                  <w:lang w:val="en-GB"/>
                </w:rPr>
                <w:t xml:space="preserve">IP Address </w:t>
              </w:r>
            </w:ins>
          </w:p>
        </w:tc>
        <w:tc>
          <w:tcPr>
            <w:tcW w:w="1273" w:type="dxa"/>
          </w:tcPr>
          <w:p w14:paraId="1E25CC79" w14:textId="77777777" w:rsidR="00104BC7" w:rsidRDefault="00104BC7"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781" w:author="Dylan Van Aswegen" w:date="2024-07-17T00:42:00Z" w16du:dateUtc="2024-07-16T22:42:00Z"/>
                <w:rFonts w:ascii="Arial" w:hAnsi="Arial" w:cs="Arial"/>
                <w:sz w:val="20"/>
                <w:szCs w:val="20"/>
                <w:lang w:val="en-GB"/>
              </w:rPr>
            </w:pPr>
            <w:ins w:id="10782" w:author="Dylan Van Aswegen" w:date="2024-07-17T00:42:00Z" w16du:dateUtc="2024-07-16T22:42:00Z">
              <w:r>
                <w:rPr>
                  <w:rFonts w:ascii="Arial" w:hAnsi="Arial" w:cs="Arial"/>
                  <w:sz w:val="20"/>
                  <w:szCs w:val="20"/>
                  <w:lang w:val="en-GB"/>
                </w:rPr>
                <w:t xml:space="preserve">Text Field </w:t>
              </w:r>
            </w:ins>
          </w:p>
        </w:tc>
        <w:tc>
          <w:tcPr>
            <w:tcW w:w="1694" w:type="dxa"/>
          </w:tcPr>
          <w:p w14:paraId="2B22060A" w14:textId="77777777" w:rsidR="00104BC7" w:rsidRDefault="00104BC7"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783" w:author="Dylan Van Aswegen" w:date="2024-07-17T00:42:00Z" w16du:dateUtc="2024-07-16T22:42:00Z"/>
                <w:rFonts w:ascii="Arial" w:hAnsi="Arial" w:cs="Arial"/>
                <w:sz w:val="20"/>
                <w:szCs w:val="20"/>
                <w:lang w:val="en-GB"/>
              </w:rPr>
            </w:pPr>
            <w:ins w:id="10784" w:author="Dylan Van Aswegen" w:date="2024-07-17T00:42:00Z" w16du:dateUtc="2024-07-16T22:42:00Z">
              <w:r>
                <w:rPr>
                  <w:rFonts w:ascii="Arial" w:hAnsi="Arial" w:cs="Arial"/>
                  <w:sz w:val="20"/>
                  <w:szCs w:val="20"/>
                  <w:lang w:val="en-GB"/>
                </w:rPr>
                <w:t xml:space="preserve">String </w:t>
              </w:r>
            </w:ins>
          </w:p>
        </w:tc>
        <w:tc>
          <w:tcPr>
            <w:tcW w:w="3804" w:type="dxa"/>
          </w:tcPr>
          <w:p w14:paraId="534E7D6E" w14:textId="77777777" w:rsidR="00104BC7" w:rsidRDefault="00104BC7"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785" w:author="Dylan Van Aswegen" w:date="2024-07-17T00:42:00Z" w16du:dateUtc="2024-07-16T22:42:00Z"/>
                <w:rFonts w:ascii="Arial" w:hAnsi="Arial" w:cs="Arial"/>
                <w:sz w:val="20"/>
                <w:szCs w:val="20"/>
                <w:lang w:val="en-GB"/>
              </w:rPr>
            </w:pPr>
            <w:ins w:id="10786" w:author="Dylan Van Aswegen" w:date="2024-07-17T00:42:00Z" w16du:dateUtc="2024-07-16T22:42:00Z">
              <w:r>
                <w:rPr>
                  <w:rFonts w:ascii="Arial" w:hAnsi="Arial" w:cs="Arial"/>
                  <w:sz w:val="20"/>
                  <w:szCs w:val="20"/>
                  <w:lang w:val="en-GB"/>
                </w:rPr>
                <w:t xml:space="preserve">This column will contain the IP Address of the user for the session log. </w:t>
              </w:r>
            </w:ins>
          </w:p>
        </w:tc>
      </w:tr>
      <w:tr w:rsidR="00104BC7" w14:paraId="4B25D052" w14:textId="77777777" w:rsidTr="005C5491">
        <w:trPr>
          <w:ins w:id="10787" w:author="Dylan Van Aswegen" w:date="2024-07-17T00:45:00Z" w16du:dateUtc="2024-07-16T22:45:00Z"/>
        </w:trPr>
        <w:tc>
          <w:tcPr>
            <w:cnfStyle w:val="001000000000" w:firstRow="0" w:lastRow="0" w:firstColumn="1" w:lastColumn="0" w:oddVBand="0" w:evenVBand="0" w:oddHBand="0" w:evenHBand="0" w:firstRowFirstColumn="0" w:firstRowLastColumn="0" w:lastRowFirstColumn="0" w:lastRowLastColumn="0"/>
            <w:tcW w:w="1451" w:type="dxa"/>
          </w:tcPr>
          <w:p w14:paraId="405096BC" w14:textId="29923EC2" w:rsidR="00104BC7" w:rsidRDefault="00104BC7" w:rsidP="00104BC7">
            <w:pPr>
              <w:spacing w:line="360" w:lineRule="auto"/>
              <w:jc w:val="both"/>
              <w:rPr>
                <w:ins w:id="10788" w:author="Dylan Van Aswegen" w:date="2024-07-17T00:45:00Z" w16du:dateUtc="2024-07-16T22:45:00Z"/>
                <w:rFonts w:ascii="Arial" w:hAnsi="Arial" w:cs="Arial"/>
                <w:sz w:val="20"/>
                <w:szCs w:val="20"/>
                <w:lang w:val="en-GB"/>
              </w:rPr>
            </w:pPr>
            <w:ins w:id="10789" w:author="Dylan Van Aswegen" w:date="2024-07-17T00:45:00Z" w16du:dateUtc="2024-07-16T22:45:00Z">
              <w:r>
                <w:rPr>
                  <w:rFonts w:ascii="Arial" w:hAnsi="Arial" w:cs="Arial"/>
                  <w:sz w:val="20"/>
                  <w:szCs w:val="20"/>
                  <w:lang w:val="en-GB"/>
                </w:rPr>
                <w:t xml:space="preserve">Host </w:t>
              </w:r>
            </w:ins>
          </w:p>
        </w:tc>
        <w:tc>
          <w:tcPr>
            <w:tcW w:w="1273" w:type="dxa"/>
          </w:tcPr>
          <w:p w14:paraId="6EB38136" w14:textId="204B5B53" w:rsidR="00104BC7" w:rsidRDefault="00104BC7" w:rsidP="00104BC7">
            <w:pPr>
              <w:spacing w:line="360" w:lineRule="auto"/>
              <w:jc w:val="both"/>
              <w:cnfStyle w:val="000000000000" w:firstRow="0" w:lastRow="0" w:firstColumn="0" w:lastColumn="0" w:oddVBand="0" w:evenVBand="0" w:oddHBand="0" w:evenHBand="0" w:firstRowFirstColumn="0" w:firstRowLastColumn="0" w:lastRowFirstColumn="0" w:lastRowLastColumn="0"/>
              <w:rPr>
                <w:ins w:id="10790" w:author="Dylan Van Aswegen" w:date="2024-07-17T00:45:00Z" w16du:dateUtc="2024-07-16T22:45:00Z"/>
                <w:rFonts w:ascii="Arial" w:hAnsi="Arial" w:cs="Arial"/>
                <w:sz w:val="20"/>
                <w:szCs w:val="20"/>
                <w:lang w:val="en-GB"/>
              </w:rPr>
            </w:pPr>
            <w:ins w:id="10791" w:author="Dylan Van Aswegen" w:date="2024-07-17T00:45:00Z">
              <w:r>
                <w:rPr>
                  <w:rFonts w:ascii="Arial" w:hAnsi="Arial" w:cs="Arial"/>
                  <w:sz w:val="20"/>
                  <w:szCs w:val="20"/>
                  <w:lang w:val="en-GB"/>
                </w:rPr>
                <w:t xml:space="preserve">Text Field </w:t>
              </w:r>
            </w:ins>
          </w:p>
        </w:tc>
        <w:tc>
          <w:tcPr>
            <w:tcW w:w="1694" w:type="dxa"/>
          </w:tcPr>
          <w:p w14:paraId="7770E96D" w14:textId="05FB400B" w:rsidR="00104BC7" w:rsidRDefault="00104BC7" w:rsidP="00104BC7">
            <w:pPr>
              <w:spacing w:line="360" w:lineRule="auto"/>
              <w:jc w:val="both"/>
              <w:cnfStyle w:val="000000000000" w:firstRow="0" w:lastRow="0" w:firstColumn="0" w:lastColumn="0" w:oddVBand="0" w:evenVBand="0" w:oddHBand="0" w:evenHBand="0" w:firstRowFirstColumn="0" w:firstRowLastColumn="0" w:lastRowFirstColumn="0" w:lastRowLastColumn="0"/>
              <w:rPr>
                <w:ins w:id="10792" w:author="Dylan Van Aswegen" w:date="2024-07-17T00:45:00Z" w16du:dateUtc="2024-07-16T22:45:00Z"/>
                <w:rFonts w:ascii="Arial" w:hAnsi="Arial" w:cs="Arial"/>
                <w:sz w:val="20"/>
                <w:szCs w:val="20"/>
                <w:lang w:val="en-GB"/>
              </w:rPr>
            </w:pPr>
            <w:ins w:id="10793" w:author="Dylan Van Aswegen" w:date="2024-07-17T00:45:00Z">
              <w:r>
                <w:rPr>
                  <w:rFonts w:ascii="Arial" w:hAnsi="Arial" w:cs="Arial"/>
                  <w:sz w:val="20"/>
                  <w:szCs w:val="20"/>
                  <w:lang w:val="en-GB"/>
                </w:rPr>
                <w:t xml:space="preserve">String </w:t>
              </w:r>
            </w:ins>
          </w:p>
        </w:tc>
        <w:tc>
          <w:tcPr>
            <w:tcW w:w="3804" w:type="dxa"/>
          </w:tcPr>
          <w:p w14:paraId="41B801B2" w14:textId="62A8ED08" w:rsidR="00104BC7" w:rsidRDefault="00F46A35" w:rsidP="00104BC7">
            <w:pPr>
              <w:spacing w:line="360" w:lineRule="auto"/>
              <w:jc w:val="both"/>
              <w:cnfStyle w:val="000000000000" w:firstRow="0" w:lastRow="0" w:firstColumn="0" w:lastColumn="0" w:oddVBand="0" w:evenVBand="0" w:oddHBand="0" w:evenHBand="0" w:firstRowFirstColumn="0" w:firstRowLastColumn="0" w:lastRowFirstColumn="0" w:lastRowLastColumn="0"/>
              <w:rPr>
                <w:ins w:id="10794" w:author="Dylan Van Aswegen" w:date="2024-07-17T00:45:00Z" w16du:dateUtc="2024-07-16T22:45:00Z"/>
                <w:rFonts w:ascii="Arial" w:hAnsi="Arial" w:cs="Arial"/>
                <w:sz w:val="20"/>
                <w:szCs w:val="20"/>
                <w:lang w:val="en-GB"/>
              </w:rPr>
            </w:pPr>
            <w:ins w:id="10795" w:author="Dylan Van Aswegen" w:date="2024-07-17T00:47:00Z" w16du:dateUtc="2024-07-16T22:47:00Z">
              <w:r>
                <w:rPr>
                  <w:rFonts w:ascii="Arial" w:hAnsi="Arial" w:cs="Arial"/>
                  <w:sz w:val="20"/>
                  <w:szCs w:val="20"/>
                  <w:lang w:val="en-GB"/>
                </w:rPr>
                <w:t>This column will contain the Host Address of the user for the session log.</w:t>
              </w:r>
            </w:ins>
          </w:p>
        </w:tc>
      </w:tr>
      <w:tr w:rsidR="00104BC7" w14:paraId="5EC77CAB" w14:textId="77777777" w:rsidTr="005C5491">
        <w:trPr>
          <w:cnfStyle w:val="000000100000" w:firstRow="0" w:lastRow="0" w:firstColumn="0" w:lastColumn="0" w:oddVBand="0" w:evenVBand="0" w:oddHBand="1" w:evenHBand="0" w:firstRowFirstColumn="0" w:firstRowLastColumn="0" w:lastRowFirstColumn="0" w:lastRowLastColumn="0"/>
          <w:ins w:id="10796" w:author="Dylan Van Aswegen" w:date="2024-07-17T00:45:00Z" w16du:dateUtc="2024-07-16T22:45:00Z"/>
        </w:trPr>
        <w:tc>
          <w:tcPr>
            <w:cnfStyle w:val="001000000000" w:firstRow="0" w:lastRow="0" w:firstColumn="1" w:lastColumn="0" w:oddVBand="0" w:evenVBand="0" w:oddHBand="0" w:evenHBand="0" w:firstRowFirstColumn="0" w:firstRowLastColumn="0" w:lastRowFirstColumn="0" w:lastRowLastColumn="0"/>
            <w:tcW w:w="1451" w:type="dxa"/>
          </w:tcPr>
          <w:p w14:paraId="224BE289" w14:textId="038649DD" w:rsidR="00104BC7" w:rsidRDefault="00104BC7" w:rsidP="00104BC7">
            <w:pPr>
              <w:spacing w:line="360" w:lineRule="auto"/>
              <w:jc w:val="both"/>
              <w:rPr>
                <w:ins w:id="10797" w:author="Dylan Van Aswegen" w:date="2024-07-17T00:45:00Z" w16du:dateUtc="2024-07-16T22:45:00Z"/>
                <w:rFonts w:ascii="Arial" w:hAnsi="Arial" w:cs="Arial"/>
                <w:sz w:val="20"/>
                <w:szCs w:val="20"/>
                <w:lang w:val="en-GB"/>
              </w:rPr>
            </w:pPr>
            <w:ins w:id="10798" w:author="Dylan Van Aswegen" w:date="2024-07-17T00:45:00Z" w16du:dateUtc="2024-07-16T22:45:00Z">
              <w:r>
                <w:rPr>
                  <w:rFonts w:ascii="Arial" w:hAnsi="Arial" w:cs="Arial"/>
                  <w:sz w:val="20"/>
                  <w:szCs w:val="20"/>
                  <w:lang w:val="en-GB"/>
                </w:rPr>
                <w:t xml:space="preserve">Location </w:t>
              </w:r>
            </w:ins>
          </w:p>
        </w:tc>
        <w:tc>
          <w:tcPr>
            <w:tcW w:w="1273" w:type="dxa"/>
          </w:tcPr>
          <w:p w14:paraId="543E668E" w14:textId="3EE5E658" w:rsidR="00104BC7" w:rsidRDefault="00104BC7"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799" w:author="Dylan Van Aswegen" w:date="2024-07-17T00:45:00Z" w16du:dateUtc="2024-07-16T22:45:00Z"/>
                <w:rFonts w:ascii="Arial" w:hAnsi="Arial" w:cs="Arial"/>
                <w:sz w:val="20"/>
                <w:szCs w:val="20"/>
                <w:lang w:val="en-GB"/>
              </w:rPr>
            </w:pPr>
            <w:ins w:id="10800" w:author="Dylan Van Aswegen" w:date="2024-07-17T00:46:00Z">
              <w:r>
                <w:rPr>
                  <w:rFonts w:ascii="Arial" w:hAnsi="Arial" w:cs="Arial"/>
                  <w:sz w:val="20"/>
                  <w:szCs w:val="20"/>
                  <w:lang w:val="en-GB"/>
                </w:rPr>
                <w:t xml:space="preserve">Text Field </w:t>
              </w:r>
            </w:ins>
          </w:p>
        </w:tc>
        <w:tc>
          <w:tcPr>
            <w:tcW w:w="1694" w:type="dxa"/>
          </w:tcPr>
          <w:p w14:paraId="78F125AE" w14:textId="14C287ED" w:rsidR="00104BC7" w:rsidRDefault="00104BC7"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801" w:author="Dylan Van Aswegen" w:date="2024-07-17T00:45:00Z" w16du:dateUtc="2024-07-16T22:45:00Z"/>
                <w:rFonts w:ascii="Arial" w:hAnsi="Arial" w:cs="Arial"/>
                <w:sz w:val="20"/>
                <w:szCs w:val="20"/>
                <w:lang w:val="en-GB"/>
              </w:rPr>
            </w:pPr>
            <w:ins w:id="10802" w:author="Dylan Van Aswegen" w:date="2024-07-17T00:46:00Z">
              <w:r>
                <w:rPr>
                  <w:rFonts w:ascii="Arial" w:hAnsi="Arial" w:cs="Arial"/>
                  <w:sz w:val="20"/>
                  <w:szCs w:val="20"/>
                  <w:lang w:val="en-GB"/>
                </w:rPr>
                <w:t xml:space="preserve">String </w:t>
              </w:r>
            </w:ins>
          </w:p>
        </w:tc>
        <w:tc>
          <w:tcPr>
            <w:tcW w:w="3804" w:type="dxa"/>
          </w:tcPr>
          <w:p w14:paraId="563F8B15" w14:textId="785A226C" w:rsidR="00104BC7" w:rsidRDefault="00F46A35"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803" w:author="Dylan Van Aswegen" w:date="2024-07-17T00:45:00Z" w16du:dateUtc="2024-07-16T22:45:00Z"/>
                <w:rFonts w:ascii="Arial" w:hAnsi="Arial" w:cs="Arial"/>
                <w:sz w:val="20"/>
                <w:szCs w:val="20"/>
                <w:lang w:val="en-GB"/>
              </w:rPr>
            </w:pPr>
            <w:ins w:id="10804" w:author="Dylan Van Aswegen" w:date="2024-07-17T00:47:00Z" w16du:dateUtc="2024-07-16T22:47:00Z">
              <w:r>
                <w:rPr>
                  <w:rFonts w:ascii="Arial" w:hAnsi="Arial" w:cs="Arial"/>
                  <w:sz w:val="20"/>
                  <w:szCs w:val="20"/>
                  <w:lang w:val="en-GB"/>
                </w:rPr>
                <w:t>This column will contain Location of the user for the session log, based on thei</w:t>
              </w:r>
            </w:ins>
            <w:ins w:id="10805" w:author="Dylan Van Aswegen" w:date="2024-07-17T00:48:00Z" w16du:dateUtc="2024-07-16T22:48:00Z">
              <w:r>
                <w:rPr>
                  <w:rFonts w:ascii="Arial" w:hAnsi="Arial" w:cs="Arial"/>
                  <w:sz w:val="20"/>
                  <w:szCs w:val="20"/>
                  <w:lang w:val="en-GB"/>
                </w:rPr>
                <w:t>r IP Address</w:t>
              </w:r>
            </w:ins>
            <w:ins w:id="10806" w:author="Dylan Van Aswegen" w:date="2024-07-17T00:47:00Z" w16du:dateUtc="2024-07-16T22:47:00Z">
              <w:r>
                <w:rPr>
                  <w:rFonts w:ascii="Arial" w:hAnsi="Arial" w:cs="Arial"/>
                  <w:sz w:val="20"/>
                  <w:szCs w:val="20"/>
                  <w:lang w:val="en-GB"/>
                </w:rPr>
                <w:t>.</w:t>
              </w:r>
            </w:ins>
          </w:p>
        </w:tc>
      </w:tr>
      <w:tr w:rsidR="00104BC7" w14:paraId="0C98F233" w14:textId="77777777" w:rsidTr="005C5491">
        <w:trPr>
          <w:ins w:id="10807" w:author="Dylan Van Aswegen" w:date="2024-07-17T00:45:00Z" w16du:dateUtc="2024-07-16T22:45:00Z"/>
        </w:trPr>
        <w:tc>
          <w:tcPr>
            <w:cnfStyle w:val="001000000000" w:firstRow="0" w:lastRow="0" w:firstColumn="1" w:lastColumn="0" w:oddVBand="0" w:evenVBand="0" w:oddHBand="0" w:evenHBand="0" w:firstRowFirstColumn="0" w:firstRowLastColumn="0" w:lastRowFirstColumn="0" w:lastRowLastColumn="0"/>
            <w:tcW w:w="1451" w:type="dxa"/>
          </w:tcPr>
          <w:p w14:paraId="16C5FA3B" w14:textId="08EC5A20" w:rsidR="00104BC7" w:rsidRDefault="00104BC7" w:rsidP="00104BC7">
            <w:pPr>
              <w:spacing w:line="360" w:lineRule="auto"/>
              <w:jc w:val="both"/>
              <w:rPr>
                <w:ins w:id="10808" w:author="Dylan Van Aswegen" w:date="2024-07-17T00:45:00Z" w16du:dateUtc="2024-07-16T22:45:00Z"/>
                <w:rFonts w:ascii="Arial" w:hAnsi="Arial" w:cs="Arial"/>
                <w:sz w:val="20"/>
                <w:szCs w:val="20"/>
                <w:lang w:val="en-GB"/>
              </w:rPr>
            </w:pPr>
            <w:ins w:id="10809" w:author="Dylan Van Aswegen" w:date="2024-07-17T00:45:00Z" w16du:dateUtc="2024-07-16T22:45:00Z">
              <w:r>
                <w:rPr>
                  <w:rFonts w:ascii="Arial" w:hAnsi="Arial" w:cs="Arial"/>
                  <w:sz w:val="20"/>
                  <w:szCs w:val="20"/>
                  <w:lang w:val="en-GB"/>
                </w:rPr>
                <w:t>Initial Referrer</w:t>
              </w:r>
            </w:ins>
          </w:p>
        </w:tc>
        <w:tc>
          <w:tcPr>
            <w:tcW w:w="1273" w:type="dxa"/>
          </w:tcPr>
          <w:p w14:paraId="441D73D6" w14:textId="224C0454" w:rsidR="00104BC7" w:rsidRDefault="00104BC7" w:rsidP="00104BC7">
            <w:pPr>
              <w:spacing w:line="360" w:lineRule="auto"/>
              <w:jc w:val="both"/>
              <w:cnfStyle w:val="000000000000" w:firstRow="0" w:lastRow="0" w:firstColumn="0" w:lastColumn="0" w:oddVBand="0" w:evenVBand="0" w:oddHBand="0" w:evenHBand="0" w:firstRowFirstColumn="0" w:firstRowLastColumn="0" w:lastRowFirstColumn="0" w:lastRowLastColumn="0"/>
              <w:rPr>
                <w:ins w:id="10810" w:author="Dylan Van Aswegen" w:date="2024-07-17T00:45:00Z" w16du:dateUtc="2024-07-16T22:45:00Z"/>
                <w:rFonts w:ascii="Arial" w:hAnsi="Arial" w:cs="Arial"/>
                <w:sz w:val="20"/>
                <w:szCs w:val="20"/>
                <w:lang w:val="en-GB"/>
              </w:rPr>
            </w:pPr>
            <w:ins w:id="10811" w:author="Dylan Van Aswegen" w:date="2024-07-17T00:46:00Z">
              <w:r>
                <w:rPr>
                  <w:rFonts w:ascii="Arial" w:hAnsi="Arial" w:cs="Arial"/>
                  <w:sz w:val="20"/>
                  <w:szCs w:val="20"/>
                  <w:lang w:val="en-GB"/>
                </w:rPr>
                <w:t xml:space="preserve">Text Field </w:t>
              </w:r>
            </w:ins>
          </w:p>
        </w:tc>
        <w:tc>
          <w:tcPr>
            <w:tcW w:w="1694" w:type="dxa"/>
          </w:tcPr>
          <w:p w14:paraId="38F1C0BE" w14:textId="594EBFCA" w:rsidR="00104BC7" w:rsidRDefault="00104BC7" w:rsidP="00104BC7">
            <w:pPr>
              <w:spacing w:line="360" w:lineRule="auto"/>
              <w:jc w:val="both"/>
              <w:cnfStyle w:val="000000000000" w:firstRow="0" w:lastRow="0" w:firstColumn="0" w:lastColumn="0" w:oddVBand="0" w:evenVBand="0" w:oddHBand="0" w:evenHBand="0" w:firstRowFirstColumn="0" w:firstRowLastColumn="0" w:lastRowFirstColumn="0" w:lastRowLastColumn="0"/>
              <w:rPr>
                <w:ins w:id="10812" w:author="Dylan Van Aswegen" w:date="2024-07-17T00:45:00Z" w16du:dateUtc="2024-07-16T22:45:00Z"/>
                <w:rFonts w:ascii="Arial" w:hAnsi="Arial" w:cs="Arial"/>
                <w:sz w:val="20"/>
                <w:szCs w:val="20"/>
                <w:lang w:val="en-GB"/>
              </w:rPr>
            </w:pPr>
            <w:ins w:id="10813" w:author="Dylan Van Aswegen" w:date="2024-07-17T00:46:00Z">
              <w:r>
                <w:rPr>
                  <w:rFonts w:ascii="Arial" w:hAnsi="Arial" w:cs="Arial"/>
                  <w:sz w:val="20"/>
                  <w:szCs w:val="20"/>
                  <w:lang w:val="en-GB"/>
                </w:rPr>
                <w:t xml:space="preserve">String </w:t>
              </w:r>
            </w:ins>
          </w:p>
        </w:tc>
        <w:tc>
          <w:tcPr>
            <w:tcW w:w="3804" w:type="dxa"/>
          </w:tcPr>
          <w:p w14:paraId="2D7C175C" w14:textId="38A2C039" w:rsidR="00104BC7" w:rsidRDefault="00F46A35" w:rsidP="00104BC7">
            <w:pPr>
              <w:spacing w:line="360" w:lineRule="auto"/>
              <w:jc w:val="both"/>
              <w:cnfStyle w:val="000000000000" w:firstRow="0" w:lastRow="0" w:firstColumn="0" w:lastColumn="0" w:oddVBand="0" w:evenVBand="0" w:oddHBand="0" w:evenHBand="0" w:firstRowFirstColumn="0" w:firstRowLastColumn="0" w:lastRowFirstColumn="0" w:lastRowLastColumn="0"/>
              <w:rPr>
                <w:ins w:id="10814" w:author="Dylan Van Aswegen" w:date="2024-07-17T00:45:00Z" w16du:dateUtc="2024-07-16T22:45:00Z"/>
                <w:rFonts w:ascii="Arial" w:hAnsi="Arial" w:cs="Arial"/>
                <w:sz w:val="20"/>
                <w:szCs w:val="20"/>
                <w:lang w:val="en-GB"/>
              </w:rPr>
            </w:pPr>
            <w:ins w:id="10815" w:author="Dylan Van Aswegen" w:date="2024-07-17T00:48:00Z" w16du:dateUtc="2024-07-16T22:48:00Z">
              <w:r>
                <w:rPr>
                  <w:rFonts w:ascii="Arial" w:hAnsi="Arial" w:cs="Arial"/>
                  <w:sz w:val="20"/>
                  <w:szCs w:val="20"/>
                  <w:lang w:val="en-GB"/>
                </w:rPr>
                <w:t xml:space="preserve">This column will contain the page the session started on. </w:t>
              </w:r>
            </w:ins>
          </w:p>
        </w:tc>
      </w:tr>
      <w:tr w:rsidR="00104BC7" w14:paraId="15ECC3B3" w14:textId="77777777" w:rsidTr="005C5491">
        <w:trPr>
          <w:cnfStyle w:val="000000100000" w:firstRow="0" w:lastRow="0" w:firstColumn="0" w:lastColumn="0" w:oddVBand="0" w:evenVBand="0" w:oddHBand="1" w:evenHBand="0" w:firstRowFirstColumn="0" w:firstRowLastColumn="0" w:lastRowFirstColumn="0" w:lastRowLastColumn="0"/>
          <w:ins w:id="10816" w:author="Dylan Van Aswegen" w:date="2024-07-17T00:45:00Z" w16du:dateUtc="2024-07-16T22:45:00Z"/>
        </w:trPr>
        <w:tc>
          <w:tcPr>
            <w:cnfStyle w:val="001000000000" w:firstRow="0" w:lastRow="0" w:firstColumn="1" w:lastColumn="0" w:oddVBand="0" w:evenVBand="0" w:oddHBand="0" w:evenHBand="0" w:firstRowFirstColumn="0" w:firstRowLastColumn="0" w:lastRowFirstColumn="0" w:lastRowLastColumn="0"/>
            <w:tcW w:w="1451" w:type="dxa"/>
          </w:tcPr>
          <w:p w14:paraId="5C54AED8" w14:textId="33521E68" w:rsidR="00104BC7" w:rsidRDefault="00104BC7" w:rsidP="00104BC7">
            <w:pPr>
              <w:spacing w:line="360" w:lineRule="auto"/>
              <w:jc w:val="both"/>
              <w:rPr>
                <w:ins w:id="10817" w:author="Dylan Van Aswegen" w:date="2024-07-17T00:45:00Z" w16du:dateUtc="2024-07-16T22:45:00Z"/>
                <w:rFonts w:ascii="Arial" w:hAnsi="Arial" w:cs="Arial"/>
                <w:sz w:val="20"/>
                <w:szCs w:val="20"/>
                <w:lang w:val="en-GB"/>
              </w:rPr>
            </w:pPr>
            <w:ins w:id="10818" w:author="Dylan Van Aswegen" w:date="2024-07-17T00:45:00Z" w16du:dateUtc="2024-07-16T22:45:00Z">
              <w:r>
                <w:rPr>
                  <w:rFonts w:ascii="Arial" w:hAnsi="Arial" w:cs="Arial"/>
                  <w:sz w:val="20"/>
                  <w:szCs w:val="20"/>
                  <w:lang w:val="en-GB"/>
                </w:rPr>
                <w:t xml:space="preserve">Initial User Agent </w:t>
              </w:r>
            </w:ins>
          </w:p>
        </w:tc>
        <w:tc>
          <w:tcPr>
            <w:tcW w:w="1273" w:type="dxa"/>
          </w:tcPr>
          <w:p w14:paraId="37C47D4B" w14:textId="0702D030" w:rsidR="00104BC7" w:rsidRDefault="00104BC7"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819" w:author="Dylan Van Aswegen" w:date="2024-07-17T00:45:00Z" w16du:dateUtc="2024-07-16T22:45:00Z"/>
                <w:rFonts w:ascii="Arial" w:hAnsi="Arial" w:cs="Arial"/>
                <w:sz w:val="20"/>
                <w:szCs w:val="20"/>
                <w:lang w:val="en-GB"/>
              </w:rPr>
            </w:pPr>
            <w:ins w:id="10820" w:author="Dylan Van Aswegen" w:date="2024-07-17T00:46:00Z">
              <w:r>
                <w:rPr>
                  <w:rFonts w:ascii="Arial" w:hAnsi="Arial" w:cs="Arial"/>
                  <w:sz w:val="20"/>
                  <w:szCs w:val="20"/>
                  <w:lang w:val="en-GB"/>
                </w:rPr>
                <w:t xml:space="preserve">Text Field </w:t>
              </w:r>
            </w:ins>
          </w:p>
        </w:tc>
        <w:tc>
          <w:tcPr>
            <w:tcW w:w="1694" w:type="dxa"/>
          </w:tcPr>
          <w:p w14:paraId="08078482" w14:textId="11F980FB" w:rsidR="00104BC7" w:rsidRDefault="00104BC7"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821" w:author="Dylan Van Aswegen" w:date="2024-07-17T00:45:00Z" w16du:dateUtc="2024-07-16T22:45:00Z"/>
                <w:rFonts w:ascii="Arial" w:hAnsi="Arial" w:cs="Arial"/>
                <w:sz w:val="20"/>
                <w:szCs w:val="20"/>
                <w:lang w:val="en-GB"/>
              </w:rPr>
            </w:pPr>
            <w:ins w:id="10822" w:author="Dylan Van Aswegen" w:date="2024-07-17T00:46:00Z">
              <w:r>
                <w:rPr>
                  <w:rFonts w:ascii="Arial" w:hAnsi="Arial" w:cs="Arial"/>
                  <w:sz w:val="20"/>
                  <w:szCs w:val="20"/>
                  <w:lang w:val="en-GB"/>
                </w:rPr>
                <w:t xml:space="preserve">String </w:t>
              </w:r>
            </w:ins>
          </w:p>
        </w:tc>
        <w:tc>
          <w:tcPr>
            <w:tcW w:w="3804" w:type="dxa"/>
          </w:tcPr>
          <w:p w14:paraId="23733609" w14:textId="155BF3B8" w:rsidR="00104BC7" w:rsidRDefault="00F46A35" w:rsidP="00104BC7">
            <w:pPr>
              <w:spacing w:line="360" w:lineRule="auto"/>
              <w:jc w:val="both"/>
              <w:cnfStyle w:val="000000100000" w:firstRow="0" w:lastRow="0" w:firstColumn="0" w:lastColumn="0" w:oddVBand="0" w:evenVBand="0" w:oddHBand="1" w:evenHBand="0" w:firstRowFirstColumn="0" w:firstRowLastColumn="0" w:lastRowFirstColumn="0" w:lastRowLastColumn="0"/>
              <w:rPr>
                <w:ins w:id="10823" w:author="Dylan Van Aswegen" w:date="2024-07-17T00:45:00Z" w16du:dateUtc="2024-07-16T22:45:00Z"/>
                <w:rFonts w:ascii="Arial" w:hAnsi="Arial" w:cs="Arial"/>
                <w:sz w:val="20"/>
                <w:szCs w:val="20"/>
                <w:lang w:val="en-GB"/>
              </w:rPr>
            </w:pPr>
            <w:ins w:id="10824" w:author="Dylan Van Aswegen" w:date="2024-07-17T00:48:00Z" w16du:dateUtc="2024-07-16T22:48:00Z">
              <w:r>
                <w:rPr>
                  <w:rFonts w:ascii="Arial" w:hAnsi="Arial" w:cs="Arial"/>
                  <w:sz w:val="20"/>
                  <w:szCs w:val="20"/>
                  <w:lang w:val="en-GB"/>
                </w:rPr>
                <w:t xml:space="preserve">This column will contain details of the browser the user used for the session. </w:t>
              </w:r>
            </w:ins>
          </w:p>
        </w:tc>
      </w:tr>
    </w:tbl>
    <w:p w14:paraId="50BA81CF" w14:textId="77777777" w:rsidR="00A1087A" w:rsidRDefault="00A1087A" w:rsidP="00A02D41">
      <w:pPr>
        <w:rPr>
          <w:ins w:id="10825" w:author="Dylan Van Aswegen" w:date="2024-07-17T00:42:00Z" w16du:dateUtc="2024-07-16T22:42:00Z"/>
          <w:lang w:val="en-GB"/>
        </w:rPr>
      </w:pPr>
    </w:p>
    <w:p w14:paraId="2C1C8371" w14:textId="6FCD250E" w:rsidR="00A1087A" w:rsidRDefault="00A1087A" w:rsidP="00A02D41">
      <w:pPr>
        <w:rPr>
          <w:ins w:id="10826" w:author="Dylan Van Aswegen" w:date="2024-07-17T00:49:00Z" w16du:dateUtc="2024-07-16T22:49:00Z"/>
          <w:lang w:val="en-GB"/>
        </w:rPr>
      </w:pPr>
      <w:ins w:id="10827" w:author="Dylan Van Aswegen" w:date="2024-07-17T00:42:00Z" w16du:dateUtc="2024-07-16T22:42:00Z">
        <w:r>
          <w:rPr>
            <w:lang w:val="en-GB"/>
          </w:rPr>
          <w:t xml:space="preserve">The session logs table will consist of the </w:t>
        </w:r>
      </w:ins>
      <w:ins w:id="10828" w:author="Dylan Van Aswegen" w:date="2024-07-17T00:49:00Z" w16du:dateUtc="2024-07-16T22:49:00Z">
        <w:r w:rsidR="00400720">
          <w:rPr>
            <w:lang w:val="en-GB"/>
          </w:rPr>
          <w:t>following</w:t>
        </w:r>
      </w:ins>
      <w:ins w:id="10829" w:author="Dylan Van Aswegen" w:date="2024-07-17T00:42:00Z" w16du:dateUtc="2024-07-16T22:42:00Z">
        <w:r>
          <w:rPr>
            <w:lang w:val="en-GB"/>
          </w:rPr>
          <w:t xml:space="preserve"> columns: </w:t>
        </w:r>
      </w:ins>
    </w:p>
    <w:tbl>
      <w:tblPr>
        <w:tblStyle w:val="GridTable4-Accent1"/>
        <w:tblW w:w="8222" w:type="dxa"/>
        <w:tblInd w:w="-714" w:type="dxa"/>
        <w:tblLook w:val="04A0" w:firstRow="1" w:lastRow="0" w:firstColumn="1" w:lastColumn="0" w:noHBand="0" w:noVBand="1"/>
      </w:tblPr>
      <w:tblGrid>
        <w:gridCol w:w="1451"/>
        <w:gridCol w:w="1273"/>
        <w:gridCol w:w="1694"/>
        <w:gridCol w:w="3804"/>
      </w:tblGrid>
      <w:tr w:rsidR="00400720" w14:paraId="11148637" w14:textId="77777777" w:rsidTr="005C5491">
        <w:trPr>
          <w:cnfStyle w:val="100000000000" w:firstRow="1" w:lastRow="0" w:firstColumn="0" w:lastColumn="0" w:oddVBand="0" w:evenVBand="0" w:oddHBand="0" w:evenHBand="0" w:firstRowFirstColumn="0" w:firstRowLastColumn="0" w:lastRowFirstColumn="0" w:lastRowLastColumn="0"/>
          <w:tblHeader/>
          <w:ins w:id="10830" w:author="Dylan Van Aswegen" w:date="2024-07-17T00:49:00Z" w16du:dateUtc="2024-07-16T22:49:00Z"/>
        </w:trPr>
        <w:tc>
          <w:tcPr>
            <w:cnfStyle w:val="001000000000" w:firstRow="0" w:lastRow="0" w:firstColumn="1" w:lastColumn="0" w:oddVBand="0" w:evenVBand="0" w:oddHBand="0" w:evenHBand="0" w:firstRowFirstColumn="0" w:firstRowLastColumn="0" w:lastRowFirstColumn="0" w:lastRowLastColumn="0"/>
            <w:tcW w:w="1451" w:type="dxa"/>
            <w:shd w:val="clear" w:color="auto" w:fill="002060"/>
          </w:tcPr>
          <w:p w14:paraId="086AEFE1" w14:textId="77777777" w:rsidR="00400720" w:rsidRDefault="00400720">
            <w:pPr>
              <w:spacing w:line="360" w:lineRule="auto"/>
              <w:jc w:val="both"/>
              <w:rPr>
                <w:ins w:id="10831" w:author="Dylan Van Aswegen" w:date="2024-07-17T00:49:00Z" w16du:dateUtc="2024-07-16T22:49:00Z"/>
                <w:rFonts w:ascii="Arial" w:hAnsi="Arial" w:cs="Arial"/>
                <w:sz w:val="20"/>
                <w:szCs w:val="20"/>
                <w:lang w:val="en-GB"/>
              </w:rPr>
            </w:pPr>
            <w:ins w:id="10832" w:author="Dylan Van Aswegen" w:date="2024-07-17T00:49:00Z" w16du:dateUtc="2024-07-16T22:49:00Z">
              <w:r>
                <w:rPr>
                  <w:rFonts w:ascii="Arial" w:hAnsi="Arial" w:cs="Arial"/>
                  <w:sz w:val="20"/>
                  <w:szCs w:val="20"/>
                  <w:lang w:val="en-GB"/>
                </w:rPr>
                <w:t>Column Name</w:t>
              </w:r>
            </w:ins>
          </w:p>
        </w:tc>
        <w:tc>
          <w:tcPr>
            <w:tcW w:w="1273" w:type="dxa"/>
            <w:shd w:val="clear" w:color="auto" w:fill="002060"/>
          </w:tcPr>
          <w:p w14:paraId="09813C92" w14:textId="77777777" w:rsidR="00400720" w:rsidRDefault="00400720">
            <w:pPr>
              <w:spacing w:line="360" w:lineRule="auto"/>
              <w:jc w:val="both"/>
              <w:cnfStyle w:val="100000000000" w:firstRow="1" w:lastRow="0" w:firstColumn="0" w:lastColumn="0" w:oddVBand="0" w:evenVBand="0" w:oddHBand="0" w:evenHBand="0" w:firstRowFirstColumn="0" w:firstRowLastColumn="0" w:lastRowFirstColumn="0" w:lastRowLastColumn="0"/>
              <w:rPr>
                <w:ins w:id="10833" w:author="Dylan Van Aswegen" w:date="2024-07-17T00:49:00Z" w16du:dateUtc="2024-07-16T22:49:00Z"/>
                <w:rFonts w:ascii="Arial" w:hAnsi="Arial" w:cs="Arial"/>
                <w:sz w:val="20"/>
                <w:szCs w:val="20"/>
                <w:lang w:val="en-GB"/>
              </w:rPr>
            </w:pPr>
            <w:ins w:id="10834" w:author="Dylan Van Aswegen" w:date="2024-07-17T00:49:00Z" w16du:dateUtc="2024-07-16T22:49:00Z">
              <w:r>
                <w:rPr>
                  <w:rFonts w:ascii="Arial" w:hAnsi="Arial" w:cs="Arial"/>
                  <w:sz w:val="20"/>
                  <w:szCs w:val="20"/>
                  <w:lang w:val="en-GB"/>
                </w:rPr>
                <w:t>Column Type</w:t>
              </w:r>
            </w:ins>
          </w:p>
        </w:tc>
        <w:tc>
          <w:tcPr>
            <w:tcW w:w="1694" w:type="dxa"/>
            <w:shd w:val="clear" w:color="auto" w:fill="002060"/>
          </w:tcPr>
          <w:p w14:paraId="3DFD587F" w14:textId="77777777" w:rsidR="00400720" w:rsidRDefault="00400720">
            <w:pPr>
              <w:spacing w:line="360" w:lineRule="auto"/>
              <w:jc w:val="both"/>
              <w:cnfStyle w:val="100000000000" w:firstRow="1" w:lastRow="0" w:firstColumn="0" w:lastColumn="0" w:oddVBand="0" w:evenVBand="0" w:oddHBand="0" w:evenHBand="0" w:firstRowFirstColumn="0" w:firstRowLastColumn="0" w:lastRowFirstColumn="0" w:lastRowLastColumn="0"/>
              <w:rPr>
                <w:ins w:id="10835" w:author="Dylan Van Aswegen" w:date="2024-07-17T00:49:00Z" w16du:dateUtc="2024-07-16T22:49:00Z"/>
                <w:rFonts w:ascii="Arial" w:hAnsi="Arial" w:cs="Arial"/>
                <w:sz w:val="20"/>
                <w:szCs w:val="20"/>
                <w:lang w:val="en-GB"/>
              </w:rPr>
            </w:pPr>
            <w:ins w:id="10836" w:author="Dylan Van Aswegen" w:date="2024-07-17T00:49:00Z" w16du:dateUtc="2024-07-16T22:49:00Z">
              <w:r>
                <w:rPr>
                  <w:rFonts w:ascii="Arial" w:hAnsi="Arial" w:cs="Arial"/>
                  <w:sz w:val="20"/>
                  <w:szCs w:val="20"/>
                  <w:lang w:val="en-GB"/>
                </w:rPr>
                <w:t>Column Data Type</w:t>
              </w:r>
            </w:ins>
          </w:p>
        </w:tc>
        <w:tc>
          <w:tcPr>
            <w:tcW w:w="3804" w:type="dxa"/>
            <w:shd w:val="clear" w:color="auto" w:fill="002060"/>
          </w:tcPr>
          <w:p w14:paraId="3B38E777" w14:textId="77777777" w:rsidR="00400720" w:rsidRDefault="00400720">
            <w:pPr>
              <w:spacing w:line="360" w:lineRule="auto"/>
              <w:jc w:val="both"/>
              <w:cnfStyle w:val="100000000000" w:firstRow="1" w:lastRow="0" w:firstColumn="0" w:lastColumn="0" w:oddVBand="0" w:evenVBand="0" w:oddHBand="0" w:evenHBand="0" w:firstRowFirstColumn="0" w:firstRowLastColumn="0" w:lastRowFirstColumn="0" w:lastRowLastColumn="0"/>
              <w:rPr>
                <w:ins w:id="10837" w:author="Dylan Van Aswegen" w:date="2024-07-17T00:49:00Z" w16du:dateUtc="2024-07-16T22:49:00Z"/>
                <w:rFonts w:ascii="Arial" w:hAnsi="Arial" w:cs="Arial"/>
                <w:sz w:val="20"/>
                <w:szCs w:val="20"/>
                <w:lang w:val="en-GB"/>
              </w:rPr>
            </w:pPr>
            <w:ins w:id="10838" w:author="Dylan Van Aswegen" w:date="2024-07-17T00:49:00Z" w16du:dateUtc="2024-07-16T22:49:00Z">
              <w:r>
                <w:rPr>
                  <w:rFonts w:ascii="Arial" w:hAnsi="Arial" w:cs="Arial"/>
                  <w:sz w:val="20"/>
                  <w:szCs w:val="20"/>
                  <w:lang w:val="en-GB"/>
                </w:rPr>
                <w:t>Column Rules</w:t>
              </w:r>
            </w:ins>
          </w:p>
        </w:tc>
      </w:tr>
      <w:tr w:rsidR="00400720" w14:paraId="26F48D77" w14:textId="77777777" w:rsidTr="005C5491">
        <w:trPr>
          <w:cnfStyle w:val="000000100000" w:firstRow="0" w:lastRow="0" w:firstColumn="0" w:lastColumn="0" w:oddVBand="0" w:evenVBand="0" w:oddHBand="1" w:evenHBand="0" w:firstRowFirstColumn="0" w:firstRowLastColumn="0" w:lastRowFirstColumn="0" w:lastRowLastColumn="0"/>
          <w:ins w:id="10839" w:author="Dylan Van Aswegen" w:date="2024-07-17T00:49:00Z" w16du:dateUtc="2024-07-16T22:49:00Z"/>
        </w:trPr>
        <w:tc>
          <w:tcPr>
            <w:cnfStyle w:val="001000000000" w:firstRow="0" w:lastRow="0" w:firstColumn="1" w:lastColumn="0" w:oddVBand="0" w:evenVBand="0" w:oddHBand="0" w:evenHBand="0" w:firstRowFirstColumn="0" w:firstRowLastColumn="0" w:lastRowFirstColumn="0" w:lastRowLastColumn="0"/>
            <w:tcW w:w="1451" w:type="dxa"/>
          </w:tcPr>
          <w:p w14:paraId="5B6DB87B" w14:textId="0C9B6B1F" w:rsidR="00400720" w:rsidRDefault="00282B2D">
            <w:pPr>
              <w:spacing w:line="360" w:lineRule="auto"/>
              <w:jc w:val="both"/>
              <w:rPr>
                <w:ins w:id="10840" w:author="Dylan Van Aswegen" w:date="2024-07-17T00:49:00Z" w16du:dateUtc="2024-07-16T22:49:00Z"/>
                <w:rFonts w:ascii="Arial" w:hAnsi="Arial" w:cs="Arial"/>
                <w:sz w:val="20"/>
                <w:szCs w:val="20"/>
                <w:lang w:val="en-GB"/>
              </w:rPr>
            </w:pPr>
            <w:ins w:id="10841" w:author="Dylan Van Aswegen" w:date="2024-07-17T00:49:00Z" w16du:dateUtc="2024-07-16T22:49:00Z">
              <w:r>
                <w:rPr>
                  <w:rFonts w:ascii="Arial" w:hAnsi="Arial" w:cs="Arial"/>
                  <w:sz w:val="20"/>
                  <w:szCs w:val="20"/>
                  <w:lang w:val="en-GB"/>
                </w:rPr>
                <w:t>Time</w:t>
              </w:r>
              <w:r w:rsidR="00400720">
                <w:rPr>
                  <w:rFonts w:ascii="Arial" w:hAnsi="Arial" w:cs="Arial"/>
                  <w:sz w:val="20"/>
                  <w:szCs w:val="20"/>
                  <w:lang w:val="en-GB"/>
                </w:rPr>
                <w:t xml:space="preserve"> </w:t>
              </w:r>
            </w:ins>
          </w:p>
        </w:tc>
        <w:tc>
          <w:tcPr>
            <w:tcW w:w="1273" w:type="dxa"/>
          </w:tcPr>
          <w:p w14:paraId="1B4B31FC" w14:textId="77777777" w:rsidR="00400720" w:rsidRDefault="00400720">
            <w:pPr>
              <w:spacing w:line="360" w:lineRule="auto"/>
              <w:jc w:val="both"/>
              <w:cnfStyle w:val="000000100000" w:firstRow="0" w:lastRow="0" w:firstColumn="0" w:lastColumn="0" w:oddVBand="0" w:evenVBand="0" w:oddHBand="1" w:evenHBand="0" w:firstRowFirstColumn="0" w:firstRowLastColumn="0" w:lastRowFirstColumn="0" w:lastRowLastColumn="0"/>
              <w:rPr>
                <w:ins w:id="10842" w:author="Dylan Van Aswegen" w:date="2024-07-17T00:49:00Z" w16du:dateUtc="2024-07-16T22:49:00Z"/>
                <w:rFonts w:ascii="Arial" w:hAnsi="Arial" w:cs="Arial"/>
                <w:sz w:val="20"/>
                <w:szCs w:val="20"/>
                <w:lang w:val="en-GB"/>
              </w:rPr>
            </w:pPr>
            <w:ins w:id="10843" w:author="Dylan Van Aswegen" w:date="2024-07-17T00:49:00Z">
              <w:r>
                <w:rPr>
                  <w:rFonts w:ascii="Arial" w:hAnsi="Arial" w:cs="Arial"/>
                  <w:sz w:val="20"/>
                  <w:szCs w:val="20"/>
                  <w:lang w:val="en-GB"/>
                </w:rPr>
                <w:t xml:space="preserve">Text Field </w:t>
              </w:r>
            </w:ins>
          </w:p>
        </w:tc>
        <w:tc>
          <w:tcPr>
            <w:tcW w:w="1694" w:type="dxa"/>
          </w:tcPr>
          <w:p w14:paraId="2EC94838" w14:textId="77777777" w:rsidR="00400720" w:rsidRDefault="00400720">
            <w:pPr>
              <w:spacing w:line="360" w:lineRule="auto"/>
              <w:jc w:val="both"/>
              <w:cnfStyle w:val="000000100000" w:firstRow="0" w:lastRow="0" w:firstColumn="0" w:lastColumn="0" w:oddVBand="0" w:evenVBand="0" w:oddHBand="1" w:evenHBand="0" w:firstRowFirstColumn="0" w:firstRowLastColumn="0" w:lastRowFirstColumn="0" w:lastRowLastColumn="0"/>
              <w:rPr>
                <w:ins w:id="10844" w:author="Dylan Van Aswegen" w:date="2024-07-17T00:49:00Z" w16du:dateUtc="2024-07-16T22:49:00Z"/>
                <w:rFonts w:ascii="Arial" w:hAnsi="Arial" w:cs="Arial"/>
                <w:sz w:val="20"/>
                <w:szCs w:val="20"/>
                <w:lang w:val="en-GB"/>
              </w:rPr>
            </w:pPr>
            <w:ins w:id="10845" w:author="Dylan Van Aswegen" w:date="2024-07-17T00:49:00Z">
              <w:r>
                <w:rPr>
                  <w:rFonts w:ascii="Arial" w:hAnsi="Arial" w:cs="Arial"/>
                  <w:sz w:val="20"/>
                  <w:szCs w:val="20"/>
                  <w:lang w:val="en-GB"/>
                </w:rPr>
                <w:t xml:space="preserve">String </w:t>
              </w:r>
            </w:ins>
          </w:p>
        </w:tc>
        <w:tc>
          <w:tcPr>
            <w:tcW w:w="3804" w:type="dxa"/>
          </w:tcPr>
          <w:p w14:paraId="7AE4649B" w14:textId="49D1A867" w:rsidR="00400720" w:rsidRDefault="00400720">
            <w:pPr>
              <w:spacing w:line="360" w:lineRule="auto"/>
              <w:jc w:val="both"/>
              <w:cnfStyle w:val="000000100000" w:firstRow="0" w:lastRow="0" w:firstColumn="0" w:lastColumn="0" w:oddVBand="0" w:evenVBand="0" w:oddHBand="1" w:evenHBand="0" w:firstRowFirstColumn="0" w:firstRowLastColumn="0" w:lastRowFirstColumn="0" w:lastRowLastColumn="0"/>
              <w:rPr>
                <w:ins w:id="10846" w:author="Dylan Van Aswegen" w:date="2024-07-17T00:49:00Z" w16du:dateUtc="2024-07-16T22:49:00Z"/>
                <w:rFonts w:ascii="Arial" w:hAnsi="Arial" w:cs="Arial"/>
                <w:sz w:val="20"/>
                <w:szCs w:val="20"/>
                <w:lang w:val="en-GB"/>
              </w:rPr>
            </w:pPr>
            <w:ins w:id="10847" w:author="Dylan Van Aswegen" w:date="2024-07-17T00:49:00Z" w16du:dateUtc="2024-07-16T22:49:00Z">
              <w:r>
                <w:rPr>
                  <w:rFonts w:ascii="Arial" w:hAnsi="Arial" w:cs="Arial"/>
                  <w:sz w:val="20"/>
                  <w:szCs w:val="20"/>
                  <w:lang w:val="en-GB"/>
                </w:rPr>
                <w:t>This column will contain th</w:t>
              </w:r>
              <w:r w:rsidR="00282B2D">
                <w:rPr>
                  <w:rFonts w:ascii="Arial" w:hAnsi="Arial" w:cs="Arial"/>
                  <w:sz w:val="20"/>
                  <w:szCs w:val="20"/>
                  <w:lang w:val="en-GB"/>
                </w:rPr>
                <w:t xml:space="preserve">e time that </w:t>
              </w:r>
            </w:ins>
            <w:ins w:id="10848" w:author="Dylan Van Aswegen" w:date="2024-07-17T00:50:00Z" w16du:dateUtc="2024-07-16T22:50:00Z">
              <w:r w:rsidR="00E25CFF">
                <w:rPr>
                  <w:rFonts w:ascii="Arial" w:hAnsi="Arial" w:cs="Arial"/>
                  <w:sz w:val="20"/>
                  <w:szCs w:val="20"/>
                  <w:lang w:val="en-GB"/>
                </w:rPr>
                <w:t xml:space="preserve">of the user action. </w:t>
              </w:r>
            </w:ins>
          </w:p>
        </w:tc>
      </w:tr>
      <w:tr w:rsidR="00282B2D" w14:paraId="5AB0D099" w14:textId="77777777" w:rsidTr="005C5491">
        <w:trPr>
          <w:ins w:id="10849" w:author="Dylan Van Aswegen" w:date="2024-07-17T00:49:00Z" w16du:dateUtc="2024-07-16T22:49:00Z"/>
        </w:trPr>
        <w:tc>
          <w:tcPr>
            <w:cnfStyle w:val="001000000000" w:firstRow="0" w:lastRow="0" w:firstColumn="1" w:lastColumn="0" w:oddVBand="0" w:evenVBand="0" w:oddHBand="0" w:evenHBand="0" w:firstRowFirstColumn="0" w:firstRowLastColumn="0" w:lastRowFirstColumn="0" w:lastRowLastColumn="0"/>
            <w:tcW w:w="1451" w:type="dxa"/>
          </w:tcPr>
          <w:p w14:paraId="20B2692F" w14:textId="72C83F24" w:rsidR="00282B2D" w:rsidRDefault="00282B2D" w:rsidP="00282B2D">
            <w:pPr>
              <w:spacing w:line="360" w:lineRule="auto"/>
              <w:jc w:val="both"/>
              <w:rPr>
                <w:ins w:id="10850" w:author="Dylan Van Aswegen" w:date="2024-07-17T00:49:00Z" w16du:dateUtc="2024-07-16T22:49:00Z"/>
                <w:rFonts w:ascii="Arial" w:hAnsi="Arial" w:cs="Arial"/>
                <w:sz w:val="20"/>
                <w:szCs w:val="20"/>
                <w:lang w:val="en-GB"/>
              </w:rPr>
            </w:pPr>
            <w:ins w:id="10851" w:author="Dylan Van Aswegen" w:date="2024-07-17T00:49:00Z" w16du:dateUtc="2024-07-16T22:49:00Z">
              <w:r>
                <w:rPr>
                  <w:rFonts w:ascii="Arial" w:hAnsi="Arial" w:cs="Arial"/>
                  <w:sz w:val="20"/>
                  <w:szCs w:val="20"/>
                  <w:lang w:val="en-GB"/>
                </w:rPr>
                <w:t>Method</w:t>
              </w:r>
            </w:ins>
          </w:p>
        </w:tc>
        <w:tc>
          <w:tcPr>
            <w:tcW w:w="1273" w:type="dxa"/>
          </w:tcPr>
          <w:p w14:paraId="777A0544" w14:textId="4C6A3A16" w:rsidR="00282B2D" w:rsidRDefault="00282B2D" w:rsidP="00282B2D">
            <w:pPr>
              <w:spacing w:line="360" w:lineRule="auto"/>
              <w:jc w:val="both"/>
              <w:cnfStyle w:val="000000000000" w:firstRow="0" w:lastRow="0" w:firstColumn="0" w:lastColumn="0" w:oddVBand="0" w:evenVBand="0" w:oddHBand="0" w:evenHBand="0" w:firstRowFirstColumn="0" w:firstRowLastColumn="0" w:lastRowFirstColumn="0" w:lastRowLastColumn="0"/>
              <w:rPr>
                <w:ins w:id="10852" w:author="Dylan Van Aswegen" w:date="2024-07-17T00:49:00Z" w16du:dateUtc="2024-07-16T22:49:00Z"/>
                <w:rFonts w:ascii="Arial" w:hAnsi="Arial" w:cs="Arial"/>
                <w:sz w:val="20"/>
                <w:szCs w:val="20"/>
                <w:lang w:val="en-GB"/>
              </w:rPr>
            </w:pPr>
            <w:ins w:id="10853" w:author="Dylan Van Aswegen" w:date="2024-07-17T00:49:00Z">
              <w:r>
                <w:rPr>
                  <w:rFonts w:ascii="Arial" w:hAnsi="Arial" w:cs="Arial"/>
                  <w:sz w:val="20"/>
                  <w:szCs w:val="20"/>
                  <w:lang w:val="en-GB"/>
                </w:rPr>
                <w:t xml:space="preserve">Text Field </w:t>
              </w:r>
            </w:ins>
          </w:p>
        </w:tc>
        <w:tc>
          <w:tcPr>
            <w:tcW w:w="1694" w:type="dxa"/>
          </w:tcPr>
          <w:p w14:paraId="1F28EFB3" w14:textId="224349F7" w:rsidR="00282B2D" w:rsidRDefault="00282B2D" w:rsidP="00282B2D">
            <w:pPr>
              <w:spacing w:line="360" w:lineRule="auto"/>
              <w:jc w:val="both"/>
              <w:cnfStyle w:val="000000000000" w:firstRow="0" w:lastRow="0" w:firstColumn="0" w:lastColumn="0" w:oddVBand="0" w:evenVBand="0" w:oddHBand="0" w:evenHBand="0" w:firstRowFirstColumn="0" w:firstRowLastColumn="0" w:lastRowFirstColumn="0" w:lastRowLastColumn="0"/>
              <w:rPr>
                <w:ins w:id="10854" w:author="Dylan Van Aswegen" w:date="2024-07-17T00:49:00Z" w16du:dateUtc="2024-07-16T22:49:00Z"/>
                <w:rFonts w:ascii="Arial" w:hAnsi="Arial" w:cs="Arial"/>
                <w:sz w:val="20"/>
                <w:szCs w:val="20"/>
                <w:lang w:val="en-GB"/>
              </w:rPr>
            </w:pPr>
            <w:ins w:id="10855" w:author="Dylan Van Aswegen" w:date="2024-07-17T00:49:00Z">
              <w:r>
                <w:rPr>
                  <w:rFonts w:ascii="Arial" w:hAnsi="Arial" w:cs="Arial"/>
                  <w:sz w:val="20"/>
                  <w:szCs w:val="20"/>
                  <w:lang w:val="en-GB"/>
                </w:rPr>
                <w:t xml:space="preserve">String </w:t>
              </w:r>
            </w:ins>
          </w:p>
        </w:tc>
        <w:tc>
          <w:tcPr>
            <w:tcW w:w="3804" w:type="dxa"/>
          </w:tcPr>
          <w:p w14:paraId="00807262" w14:textId="6A97259F" w:rsidR="00282B2D" w:rsidRDefault="00E25CFF" w:rsidP="00282B2D">
            <w:pPr>
              <w:spacing w:line="360" w:lineRule="auto"/>
              <w:jc w:val="both"/>
              <w:cnfStyle w:val="000000000000" w:firstRow="0" w:lastRow="0" w:firstColumn="0" w:lastColumn="0" w:oddVBand="0" w:evenVBand="0" w:oddHBand="0" w:evenHBand="0" w:firstRowFirstColumn="0" w:firstRowLastColumn="0" w:lastRowFirstColumn="0" w:lastRowLastColumn="0"/>
              <w:rPr>
                <w:ins w:id="10856" w:author="Dylan Van Aswegen" w:date="2024-07-17T00:49:00Z" w16du:dateUtc="2024-07-16T22:49:00Z"/>
                <w:rFonts w:ascii="Arial" w:hAnsi="Arial" w:cs="Arial"/>
                <w:sz w:val="20"/>
                <w:szCs w:val="20"/>
                <w:lang w:val="en-GB"/>
              </w:rPr>
            </w:pPr>
            <w:ins w:id="10857" w:author="Dylan Van Aswegen" w:date="2024-07-17T00:50:00Z" w16du:dateUtc="2024-07-16T22:50:00Z">
              <w:r>
                <w:rPr>
                  <w:rFonts w:ascii="Arial" w:hAnsi="Arial" w:cs="Arial"/>
                  <w:sz w:val="20"/>
                  <w:szCs w:val="20"/>
                  <w:lang w:val="en-GB"/>
                </w:rPr>
                <w:t xml:space="preserve">This column will contain the method of the user action (GET, POST) </w:t>
              </w:r>
            </w:ins>
          </w:p>
        </w:tc>
      </w:tr>
      <w:tr w:rsidR="00282B2D" w14:paraId="76A093FF" w14:textId="77777777" w:rsidTr="005C5491">
        <w:trPr>
          <w:cnfStyle w:val="000000100000" w:firstRow="0" w:lastRow="0" w:firstColumn="0" w:lastColumn="0" w:oddVBand="0" w:evenVBand="0" w:oddHBand="1" w:evenHBand="0" w:firstRowFirstColumn="0" w:firstRowLastColumn="0" w:lastRowFirstColumn="0" w:lastRowLastColumn="0"/>
          <w:ins w:id="10858" w:author="Dylan Van Aswegen" w:date="2024-07-17T00:49:00Z" w16du:dateUtc="2024-07-16T22:49:00Z"/>
        </w:trPr>
        <w:tc>
          <w:tcPr>
            <w:cnfStyle w:val="001000000000" w:firstRow="0" w:lastRow="0" w:firstColumn="1" w:lastColumn="0" w:oddVBand="0" w:evenVBand="0" w:oddHBand="0" w:evenHBand="0" w:firstRowFirstColumn="0" w:firstRowLastColumn="0" w:lastRowFirstColumn="0" w:lastRowLastColumn="0"/>
            <w:tcW w:w="1451" w:type="dxa"/>
          </w:tcPr>
          <w:p w14:paraId="226482E3" w14:textId="7D3F8DB0" w:rsidR="00282B2D" w:rsidRDefault="00282B2D" w:rsidP="00282B2D">
            <w:pPr>
              <w:spacing w:line="360" w:lineRule="auto"/>
              <w:jc w:val="both"/>
              <w:rPr>
                <w:ins w:id="10859" w:author="Dylan Van Aswegen" w:date="2024-07-17T00:49:00Z" w16du:dateUtc="2024-07-16T22:49:00Z"/>
                <w:rFonts w:ascii="Arial" w:hAnsi="Arial" w:cs="Arial"/>
                <w:sz w:val="20"/>
                <w:szCs w:val="20"/>
                <w:lang w:val="en-GB"/>
              </w:rPr>
            </w:pPr>
            <w:ins w:id="10860" w:author="Dylan Van Aswegen" w:date="2024-07-17T00:49:00Z" w16du:dateUtc="2024-07-16T22:49:00Z">
              <w:r>
                <w:rPr>
                  <w:rFonts w:ascii="Arial" w:hAnsi="Arial" w:cs="Arial"/>
                  <w:sz w:val="20"/>
                  <w:szCs w:val="20"/>
                  <w:lang w:val="en-GB"/>
                </w:rPr>
                <w:t>Page</w:t>
              </w:r>
            </w:ins>
          </w:p>
        </w:tc>
        <w:tc>
          <w:tcPr>
            <w:tcW w:w="1273" w:type="dxa"/>
          </w:tcPr>
          <w:p w14:paraId="04FDF46B" w14:textId="7927B7B5" w:rsidR="00282B2D" w:rsidRDefault="00282B2D" w:rsidP="00282B2D">
            <w:pPr>
              <w:spacing w:line="360" w:lineRule="auto"/>
              <w:jc w:val="both"/>
              <w:cnfStyle w:val="000000100000" w:firstRow="0" w:lastRow="0" w:firstColumn="0" w:lastColumn="0" w:oddVBand="0" w:evenVBand="0" w:oddHBand="1" w:evenHBand="0" w:firstRowFirstColumn="0" w:firstRowLastColumn="0" w:lastRowFirstColumn="0" w:lastRowLastColumn="0"/>
              <w:rPr>
                <w:ins w:id="10861" w:author="Dylan Van Aswegen" w:date="2024-07-17T00:49:00Z" w16du:dateUtc="2024-07-16T22:49:00Z"/>
                <w:rFonts w:ascii="Arial" w:hAnsi="Arial" w:cs="Arial"/>
                <w:sz w:val="20"/>
                <w:szCs w:val="20"/>
                <w:lang w:val="en-GB"/>
              </w:rPr>
            </w:pPr>
            <w:ins w:id="10862" w:author="Dylan Van Aswegen" w:date="2024-07-17T00:49:00Z">
              <w:r>
                <w:rPr>
                  <w:rFonts w:ascii="Arial" w:hAnsi="Arial" w:cs="Arial"/>
                  <w:sz w:val="20"/>
                  <w:szCs w:val="20"/>
                  <w:lang w:val="en-GB"/>
                </w:rPr>
                <w:t xml:space="preserve">Text Field </w:t>
              </w:r>
            </w:ins>
          </w:p>
        </w:tc>
        <w:tc>
          <w:tcPr>
            <w:tcW w:w="1694" w:type="dxa"/>
          </w:tcPr>
          <w:p w14:paraId="1D9657F5" w14:textId="03BF8348" w:rsidR="00282B2D" w:rsidRDefault="00282B2D" w:rsidP="00282B2D">
            <w:pPr>
              <w:spacing w:line="360" w:lineRule="auto"/>
              <w:jc w:val="both"/>
              <w:cnfStyle w:val="000000100000" w:firstRow="0" w:lastRow="0" w:firstColumn="0" w:lastColumn="0" w:oddVBand="0" w:evenVBand="0" w:oddHBand="1" w:evenHBand="0" w:firstRowFirstColumn="0" w:firstRowLastColumn="0" w:lastRowFirstColumn="0" w:lastRowLastColumn="0"/>
              <w:rPr>
                <w:ins w:id="10863" w:author="Dylan Van Aswegen" w:date="2024-07-17T00:49:00Z" w16du:dateUtc="2024-07-16T22:49:00Z"/>
                <w:rFonts w:ascii="Arial" w:hAnsi="Arial" w:cs="Arial"/>
                <w:sz w:val="20"/>
                <w:szCs w:val="20"/>
                <w:lang w:val="en-GB"/>
              </w:rPr>
            </w:pPr>
            <w:ins w:id="10864" w:author="Dylan Van Aswegen" w:date="2024-07-17T00:49:00Z">
              <w:r>
                <w:rPr>
                  <w:rFonts w:ascii="Arial" w:hAnsi="Arial" w:cs="Arial"/>
                  <w:sz w:val="20"/>
                  <w:szCs w:val="20"/>
                  <w:lang w:val="en-GB"/>
                </w:rPr>
                <w:t xml:space="preserve">String </w:t>
              </w:r>
            </w:ins>
          </w:p>
        </w:tc>
        <w:tc>
          <w:tcPr>
            <w:tcW w:w="3804" w:type="dxa"/>
          </w:tcPr>
          <w:p w14:paraId="2BB9167D" w14:textId="035EBF32" w:rsidR="00282B2D" w:rsidRDefault="009144D7" w:rsidP="00282B2D">
            <w:pPr>
              <w:spacing w:line="360" w:lineRule="auto"/>
              <w:jc w:val="both"/>
              <w:cnfStyle w:val="000000100000" w:firstRow="0" w:lastRow="0" w:firstColumn="0" w:lastColumn="0" w:oddVBand="0" w:evenVBand="0" w:oddHBand="1" w:evenHBand="0" w:firstRowFirstColumn="0" w:firstRowLastColumn="0" w:lastRowFirstColumn="0" w:lastRowLastColumn="0"/>
              <w:rPr>
                <w:ins w:id="10865" w:author="Dylan Van Aswegen" w:date="2024-07-17T00:49:00Z" w16du:dateUtc="2024-07-16T22:49:00Z"/>
                <w:rFonts w:ascii="Arial" w:hAnsi="Arial" w:cs="Arial"/>
                <w:sz w:val="20"/>
                <w:szCs w:val="20"/>
                <w:lang w:val="en-GB"/>
              </w:rPr>
            </w:pPr>
            <w:ins w:id="10866" w:author="Dylan Van Aswegen" w:date="2024-07-17T00:50:00Z" w16du:dateUtc="2024-07-16T22:50:00Z">
              <w:r>
                <w:rPr>
                  <w:rFonts w:ascii="Arial" w:hAnsi="Arial" w:cs="Arial"/>
                  <w:sz w:val="20"/>
                  <w:szCs w:val="20"/>
                  <w:lang w:val="en-GB"/>
                </w:rPr>
                <w:t xml:space="preserve">This column will contain page structure of the page where the user action took place. </w:t>
              </w:r>
            </w:ins>
          </w:p>
        </w:tc>
      </w:tr>
      <w:tr w:rsidR="00282B2D" w14:paraId="19368631" w14:textId="77777777" w:rsidTr="005C5491">
        <w:trPr>
          <w:ins w:id="10867" w:author="Dylan Van Aswegen" w:date="2024-07-17T00:49:00Z" w16du:dateUtc="2024-07-16T22:49:00Z"/>
        </w:trPr>
        <w:tc>
          <w:tcPr>
            <w:cnfStyle w:val="001000000000" w:firstRow="0" w:lastRow="0" w:firstColumn="1" w:lastColumn="0" w:oddVBand="0" w:evenVBand="0" w:oddHBand="0" w:evenHBand="0" w:firstRowFirstColumn="0" w:firstRowLastColumn="0" w:lastRowFirstColumn="0" w:lastRowLastColumn="0"/>
            <w:tcW w:w="1451" w:type="dxa"/>
          </w:tcPr>
          <w:p w14:paraId="6890F996" w14:textId="73F051B0" w:rsidR="00282B2D" w:rsidRDefault="00282B2D" w:rsidP="00282B2D">
            <w:pPr>
              <w:spacing w:line="360" w:lineRule="auto"/>
              <w:jc w:val="both"/>
              <w:rPr>
                <w:ins w:id="10868" w:author="Dylan Van Aswegen" w:date="2024-07-17T00:49:00Z" w16du:dateUtc="2024-07-16T22:49:00Z"/>
                <w:rFonts w:ascii="Arial" w:hAnsi="Arial" w:cs="Arial"/>
                <w:sz w:val="20"/>
                <w:szCs w:val="20"/>
                <w:lang w:val="en-GB"/>
              </w:rPr>
            </w:pPr>
            <w:ins w:id="10869" w:author="Dylan Van Aswegen" w:date="2024-07-17T00:49:00Z" w16du:dateUtc="2024-07-16T22:49:00Z">
              <w:r>
                <w:rPr>
                  <w:rFonts w:ascii="Arial" w:hAnsi="Arial" w:cs="Arial"/>
                  <w:sz w:val="20"/>
                  <w:szCs w:val="20"/>
                  <w:lang w:val="en-GB"/>
                </w:rPr>
                <w:t>Code</w:t>
              </w:r>
            </w:ins>
          </w:p>
        </w:tc>
        <w:tc>
          <w:tcPr>
            <w:tcW w:w="1273" w:type="dxa"/>
          </w:tcPr>
          <w:p w14:paraId="1CC3E26F" w14:textId="6460C9F3" w:rsidR="00282B2D" w:rsidRDefault="00282B2D" w:rsidP="00282B2D">
            <w:pPr>
              <w:spacing w:line="360" w:lineRule="auto"/>
              <w:jc w:val="both"/>
              <w:cnfStyle w:val="000000000000" w:firstRow="0" w:lastRow="0" w:firstColumn="0" w:lastColumn="0" w:oddVBand="0" w:evenVBand="0" w:oddHBand="0" w:evenHBand="0" w:firstRowFirstColumn="0" w:firstRowLastColumn="0" w:lastRowFirstColumn="0" w:lastRowLastColumn="0"/>
              <w:rPr>
                <w:ins w:id="10870" w:author="Dylan Van Aswegen" w:date="2024-07-17T00:49:00Z" w16du:dateUtc="2024-07-16T22:49:00Z"/>
                <w:rFonts w:ascii="Arial" w:hAnsi="Arial" w:cs="Arial"/>
                <w:sz w:val="20"/>
                <w:szCs w:val="20"/>
                <w:lang w:val="en-GB"/>
              </w:rPr>
            </w:pPr>
            <w:ins w:id="10871" w:author="Dylan Van Aswegen" w:date="2024-07-17T00:49:00Z">
              <w:r>
                <w:rPr>
                  <w:rFonts w:ascii="Arial" w:hAnsi="Arial" w:cs="Arial"/>
                  <w:sz w:val="20"/>
                  <w:szCs w:val="20"/>
                  <w:lang w:val="en-GB"/>
                </w:rPr>
                <w:t xml:space="preserve">Text Field </w:t>
              </w:r>
            </w:ins>
          </w:p>
        </w:tc>
        <w:tc>
          <w:tcPr>
            <w:tcW w:w="1694" w:type="dxa"/>
          </w:tcPr>
          <w:p w14:paraId="21D2883B" w14:textId="70305181" w:rsidR="00282B2D" w:rsidRDefault="00282B2D" w:rsidP="00282B2D">
            <w:pPr>
              <w:spacing w:line="360" w:lineRule="auto"/>
              <w:jc w:val="both"/>
              <w:cnfStyle w:val="000000000000" w:firstRow="0" w:lastRow="0" w:firstColumn="0" w:lastColumn="0" w:oddVBand="0" w:evenVBand="0" w:oddHBand="0" w:evenHBand="0" w:firstRowFirstColumn="0" w:firstRowLastColumn="0" w:lastRowFirstColumn="0" w:lastRowLastColumn="0"/>
              <w:rPr>
                <w:ins w:id="10872" w:author="Dylan Van Aswegen" w:date="2024-07-17T00:49:00Z" w16du:dateUtc="2024-07-16T22:49:00Z"/>
                <w:rFonts w:ascii="Arial" w:hAnsi="Arial" w:cs="Arial"/>
                <w:sz w:val="20"/>
                <w:szCs w:val="20"/>
                <w:lang w:val="en-GB"/>
              </w:rPr>
            </w:pPr>
            <w:ins w:id="10873" w:author="Dylan Van Aswegen" w:date="2024-07-17T00:49:00Z">
              <w:r>
                <w:rPr>
                  <w:rFonts w:ascii="Arial" w:hAnsi="Arial" w:cs="Arial"/>
                  <w:sz w:val="20"/>
                  <w:szCs w:val="20"/>
                  <w:lang w:val="en-GB"/>
                </w:rPr>
                <w:t xml:space="preserve">String </w:t>
              </w:r>
            </w:ins>
          </w:p>
        </w:tc>
        <w:tc>
          <w:tcPr>
            <w:tcW w:w="3804" w:type="dxa"/>
          </w:tcPr>
          <w:p w14:paraId="24C0F2FC" w14:textId="6E6EE431" w:rsidR="00282B2D" w:rsidRDefault="009144D7" w:rsidP="00282B2D">
            <w:pPr>
              <w:spacing w:line="360" w:lineRule="auto"/>
              <w:jc w:val="both"/>
              <w:cnfStyle w:val="000000000000" w:firstRow="0" w:lastRow="0" w:firstColumn="0" w:lastColumn="0" w:oddVBand="0" w:evenVBand="0" w:oddHBand="0" w:evenHBand="0" w:firstRowFirstColumn="0" w:firstRowLastColumn="0" w:lastRowFirstColumn="0" w:lastRowLastColumn="0"/>
              <w:rPr>
                <w:ins w:id="10874" w:author="Dylan Van Aswegen" w:date="2024-07-17T00:49:00Z" w16du:dateUtc="2024-07-16T22:49:00Z"/>
                <w:rFonts w:ascii="Arial" w:hAnsi="Arial" w:cs="Arial"/>
                <w:sz w:val="20"/>
                <w:szCs w:val="20"/>
                <w:lang w:val="en-GB"/>
              </w:rPr>
            </w:pPr>
            <w:ins w:id="10875" w:author="Dylan Van Aswegen" w:date="2024-07-17T00:51:00Z" w16du:dateUtc="2024-07-16T22:51:00Z">
              <w:r>
                <w:rPr>
                  <w:rFonts w:ascii="Arial" w:hAnsi="Arial" w:cs="Arial"/>
                  <w:sz w:val="20"/>
                  <w:szCs w:val="20"/>
                  <w:lang w:val="en-GB"/>
                </w:rPr>
                <w:t xml:space="preserve">This column will contain the </w:t>
              </w:r>
              <w:r w:rsidR="0010524F">
                <w:rPr>
                  <w:rFonts w:ascii="Arial" w:hAnsi="Arial" w:cs="Arial"/>
                  <w:sz w:val="20"/>
                  <w:szCs w:val="20"/>
                  <w:lang w:val="en-GB"/>
                </w:rPr>
                <w:t xml:space="preserve">HTTP code for the user action. </w:t>
              </w:r>
            </w:ins>
          </w:p>
        </w:tc>
      </w:tr>
    </w:tbl>
    <w:p w14:paraId="6C346A6B" w14:textId="77777777" w:rsidR="00400720" w:rsidRPr="00045890" w:rsidRDefault="00400720" w:rsidP="00A02D41">
      <w:pPr>
        <w:rPr>
          <w:ins w:id="10876" w:author="Dylan Van Aswegen" w:date="2024-07-16T17:59:00Z" w16du:dateUtc="2024-07-16T15:59:00Z"/>
          <w:lang w:val="en-GB"/>
          <w:rPrChange w:id="10877" w:author="Dylan Van Aswegen" w:date="2024-07-17T00:33:00Z" w16du:dateUtc="2024-07-16T22:33:00Z">
            <w:rPr>
              <w:ins w:id="10878" w:author="Dylan Van Aswegen" w:date="2024-07-16T17:59:00Z" w16du:dateUtc="2024-07-16T15:59:00Z"/>
            </w:rPr>
          </w:rPrChange>
        </w:rPr>
      </w:pPr>
    </w:p>
    <w:p w14:paraId="64DFDB59" w14:textId="77777777" w:rsidR="00A02D41" w:rsidRDefault="00A02D41" w:rsidP="00A02D41">
      <w:pPr>
        <w:rPr>
          <w:ins w:id="10879" w:author="Dylan Van Aswegen" w:date="2024-07-16T17:59:00Z" w16du:dateUtc="2024-07-16T15:59:00Z"/>
        </w:rPr>
      </w:pPr>
    </w:p>
    <w:p w14:paraId="37A9A44F" w14:textId="77777777" w:rsidR="00A02D41" w:rsidRDefault="00A02D41" w:rsidP="00A02D41">
      <w:pPr>
        <w:rPr>
          <w:ins w:id="10880" w:author="Dylan Van Aswegen" w:date="2024-07-16T17:59:00Z" w16du:dateUtc="2024-07-16T15:59:00Z"/>
        </w:rPr>
      </w:pPr>
    </w:p>
    <w:p w14:paraId="687CD676" w14:textId="77777777" w:rsidR="00A02D41" w:rsidRDefault="00A02D41" w:rsidP="00A02D41">
      <w:pPr>
        <w:rPr>
          <w:ins w:id="10881" w:author="Dylan Van Aswegen" w:date="2024-07-16T17:59:00Z" w16du:dateUtc="2024-07-16T15:59:00Z"/>
        </w:rPr>
      </w:pPr>
    </w:p>
    <w:p w14:paraId="5FE982F5" w14:textId="77777777" w:rsidR="00A02D41" w:rsidRDefault="00A02D41" w:rsidP="00A02D41">
      <w:pPr>
        <w:rPr>
          <w:ins w:id="10882" w:author="Dylan Van Aswegen" w:date="2024-07-16T17:59:00Z" w16du:dateUtc="2024-07-16T15:59:00Z"/>
        </w:rPr>
      </w:pPr>
    </w:p>
    <w:p w14:paraId="08DCB246" w14:textId="77777777" w:rsidR="00A02D41" w:rsidRDefault="00A02D41" w:rsidP="00A02D41">
      <w:pPr>
        <w:rPr>
          <w:ins w:id="10883" w:author="Dylan Van Aswegen" w:date="2024-07-16T17:59:00Z" w16du:dateUtc="2024-07-16T15:59:00Z"/>
        </w:rPr>
      </w:pPr>
    </w:p>
    <w:p w14:paraId="16FAA19E" w14:textId="77777777" w:rsidR="00A02D41" w:rsidRDefault="00A02D41" w:rsidP="00A02D41">
      <w:pPr>
        <w:rPr>
          <w:ins w:id="10884" w:author="Dylan Van Aswegen" w:date="2024-07-16T17:59:00Z" w16du:dateUtc="2024-07-16T15:59:00Z"/>
        </w:rPr>
      </w:pPr>
    </w:p>
    <w:p w14:paraId="03818C9D" w14:textId="77777777" w:rsidR="00A02D41" w:rsidRDefault="00A02D41" w:rsidP="00A02D41">
      <w:pPr>
        <w:rPr>
          <w:ins w:id="10885" w:author="Dylan Van Aswegen" w:date="2024-07-16T17:59:00Z" w16du:dateUtc="2024-07-16T15:59:00Z"/>
        </w:rPr>
      </w:pPr>
    </w:p>
    <w:p w14:paraId="4904690B" w14:textId="77777777" w:rsidR="00A02D41" w:rsidRDefault="00A02D41" w:rsidP="00A02D41">
      <w:pPr>
        <w:rPr>
          <w:ins w:id="10886" w:author="Dylan Van Aswegen" w:date="2024-07-16T17:59:00Z" w16du:dateUtc="2024-07-16T15:59:00Z"/>
        </w:rPr>
      </w:pPr>
    </w:p>
    <w:p w14:paraId="02100563" w14:textId="77777777" w:rsidR="00A02D41" w:rsidRDefault="00A02D41" w:rsidP="00A02D41">
      <w:pPr>
        <w:rPr>
          <w:ins w:id="10887" w:author="Dylan Van Aswegen" w:date="2024-07-16T17:59:00Z" w16du:dateUtc="2024-07-16T15:59:00Z"/>
        </w:rPr>
      </w:pPr>
    </w:p>
    <w:p w14:paraId="355DCDE2" w14:textId="77777777" w:rsidR="00A02D41" w:rsidRDefault="00A02D41" w:rsidP="00A02D41">
      <w:pPr>
        <w:rPr>
          <w:ins w:id="10888" w:author="Dylan Van Aswegen" w:date="2024-07-16T17:59:00Z" w16du:dateUtc="2024-07-16T15:59:00Z"/>
        </w:rPr>
      </w:pPr>
    </w:p>
    <w:p w14:paraId="57AA63C3" w14:textId="77777777" w:rsidR="00A02D41" w:rsidRDefault="00A02D41" w:rsidP="00A02D41">
      <w:pPr>
        <w:rPr>
          <w:ins w:id="10889" w:author="Dylan Van Aswegen" w:date="2024-07-16T17:59:00Z" w16du:dateUtc="2024-07-16T15:59:00Z"/>
        </w:rPr>
      </w:pPr>
    </w:p>
    <w:p w14:paraId="057CD93C" w14:textId="77777777" w:rsidR="00A02D41" w:rsidRDefault="00A02D41" w:rsidP="00A02D41">
      <w:pPr>
        <w:rPr>
          <w:ins w:id="10890" w:author="Dylan Van Aswegen" w:date="2024-07-16T17:59:00Z" w16du:dateUtc="2024-07-16T15:59:00Z"/>
        </w:rPr>
      </w:pPr>
    </w:p>
    <w:p w14:paraId="01102BAC" w14:textId="77777777" w:rsidR="00A02D41" w:rsidRDefault="00A02D41" w:rsidP="00A02D41">
      <w:pPr>
        <w:rPr>
          <w:ins w:id="10891" w:author="Dylan Van Aswegen" w:date="2024-07-16T23:43:00Z" w16du:dateUtc="2024-07-16T21:43:00Z"/>
        </w:rPr>
      </w:pPr>
    </w:p>
    <w:p w14:paraId="5D7D8664" w14:textId="77777777" w:rsidR="00F35FB8" w:rsidRDefault="00F35FB8" w:rsidP="00A02D41">
      <w:pPr>
        <w:rPr>
          <w:ins w:id="10892" w:author="Dylan Van Aswegen" w:date="2024-07-16T23:43:00Z" w16du:dateUtc="2024-07-16T21:43:00Z"/>
        </w:rPr>
      </w:pPr>
    </w:p>
    <w:p w14:paraId="23873643" w14:textId="77777777" w:rsidR="00F35FB8" w:rsidRDefault="00F35FB8" w:rsidP="00A02D41">
      <w:pPr>
        <w:rPr>
          <w:ins w:id="10893" w:author="Dylan Van Aswegen" w:date="2024-07-16T23:43:00Z" w16du:dateUtc="2024-07-16T21:43:00Z"/>
        </w:rPr>
      </w:pPr>
    </w:p>
    <w:p w14:paraId="24C106EB" w14:textId="77777777" w:rsidR="00F35FB8" w:rsidRDefault="00F35FB8" w:rsidP="00A02D41">
      <w:pPr>
        <w:rPr>
          <w:ins w:id="10894" w:author="Dylan Van Aswegen" w:date="2024-07-16T23:43:00Z" w16du:dateUtc="2024-07-16T21:43:00Z"/>
        </w:rPr>
      </w:pPr>
    </w:p>
    <w:p w14:paraId="73D65A41" w14:textId="77777777" w:rsidR="00F35FB8" w:rsidRDefault="00F35FB8" w:rsidP="00A02D41">
      <w:pPr>
        <w:rPr>
          <w:ins w:id="10895" w:author="Dylan Van Aswegen" w:date="2024-07-16T23:43:00Z" w16du:dateUtc="2024-07-16T21:43:00Z"/>
        </w:rPr>
      </w:pPr>
    </w:p>
    <w:p w14:paraId="1F9F5568" w14:textId="77777777" w:rsidR="00F35FB8" w:rsidRDefault="00F35FB8" w:rsidP="00A02D41">
      <w:pPr>
        <w:rPr>
          <w:ins w:id="10896" w:author="Dylan Van Aswegen" w:date="2024-07-16T23:43:00Z" w16du:dateUtc="2024-07-16T21:43:00Z"/>
        </w:rPr>
      </w:pPr>
    </w:p>
    <w:p w14:paraId="276E3183" w14:textId="77777777" w:rsidR="00F35FB8" w:rsidRDefault="00F35FB8" w:rsidP="00A02D41">
      <w:pPr>
        <w:rPr>
          <w:ins w:id="10897" w:author="Dylan Van Aswegen" w:date="2024-07-16T23:43:00Z" w16du:dateUtc="2024-07-16T21:43:00Z"/>
        </w:rPr>
      </w:pPr>
    </w:p>
    <w:p w14:paraId="225429E2" w14:textId="77777777" w:rsidR="00F35FB8" w:rsidRDefault="00F35FB8" w:rsidP="00A02D41">
      <w:pPr>
        <w:rPr>
          <w:ins w:id="10898" w:author="Dylan Van Aswegen" w:date="2024-07-16T23:43:00Z" w16du:dateUtc="2024-07-16T21:43:00Z"/>
        </w:rPr>
      </w:pPr>
    </w:p>
    <w:p w14:paraId="437D0A9E" w14:textId="77777777" w:rsidR="00F35FB8" w:rsidRDefault="00F35FB8" w:rsidP="00A02D41">
      <w:pPr>
        <w:rPr>
          <w:ins w:id="10899" w:author="Dylan Van Aswegen" w:date="2024-07-16T23:43:00Z" w16du:dateUtc="2024-07-16T21:43:00Z"/>
        </w:rPr>
      </w:pPr>
    </w:p>
    <w:p w14:paraId="75839685" w14:textId="77777777" w:rsidR="00F35FB8" w:rsidRDefault="00F35FB8" w:rsidP="00A02D41">
      <w:pPr>
        <w:rPr>
          <w:ins w:id="10900" w:author="Dylan Van Aswegen" w:date="2024-07-16T23:43:00Z" w16du:dateUtc="2024-07-16T21:43:00Z"/>
        </w:rPr>
      </w:pPr>
    </w:p>
    <w:p w14:paraId="40ADE8D8" w14:textId="77777777" w:rsidR="00F35FB8" w:rsidRDefault="00F35FB8" w:rsidP="00A02D41">
      <w:pPr>
        <w:rPr>
          <w:ins w:id="10901" w:author="Dylan Van Aswegen" w:date="2024-07-16T23:43:00Z" w16du:dateUtc="2024-07-16T21:43:00Z"/>
        </w:rPr>
      </w:pPr>
    </w:p>
    <w:p w14:paraId="4AD42823" w14:textId="77777777" w:rsidR="00F35FB8" w:rsidRDefault="00F35FB8" w:rsidP="00A02D41">
      <w:pPr>
        <w:rPr>
          <w:ins w:id="10902" w:author="Dylan Van Aswegen" w:date="2024-07-16T23:43:00Z" w16du:dateUtc="2024-07-16T21:43:00Z"/>
        </w:rPr>
      </w:pPr>
    </w:p>
    <w:p w14:paraId="1E50F5CA" w14:textId="77777777" w:rsidR="00F35FB8" w:rsidRDefault="00F35FB8" w:rsidP="00A02D41">
      <w:pPr>
        <w:rPr>
          <w:ins w:id="10903" w:author="Dylan Van Aswegen" w:date="2024-07-16T23:43:00Z" w16du:dateUtc="2024-07-16T21:43:00Z"/>
        </w:rPr>
      </w:pPr>
    </w:p>
    <w:p w14:paraId="12D0C163" w14:textId="77777777" w:rsidR="00F35FB8" w:rsidRDefault="00F35FB8" w:rsidP="00A02D41">
      <w:pPr>
        <w:rPr>
          <w:ins w:id="10904" w:author="Dylan Van Aswegen" w:date="2024-07-16T23:43:00Z" w16du:dateUtc="2024-07-16T21:43:00Z"/>
        </w:rPr>
      </w:pPr>
    </w:p>
    <w:p w14:paraId="2627B139" w14:textId="77777777" w:rsidR="00F35FB8" w:rsidRPr="00A02D41" w:rsidRDefault="00F35FB8" w:rsidP="00A02D41">
      <w:pPr>
        <w:rPr>
          <w:ins w:id="10905" w:author="Dylan Van Aswegen" w:date="2024-07-16T17:39:00Z" w16du:dateUtc="2024-07-16T15:39:00Z"/>
        </w:rPr>
        <w:pPrChange w:id="10906" w:author="Dylan Van Aswegen" w:date="2024-07-16T17:59:00Z" w16du:dateUtc="2024-07-16T15:59:00Z">
          <w:pPr>
            <w:pStyle w:val="Heading3"/>
          </w:pPr>
        </w:pPrChange>
      </w:pPr>
    </w:p>
    <w:p w14:paraId="46B8FB52" w14:textId="77777777" w:rsidR="00A45CF4" w:rsidRPr="00A45CF4" w:rsidRDefault="00A45CF4" w:rsidP="00A45CF4">
      <w:pPr>
        <w:pStyle w:val="Heading2"/>
        <w:spacing w:before="40" w:after="0" w:line="360" w:lineRule="auto"/>
        <w:rPr>
          <w:rFonts w:ascii="Arial" w:hAnsi="Arial"/>
          <w:color w:val="83C3AA"/>
          <w:kern w:val="0"/>
          <w:sz w:val="36"/>
          <w:szCs w:val="26"/>
          <w:lang w:val="en-GB"/>
          <w14:ligatures w14:val="none"/>
        </w:rPr>
      </w:pPr>
      <w:r w:rsidRPr="00A45CF4">
        <w:rPr>
          <w:rFonts w:ascii="Arial" w:hAnsi="Arial"/>
          <w:color w:val="83C3AA"/>
          <w:kern w:val="0"/>
          <w:sz w:val="36"/>
          <w:szCs w:val="26"/>
          <w:lang w:val="en-GB"/>
          <w14:ligatures w14:val="none"/>
        </w:rPr>
        <w:t>Integrations</w:t>
      </w:r>
      <w:bookmarkEnd w:id="10664"/>
      <w:bookmarkEnd w:id="10665"/>
    </w:p>
    <w:p w14:paraId="418E4930" w14:textId="77777777" w:rsidR="00A45CF4" w:rsidRPr="006433BE" w:rsidRDefault="00A45CF4" w:rsidP="00A45CF4">
      <w:r w:rsidRPr="006433BE">
        <w:t xml:space="preserve">The integrations listed below are required to provide functionality to the features above as well as </w:t>
      </w:r>
    </w:p>
    <w:p w14:paraId="0A9A8C75" w14:textId="77777777" w:rsidR="00A45CF4" w:rsidRPr="00A45CF4" w:rsidRDefault="00A45CF4" w:rsidP="00A45CF4">
      <w:pPr>
        <w:pStyle w:val="Heading3"/>
        <w:spacing w:before="40" w:after="0" w:line="360" w:lineRule="auto"/>
        <w:rPr>
          <w:rFonts w:ascii="Arial" w:hAnsi="Arial"/>
          <w:color w:val="5B69AB"/>
          <w:kern w:val="0"/>
          <w:szCs w:val="24"/>
          <w:lang w:val="en-GB"/>
          <w14:ligatures w14:val="none"/>
        </w:rPr>
      </w:pPr>
      <w:bookmarkStart w:id="10907" w:name="_Toc168972732"/>
      <w:bookmarkStart w:id="10908" w:name="_Toc170780813"/>
      <w:r w:rsidRPr="00A45CF4">
        <w:rPr>
          <w:rFonts w:ascii="Arial" w:hAnsi="Arial"/>
          <w:color w:val="5B69AB"/>
          <w:kern w:val="0"/>
          <w:szCs w:val="24"/>
          <w:lang w:val="en-GB"/>
          <w14:ligatures w14:val="none"/>
        </w:rPr>
        <w:t>Payments (Out of Scope)</w:t>
      </w:r>
      <w:bookmarkEnd w:id="10907"/>
      <w:bookmarkEnd w:id="10908"/>
      <w:r w:rsidRPr="00A45CF4">
        <w:rPr>
          <w:rFonts w:ascii="Arial" w:hAnsi="Arial"/>
          <w:color w:val="5B69AB"/>
          <w:kern w:val="0"/>
          <w:szCs w:val="24"/>
          <w:lang w:val="en-GB"/>
          <w14:ligatures w14:val="none"/>
        </w:rPr>
        <w:t xml:space="preserve"> </w:t>
      </w:r>
    </w:p>
    <w:p w14:paraId="660B2C0F" w14:textId="63B672B0" w:rsidR="00A45CF4" w:rsidRPr="006433BE" w:rsidRDefault="00A45CF4" w:rsidP="00A45CF4">
      <w:pPr>
        <w:pStyle w:val="ListParagraph"/>
        <w:numPr>
          <w:ilvl w:val="1"/>
          <w:numId w:val="2"/>
        </w:numPr>
      </w:pPr>
      <w:r w:rsidRPr="006433BE">
        <w:t xml:space="preserve">GoCardless </w:t>
      </w:r>
      <w:r w:rsidR="006421F8">
        <w:t xml:space="preserve">– Direct Debits, Subscription Payments, Instalments </w:t>
      </w:r>
    </w:p>
    <w:p w14:paraId="55A62732" w14:textId="43B06FEA" w:rsidR="00A45CF4" w:rsidRPr="006433BE" w:rsidRDefault="00A45CF4" w:rsidP="00A45CF4">
      <w:pPr>
        <w:pStyle w:val="ListParagraph"/>
        <w:numPr>
          <w:ilvl w:val="1"/>
          <w:numId w:val="2"/>
        </w:numPr>
      </w:pPr>
      <w:proofErr w:type="spellStart"/>
      <w:r w:rsidRPr="006433BE">
        <w:t>Paypal</w:t>
      </w:r>
      <w:proofErr w:type="spellEnd"/>
      <w:r w:rsidRPr="006433BE">
        <w:t xml:space="preserve"> </w:t>
      </w:r>
      <w:r w:rsidR="006421F8">
        <w:t>– Online Payments</w:t>
      </w:r>
    </w:p>
    <w:p w14:paraId="623A8AA5" w14:textId="03A62A39" w:rsidR="00A45CF4" w:rsidRPr="006433BE" w:rsidRDefault="00A45CF4" w:rsidP="00A45CF4">
      <w:pPr>
        <w:pStyle w:val="ListParagraph"/>
        <w:numPr>
          <w:ilvl w:val="1"/>
          <w:numId w:val="2"/>
        </w:numPr>
      </w:pPr>
      <w:proofErr w:type="spellStart"/>
      <w:r w:rsidRPr="006433BE">
        <w:t>Opayo</w:t>
      </w:r>
      <w:proofErr w:type="spellEnd"/>
      <w:r w:rsidR="006421F8">
        <w:t xml:space="preserve"> – Card Payments </w:t>
      </w:r>
      <w:r w:rsidRPr="006433BE">
        <w:t xml:space="preserve"> </w:t>
      </w:r>
    </w:p>
    <w:p w14:paraId="7AE5C1D7" w14:textId="5A3D81EE" w:rsidR="00A45CF4" w:rsidRPr="006433BE" w:rsidRDefault="006421F8" w:rsidP="00A45CF4">
      <w:pPr>
        <w:pStyle w:val="ListParagraph"/>
        <w:numPr>
          <w:ilvl w:val="1"/>
          <w:numId w:val="2"/>
        </w:numPr>
      </w:pPr>
      <w:r>
        <w:t xml:space="preserve">Stripe - </w:t>
      </w:r>
      <w:r w:rsidR="00A45CF4" w:rsidRPr="006433BE">
        <w:t>Apple Pay, Google Pay</w:t>
      </w:r>
      <w:r>
        <w:t xml:space="preserve">, Direct Debits, </w:t>
      </w:r>
      <w:r w:rsidR="00A45CF4" w:rsidRPr="006433BE">
        <w:t xml:space="preserve"> </w:t>
      </w:r>
      <w:r>
        <w:t>Direct Debits, Subscription Payments, Instalments</w:t>
      </w:r>
    </w:p>
    <w:p w14:paraId="5B4A5681" w14:textId="77777777" w:rsidR="00A45CF4" w:rsidRPr="00A45CF4" w:rsidRDefault="00A45CF4" w:rsidP="00A45CF4">
      <w:pPr>
        <w:pStyle w:val="Heading3"/>
        <w:spacing w:before="40" w:after="0" w:line="360" w:lineRule="auto"/>
        <w:rPr>
          <w:rFonts w:ascii="Arial" w:hAnsi="Arial"/>
          <w:color w:val="5B69AB"/>
          <w:kern w:val="0"/>
          <w:szCs w:val="24"/>
          <w:lang w:val="en-GB"/>
          <w14:ligatures w14:val="none"/>
        </w:rPr>
      </w:pPr>
      <w:bookmarkStart w:id="10909" w:name="_Toc168972733"/>
      <w:bookmarkStart w:id="10910" w:name="_Toc170780814"/>
      <w:r w:rsidRPr="00A45CF4">
        <w:rPr>
          <w:rFonts w:ascii="Arial" w:hAnsi="Arial"/>
          <w:color w:val="5B69AB"/>
          <w:kern w:val="0"/>
          <w:szCs w:val="24"/>
          <w:lang w:val="en-GB"/>
          <w14:ligatures w14:val="none"/>
        </w:rPr>
        <w:t>Organisation API (Out of Scope)</w:t>
      </w:r>
      <w:bookmarkEnd w:id="10909"/>
      <w:bookmarkEnd w:id="10910"/>
    </w:p>
    <w:p w14:paraId="4DE58760" w14:textId="77777777" w:rsidR="00A45CF4" w:rsidRPr="006433BE" w:rsidRDefault="00A45CF4" w:rsidP="00A45CF4">
      <w:pPr>
        <w:pStyle w:val="ListParagraph"/>
        <w:numPr>
          <w:ilvl w:val="1"/>
          <w:numId w:val="2"/>
        </w:numPr>
      </w:pPr>
      <w:r w:rsidRPr="006433BE">
        <w:t>APIs exposed to orgs to allow:</w:t>
      </w:r>
    </w:p>
    <w:p w14:paraId="79875905" w14:textId="77777777" w:rsidR="00A45CF4" w:rsidRPr="006433BE" w:rsidRDefault="00A45CF4" w:rsidP="00A45CF4">
      <w:pPr>
        <w:pStyle w:val="ListParagraph"/>
        <w:numPr>
          <w:ilvl w:val="2"/>
          <w:numId w:val="2"/>
        </w:numPr>
      </w:pPr>
      <w:r w:rsidRPr="006433BE">
        <w:t xml:space="preserve">Member Check </w:t>
      </w:r>
    </w:p>
    <w:p w14:paraId="586F0B47" w14:textId="77777777" w:rsidR="00A45CF4" w:rsidRPr="006433BE" w:rsidRDefault="00A45CF4" w:rsidP="00A45CF4">
      <w:pPr>
        <w:pStyle w:val="ListParagraph"/>
        <w:numPr>
          <w:ilvl w:val="2"/>
          <w:numId w:val="2"/>
        </w:numPr>
      </w:pPr>
      <w:r w:rsidRPr="006433BE">
        <w:t xml:space="preserve">Event information </w:t>
      </w:r>
    </w:p>
    <w:p w14:paraId="37108360" w14:textId="77777777" w:rsidR="00A45CF4" w:rsidRPr="006433BE" w:rsidRDefault="00A45CF4" w:rsidP="00A45CF4">
      <w:pPr>
        <w:pStyle w:val="ListParagraph"/>
        <w:numPr>
          <w:ilvl w:val="2"/>
          <w:numId w:val="2"/>
        </w:numPr>
      </w:pPr>
      <w:r w:rsidRPr="006433BE">
        <w:t xml:space="preserve">Order Checks </w:t>
      </w:r>
    </w:p>
    <w:p w14:paraId="0F8CD8E3" w14:textId="77777777" w:rsidR="00A45CF4" w:rsidRPr="006433BE" w:rsidRDefault="00A45CF4" w:rsidP="00A45CF4">
      <w:pPr>
        <w:pStyle w:val="ListParagraph"/>
        <w:numPr>
          <w:ilvl w:val="2"/>
          <w:numId w:val="2"/>
        </w:numPr>
      </w:pPr>
      <w:r w:rsidRPr="006433BE">
        <w:t>Pulling member lists</w:t>
      </w:r>
    </w:p>
    <w:p w14:paraId="29693C3B" w14:textId="68EC3AD1" w:rsidR="00A45CF4" w:rsidRPr="00A45CF4" w:rsidRDefault="00A45CF4" w:rsidP="00A45CF4">
      <w:pPr>
        <w:pStyle w:val="Heading3"/>
        <w:spacing w:before="40" w:after="0" w:line="360" w:lineRule="auto"/>
        <w:rPr>
          <w:rFonts w:ascii="Arial" w:hAnsi="Arial"/>
          <w:color w:val="5B69AB"/>
          <w:kern w:val="0"/>
          <w:szCs w:val="24"/>
          <w:lang w:val="en-GB"/>
          <w14:ligatures w14:val="none"/>
        </w:rPr>
      </w:pPr>
      <w:bookmarkStart w:id="10911" w:name="_Toc168972734"/>
      <w:bookmarkStart w:id="10912" w:name="_Toc170780815"/>
      <w:r w:rsidRPr="00A45CF4">
        <w:rPr>
          <w:rFonts w:ascii="Arial" w:hAnsi="Arial"/>
          <w:color w:val="5B69AB"/>
          <w:kern w:val="0"/>
          <w:szCs w:val="24"/>
          <w:lang w:val="en-GB"/>
          <w14:ligatures w14:val="none"/>
        </w:rPr>
        <w:t>Accounting</w:t>
      </w:r>
      <w:bookmarkEnd w:id="10911"/>
      <w:bookmarkEnd w:id="10912"/>
      <w:ins w:id="10913" w:author="Dylan Van Aswegen" w:date="2024-07-16T12:08:00Z" w16du:dateUtc="2024-07-16T10:08:00Z">
        <w:r w:rsidR="003D0B1D">
          <w:rPr>
            <w:rFonts w:ascii="Arial" w:hAnsi="Arial"/>
            <w:color w:val="5B69AB"/>
            <w:kern w:val="0"/>
            <w:szCs w:val="24"/>
            <w:lang w:val="en-GB"/>
            <w14:ligatures w14:val="none"/>
          </w:rPr>
          <w:t xml:space="preserve"> (Out of Scope) </w:t>
        </w:r>
      </w:ins>
    </w:p>
    <w:p w14:paraId="45386D03" w14:textId="619EE7DB" w:rsidR="00A45CF4" w:rsidRPr="006433BE" w:rsidRDefault="00A45CF4" w:rsidP="00A45CF4">
      <w:pPr>
        <w:pStyle w:val="ListParagraph"/>
        <w:numPr>
          <w:ilvl w:val="1"/>
          <w:numId w:val="2"/>
        </w:numPr>
      </w:pPr>
      <w:r w:rsidRPr="006433BE">
        <w:t>Xero</w:t>
      </w:r>
      <w:r>
        <w:t xml:space="preserve"> </w:t>
      </w:r>
    </w:p>
    <w:p w14:paraId="20BAF42B" w14:textId="77777777" w:rsidR="00A45CF4" w:rsidRPr="00A45CF4" w:rsidRDefault="00A45CF4">
      <w:pPr>
        <w:pStyle w:val="Heading3"/>
        <w:rPr>
          <w:rFonts w:ascii="Arial" w:hAnsi="Arial"/>
          <w:color w:val="5B69AB"/>
          <w:kern w:val="0"/>
          <w:szCs w:val="24"/>
          <w:lang w:val="en-GB"/>
          <w14:ligatures w14:val="none"/>
        </w:rPr>
        <w:pPrChange w:id="10914" w:author="Dylan Van Aswegen" w:date="2024-07-15T10:40:00Z" w16du:dateUtc="2024-07-15T08:40:00Z">
          <w:pPr>
            <w:pStyle w:val="Heading2"/>
            <w:spacing w:before="40" w:after="0" w:line="360" w:lineRule="auto"/>
          </w:pPr>
        </w:pPrChange>
      </w:pPr>
      <w:bookmarkStart w:id="10915" w:name="_Toc168972735"/>
      <w:bookmarkStart w:id="10916" w:name="_Toc170780816"/>
      <w:r w:rsidRPr="00A45CF4">
        <w:rPr>
          <w:rFonts w:ascii="Arial" w:hAnsi="Arial"/>
          <w:color w:val="5B69AB"/>
          <w:kern w:val="0"/>
          <w:szCs w:val="24"/>
          <w:lang w:val="en-GB"/>
          <w14:ligatures w14:val="none"/>
        </w:rPr>
        <w:t>Access Control (Out of Scope)</w:t>
      </w:r>
      <w:bookmarkEnd w:id="10915"/>
      <w:bookmarkEnd w:id="10916"/>
    </w:p>
    <w:p w14:paraId="3F35D490" w14:textId="77777777" w:rsidR="00A45CF4" w:rsidRPr="009B58FD" w:rsidRDefault="00A45CF4" w:rsidP="00527B37">
      <w:pPr>
        <w:pStyle w:val="ListParagraph"/>
        <w:numPr>
          <w:ilvl w:val="1"/>
          <w:numId w:val="2"/>
        </w:numPr>
      </w:pPr>
      <w:r w:rsidRPr="006433BE">
        <w:t>Key Fob / Door acces</w:t>
      </w:r>
      <w:r>
        <w:t>s</w:t>
      </w:r>
    </w:p>
    <w:p w14:paraId="0F2861F8" w14:textId="30EAA721" w:rsidR="00A45CF4" w:rsidRPr="00A45CF4" w:rsidRDefault="00A45CF4">
      <w:pPr>
        <w:pStyle w:val="Heading3"/>
        <w:rPr>
          <w:rFonts w:ascii="Arial" w:hAnsi="Arial"/>
          <w:color w:val="5B69AB"/>
          <w:kern w:val="0"/>
          <w:szCs w:val="24"/>
          <w:lang w:val="en-GB"/>
          <w14:ligatures w14:val="none"/>
        </w:rPr>
        <w:pPrChange w:id="10917" w:author="Dylan Van Aswegen" w:date="2024-07-15T10:40:00Z" w16du:dateUtc="2024-07-15T08:40:00Z">
          <w:pPr>
            <w:pStyle w:val="Heading3"/>
            <w:spacing w:before="40" w:after="0" w:line="360" w:lineRule="auto"/>
          </w:pPr>
        </w:pPrChange>
      </w:pPr>
      <w:bookmarkStart w:id="10918" w:name="_Toc168972736"/>
      <w:bookmarkStart w:id="10919" w:name="_Toc170780817"/>
      <w:r w:rsidRPr="00A45CF4">
        <w:rPr>
          <w:rFonts w:ascii="Arial" w:hAnsi="Arial"/>
          <w:color w:val="5B69AB"/>
          <w:kern w:val="0"/>
          <w:szCs w:val="24"/>
          <w:lang w:val="en-GB"/>
          <w14:ligatures w14:val="none"/>
        </w:rPr>
        <w:t>Communication</w:t>
      </w:r>
      <w:bookmarkEnd w:id="10918"/>
      <w:r w:rsidR="00BC57BC">
        <w:rPr>
          <w:rFonts w:ascii="Arial" w:hAnsi="Arial"/>
          <w:color w:val="5B69AB"/>
          <w:kern w:val="0"/>
          <w:szCs w:val="24"/>
          <w:lang w:val="en-GB"/>
          <w14:ligatures w14:val="none"/>
        </w:rPr>
        <w:t xml:space="preserve"> </w:t>
      </w:r>
      <w:r w:rsidR="00BC57BC">
        <w:t>(Out of scope)</w:t>
      </w:r>
      <w:bookmarkEnd w:id="10919"/>
    </w:p>
    <w:p w14:paraId="1B432FC7" w14:textId="7A407DC7" w:rsidR="00A45CF4" w:rsidRPr="006433BE" w:rsidRDefault="00A45CF4" w:rsidP="00527B37">
      <w:pPr>
        <w:pStyle w:val="ListParagraph"/>
        <w:numPr>
          <w:ilvl w:val="1"/>
          <w:numId w:val="2"/>
        </w:numPr>
      </w:pPr>
      <w:r w:rsidRPr="006433BE">
        <w:t xml:space="preserve">Mail Chimp </w:t>
      </w:r>
    </w:p>
    <w:p w14:paraId="7B8CA01C" w14:textId="77777777" w:rsidR="00A45CF4" w:rsidRPr="00A45CF4" w:rsidRDefault="00A45CF4">
      <w:pPr>
        <w:pStyle w:val="Heading3"/>
        <w:rPr>
          <w:rFonts w:ascii="Arial" w:hAnsi="Arial"/>
          <w:color w:val="5B69AB"/>
          <w:kern w:val="0"/>
          <w:szCs w:val="24"/>
          <w:lang w:val="en-GB"/>
          <w14:ligatures w14:val="none"/>
        </w:rPr>
        <w:pPrChange w:id="10920" w:author="Dylan Van Aswegen" w:date="2024-07-15T10:40:00Z" w16du:dateUtc="2024-07-15T08:40:00Z">
          <w:pPr>
            <w:pStyle w:val="Heading3"/>
            <w:spacing w:before="40" w:after="0" w:line="360" w:lineRule="auto"/>
          </w:pPr>
        </w:pPrChange>
      </w:pPr>
      <w:bookmarkStart w:id="10921" w:name="_Toc168972737"/>
      <w:bookmarkStart w:id="10922" w:name="_Toc170780818"/>
      <w:r w:rsidRPr="00A45CF4">
        <w:rPr>
          <w:rFonts w:ascii="Arial" w:hAnsi="Arial"/>
          <w:color w:val="5B69AB"/>
          <w:kern w:val="0"/>
          <w:szCs w:val="24"/>
          <w:lang w:val="en-GB"/>
          <w14:ligatures w14:val="none"/>
        </w:rPr>
        <w:t>Other</w:t>
      </w:r>
      <w:bookmarkEnd w:id="10921"/>
      <w:bookmarkEnd w:id="10922"/>
    </w:p>
    <w:p w14:paraId="5CE74290" w14:textId="3BF5B35D" w:rsidR="00A45CF4" w:rsidRPr="006433BE" w:rsidRDefault="00A45CF4" w:rsidP="00A45CF4">
      <w:pPr>
        <w:pStyle w:val="ListParagraph"/>
        <w:numPr>
          <w:ilvl w:val="1"/>
          <w:numId w:val="2"/>
        </w:numPr>
      </w:pPr>
      <w:r w:rsidRPr="006433BE">
        <w:t xml:space="preserve">Membership Cards </w:t>
      </w:r>
      <w:r w:rsidR="00BC57BC">
        <w:t>(Out of Scope)</w:t>
      </w:r>
    </w:p>
    <w:p w14:paraId="2EF179D6" w14:textId="77777777" w:rsidR="00A45CF4" w:rsidRDefault="00A45CF4" w:rsidP="00A45CF4">
      <w:pPr>
        <w:pStyle w:val="ListParagraph"/>
        <w:numPr>
          <w:ilvl w:val="1"/>
          <w:numId w:val="2"/>
        </w:numPr>
      </w:pPr>
      <w:r w:rsidRPr="006433BE">
        <w:t>Twitter / X</w:t>
      </w:r>
    </w:p>
    <w:p w14:paraId="7D85F1C8" w14:textId="77777777" w:rsidR="0040364A" w:rsidRPr="00E230A9" w:rsidRDefault="0040364A" w:rsidP="00E230A9">
      <w:pPr>
        <w:rPr>
          <w:lang w:val="en-GB"/>
        </w:rPr>
      </w:pPr>
    </w:p>
    <w:sectPr w:rsidR="0040364A" w:rsidRPr="00E230A9" w:rsidSect="002919DC">
      <w:headerReference w:type="default" r:id="rId8"/>
      <w:head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5BE85" w14:textId="77777777" w:rsidR="002062CC" w:rsidRDefault="002062CC" w:rsidP="002919DC">
      <w:pPr>
        <w:spacing w:after="0" w:line="240" w:lineRule="auto"/>
      </w:pPr>
      <w:r>
        <w:separator/>
      </w:r>
    </w:p>
  </w:endnote>
  <w:endnote w:type="continuationSeparator" w:id="0">
    <w:p w14:paraId="3E0BCDB0" w14:textId="77777777" w:rsidR="002062CC" w:rsidRDefault="002062CC" w:rsidP="002919DC">
      <w:pPr>
        <w:spacing w:after="0" w:line="240" w:lineRule="auto"/>
      </w:pPr>
      <w:r>
        <w:continuationSeparator/>
      </w:r>
    </w:p>
  </w:endnote>
  <w:endnote w:type="continuationNotice" w:id="1">
    <w:p w14:paraId="2BBF6AFE" w14:textId="77777777" w:rsidR="002062CC" w:rsidRDefault="002062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0"/>
    <w:family w:val="auto"/>
    <w:pitch w:val="variable"/>
    <w:sig w:usb0="800000AF" w:usb1="1001ECEA"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514B57" w14:textId="77777777" w:rsidR="002062CC" w:rsidRDefault="002062CC" w:rsidP="002919DC">
      <w:pPr>
        <w:spacing w:after="0" w:line="240" w:lineRule="auto"/>
      </w:pPr>
      <w:r>
        <w:separator/>
      </w:r>
    </w:p>
  </w:footnote>
  <w:footnote w:type="continuationSeparator" w:id="0">
    <w:p w14:paraId="1C38E0D5" w14:textId="77777777" w:rsidR="002062CC" w:rsidRDefault="002062CC" w:rsidP="002919DC">
      <w:pPr>
        <w:spacing w:after="0" w:line="240" w:lineRule="auto"/>
      </w:pPr>
      <w:r>
        <w:continuationSeparator/>
      </w:r>
    </w:p>
  </w:footnote>
  <w:footnote w:type="continuationNotice" w:id="1">
    <w:p w14:paraId="61ADB468" w14:textId="77777777" w:rsidR="002062CC" w:rsidRDefault="002062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3F04AF" w14:textId="49B27094" w:rsidR="002919DC" w:rsidRDefault="002919DC" w:rsidP="002919D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9828C" w14:textId="19ABBC1B" w:rsidR="002919DC" w:rsidRDefault="002919DC" w:rsidP="002919DC">
    <w:pPr>
      <w:pStyle w:val="Header"/>
      <w:jc w:val="center"/>
    </w:pPr>
    <w:r w:rsidRPr="006433BE">
      <w:rPr>
        <w:noProof/>
      </w:rPr>
      <w:drawing>
        <wp:inline distT="0" distB="0" distL="0" distR="0" wp14:anchorId="6C5C128D" wp14:editId="234094A6">
          <wp:extent cx="3657600" cy="1368347"/>
          <wp:effectExtent l="0" t="0" r="0" b="3810"/>
          <wp:docPr id="987361801" name="Picture 1"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61801" name="Picture 1" descr="A black background with blu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692954" cy="13815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3424B"/>
    <w:multiLevelType w:val="hybridMultilevel"/>
    <w:tmpl w:val="A6409026"/>
    <w:lvl w:ilvl="0" w:tplc="59C08CBC">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3C355EC"/>
    <w:multiLevelType w:val="hybridMultilevel"/>
    <w:tmpl w:val="18502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6141CE"/>
    <w:multiLevelType w:val="hybridMultilevel"/>
    <w:tmpl w:val="6F50ABE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C506F67"/>
    <w:multiLevelType w:val="hybridMultilevel"/>
    <w:tmpl w:val="0EF63F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F92A80"/>
    <w:multiLevelType w:val="multilevel"/>
    <w:tmpl w:val="614AC2CA"/>
    <w:lvl w:ilvl="0">
      <w:start w:val="1"/>
      <w:numFmt w:val="bullet"/>
      <w:lvlText w:val=""/>
      <w:lvlJc w:val="left"/>
      <w:pPr>
        <w:tabs>
          <w:tab w:val="num" w:pos="1003"/>
        </w:tabs>
        <w:ind w:left="1003" w:hanging="360"/>
      </w:pPr>
      <w:rPr>
        <w:rFonts w:ascii="Symbol" w:hAnsi="Symbol" w:cs="Symbol" w:hint="default"/>
      </w:rPr>
    </w:lvl>
    <w:lvl w:ilvl="1">
      <w:start w:val="1"/>
      <w:numFmt w:val="bullet"/>
      <w:lvlText w:val="◦"/>
      <w:lvlJc w:val="left"/>
      <w:pPr>
        <w:tabs>
          <w:tab w:val="num" w:pos="1363"/>
        </w:tabs>
        <w:ind w:left="1363" w:hanging="360"/>
      </w:pPr>
      <w:rPr>
        <w:rFonts w:ascii="OpenSymbol" w:hAnsi="OpenSymbol" w:cs="OpenSymbol" w:hint="default"/>
      </w:rPr>
    </w:lvl>
    <w:lvl w:ilvl="2">
      <w:start w:val="1"/>
      <w:numFmt w:val="bullet"/>
      <w:lvlText w:val="▪"/>
      <w:lvlJc w:val="left"/>
      <w:pPr>
        <w:tabs>
          <w:tab w:val="num" w:pos="1723"/>
        </w:tabs>
        <w:ind w:left="1723" w:hanging="360"/>
      </w:pPr>
      <w:rPr>
        <w:rFonts w:ascii="OpenSymbol" w:hAnsi="OpenSymbol" w:cs="OpenSymbol" w:hint="default"/>
      </w:rPr>
    </w:lvl>
    <w:lvl w:ilvl="3">
      <w:start w:val="1"/>
      <w:numFmt w:val="bullet"/>
      <w:lvlText w:val=""/>
      <w:lvlJc w:val="left"/>
      <w:pPr>
        <w:tabs>
          <w:tab w:val="num" w:pos="2083"/>
        </w:tabs>
        <w:ind w:left="2083" w:hanging="360"/>
      </w:pPr>
      <w:rPr>
        <w:rFonts w:ascii="Symbol" w:hAnsi="Symbol" w:cs="Symbol" w:hint="default"/>
      </w:rPr>
    </w:lvl>
    <w:lvl w:ilvl="4">
      <w:start w:val="1"/>
      <w:numFmt w:val="bullet"/>
      <w:lvlText w:val="◦"/>
      <w:lvlJc w:val="left"/>
      <w:pPr>
        <w:tabs>
          <w:tab w:val="num" w:pos="2443"/>
        </w:tabs>
        <w:ind w:left="2443" w:hanging="360"/>
      </w:pPr>
      <w:rPr>
        <w:rFonts w:ascii="OpenSymbol" w:hAnsi="OpenSymbol" w:cs="OpenSymbol" w:hint="default"/>
      </w:rPr>
    </w:lvl>
    <w:lvl w:ilvl="5">
      <w:start w:val="1"/>
      <w:numFmt w:val="bullet"/>
      <w:lvlText w:val="▪"/>
      <w:lvlJc w:val="left"/>
      <w:pPr>
        <w:tabs>
          <w:tab w:val="num" w:pos="2803"/>
        </w:tabs>
        <w:ind w:left="2803" w:hanging="360"/>
      </w:pPr>
      <w:rPr>
        <w:rFonts w:ascii="OpenSymbol" w:hAnsi="OpenSymbol" w:cs="OpenSymbol" w:hint="default"/>
      </w:rPr>
    </w:lvl>
    <w:lvl w:ilvl="6">
      <w:start w:val="1"/>
      <w:numFmt w:val="bullet"/>
      <w:lvlText w:val=""/>
      <w:lvlJc w:val="left"/>
      <w:pPr>
        <w:tabs>
          <w:tab w:val="num" w:pos="3163"/>
        </w:tabs>
        <w:ind w:left="3163" w:hanging="360"/>
      </w:pPr>
      <w:rPr>
        <w:rFonts w:ascii="Symbol" w:hAnsi="Symbol" w:cs="Symbol" w:hint="default"/>
      </w:rPr>
    </w:lvl>
    <w:lvl w:ilvl="7">
      <w:start w:val="1"/>
      <w:numFmt w:val="bullet"/>
      <w:lvlText w:val="◦"/>
      <w:lvlJc w:val="left"/>
      <w:pPr>
        <w:tabs>
          <w:tab w:val="num" w:pos="3523"/>
        </w:tabs>
        <w:ind w:left="3523" w:hanging="360"/>
      </w:pPr>
      <w:rPr>
        <w:rFonts w:ascii="OpenSymbol" w:hAnsi="OpenSymbol" w:cs="OpenSymbol" w:hint="default"/>
      </w:rPr>
    </w:lvl>
    <w:lvl w:ilvl="8">
      <w:start w:val="1"/>
      <w:numFmt w:val="bullet"/>
      <w:lvlText w:val="▪"/>
      <w:lvlJc w:val="left"/>
      <w:pPr>
        <w:tabs>
          <w:tab w:val="num" w:pos="3883"/>
        </w:tabs>
        <w:ind w:left="3883" w:hanging="360"/>
      </w:pPr>
      <w:rPr>
        <w:rFonts w:ascii="OpenSymbol" w:hAnsi="OpenSymbol" w:cs="OpenSymbol" w:hint="default"/>
      </w:rPr>
    </w:lvl>
  </w:abstractNum>
  <w:abstractNum w:abstractNumId="5" w15:restartNumberingAfterBreak="0">
    <w:nsid w:val="66437770"/>
    <w:multiLevelType w:val="multilevel"/>
    <w:tmpl w:val="9AF2D914"/>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6" w15:restartNumberingAfterBreak="0">
    <w:nsid w:val="71A92D3C"/>
    <w:multiLevelType w:val="hybridMultilevel"/>
    <w:tmpl w:val="060E8D02"/>
    <w:lvl w:ilvl="0" w:tplc="21287CCC">
      <w:numFmt w:val="bullet"/>
      <w:lvlText w:val="-"/>
      <w:lvlJc w:val="left"/>
      <w:pPr>
        <w:ind w:left="720" w:hanging="360"/>
      </w:pPr>
      <w:rPr>
        <w:rFonts w:ascii="Calibri" w:eastAsiaTheme="minorHAnsi" w:hAnsi="Calibri" w:cs="Calibr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733C247B"/>
    <w:multiLevelType w:val="multilevel"/>
    <w:tmpl w:val="51E4EA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768D4744"/>
    <w:multiLevelType w:val="hybridMultilevel"/>
    <w:tmpl w:val="76982E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9047261">
    <w:abstractNumId w:val="2"/>
  </w:num>
  <w:num w:numId="2" w16cid:durableId="47844055">
    <w:abstractNumId w:val="6"/>
  </w:num>
  <w:num w:numId="3" w16cid:durableId="554583525">
    <w:abstractNumId w:val="0"/>
  </w:num>
  <w:num w:numId="4" w16cid:durableId="76947505">
    <w:abstractNumId w:val="4"/>
  </w:num>
  <w:num w:numId="5" w16cid:durableId="350306628">
    <w:abstractNumId w:val="1"/>
  </w:num>
  <w:num w:numId="6" w16cid:durableId="1973486103">
    <w:abstractNumId w:val="3"/>
  </w:num>
  <w:num w:numId="7" w16cid:durableId="1796949192">
    <w:abstractNumId w:val="8"/>
  </w:num>
  <w:num w:numId="8" w16cid:durableId="2129660723">
    <w:abstractNumId w:val="7"/>
  </w:num>
  <w:num w:numId="9" w16cid:durableId="1248612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9DC"/>
    <w:rsid w:val="0000103F"/>
    <w:rsid w:val="0000217C"/>
    <w:rsid w:val="0000222D"/>
    <w:rsid w:val="00003F6D"/>
    <w:rsid w:val="00005026"/>
    <w:rsid w:val="00006165"/>
    <w:rsid w:val="00011E91"/>
    <w:rsid w:val="0001260C"/>
    <w:rsid w:val="0001286B"/>
    <w:rsid w:val="00013481"/>
    <w:rsid w:val="00013D07"/>
    <w:rsid w:val="00015707"/>
    <w:rsid w:val="00021771"/>
    <w:rsid w:val="000223AF"/>
    <w:rsid w:val="00022419"/>
    <w:rsid w:val="0002621C"/>
    <w:rsid w:val="0002734F"/>
    <w:rsid w:val="00027795"/>
    <w:rsid w:val="00030CE6"/>
    <w:rsid w:val="000316BA"/>
    <w:rsid w:val="000320FD"/>
    <w:rsid w:val="000333AC"/>
    <w:rsid w:val="00034E09"/>
    <w:rsid w:val="00036939"/>
    <w:rsid w:val="00036A94"/>
    <w:rsid w:val="00042B8E"/>
    <w:rsid w:val="00043C0B"/>
    <w:rsid w:val="00045040"/>
    <w:rsid w:val="00045890"/>
    <w:rsid w:val="00047CA3"/>
    <w:rsid w:val="00053C0D"/>
    <w:rsid w:val="00054A1B"/>
    <w:rsid w:val="000556E2"/>
    <w:rsid w:val="0005688F"/>
    <w:rsid w:val="0005799C"/>
    <w:rsid w:val="00060CDD"/>
    <w:rsid w:val="00063E51"/>
    <w:rsid w:val="00064A59"/>
    <w:rsid w:val="00064C08"/>
    <w:rsid w:val="000657A5"/>
    <w:rsid w:val="000679C0"/>
    <w:rsid w:val="00073373"/>
    <w:rsid w:val="0007515A"/>
    <w:rsid w:val="0007611D"/>
    <w:rsid w:val="00076773"/>
    <w:rsid w:val="00081142"/>
    <w:rsid w:val="000815BB"/>
    <w:rsid w:val="00081BF6"/>
    <w:rsid w:val="00081DB8"/>
    <w:rsid w:val="000821AC"/>
    <w:rsid w:val="00090A16"/>
    <w:rsid w:val="00091DCD"/>
    <w:rsid w:val="000921E0"/>
    <w:rsid w:val="0009727F"/>
    <w:rsid w:val="000A375D"/>
    <w:rsid w:val="000A756B"/>
    <w:rsid w:val="000B3F4D"/>
    <w:rsid w:val="000B476F"/>
    <w:rsid w:val="000B4D50"/>
    <w:rsid w:val="000B579F"/>
    <w:rsid w:val="000B5DC7"/>
    <w:rsid w:val="000B656F"/>
    <w:rsid w:val="000B7967"/>
    <w:rsid w:val="000C2266"/>
    <w:rsid w:val="000C24DF"/>
    <w:rsid w:val="000C2FCC"/>
    <w:rsid w:val="000C3FA3"/>
    <w:rsid w:val="000C59DF"/>
    <w:rsid w:val="000C71B8"/>
    <w:rsid w:val="000C7F04"/>
    <w:rsid w:val="000D17F3"/>
    <w:rsid w:val="000D1AB3"/>
    <w:rsid w:val="000D5292"/>
    <w:rsid w:val="000D7C48"/>
    <w:rsid w:val="000E35B6"/>
    <w:rsid w:val="000E35DD"/>
    <w:rsid w:val="000E5ADC"/>
    <w:rsid w:val="000E681F"/>
    <w:rsid w:val="000E6C12"/>
    <w:rsid w:val="000E77FB"/>
    <w:rsid w:val="000F1E5A"/>
    <w:rsid w:val="000F2FEB"/>
    <w:rsid w:val="000F4700"/>
    <w:rsid w:val="000F5147"/>
    <w:rsid w:val="000F5865"/>
    <w:rsid w:val="00101B77"/>
    <w:rsid w:val="00102485"/>
    <w:rsid w:val="00102795"/>
    <w:rsid w:val="001048A2"/>
    <w:rsid w:val="00104BC7"/>
    <w:rsid w:val="00104F8A"/>
    <w:rsid w:val="00105163"/>
    <w:rsid w:val="0010524F"/>
    <w:rsid w:val="001067C5"/>
    <w:rsid w:val="001077D1"/>
    <w:rsid w:val="001112DB"/>
    <w:rsid w:val="001115FC"/>
    <w:rsid w:val="001120B4"/>
    <w:rsid w:val="0011343F"/>
    <w:rsid w:val="0011372B"/>
    <w:rsid w:val="00115312"/>
    <w:rsid w:val="001154E7"/>
    <w:rsid w:val="00120291"/>
    <w:rsid w:val="00121B73"/>
    <w:rsid w:val="00121EEB"/>
    <w:rsid w:val="00124EFE"/>
    <w:rsid w:val="001259A4"/>
    <w:rsid w:val="00126467"/>
    <w:rsid w:val="00126787"/>
    <w:rsid w:val="00130B12"/>
    <w:rsid w:val="00132EF2"/>
    <w:rsid w:val="00133EC8"/>
    <w:rsid w:val="001349C6"/>
    <w:rsid w:val="00134E40"/>
    <w:rsid w:val="001359D6"/>
    <w:rsid w:val="001376D0"/>
    <w:rsid w:val="00137F00"/>
    <w:rsid w:val="00140354"/>
    <w:rsid w:val="00140DDB"/>
    <w:rsid w:val="00141142"/>
    <w:rsid w:val="00141290"/>
    <w:rsid w:val="001443FB"/>
    <w:rsid w:val="00145969"/>
    <w:rsid w:val="0014696D"/>
    <w:rsid w:val="00147302"/>
    <w:rsid w:val="001524DD"/>
    <w:rsid w:val="001528D5"/>
    <w:rsid w:val="00156246"/>
    <w:rsid w:val="001570CD"/>
    <w:rsid w:val="00160336"/>
    <w:rsid w:val="00160807"/>
    <w:rsid w:val="001610D4"/>
    <w:rsid w:val="00165B09"/>
    <w:rsid w:val="001708A1"/>
    <w:rsid w:val="00171C8C"/>
    <w:rsid w:val="00173489"/>
    <w:rsid w:val="00173FB2"/>
    <w:rsid w:val="00174A11"/>
    <w:rsid w:val="00176496"/>
    <w:rsid w:val="001772B0"/>
    <w:rsid w:val="00177B57"/>
    <w:rsid w:val="001801F0"/>
    <w:rsid w:val="0018069C"/>
    <w:rsid w:val="001831EB"/>
    <w:rsid w:val="00183488"/>
    <w:rsid w:val="0018495E"/>
    <w:rsid w:val="00185105"/>
    <w:rsid w:val="00191D36"/>
    <w:rsid w:val="0019214E"/>
    <w:rsid w:val="00192476"/>
    <w:rsid w:val="001957C6"/>
    <w:rsid w:val="0019714A"/>
    <w:rsid w:val="001A0A3A"/>
    <w:rsid w:val="001A0D68"/>
    <w:rsid w:val="001A3BB4"/>
    <w:rsid w:val="001A46DF"/>
    <w:rsid w:val="001A4F51"/>
    <w:rsid w:val="001A54BD"/>
    <w:rsid w:val="001B0CDB"/>
    <w:rsid w:val="001B1119"/>
    <w:rsid w:val="001B1E45"/>
    <w:rsid w:val="001B3A90"/>
    <w:rsid w:val="001B441C"/>
    <w:rsid w:val="001B4BD6"/>
    <w:rsid w:val="001B5022"/>
    <w:rsid w:val="001B502C"/>
    <w:rsid w:val="001B6198"/>
    <w:rsid w:val="001B68D5"/>
    <w:rsid w:val="001C07DD"/>
    <w:rsid w:val="001C3FD0"/>
    <w:rsid w:val="001D2AA0"/>
    <w:rsid w:val="001D2ACC"/>
    <w:rsid w:val="001D2F03"/>
    <w:rsid w:val="001D2F6A"/>
    <w:rsid w:val="001D4E92"/>
    <w:rsid w:val="001D66DD"/>
    <w:rsid w:val="001E0426"/>
    <w:rsid w:val="001E1075"/>
    <w:rsid w:val="001E41B5"/>
    <w:rsid w:val="001E549D"/>
    <w:rsid w:val="001E59F1"/>
    <w:rsid w:val="001F0041"/>
    <w:rsid w:val="001F020A"/>
    <w:rsid w:val="001F3465"/>
    <w:rsid w:val="001F407A"/>
    <w:rsid w:val="001F4552"/>
    <w:rsid w:val="001F5997"/>
    <w:rsid w:val="00200416"/>
    <w:rsid w:val="00202365"/>
    <w:rsid w:val="0020453D"/>
    <w:rsid w:val="002062CC"/>
    <w:rsid w:val="00210044"/>
    <w:rsid w:val="00211747"/>
    <w:rsid w:val="00211AA7"/>
    <w:rsid w:val="00213695"/>
    <w:rsid w:val="00214406"/>
    <w:rsid w:val="002163FE"/>
    <w:rsid w:val="002206F6"/>
    <w:rsid w:val="0022169B"/>
    <w:rsid w:val="00223A6B"/>
    <w:rsid w:val="00223DD9"/>
    <w:rsid w:val="00225C97"/>
    <w:rsid w:val="00230F71"/>
    <w:rsid w:val="00231CDC"/>
    <w:rsid w:val="00240413"/>
    <w:rsid w:val="00242A90"/>
    <w:rsid w:val="00242CFC"/>
    <w:rsid w:val="00246A5F"/>
    <w:rsid w:val="00246E0D"/>
    <w:rsid w:val="00255E04"/>
    <w:rsid w:val="00257899"/>
    <w:rsid w:val="00262940"/>
    <w:rsid w:val="0026295F"/>
    <w:rsid w:val="0026311F"/>
    <w:rsid w:val="002658EC"/>
    <w:rsid w:val="00265C51"/>
    <w:rsid w:val="00267889"/>
    <w:rsid w:val="002707CD"/>
    <w:rsid w:val="002716F4"/>
    <w:rsid w:val="00272B11"/>
    <w:rsid w:val="00273843"/>
    <w:rsid w:val="002772D1"/>
    <w:rsid w:val="00280B77"/>
    <w:rsid w:val="00282555"/>
    <w:rsid w:val="00282994"/>
    <w:rsid w:val="00282A03"/>
    <w:rsid w:val="00282B2D"/>
    <w:rsid w:val="00283AA5"/>
    <w:rsid w:val="0028404D"/>
    <w:rsid w:val="00285E2A"/>
    <w:rsid w:val="0028679B"/>
    <w:rsid w:val="002876A9"/>
    <w:rsid w:val="002903C0"/>
    <w:rsid w:val="002919DC"/>
    <w:rsid w:val="00291F90"/>
    <w:rsid w:val="0029292F"/>
    <w:rsid w:val="00296C83"/>
    <w:rsid w:val="002A1BD6"/>
    <w:rsid w:val="002A328A"/>
    <w:rsid w:val="002A4051"/>
    <w:rsid w:val="002A68C6"/>
    <w:rsid w:val="002A6B29"/>
    <w:rsid w:val="002B1207"/>
    <w:rsid w:val="002B2608"/>
    <w:rsid w:val="002B4305"/>
    <w:rsid w:val="002B5494"/>
    <w:rsid w:val="002B6DB3"/>
    <w:rsid w:val="002B6EBE"/>
    <w:rsid w:val="002B7F4B"/>
    <w:rsid w:val="002C2178"/>
    <w:rsid w:val="002C3884"/>
    <w:rsid w:val="002C6DA2"/>
    <w:rsid w:val="002C7F2F"/>
    <w:rsid w:val="002D0387"/>
    <w:rsid w:val="002D0CDA"/>
    <w:rsid w:val="002D33EA"/>
    <w:rsid w:val="002D54BC"/>
    <w:rsid w:val="002D6A7E"/>
    <w:rsid w:val="002D7950"/>
    <w:rsid w:val="002E180F"/>
    <w:rsid w:val="002E190B"/>
    <w:rsid w:val="002E2271"/>
    <w:rsid w:val="002E32A2"/>
    <w:rsid w:val="002E48D4"/>
    <w:rsid w:val="002E4981"/>
    <w:rsid w:val="002E55F8"/>
    <w:rsid w:val="002E6AAC"/>
    <w:rsid w:val="002F1353"/>
    <w:rsid w:val="002F186C"/>
    <w:rsid w:val="002F249B"/>
    <w:rsid w:val="002F4B58"/>
    <w:rsid w:val="00304599"/>
    <w:rsid w:val="003049A9"/>
    <w:rsid w:val="003054A3"/>
    <w:rsid w:val="003069C6"/>
    <w:rsid w:val="00306ECE"/>
    <w:rsid w:val="00311215"/>
    <w:rsid w:val="003126C1"/>
    <w:rsid w:val="00313CA0"/>
    <w:rsid w:val="00314424"/>
    <w:rsid w:val="00314FB6"/>
    <w:rsid w:val="00317559"/>
    <w:rsid w:val="00322DB4"/>
    <w:rsid w:val="00324532"/>
    <w:rsid w:val="003245BD"/>
    <w:rsid w:val="003248A5"/>
    <w:rsid w:val="00324E9B"/>
    <w:rsid w:val="0032505C"/>
    <w:rsid w:val="003272BB"/>
    <w:rsid w:val="00327DC2"/>
    <w:rsid w:val="0033043A"/>
    <w:rsid w:val="003339A9"/>
    <w:rsid w:val="003341FD"/>
    <w:rsid w:val="00334605"/>
    <w:rsid w:val="0033533F"/>
    <w:rsid w:val="00336E6A"/>
    <w:rsid w:val="00337C9A"/>
    <w:rsid w:val="00341F56"/>
    <w:rsid w:val="003420A4"/>
    <w:rsid w:val="0034211F"/>
    <w:rsid w:val="00342F1E"/>
    <w:rsid w:val="00343238"/>
    <w:rsid w:val="00343920"/>
    <w:rsid w:val="00346AB3"/>
    <w:rsid w:val="00347B41"/>
    <w:rsid w:val="00352ABA"/>
    <w:rsid w:val="0035317B"/>
    <w:rsid w:val="00355BC3"/>
    <w:rsid w:val="00357C76"/>
    <w:rsid w:val="00361236"/>
    <w:rsid w:val="00361390"/>
    <w:rsid w:val="00362591"/>
    <w:rsid w:val="00367CEF"/>
    <w:rsid w:val="003705F9"/>
    <w:rsid w:val="00370A94"/>
    <w:rsid w:val="00371746"/>
    <w:rsid w:val="003727A7"/>
    <w:rsid w:val="00373937"/>
    <w:rsid w:val="00373A41"/>
    <w:rsid w:val="003767CF"/>
    <w:rsid w:val="00380F1B"/>
    <w:rsid w:val="00382F6B"/>
    <w:rsid w:val="003833CC"/>
    <w:rsid w:val="00384C31"/>
    <w:rsid w:val="00385DE9"/>
    <w:rsid w:val="00386940"/>
    <w:rsid w:val="00387366"/>
    <w:rsid w:val="00387721"/>
    <w:rsid w:val="003915E3"/>
    <w:rsid w:val="00391E9B"/>
    <w:rsid w:val="00396D6E"/>
    <w:rsid w:val="00397F8C"/>
    <w:rsid w:val="003A00CE"/>
    <w:rsid w:val="003A2632"/>
    <w:rsid w:val="003A313F"/>
    <w:rsid w:val="003A37C5"/>
    <w:rsid w:val="003A5729"/>
    <w:rsid w:val="003A5DBF"/>
    <w:rsid w:val="003B05DC"/>
    <w:rsid w:val="003B1083"/>
    <w:rsid w:val="003B4166"/>
    <w:rsid w:val="003B4ADD"/>
    <w:rsid w:val="003B6663"/>
    <w:rsid w:val="003B7024"/>
    <w:rsid w:val="003C00CE"/>
    <w:rsid w:val="003C0355"/>
    <w:rsid w:val="003C071D"/>
    <w:rsid w:val="003C1F7F"/>
    <w:rsid w:val="003C516B"/>
    <w:rsid w:val="003C7E70"/>
    <w:rsid w:val="003C7EE4"/>
    <w:rsid w:val="003D0497"/>
    <w:rsid w:val="003D0533"/>
    <w:rsid w:val="003D0B1D"/>
    <w:rsid w:val="003D110D"/>
    <w:rsid w:val="003D123F"/>
    <w:rsid w:val="003D2C5A"/>
    <w:rsid w:val="003D46C3"/>
    <w:rsid w:val="003D674C"/>
    <w:rsid w:val="003E0130"/>
    <w:rsid w:val="003E437D"/>
    <w:rsid w:val="003E6956"/>
    <w:rsid w:val="003F093E"/>
    <w:rsid w:val="003F0AE7"/>
    <w:rsid w:val="003F0E6F"/>
    <w:rsid w:val="003F4C72"/>
    <w:rsid w:val="003F4EAB"/>
    <w:rsid w:val="003F6386"/>
    <w:rsid w:val="003F660D"/>
    <w:rsid w:val="003F7839"/>
    <w:rsid w:val="003F7853"/>
    <w:rsid w:val="00400720"/>
    <w:rsid w:val="004011DD"/>
    <w:rsid w:val="0040364A"/>
    <w:rsid w:val="0040407D"/>
    <w:rsid w:val="00405D34"/>
    <w:rsid w:val="004070A6"/>
    <w:rsid w:val="004071E1"/>
    <w:rsid w:val="004074DB"/>
    <w:rsid w:val="00410912"/>
    <w:rsid w:val="0041329B"/>
    <w:rsid w:val="0041512B"/>
    <w:rsid w:val="004155A3"/>
    <w:rsid w:val="00416543"/>
    <w:rsid w:val="004208E1"/>
    <w:rsid w:val="004220D1"/>
    <w:rsid w:val="004250B8"/>
    <w:rsid w:val="004260B1"/>
    <w:rsid w:val="004271CF"/>
    <w:rsid w:val="004277C2"/>
    <w:rsid w:val="00427F1B"/>
    <w:rsid w:val="00427F66"/>
    <w:rsid w:val="00430002"/>
    <w:rsid w:val="004302AC"/>
    <w:rsid w:val="00433318"/>
    <w:rsid w:val="00433A72"/>
    <w:rsid w:val="00436316"/>
    <w:rsid w:val="00440BD6"/>
    <w:rsid w:val="00442CB3"/>
    <w:rsid w:val="00444800"/>
    <w:rsid w:val="00446DB7"/>
    <w:rsid w:val="00447C37"/>
    <w:rsid w:val="0045349A"/>
    <w:rsid w:val="0045607A"/>
    <w:rsid w:val="00456D57"/>
    <w:rsid w:val="00460601"/>
    <w:rsid w:val="00461A3D"/>
    <w:rsid w:val="00462898"/>
    <w:rsid w:val="00465925"/>
    <w:rsid w:val="00471696"/>
    <w:rsid w:val="00472754"/>
    <w:rsid w:val="00472A16"/>
    <w:rsid w:val="00473F24"/>
    <w:rsid w:val="004752FA"/>
    <w:rsid w:val="00475852"/>
    <w:rsid w:val="00476787"/>
    <w:rsid w:val="00476898"/>
    <w:rsid w:val="00480956"/>
    <w:rsid w:val="0048205E"/>
    <w:rsid w:val="00482E76"/>
    <w:rsid w:val="0049131A"/>
    <w:rsid w:val="00492755"/>
    <w:rsid w:val="004946E1"/>
    <w:rsid w:val="00496D4D"/>
    <w:rsid w:val="00497AC1"/>
    <w:rsid w:val="004A3353"/>
    <w:rsid w:val="004A50BD"/>
    <w:rsid w:val="004A66C4"/>
    <w:rsid w:val="004A6F36"/>
    <w:rsid w:val="004B3D48"/>
    <w:rsid w:val="004B3F9A"/>
    <w:rsid w:val="004B454F"/>
    <w:rsid w:val="004B4DDC"/>
    <w:rsid w:val="004B646B"/>
    <w:rsid w:val="004C0019"/>
    <w:rsid w:val="004C1EFB"/>
    <w:rsid w:val="004C286D"/>
    <w:rsid w:val="004C2FFE"/>
    <w:rsid w:val="004C3111"/>
    <w:rsid w:val="004C370D"/>
    <w:rsid w:val="004C5BF2"/>
    <w:rsid w:val="004D12C6"/>
    <w:rsid w:val="004D1377"/>
    <w:rsid w:val="004D2172"/>
    <w:rsid w:val="004D771D"/>
    <w:rsid w:val="004E02FD"/>
    <w:rsid w:val="004E14E0"/>
    <w:rsid w:val="004E1F0C"/>
    <w:rsid w:val="004E299A"/>
    <w:rsid w:val="004E4345"/>
    <w:rsid w:val="004E4971"/>
    <w:rsid w:val="004E630F"/>
    <w:rsid w:val="004F0B4D"/>
    <w:rsid w:val="004F3F6E"/>
    <w:rsid w:val="004F4BB2"/>
    <w:rsid w:val="005000DE"/>
    <w:rsid w:val="00501FCD"/>
    <w:rsid w:val="0050232A"/>
    <w:rsid w:val="00502AD4"/>
    <w:rsid w:val="0050380B"/>
    <w:rsid w:val="0050669F"/>
    <w:rsid w:val="0050784A"/>
    <w:rsid w:val="005127B1"/>
    <w:rsid w:val="00516FB8"/>
    <w:rsid w:val="00521380"/>
    <w:rsid w:val="00525C36"/>
    <w:rsid w:val="00526B63"/>
    <w:rsid w:val="00527B37"/>
    <w:rsid w:val="0053276D"/>
    <w:rsid w:val="00532A18"/>
    <w:rsid w:val="0053313F"/>
    <w:rsid w:val="0053460E"/>
    <w:rsid w:val="00534ED9"/>
    <w:rsid w:val="005369FD"/>
    <w:rsid w:val="00536B19"/>
    <w:rsid w:val="00537BF1"/>
    <w:rsid w:val="00540ACF"/>
    <w:rsid w:val="00540D80"/>
    <w:rsid w:val="005504EC"/>
    <w:rsid w:val="00554284"/>
    <w:rsid w:val="005557A5"/>
    <w:rsid w:val="00556A67"/>
    <w:rsid w:val="00560BE1"/>
    <w:rsid w:val="005634D3"/>
    <w:rsid w:val="00565744"/>
    <w:rsid w:val="0056590D"/>
    <w:rsid w:val="00565D3B"/>
    <w:rsid w:val="005664C0"/>
    <w:rsid w:val="0056713C"/>
    <w:rsid w:val="00570DFB"/>
    <w:rsid w:val="00571F7E"/>
    <w:rsid w:val="005721D5"/>
    <w:rsid w:val="00572592"/>
    <w:rsid w:val="00574B1D"/>
    <w:rsid w:val="00576139"/>
    <w:rsid w:val="00580F1C"/>
    <w:rsid w:val="00581954"/>
    <w:rsid w:val="0058236E"/>
    <w:rsid w:val="0058323D"/>
    <w:rsid w:val="00583553"/>
    <w:rsid w:val="00583A60"/>
    <w:rsid w:val="00585F70"/>
    <w:rsid w:val="00586F9F"/>
    <w:rsid w:val="00586FB9"/>
    <w:rsid w:val="00590CB6"/>
    <w:rsid w:val="00591B56"/>
    <w:rsid w:val="0059206C"/>
    <w:rsid w:val="00593D0F"/>
    <w:rsid w:val="005946D7"/>
    <w:rsid w:val="005968CF"/>
    <w:rsid w:val="005A0FBA"/>
    <w:rsid w:val="005A2579"/>
    <w:rsid w:val="005A45EE"/>
    <w:rsid w:val="005A5E33"/>
    <w:rsid w:val="005A68A6"/>
    <w:rsid w:val="005A7A3B"/>
    <w:rsid w:val="005A7C8C"/>
    <w:rsid w:val="005B3E6A"/>
    <w:rsid w:val="005B4EA7"/>
    <w:rsid w:val="005B62F5"/>
    <w:rsid w:val="005B66E0"/>
    <w:rsid w:val="005C0108"/>
    <w:rsid w:val="005C5491"/>
    <w:rsid w:val="005C58F8"/>
    <w:rsid w:val="005C747C"/>
    <w:rsid w:val="005C7644"/>
    <w:rsid w:val="005D53F8"/>
    <w:rsid w:val="005D7A02"/>
    <w:rsid w:val="005E21A1"/>
    <w:rsid w:val="005E2E08"/>
    <w:rsid w:val="005E61AF"/>
    <w:rsid w:val="005F1115"/>
    <w:rsid w:val="005F1287"/>
    <w:rsid w:val="005F7FC3"/>
    <w:rsid w:val="00600D8D"/>
    <w:rsid w:val="00601419"/>
    <w:rsid w:val="00601EAC"/>
    <w:rsid w:val="00602B89"/>
    <w:rsid w:val="0060310A"/>
    <w:rsid w:val="0060469F"/>
    <w:rsid w:val="0060489D"/>
    <w:rsid w:val="00606AE7"/>
    <w:rsid w:val="00607879"/>
    <w:rsid w:val="00610401"/>
    <w:rsid w:val="006114DF"/>
    <w:rsid w:val="00611636"/>
    <w:rsid w:val="00612A63"/>
    <w:rsid w:val="00614C36"/>
    <w:rsid w:val="006165B5"/>
    <w:rsid w:val="00617C2E"/>
    <w:rsid w:val="00617E84"/>
    <w:rsid w:val="00624C40"/>
    <w:rsid w:val="006254F7"/>
    <w:rsid w:val="00626E14"/>
    <w:rsid w:val="00627047"/>
    <w:rsid w:val="00631FD4"/>
    <w:rsid w:val="00633BFC"/>
    <w:rsid w:val="00634D11"/>
    <w:rsid w:val="00636697"/>
    <w:rsid w:val="00636CCC"/>
    <w:rsid w:val="00640153"/>
    <w:rsid w:val="006421F8"/>
    <w:rsid w:val="00642C6A"/>
    <w:rsid w:val="00644012"/>
    <w:rsid w:val="006469BC"/>
    <w:rsid w:val="00650633"/>
    <w:rsid w:val="00656200"/>
    <w:rsid w:val="00656D95"/>
    <w:rsid w:val="00657395"/>
    <w:rsid w:val="00661C2A"/>
    <w:rsid w:val="00662C17"/>
    <w:rsid w:val="00670369"/>
    <w:rsid w:val="00671995"/>
    <w:rsid w:val="006765AA"/>
    <w:rsid w:val="00677364"/>
    <w:rsid w:val="00677AB1"/>
    <w:rsid w:val="006808D7"/>
    <w:rsid w:val="00684C91"/>
    <w:rsid w:val="00685806"/>
    <w:rsid w:val="006872B6"/>
    <w:rsid w:val="00690BE5"/>
    <w:rsid w:val="0069274C"/>
    <w:rsid w:val="006953E8"/>
    <w:rsid w:val="00697090"/>
    <w:rsid w:val="006A0625"/>
    <w:rsid w:val="006A3812"/>
    <w:rsid w:val="006A4FF3"/>
    <w:rsid w:val="006A687E"/>
    <w:rsid w:val="006B085F"/>
    <w:rsid w:val="006B110D"/>
    <w:rsid w:val="006B1E4E"/>
    <w:rsid w:val="006B4830"/>
    <w:rsid w:val="006B4B22"/>
    <w:rsid w:val="006C315B"/>
    <w:rsid w:val="006C4866"/>
    <w:rsid w:val="006C55EE"/>
    <w:rsid w:val="006D1326"/>
    <w:rsid w:val="006D5714"/>
    <w:rsid w:val="006E50D8"/>
    <w:rsid w:val="006F2F15"/>
    <w:rsid w:val="006F36CB"/>
    <w:rsid w:val="006F39B0"/>
    <w:rsid w:val="006F3A18"/>
    <w:rsid w:val="006F6DFC"/>
    <w:rsid w:val="00702B9C"/>
    <w:rsid w:val="00704272"/>
    <w:rsid w:val="007057C1"/>
    <w:rsid w:val="00705A10"/>
    <w:rsid w:val="00705E00"/>
    <w:rsid w:val="00706070"/>
    <w:rsid w:val="00706839"/>
    <w:rsid w:val="00706EC2"/>
    <w:rsid w:val="007076F8"/>
    <w:rsid w:val="00711C32"/>
    <w:rsid w:val="007142DA"/>
    <w:rsid w:val="0071451A"/>
    <w:rsid w:val="00714A6E"/>
    <w:rsid w:val="00715D2C"/>
    <w:rsid w:val="00715EB0"/>
    <w:rsid w:val="00716D3D"/>
    <w:rsid w:val="00720291"/>
    <w:rsid w:val="00720EA1"/>
    <w:rsid w:val="00721A37"/>
    <w:rsid w:val="007236F1"/>
    <w:rsid w:val="00723A2D"/>
    <w:rsid w:val="00724EA4"/>
    <w:rsid w:val="00725D71"/>
    <w:rsid w:val="0073132F"/>
    <w:rsid w:val="00733547"/>
    <w:rsid w:val="00735AB6"/>
    <w:rsid w:val="0073602F"/>
    <w:rsid w:val="00743025"/>
    <w:rsid w:val="00743E62"/>
    <w:rsid w:val="00744290"/>
    <w:rsid w:val="00746E2B"/>
    <w:rsid w:val="0074725B"/>
    <w:rsid w:val="00747375"/>
    <w:rsid w:val="0075029B"/>
    <w:rsid w:val="00750B14"/>
    <w:rsid w:val="00753294"/>
    <w:rsid w:val="00753E2E"/>
    <w:rsid w:val="00755064"/>
    <w:rsid w:val="00755B73"/>
    <w:rsid w:val="0075600E"/>
    <w:rsid w:val="00757E2D"/>
    <w:rsid w:val="007645A7"/>
    <w:rsid w:val="00764F58"/>
    <w:rsid w:val="00776940"/>
    <w:rsid w:val="00776BF9"/>
    <w:rsid w:val="00787928"/>
    <w:rsid w:val="007879D4"/>
    <w:rsid w:val="00787B1C"/>
    <w:rsid w:val="007930A0"/>
    <w:rsid w:val="007950CC"/>
    <w:rsid w:val="00797171"/>
    <w:rsid w:val="007A0989"/>
    <w:rsid w:val="007A1B02"/>
    <w:rsid w:val="007A268C"/>
    <w:rsid w:val="007A2C60"/>
    <w:rsid w:val="007A3794"/>
    <w:rsid w:val="007A3C7B"/>
    <w:rsid w:val="007A5824"/>
    <w:rsid w:val="007A5D3B"/>
    <w:rsid w:val="007A6979"/>
    <w:rsid w:val="007B1AF6"/>
    <w:rsid w:val="007B235E"/>
    <w:rsid w:val="007B29AF"/>
    <w:rsid w:val="007B4EE5"/>
    <w:rsid w:val="007B5DE1"/>
    <w:rsid w:val="007B7673"/>
    <w:rsid w:val="007C10A4"/>
    <w:rsid w:val="007C4B21"/>
    <w:rsid w:val="007D024F"/>
    <w:rsid w:val="007D52D9"/>
    <w:rsid w:val="007D56F8"/>
    <w:rsid w:val="007D5E7D"/>
    <w:rsid w:val="007D6CD1"/>
    <w:rsid w:val="007D783E"/>
    <w:rsid w:val="007E0585"/>
    <w:rsid w:val="007E0C02"/>
    <w:rsid w:val="007E2477"/>
    <w:rsid w:val="007E2DA1"/>
    <w:rsid w:val="007E37E3"/>
    <w:rsid w:val="007F20AC"/>
    <w:rsid w:val="007F6CC7"/>
    <w:rsid w:val="00800AF4"/>
    <w:rsid w:val="00802D59"/>
    <w:rsid w:val="00802DD1"/>
    <w:rsid w:val="0080313A"/>
    <w:rsid w:val="00804736"/>
    <w:rsid w:val="0080772C"/>
    <w:rsid w:val="008116E4"/>
    <w:rsid w:val="00814393"/>
    <w:rsid w:val="00815128"/>
    <w:rsid w:val="008157E2"/>
    <w:rsid w:val="00823729"/>
    <w:rsid w:val="00823D0A"/>
    <w:rsid w:val="00824EC3"/>
    <w:rsid w:val="0083007B"/>
    <w:rsid w:val="00832BCE"/>
    <w:rsid w:val="00833104"/>
    <w:rsid w:val="008348CF"/>
    <w:rsid w:val="00835BC9"/>
    <w:rsid w:val="00835C79"/>
    <w:rsid w:val="008364EB"/>
    <w:rsid w:val="00836D20"/>
    <w:rsid w:val="00840DB3"/>
    <w:rsid w:val="00843382"/>
    <w:rsid w:val="0084467C"/>
    <w:rsid w:val="00844EE9"/>
    <w:rsid w:val="00845B7F"/>
    <w:rsid w:val="008461FC"/>
    <w:rsid w:val="0085032B"/>
    <w:rsid w:val="00852346"/>
    <w:rsid w:val="008560BD"/>
    <w:rsid w:val="00861219"/>
    <w:rsid w:val="00861280"/>
    <w:rsid w:val="008625C3"/>
    <w:rsid w:val="00862798"/>
    <w:rsid w:val="00862D76"/>
    <w:rsid w:val="0086363B"/>
    <w:rsid w:val="00867726"/>
    <w:rsid w:val="00870D92"/>
    <w:rsid w:val="008715AC"/>
    <w:rsid w:val="00871AA4"/>
    <w:rsid w:val="00871C8D"/>
    <w:rsid w:val="0087541D"/>
    <w:rsid w:val="0088049E"/>
    <w:rsid w:val="00882B49"/>
    <w:rsid w:val="00882C80"/>
    <w:rsid w:val="00883ABC"/>
    <w:rsid w:val="008847F2"/>
    <w:rsid w:val="0088566B"/>
    <w:rsid w:val="0088596F"/>
    <w:rsid w:val="0088614A"/>
    <w:rsid w:val="00887E68"/>
    <w:rsid w:val="008903D9"/>
    <w:rsid w:val="008918CA"/>
    <w:rsid w:val="00892DA2"/>
    <w:rsid w:val="00892E57"/>
    <w:rsid w:val="00893684"/>
    <w:rsid w:val="0089533C"/>
    <w:rsid w:val="00896B33"/>
    <w:rsid w:val="00897A72"/>
    <w:rsid w:val="008A0344"/>
    <w:rsid w:val="008A0941"/>
    <w:rsid w:val="008A4275"/>
    <w:rsid w:val="008A449C"/>
    <w:rsid w:val="008A7B58"/>
    <w:rsid w:val="008B006A"/>
    <w:rsid w:val="008B1430"/>
    <w:rsid w:val="008B172B"/>
    <w:rsid w:val="008B19CE"/>
    <w:rsid w:val="008B1DE9"/>
    <w:rsid w:val="008B40B3"/>
    <w:rsid w:val="008B51E1"/>
    <w:rsid w:val="008B5D84"/>
    <w:rsid w:val="008C4AD3"/>
    <w:rsid w:val="008D11C3"/>
    <w:rsid w:val="008D1FB4"/>
    <w:rsid w:val="008D3FA3"/>
    <w:rsid w:val="008D5359"/>
    <w:rsid w:val="008E13C3"/>
    <w:rsid w:val="008E2309"/>
    <w:rsid w:val="008E4724"/>
    <w:rsid w:val="008F2E7A"/>
    <w:rsid w:val="008F63B6"/>
    <w:rsid w:val="008F6664"/>
    <w:rsid w:val="00900F42"/>
    <w:rsid w:val="00901B72"/>
    <w:rsid w:val="00904BF4"/>
    <w:rsid w:val="00904F59"/>
    <w:rsid w:val="00906449"/>
    <w:rsid w:val="00910E1F"/>
    <w:rsid w:val="009144D7"/>
    <w:rsid w:val="009158C3"/>
    <w:rsid w:val="00917075"/>
    <w:rsid w:val="0092065A"/>
    <w:rsid w:val="009279D5"/>
    <w:rsid w:val="00927C66"/>
    <w:rsid w:val="00927F9A"/>
    <w:rsid w:val="00930E5D"/>
    <w:rsid w:val="00933408"/>
    <w:rsid w:val="00934BDF"/>
    <w:rsid w:val="00935B43"/>
    <w:rsid w:val="00937CEC"/>
    <w:rsid w:val="00940120"/>
    <w:rsid w:val="00946B6E"/>
    <w:rsid w:val="0095000F"/>
    <w:rsid w:val="0095079F"/>
    <w:rsid w:val="00951E0A"/>
    <w:rsid w:val="00955553"/>
    <w:rsid w:val="00956DB0"/>
    <w:rsid w:val="00957DEB"/>
    <w:rsid w:val="00960943"/>
    <w:rsid w:val="0096376F"/>
    <w:rsid w:val="00963CCF"/>
    <w:rsid w:val="00964AC3"/>
    <w:rsid w:val="00964F40"/>
    <w:rsid w:val="00970A69"/>
    <w:rsid w:val="00971219"/>
    <w:rsid w:val="0097163E"/>
    <w:rsid w:val="00972CE8"/>
    <w:rsid w:val="0097359E"/>
    <w:rsid w:val="00974A85"/>
    <w:rsid w:val="00974DC1"/>
    <w:rsid w:val="009765BB"/>
    <w:rsid w:val="00976701"/>
    <w:rsid w:val="00977A5E"/>
    <w:rsid w:val="00980C73"/>
    <w:rsid w:val="00981FA4"/>
    <w:rsid w:val="00983E65"/>
    <w:rsid w:val="009848B1"/>
    <w:rsid w:val="00985AED"/>
    <w:rsid w:val="00985BD4"/>
    <w:rsid w:val="0098739D"/>
    <w:rsid w:val="009879F8"/>
    <w:rsid w:val="00991277"/>
    <w:rsid w:val="009920DB"/>
    <w:rsid w:val="009923DA"/>
    <w:rsid w:val="00992990"/>
    <w:rsid w:val="0099427A"/>
    <w:rsid w:val="009955AB"/>
    <w:rsid w:val="0099567D"/>
    <w:rsid w:val="009A0480"/>
    <w:rsid w:val="009A17A1"/>
    <w:rsid w:val="009A2447"/>
    <w:rsid w:val="009A2660"/>
    <w:rsid w:val="009A5C2C"/>
    <w:rsid w:val="009A5FB2"/>
    <w:rsid w:val="009A6DD1"/>
    <w:rsid w:val="009A7417"/>
    <w:rsid w:val="009B13ED"/>
    <w:rsid w:val="009B46A9"/>
    <w:rsid w:val="009B4FDB"/>
    <w:rsid w:val="009B6778"/>
    <w:rsid w:val="009C0FBA"/>
    <w:rsid w:val="009C1319"/>
    <w:rsid w:val="009C1DDD"/>
    <w:rsid w:val="009C324D"/>
    <w:rsid w:val="009C48DC"/>
    <w:rsid w:val="009C4E23"/>
    <w:rsid w:val="009C5EB4"/>
    <w:rsid w:val="009C61C9"/>
    <w:rsid w:val="009D2B87"/>
    <w:rsid w:val="009D3DA5"/>
    <w:rsid w:val="009D679B"/>
    <w:rsid w:val="009E0B7A"/>
    <w:rsid w:val="009E2173"/>
    <w:rsid w:val="009E40B5"/>
    <w:rsid w:val="009E418B"/>
    <w:rsid w:val="009F2FD6"/>
    <w:rsid w:val="009F44D0"/>
    <w:rsid w:val="009F6372"/>
    <w:rsid w:val="009F75BD"/>
    <w:rsid w:val="00A0001F"/>
    <w:rsid w:val="00A0058E"/>
    <w:rsid w:val="00A016A1"/>
    <w:rsid w:val="00A02D41"/>
    <w:rsid w:val="00A04E9A"/>
    <w:rsid w:val="00A050C9"/>
    <w:rsid w:val="00A05B46"/>
    <w:rsid w:val="00A07122"/>
    <w:rsid w:val="00A1087A"/>
    <w:rsid w:val="00A154D3"/>
    <w:rsid w:val="00A16977"/>
    <w:rsid w:val="00A242B3"/>
    <w:rsid w:val="00A26340"/>
    <w:rsid w:val="00A26EDB"/>
    <w:rsid w:val="00A30896"/>
    <w:rsid w:val="00A308CF"/>
    <w:rsid w:val="00A343B5"/>
    <w:rsid w:val="00A357CA"/>
    <w:rsid w:val="00A36AB4"/>
    <w:rsid w:val="00A36AED"/>
    <w:rsid w:val="00A40F71"/>
    <w:rsid w:val="00A411F8"/>
    <w:rsid w:val="00A42299"/>
    <w:rsid w:val="00A42A3F"/>
    <w:rsid w:val="00A43EA0"/>
    <w:rsid w:val="00A45CF4"/>
    <w:rsid w:val="00A4663F"/>
    <w:rsid w:val="00A471BF"/>
    <w:rsid w:val="00A50955"/>
    <w:rsid w:val="00A51870"/>
    <w:rsid w:val="00A520E5"/>
    <w:rsid w:val="00A52966"/>
    <w:rsid w:val="00A5621B"/>
    <w:rsid w:val="00A57BA1"/>
    <w:rsid w:val="00A6163D"/>
    <w:rsid w:val="00A621C1"/>
    <w:rsid w:val="00A62F9A"/>
    <w:rsid w:val="00A63498"/>
    <w:rsid w:val="00A65D1F"/>
    <w:rsid w:val="00A71650"/>
    <w:rsid w:val="00A74EE0"/>
    <w:rsid w:val="00A75A94"/>
    <w:rsid w:val="00A80125"/>
    <w:rsid w:val="00A82166"/>
    <w:rsid w:val="00A8261C"/>
    <w:rsid w:val="00A83962"/>
    <w:rsid w:val="00A84389"/>
    <w:rsid w:val="00A86B51"/>
    <w:rsid w:val="00A91AA8"/>
    <w:rsid w:val="00A95BA3"/>
    <w:rsid w:val="00AA25B9"/>
    <w:rsid w:val="00AA36AD"/>
    <w:rsid w:val="00AA4108"/>
    <w:rsid w:val="00AA44E2"/>
    <w:rsid w:val="00AA6FEC"/>
    <w:rsid w:val="00AB0203"/>
    <w:rsid w:val="00AB10C8"/>
    <w:rsid w:val="00AB1B4E"/>
    <w:rsid w:val="00AB6D30"/>
    <w:rsid w:val="00AB7E00"/>
    <w:rsid w:val="00AC2303"/>
    <w:rsid w:val="00AC36A4"/>
    <w:rsid w:val="00AC486E"/>
    <w:rsid w:val="00AC4E62"/>
    <w:rsid w:val="00AC53A1"/>
    <w:rsid w:val="00AC682B"/>
    <w:rsid w:val="00AC69A8"/>
    <w:rsid w:val="00AC72AF"/>
    <w:rsid w:val="00AD0778"/>
    <w:rsid w:val="00AD0982"/>
    <w:rsid w:val="00AD0AE4"/>
    <w:rsid w:val="00AD0E7C"/>
    <w:rsid w:val="00AD168F"/>
    <w:rsid w:val="00AD4D40"/>
    <w:rsid w:val="00AD516C"/>
    <w:rsid w:val="00AD5C21"/>
    <w:rsid w:val="00AD6641"/>
    <w:rsid w:val="00AD68A6"/>
    <w:rsid w:val="00AD6AFD"/>
    <w:rsid w:val="00AD6EDD"/>
    <w:rsid w:val="00AE0114"/>
    <w:rsid w:val="00AE2B00"/>
    <w:rsid w:val="00AE3078"/>
    <w:rsid w:val="00AE3D7B"/>
    <w:rsid w:val="00AE3DBB"/>
    <w:rsid w:val="00AF17BB"/>
    <w:rsid w:val="00AF2D2B"/>
    <w:rsid w:val="00AF3B1E"/>
    <w:rsid w:val="00AF4D8C"/>
    <w:rsid w:val="00AF529F"/>
    <w:rsid w:val="00AF64F6"/>
    <w:rsid w:val="00AF66C1"/>
    <w:rsid w:val="00B007BE"/>
    <w:rsid w:val="00B00D84"/>
    <w:rsid w:val="00B00E7A"/>
    <w:rsid w:val="00B022C1"/>
    <w:rsid w:val="00B0249C"/>
    <w:rsid w:val="00B02C2E"/>
    <w:rsid w:val="00B02D70"/>
    <w:rsid w:val="00B04200"/>
    <w:rsid w:val="00B04B2C"/>
    <w:rsid w:val="00B059EE"/>
    <w:rsid w:val="00B06A3A"/>
    <w:rsid w:val="00B10F45"/>
    <w:rsid w:val="00B12725"/>
    <w:rsid w:val="00B13326"/>
    <w:rsid w:val="00B16E77"/>
    <w:rsid w:val="00B20743"/>
    <w:rsid w:val="00B215F5"/>
    <w:rsid w:val="00B25D78"/>
    <w:rsid w:val="00B306FD"/>
    <w:rsid w:val="00B324AE"/>
    <w:rsid w:val="00B346C0"/>
    <w:rsid w:val="00B34B1C"/>
    <w:rsid w:val="00B37527"/>
    <w:rsid w:val="00B42643"/>
    <w:rsid w:val="00B42D74"/>
    <w:rsid w:val="00B42E97"/>
    <w:rsid w:val="00B43514"/>
    <w:rsid w:val="00B45484"/>
    <w:rsid w:val="00B462C5"/>
    <w:rsid w:val="00B46846"/>
    <w:rsid w:val="00B50F14"/>
    <w:rsid w:val="00B515D8"/>
    <w:rsid w:val="00B52895"/>
    <w:rsid w:val="00B54C6C"/>
    <w:rsid w:val="00B557EB"/>
    <w:rsid w:val="00B559A0"/>
    <w:rsid w:val="00B57B4E"/>
    <w:rsid w:val="00B57F19"/>
    <w:rsid w:val="00B6077F"/>
    <w:rsid w:val="00B60F8A"/>
    <w:rsid w:val="00B63412"/>
    <w:rsid w:val="00B636B3"/>
    <w:rsid w:val="00B66114"/>
    <w:rsid w:val="00B7022A"/>
    <w:rsid w:val="00B708E4"/>
    <w:rsid w:val="00B70DA1"/>
    <w:rsid w:val="00B71950"/>
    <w:rsid w:val="00B72806"/>
    <w:rsid w:val="00B72B26"/>
    <w:rsid w:val="00B7387D"/>
    <w:rsid w:val="00B7408B"/>
    <w:rsid w:val="00B77142"/>
    <w:rsid w:val="00B801B0"/>
    <w:rsid w:val="00B805CD"/>
    <w:rsid w:val="00B8294F"/>
    <w:rsid w:val="00B83B20"/>
    <w:rsid w:val="00B85AF2"/>
    <w:rsid w:val="00B85F07"/>
    <w:rsid w:val="00B86854"/>
    <w:rsid w:val="00B87733"/>
    <w:rsid w:val="00B87B01"/>
    <w:rsid w:val="00B92116"/>
    <w:rsid w:val="00B937B8"/>
    <w:rsid w:val="00B94D58"/>
    <w:rsid w:val="00B97330"/>
    <w:rsid w:val="00BB04C1"/>
    <w:rsid w:val="00BB0FF7"/>
    <w:rsid w:val="00BB308A"/>
    <w:rsid w:val="00BB327C"/>
    <w:rsid w:val="00BB457F"/>
    <w:rsid w:val="00BB4EF6"/>
    <w:rsid w:val="00BB5BE7"/>
    <w:rsid w:val="00BB6008"/>
    <w:rsid w:val="00BB6551"/>
    <w:rsid w:val="00BB6AA1"/>
    <w:rsid w:val="00BB79C0"/>
    <w:rsid w:val="00BC57BC"/>
    <w:rsid w:val="00BC67CA"/>
    <w:rsid w:val="00BD1F85"/>
    <w:rsid w:val="00BD2BEE"/>
    <w:rsid w:val="00BD4FAC"/>
    <w:rsid w:val="00BD6703"/>
    <w:rsid w:val="00BE0A6D"/>
    <w:rsid w:val="00BE1173"/>
    <w:rsid w:val="00BE1740"/>
    <w:rsid w:val="00BE1AE2"/>
    <w:rsid w:val="00BE4BA1"/>
    <w:rsid w:val="00BE518A"/>
    <w:rsid w:val="00BE5312"/>
    <w:rsid w:val="00BE565A"/>
    <w:rsid w:val="00BE5E56"/>
    <w:rsid w:val="00BE6698"/>
    <w:rsid w:val="00BE6A88"/>
    <w:rsid w:val="00BF4FFB"/>
    <w:rsid w:val="00BF62F1"/>
    <w:rsid w:val="00BF6F81"/>
    <w:rsid w:val="00C003CC"/>
    <w:rsid w:val="00C00F4B"/>
    <w:rsid w:val="00C01670"/>
    <w:rsid w:val="00C027E5"/>
    <w:rsid w:val="00C054A9"/>
    <w:rsid w:val="00C057ED"/>
    <w:rsid w:val="00C06040"/>
    <w:rsid w:val="00C06688"/>
    <w:rsid w:val="00C129AA"/>
    <w:rsid w:val="00C1374A"/>
    <w:rsid w:val="00C1375E"/>
    <w:rsid w:val="00C142C0"/>
    <w:rsid w:val="00C16C0D"/>
    <w:rsid w:val="00C17A63"/>
    <w:rsid w:val="00C20FC3"/>
    <w:rsid w:val="00C22390"/>
    <w:rsid w:val="00C22F0E"/>
    <w:rsid w:val="00C23DC3"/>
    <w:rsid w:val="00C244BA"/>
    <w:rsid w:val="00C254B5"/>
    <w:rsid w:val="00C25939"/>
    <w:rsid w:val="00C27216"/>
    <w:rsid w:val="00C27629"/>
    <w:rsid w:val="00C30D2A"/>
    <w:rsid w:val="00C318C6"/>
    <w:rsid w:val="00C32593"/>
    <w:rsid w:val="00C34B75"/>
    <w:rsid w:val="00C34DA4"/>
    <w:rsid w:val="00C35713"/>
    <w:rsid w:val="00C35B7F"/>
    <w:rsid w:val="00C40097"/>
    <w:rsid w:val="00C4179C"/>
    <w:rsid w:val="00C42601"/>
    <w:rsid w:val="00C42B8F"/>
    <w:rsid w:val="00C4411C"/>
    <w:rsid w:val="00C44DA0"/>
    <w:rsid w:val="00C459CE"/>
    <w:rsid w:val="00C52457"/>
    <w:rsid w:val="00C52A3A"/>
    <w:rsid w:val="00C5662F"/>
    <w:rsid w:val="00C61032"/>
    <w:rsid w:val="00C622BA"/>
    <w:rsid w:val="00C62425"/>
    <w:rsid w:val="00C63DCB"/>
    <w:rsid w:val="00C65720"/>
    <w:rsid w:val="00C65BBA"/>
    <w:rsid w:val="00C66614"/>
    <w:rsid w:val="00C66B38"/>
    <w:rsid w:val="00C67E4A"/>
    <w:rsid w:val="00C702CB"/>
    <w:rsid w:val="00C70563"/>
    <w:rsid w:val="00C71C15"/>
    <w:rsid w:val="00C73FE6"/>
    <w:rsid w:val="00C7721D"/>
    <w:rsid w:val="00C81475"/>
    <w:rsid w:val="00C81A93"/>
    <w:rsid w:val="00C82E2F"/>
    <w:rsid w:val="00C8401E"/>
    <w:rsid w:val="00C851F7"/>
    <w:rsid w:val="00C85A5D"/>
    <w:rsid w:val="00C87CA2"/>
    <w:rsid w:val="00C9136F"/>
    <w:rsid w:val="00C91ACB"/>
    <w:rsid w:val="00C91BE4"/>
    <w:rsid w:val="00C9235F"/>
    <w:rsid w:val="00C94C50"/>
    <w:rsid w:val="00C95066"/>
    <w:rsid w:val="00C9544B"/>
    <w:rsid w:val="00C97A8C"/>
    <w:rsid w:val="00CA0F57"/>
    <w:rsid w:val="00CA3BAB"/>
    <w:rsid w:val="00CA4935"/>
    <w:rsid w:val="00CA6F1C"/>
    <w:rsid w:val="00CB146A"/>
    <w:rsid w:val="00CB1700"/>
    <w:rsid w:val="00CB3938"/>
    <w:rsid w:val="00CB5A06"/>
    <w:rsid w:val="00CC343A"/>
    <w:rsid w:val="00CC4BD5"/>
    <w:rsid w:val="00CC4F04"/>
    <w:rsid w:val="00CC584C"/>
    <w:rsid w:val="00CC5AFC"/>
    <w:rsid w:val="00CC62C8"/>
    <w:rsid w:val="00CD04B7"/>
    <w:rsid w:val="00CD0D1C"/>
    <w:rsid w:val="00CD2E3B"/>
    <w:rsid w:val="00CD4BF9"/>
    <w:rsid w:val="00CD638E"/>
    <w:rsid w:val="00CD672F"/>
    <w:rsid w:val="00CD72F9"/>
    <w:rsid w:val="00CE0429"/>
    <w:rsid w:val="00CE0F8C"/>
    <w:rsid w:val="00CE14C0"/>
    <w:rsid w:val="00CE2A3A"/>
    <w:rsid w:val="00CE4448"/>
    <w:rsid w:val="00CF1453"/>
    <w:rsid w:val="00CF2C84"/>
    <w:rsid w:val="00CF355B"/>
    <w:rsid w:val="00CF362A"/>
    <w:rsid w:val="00CF3BE8"/>
    <w:rsid w:val="00CF3EC5"/>
    <w:rsid w:val="00CF4C31"/>
    <w:rsid w:val="00CF4E49"/>
    <w:rsid w:val="00CF57DA"/>
    <w:rsid w:val="00CF692F"/>
    <w:rsid w:val="00CF79D2"/>
    <w:rsid w:val="00D04662"/>
    <w:rsid w:val="00D0549E"/>
    <w:rsid w:val="00D06D37"/>
    <w:rsid w:val="00D16FA4"/>
    <w:rsid w:val="00D202FF"/>
    <w:rsid w:val="00D23465"/>
    <w:rsid w:val="00D23709"/>
    <w:rsid w:val="00D23899"/>
    <w:rsid w:val="00D23FE0"/>
    <w:rsid w:val="00D24D50"/>
    <w:rsid w:val="00D259C9"/>
    <w:rsid w:val="00D25B9F"/>
    <w:rsid w:val="00D31480"/>
    <w:rsid w:val="00D33B10"/>
    <w:rsid w:val="00D33CCA"/>
    <w:rsid w:val="00D36309"/>
    <w:rsid w:val="00D3739F"/>
    <w:rsid w:val="00D4050B"/>
    <w:rsid w:val="00D411D0"/>
    <w:rsid w:val="00D442C8"/>
    <w:rsid w:val="00D4567A"/>
    <w:rsid w:val="00D46D96"/>
    <w:rsid w:val="00D535C3"/>
    <w:rsid w:val="00D5393D"/>
    <w:rsid w:val="00D54AD8"/>
    <w:rsid w:val="00D57AF1"/>
    <w:rsid w:val="00D60D2F"/>
    <w:rsid w:val="00D60E40"/>
    <w:rsid w:val="00D647DC"/>
    <w:rsid w:val="00D77D17"/>
    <w:rsid w:val="00D80033"/>
    <w:rsid w:val="00D83822"/>
    <w:rsid w:val="00D8615D"/>
    <w:rsid w:val="00D9161A"/>
    <w:rsid w:val="00D92EA4"/>
    <w:rsid w:val="00D95E46"/>
    <w:rsid w:val="00D969FB"/>
    <w:rsid w:val="00D97934"/>
    <w:rsid w:val="00DA08A5"/>
    <w:rsid w:val="00DA1A72"/>
    <w:rsid w:val="00DA4D96"/>
    <w:rsid w:val="00DA68D8"/>
    <w:rsid w:val="00DA7DEA"/>
    <w:rsid w:val="00DB01C2"/>
    <w:rsid w:val="00DB3974"/>
    <w:rsid w:val="00DB4446"/>
    <w:rsid w:val="00DB47EA"/>
    <w:rsid w:val="00DB6950"/>
    <w:rsid w:val="00DB6EF8"/>
    <w:rsid w:val="00DB7087"/>
    <w:rsid w:val="00DC01F7"/>
    <w:rsid w:val="00DC09A4"/>
    <w:rsid w:val="00DC0D58"/>
    <w:rsid w:val="00DC1A37"/>
    <w:rsid w:val="00DC20D7"/>
    <w:rsid w:val="00DC2CB5"/>
    <w:rsid w:val="00DC33EC"/>
    <w:rsid w:val="00DC3E6C"/>
    <w:rsid w:val="00DC7263"/>
    <w:rsid w:val="00DC78D8"/>
    <w:rsid w:val="00DD02EA"/>
    <w:rsid w:val="00DD066A"/>
    <w:rsid w:val="00DD273B"/>
    <w:rsid w:val="00DD3F61"/>
    <w:rsid w:val="00DD402D"/>
    <w:rsid w:val="00DD423F"/>
    <w:rsid w:val="00DD6F4E"/>
    <w:rsid w:val="00DE0517"/>
    <w:rsid w:val="00DF0086"/>
    <w:rsid w:val="00DF2291"/>
    <w:rsid w:val="00DF26B3"/>
    <w:rsid w:val="00DF30D9"/>
    <w:rsid w:val="00DF34CE"/>
    <w:rsid w:val="00DF3763"/>
    <w:rsid w:val="00DF5A0F"/>
    <w:rsid w:val="00DF7525"/>
    <w:rsid w:val="00E01E12"/>
    <w:rsid w:val="00E10B29"/>
    <w:rsid w:val="00E10E2A"/>
    <w:rsid w:val="00E11DCC"/>
    <w:rsid w:val="00E131D4"/>
    <w:rsid w:val="00E148CE"/>
    <w:rsid w:val="00E15A71"/>
    <w:rsid w:val="00E215FC"/>
    <w:rsid w:val="00E22948"/>
    <w:rsid w:val="00E230A9"/>
    <w:rsid w:val="00E25CFF"/>
    <w:rsid w:val="00E275F1"/>
    <w:rsid w:val="00E30008"/>
    <w:rsid w:val="00E303E0"/>
    <w:rsid w:val="00E30A04"/>
    <w:rsid w:val="00E329C4"/>
    <w:rsid w:val="00E34CEA"/>
    <w:rsid w:val="00E35E5B"/>
    <w:rsid w:val="00E37135"/>
    <w:rsid w:val="00E44785"/>
    <w:rsid w:val="00E45B68"/>
    <w:rsid w:val="00E4787D"/>
    <w:rsid w:val="00E5173C"/>
    <w:rsid w:val="00E52E9D"/>
    <w:rsid w:val="00E54CBE"/>
    <w:rsid w:val="00E56633"/>
    <w:rsid w:val="00E57D56"/>
    <w:rsid w:val="00E612B3"/>
    <w:rsid w:val="00E6567C"/>
    <w:rsid w:val="00E6612B"/>
    <w:rsid w:val="00E6711E"/>
    <w:rsid w:val="00E7029A"/>
    <w:rsid w:val="00E704B9"/>
    <w:rsid w:val="00E753D8"/>
    <w:rsid w:val="00E76BD7"/>
    <w:rsid w:val="00E81F9E"/>
    <w:rsid w:val="00E834D7"/>
    <w:rsid w:val="00E904F0"/>
    <w:rsid w:val="00E9074E"/>
    <w:rsid w:val="00E913AF"/>
    <w:rsid w:val="00E9381D"/>
    <w:rsid w:val="00E94E15"/>
    <w:rsid w:val="00E9513E"/>
    <w:rsid w:val="00E97C41"/>
    <w:rsid w:val="00EA2FAC"/>
    <w:rsid w:val="00EA772B"/>
    <w:rsid w:val="00EB067D"/>
    <w:rsid w:val="00EB24D0"/>
    <w:rsid w:val="00EB3A20"/>
    <w:rsid w:val="00EB4C11"/>
    <w:rsid w:val="00EB6207"/>
    <w:rsid w:val="00EB70E2"/>
    <w:rsid w:val="00EC00CC"/>
    <w:rsid w:val="00EC0A30"/>
    <w:rsid w:val="00EC0CDA"/>
    <w:rsid w:val="00EC1665"/>
    <w:rsid w:val="00EC1C10"/>
    <w:rsid w:val="00EC204F"/>
    <w:rsid w:val="00EC2DA5"/>
    <w:rsid w:val="00EC4665"/>
    <w:rsid w:val="00ED0001"/>
    <w:rsid w:val="00ED0CB6"/>
    <w:rsid w:val="00ED1E6D"/>
    <w:rsid w:val="00ED3029"/>
    <w:rsid w:val="00ED3C8A"/>
    <w:rsid w:val="00ED4415"/>
    <w:rsid w:val="00ED5F71"/>
    <w:rsid w:val="00ED6D88"/>
    <w:rsid w:val="00EE080B"/>
    <w:rsid w:val="00EE1B9C"/>
    <w:rsid w:val="00EE21A8"/>
    <w:rsid w:val="00EE22F1"/>
    <w:rsid w:val="00EE28C2"/>
    <w:rsid w:val="00EE3B5A"/>
    <w:rsid w:val="00EE435F"/>
    <w:rsid w:val="00EE4EA1"/>
    <w:rsid w:val="00EE4F74"/>
    <w:rsid w:val="00EE522C"/>
    <w:rsid w:val="00EE5D8C"/>
    <w:rsid w:val="00EE68DE"/>
    <w:rsid w:val="00EF1F51"/>
    <w:rsid w:val="00EF274A"/>
    <w:rsid w:val="00EF27C1"/>
    <w:rsid w:val="00EF49F4"/>
    <w:rsid w:val="00EF7AB0"/>
    <w:rsid w:val="00EF7DB9"/>
    <w:rsid w:val="00F010C0"/>
    <w:rsid w:val="00F02228"/>
    <w:rsid w:val="00F04201"/>
    <w:rsid w:val="00F04570"/>
    <w:rsid w:val="00F06180"/>
    <w:rsid w:val="00F106EC"/>
    <w:rsid w:val="00F10E98"/>
    <w:rsid w:val="00F1198E"/>
    <w:rsid w:val="00F11C07"/>
    <w:rsid w:val="00F16E3D"/>
    <w:rsid w:val="00F1708A"/>
    <w:rsid w:val="00F23546"/>
    <w:rsid w:val="00F250FE"/>
    <w:rsid w:val="00F26327"/>
    <w:rsid w:val="00F31229"/>
    <w:rsid w:val="00F32C79"/>
    <w:rsid w:val="00F34BC0"/>
    <w:rsid w:val="00F35FB8"/>
    <w:rsid w:val="00F4128F"/>
    <w:rsid w:val="00F46A35"/>
    <w:rsid w:val="00F46D44"/>
    <w:rsid w:val="00F51CEC"/>
    <w:rsid w:val="00F52C9F"/>
    <w:rsid w:val="00F533D0"/>
    <w:rsid w:val="00F536DF"/>
    <w:rsid w:val="00F60B73"/>
    <w:rsid w:val="00F61D43"/>
    <w:rsid w:val="00F62637"/>
    <w:rsid w:val="00F6289A"/>
    <w:rsid w:val="00F62BA3"/>
    <w:rsid w:val="00F62FD8"/>
    <w:rsid w:val="00F63496"/>
    <w:rsid w:val="00F63D8A"/>
    <w:rsid w:val="00F672C4"/>
    <w:rsid w:val="00F6781E"/>
    <w:rsid w:val="00F67BBA"/>
    <w:rsid w:val="00F716BC"/>
    <w:rsid w:val="00F73C48"/>
    <w:rsid w:val="00F75632"/>
    <w:rsid w:val="00F75B13"/>
    <w:rsid w:val="00F75EC7"/>
    <w:rsid w:val="00F7637D"/>
    <w:rsid w:val="00F80B86"/>
    <w:rsid w:val="00F81AB9"/>
    <w:rsid w:val="00F83950"/>
    <w:rsid w:val="00F83E45"/>
    <w:rsid w:val="00F84408"/>
    <w:rsid w:val="00F863BF"/>
    <w:rsid w:val="00F9089E"/>
    <w:rsid w:val="00FA0D68"/>
    <w:rsid w:val="00FA280B"/>
    <w:rsid w:val="00FA2A2E"/>
    <w:rsid w:val="00FA3FE9"/>
    <w:rsid w:val="00FB17D0"/>
    <w:rsid w:val="00FB2D08"/>
    <w:rsid w:val="00FC04E9"/>
    <w:rsid w:val="00FC1317"/>
    <w:rsid w:val="00FC19D8"/>
    <w:rsid w:val="00FC2BA7"/>
    <w:rsid w:val="00FC403E"/>
    <w:rsid w:val="00FC53EA"/>
    <w:rsid w:val="00FC71EC"/>
    <w:rsid w:val="00FD0975"/>
    <w:rsid w:val="00FD2AF0"/>
    <w:rsid w:val="00FD48EA"/>
    <w:rsid w:val="00FD4A83"/>
    <w:rsid w:val="00FD5358"/>
    <w:rsid w:val="00FD55D2"/>
    <w:rsid w:val="00FE04B2"/>
    <w:rsid w:val="00FE2E8F"/>
    <w:rsid w:val="00FF3265"/>
    <w:rsid w:val="00FF36E2"/>
    <w:rsid w:val="00FF5445"/>
    <w:rsid w:val="00FF61A7"/>
    <w:rsid w:val="30A3A947"/>
    <w:rsid w:val="74CF64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3CC4D"/>
  <w15:chartTrackingRefBased/>
  <w15:docId w15:val="{2F8B7ACC-864F-4D4E-A333-7BC3AB578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1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19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919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919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9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19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1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919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919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9DC"/>
    <w:rPr>
      <w:rFonts w:eastAsiaTheme="majorEastAsia" w:cstheme="majorBidi"/>
      <w:color w:val="272727" w:themeColor="text1" w:themeTint="D8"/>
    </w:rPr>
  </w:style>
  <w:style w:type="paragraph" w:styleId="Title">
    <w:name w:val="Title"/>
    <w:basedOn w:val="Normal"/>
    <w:next w:val="Normal"/>
    <w:link w:val="TitleChar"/>
    <w:uiPriority w:val="10"/>
    <w:qFormat/>
    <w:rsid w:val="00291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9DC"/>
    <w:pPr>
      <w:spacing w:before="160"/>
      <w:jc w:val="center"/>
    </w:pPr>
    <w:rPr>
      <w:i/>
      <w:iCs/>
      <w:color w:val="404040" w:themeColor="text1" w:themeTint="BF"/>
    </w:rPr>
  </w:style>
  <w:style w:type="character" w:customStyle="1" w:styleId="QuoteChar">
    <w:name w:val="Quote Char"/>
    <w:basedOn w:val="DefaultParagraphFont"/>
    <w:link w:val="Quote"/>
    <w:uiPriority w:val="29"/>
    <w:rsid w:val="002919DC"/>
    <w:rPr>
      <w:i/>
      <w:iCs/>
      <w:color w:val="404040" w:themeColor="text1" w:themeTint="BF"/>
    </w:rPr>
  </w:style>
  <w:style w:type="paragraph" w:styleId="ListParagraph">
    <w:name w:val="List Paragraph"/>
    <w:basedOn w:val="Normal"/>
    <w:uiPriority w:val="34"/>
    <w:qFormat/>
    <w:rsid w:val="002919DC"/>
    <w:pPr>
      <w:ind w:left="720"/>
      <w:contextualSpacing/>
    </w:pPr>
  </w:style>
  <w:style w:type="character" w:styleId="IntenseEmphasis">
    <w:name w:val="Intense Emphasis"/>
    <w:basedOn w:val="DefaultParagraphFont"/>
    <w:uiPriority w:val="21"/>
    <w:qFormat/>
    <w:rsid w:val="002919DC"/>
    <w:rPr>
      <w:i/>
      <w:iCs/>
      <w:color w:val="2F5496" w:themeColor="accent1" w:themeShade="BF"/>
    </w:rPr>
  </w:style>
  <w:style w:type="paragraph" w:styleId="IntenseQuote">
    <w:name w:val="Intense Quote"/>
    <w:basedOn w:val="Normal"/>
    <w:next w:val="Normal"/>
    <w:link w:val="IntenseQuoteChar"/>
    <w:uiPriority w:val="30"/>
    <w:qFormat/>
    <w:rsid w:val="00291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9DC"/>
    <w:rPr>
      <w:i/>
      <w:iCs/>
      <w:color w:val="2F5496" w:themeColor="accent1" w:themeShade="BF"/>
    </w:rPr>
  </w:style>
  <w:style w:type="character" w:styleId="IntenseReference">
    <w:name w:val="Intense Reference"/>
    <w:basedOn w:val="DefaultParagraphFont"/>
    <w:uiPriority w:val="32"/>
    <w:qFormat/>
    <w:rsid w:val="002919DC"/>
    <w:rPr>
      <w:b/>
      <w:bCs/>
      <w:smallCaps/>
      <w:color w:val="2F5496" w:themeColor="accent1" w:themeShade="BF"/>
      <w:spacing w:val="5"/>
    </w:rPr>
  </w:style>
  <w:style w:type="paragraph" w:styleId="Header">
    <w:name w:val="header"/>
    <w:basedOn w:val="Normal"/>
    <w:link w:val="HeaderChar"/>
    <w:uiPriority w:val="99"/>
    <w:unhideWhenUsed/>
    <w:rsid w:val="002919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19DC"/>
  </w:style>
  <w:style w:type="paragraph" w:styleId="Footer">
    <w:name w:val="footer"/>
    <w:basedOn w:val="Normal"/>
    <w:link w:val="FooterChar"/>
    <w:uiPriority w:val="99"/>
    <w:unhideWhenUsed/>
    <w:rsid w:val="002919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9DC"/>
  </w:style>
  <w:style w:type="paragraph" w:styleId="TOCHeading">
    <w:name w:val="TOC Heading"/>
    <w:basedOn w:val="Heading1"/>
    <w:next w:val="Normal"/>
    <w:uiPriority w:val="39"/>
    <w:unhideWhenUsed/>
    <w:qFormat/>
    <w:rsid w:val="004A66C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A0D68"/>
    <w:pPr>
      <w:spacing w:after="100"/>
    </w:pPr>
  </w:style>
  <w:style w:type="paragraph" w:styleId="TOC2">
    <w:name w:val="toc 2"/>
    <w:basedOn w:val="Normal"/>
    <w:next w:val="Normal"/>
    <w:autoRedefine/>
    <w:uiPriority w:val="39"/>
    <w:unhideWhenUsed/>
    <w:rsid w:val="00FA0D68"/>
    <w:pPr>
      <w:spacing w:after="100"/>
      <w:ind w:left="220"/>
    </w:pPr>
  </w:style>
  <w:style w:type="paragraph" w:styleId="TOC3">
    <w:name w:val="toc 3"/>
    <w:basedOn w:val="Normal"/>
    <w:next w:val="Normal"/>
    <w:autoRedefine/>
    <w:uiPriority w:val="39"/>
    <w:unhideWhenUsed/>
    <w:rsid w:val="00FA0D68"/>
    <w:pPr>
      <w:spacing w:after="100"/>
      <w:ind w:left="440"/>
    </w:pPr>
  </w:style>
  <w:style w:type="character" w:styleId="Hyperlink">
    <w:name w:val="Hyperlink"/>
    <w:basedOn w:val="DefaultParagraphFont"/>
    <w:uiPriority w:val="99"/>
    <w:unhideWhenUsed/>
    <w:rsid w:val="00FA0D68"/>
    <w:rPr>
      <w:color w:val="0563C1" w:themeColor="hyperlink"/>
      <w:u w:val="single"/>
    </w:rPr>
  </w:style>
  <w:style w:type="paragraph" w:styleId="Revision">
    <w:name w:val="Revision"/>
    <w:hidden/>
    <w:uiPriority w:val="99"/>
    <w:semiHidden/>
    <w:rsid w:val="00DB6EF8"/>
    <w:pPr>
      <w:spacing w:after="0" w:line="240" w:lineRule="auto"/>
    </w:pPr>
  </w:style>
  <w:style w:type="table" w:styleId="GridTable4-Accent1">
    <w:name w:val="Grid Table 4 Accent 1"/>
    <w:basedOn w:val="TableNormal"/>
    <w:uiPriority w:val="49"/>
    <w:rsid w:val="00DB6EF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odyText">
    <w:name w:val="Body Text"/>
    <w:basedOn w:val="Normal"/>
    <w:link w:val="BodyTextChar"/>
    <w:rsid w:val="00AC69A8"/>
    <w:pPr>
      <w:suppressAutoHyphens/>
      <w:overflowPunct w:val="0"/>
      <w:spacing w:after="140" w:line="276" w:lineRule="auto"/>
    </w:pPr>
    <w:rPr>
      <w:rFonts w:ascii="Liberation Serif" w:eastAsia="Noto Serif CJK SC" w:hAnsi="Liberation Serif" w:cs="Lohit Devanagari"/>
      <w:sz w:val="24"/>
      <w:szCs w:val="24"/>
      <w:lang w:val="en-GB" w:eastAsia="zh-CN" w:bidi="hi-IN"/>
      <w14:ligatures w14:val="none"/>
    </w:rPr>
  </w:style>
  <w:style w:type="character" w:customStyle="1" w:styleId="BodyTextChar">
    <w:name w:val="Body Text Char"/>
    <w:basedOn w:val="DefaultParagraphFont"/>
    <w:link w:val="BodyText"/>
    <w:rsid w:val="00AC69A8"/>
    <w:rPr>
      <w:rFonts w:ascii="Liberation Serif" w:eastAsia="Noto Serif CJK SC" w:hAnsi="Liberation Serif" w:cs="Lohit Devanagari"/>
      <w:sz w:val="24"/>
      <w:szCs w:val="24"/>
      <w:lang w:val="en-GB" w:eastAsia="zh-CN" w:bidi="hi-IN"/>
      <w14:ligatures w14:val="none"/>
    </w:rPr>
  </w:style>
  <w:style w:type="character" w:styleId="CommentReference">
    <w:name w:val="annotation reference"/>
    <w:basedOn w:val="DefaultParagraphFont"/>
    <w:uiPriority w:val="99"/>
    <w:semiHidden/>
    <w:unhideWhenUsed/>
    <w:rsid w:val="003A313F"/>
    <w:rPr>
      <w:sz w:val="16"/>
      <w:szCs w:val="16"/>
    </w:rPr>
  </w:style>
  <w:style w:type="paragraph" w:styleId="CommentText">
    <w:name w:val="annotation text"/>
    <w:basedOn w:val="Normal"/>
    <w:link w:val="CommentTextChar"/>
    <w:uiPriority w:val="99"/>
    <w:unhideWhenUsed/>
    <w:rsid w:val="003A313F"/>
    <w:pPr>
      <w:suppressAutoHyphens/>
      <w:overflowPunct w:val="0"/>
      <w:spacing w:after="0" w:line="240" w:lineRule="auto"/>
    </w:pPr>
    <w:rPr>
      <w:rFonts w:ascii="Liberation Serif" w:eastAsia="Noto Serif CJK SC" w:hAnsi="Liberation Serif" w:cs="Mangal"/>
      <w:sz w:val="20"/>
      <w:szCs w:val="18"/>
      <w:lang w:val="en-GB" w:eastAsia="zh-CN" w:bidi="hi-IN"/>
      <w14:ligatures w14:val="none"/>
    </w:rPr>
  </w:style>
  <w:style w:type="character" w:customStyle="1" w:styleId="CommentTextChar">
    <w:name w:val="Comment Text Char"/>
    <w:basedOn w:val="DefaultParagraphFont"/>
    <w:link w:val="CommentText"/>
    <w:uiPriority w:val="99"/>
    <w:rsid w:val="003A313F"/>
    <w:rPr>
      <w:rFonts w:ascii="Liberation Serif" w:eastAsia="Noto Serif CJK SC" w:hAnsi="Liberation Serif" w:cs="Mangal"/>
      <w:sz w:val="20"/>
      <w:szCs w:val="18"/>
      <w:lang w:val="en-GB" w:eastAsia="zh-CN" w:bidi="hi-IN"/>
      <w14:ligatures w14:val="none"/>
    </w:rPr>
  </w:style>
  <w:style w:type="paragraph" w:styleId="NormalWeb">
    <w:name w:val="Normal (Web)"/>
    <w:basedOn w:val="Normal"/>
    <w:uiPriority w:val="99"/>
    <w:semiHidden/>
    <w:unhideWhenUsed/>
    <w:rsid w:val="00C23DC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620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222E3-64D5-4BC9-AC3B-8FEBC04CD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2142</TotalTime>
  <Pages>1</Pages>
  <Words>26711</Words>
  <Characters>152259</Characters>
  <Application>Microsoft Office Word</Application>
  <DocSecurity>4</DocSecurity>
  <Lines>1268</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178613</CharactersWithSpaces>
  <SharedDoc>false</SharedDoc>
  <HLinks>
    <vt:vector size="360" baseType="variant">
      <vt:variant>
        <vt:i4>1441841</vt:i4>
      </vt:variant>
      <vt:variant>
        <vt:i4>356</vt:i4>
      </vt:variant>
      <vt:variant>
        <vt:i4>0</vt:i4>
      </vt:variant>
      <vt:variant>
        <vt:i4>5</vt:i4>
      </vt:variant>
      <vt:variant>
        <vt:lpwstr/>
      </vt:variant>
      <vt:variant>
        <vt:lpwstr>_Toc170780818</vt:lpwstr>
      </vt:variant>
      <vt:variant>
        <vt:i4>1441841</vt:i4>
      </vt:variant>
      <vt:variant>
        <vt:i4>350</vt:i4>
      </vt:variant>
      <vt:variant>
        <vt:i4>0</vt:i4>
      </vt:variant>
      <vt:variant>
        <vt:i4>5</vt:i4>
      </vt:variant>
      <vt:variant>
        <vt:lpwstr/>
      </vt:variant>
      <vt:variant>
        <vt:lpwstr>_Toc170780817</vt:lpwstr>
      </vt:variant>
      <vt:variant>
        <vt:i4>1441841</vt:i4>
      </vt:variant>
      <vt:variant>
        <vt:i4>344</vt:i4>
      </vt:variant>
      <vt:variant>
        <vt:i4>0</vt:i4>
      </vt:variant>
      <vt:variant>
        <vt:i4>5</vt:i4>
      </vt:variant>
      <vt:variant>
        <vt:lpwstr/>
      </vt:variant>
      <vt:variant>
        <vt:lpwstr>_Toc170780816</vt:lpwstr>
      </vt:variant>
      <vt:variant>
        <vt:i4>1441841</vt:i4>
      </vt:variant>
      <vt:variant>
        <vt:i4>338</vt:i4>
      </vt:variant>
      <vt:variant>
        <vt:i4>0</vt:i4>
      </vt:variant>
      <vt:variant>
        <vt:i4>5</vt:i4>
      </vt:variant>
      <vt:variant>
        <vt:lpwstr/>
      </vt:variant>
      <vt:variant>
        <vt:lpwstr>_Toc170780815</vt:lpwstr>
      </vt:variant>
      <vt:variant>
        <vt:i4>1441841</vt:i4>
      </vt:variant>
      <vt:variant>
        <vt:i4>332</vt:i4>
      </vt:variant>
      <vt:variant>
        <vt:i4>0</vt:i4>
      </vt:variant>
      <vt:variant>
        <vt:i4>5</vt:i4>
      </vt:variant>
      <vt:variant>
        <vt:lpwstr/>
      </vt:variant>
      <vt:variant>
        <vt:lpwstr>_Toc170780814</vt:lpwstr>
      </vt:variant>
      <vt:variant>
        <vt:i4>1441841</vt:i4>
      </vt:variant>
      <vt:variant>
        <vt:i4>326</vt:i4>
      </vt:variant>
      <vt:variant>
        <vt:i4>0</vt:i4>
      </vt:variant>
      <vt:variant>
        <vt:i4>5</vt:i4>
      </vt:variant>
      <vt:variant>
        <vt:lpwstr/>
      </vt:variant>
      <vt:variant>
        <vt:lpwstr>_Toc170780813</vt:lpwstr>
      </vt:variant>
      <vt:variant>
        <vt:i4>1441841</vt:i4>
      </vt:variant>
      <vt:variant>
        <vt:i4>320</vt:i4>
      </vt:variant>
      <vt:variant>
        <vt:i4>0</vt:i4>
      </vt:variant>
      <vt:variant>
        <vt:i4>5</vt:i4>
      </vt:variant>
      <vt:variant>
        <vt:lpwstr/>
      </vt:variant>
      <vt:variant>
        <vt:lpwstr>_Toc170780812</vt:lpwstr>
      </vt:variant>
      <vt:variant>
        <vt:i4>1441841</vt:i4>
      </vt:variant>
      <vt:variant>
        <vt:i4>314</vt:i4>
      </vt:variant>
      <vt:variant>
        <vt:i4>0</vt:i4>
      </vt:variant>
      <vt:variant>
        <vt:i4>5</vt:i4>
      </vt:variant>
      <vt:variant>
        <vt:lpwstr/>
      </vt:variant>
      <vt:variant>
        <vt:lpwstr>_Toc170780811</vt:lpwstr>
      </vt:variant>
      <vt:variant>
        <vt:i4>1441841</vt:i4>
      </vt:variant>
      <vt:variant>
        <vt:i4>308</vt:i4>
      </vt:variant>
      <vt:variant>
        <vt:i4>0</vt:i4>
      </vt:variant>
      <vt:variant>
        <vt:i4>5</vt:i4>
      </vt:variant>
      <vt:variant>
        <vt:lpwstr/>
      </vt:variant>
      <vt:variant>
        <vt:lpwstr>_Toc170780810</vt:lpwstr>
      </vt:variant>
      <vt:variant>
        <vt:i4>1507377</vt:i4>
      </vt:variant>
      <vt:variant>
        <vt:i4>302</vt:i4>
      </vt:variant>
      <vt:variant>
        <vt:i4>0</vt:i4>
      </vt:variant>
      <vt:variant>
        <vt:i4>5</vt:i4>
      </vt:variant>
      <vt:variant>
        <vt:lpwstr/>
      </vt:variant>
      <vt:variant>
        <vt:lpwstr>_Toc170780809</vt:lpwstr>
      </vt:variant>
      <vt:variant>
        <vt:i4>1507377</vt:i4>
      </vt:variant>
      <vt:variant>
        <vt:i4>296</vt:i4>
      </vt:variant>
      <vt:variant>
        <vt:i4>0</vt:i4>
      </vt:variant>
      <vt:variant>
        <vt:i4>5</vt:i4>
      </vt:variant>
      <vt:variant>
        <vt:lpwstr/>
      </vt:variant>
      <vt:variant>
        <vt:lpwstr>_Toc170780808</vt:lpwstr>
      </vt:variant>
      <vt:variant>
        <vt:i4>1507377</vt:i4>
      </vt:variant>
      <vt:variant>
        <vt:i4>290</vt:i4>
      </vt:variant>
      <vt:variant>
        <vt:i4>0</vt:i4>
      </vt:variant>
      <vt:variant>
        <vt:i4>5</vt:i4>
      </vt:variant>
      <vt:variant>
        <vt:lpwstr/>
      </vt:variant>
      <vt:variant>
        <vt:lpwstr>_Toc170780807</vt:lpwstr>
      </vt:variant>
      <vt:variant>
        <vt:i4>1507377</vt:i4>
      </vt:variant>
      <vt:variant>
        <vt:i4>284</vt:i4>
      </vt:variant>
      <vt:variant>
        <vt:i4>0</vt:i4>
      </vt:variant>
      <vt:variant>
        <vt:i4>5</vt:i4>
      </vt:variant>
      <vt:variant>
        <vt:lpwstr/>
      </vt:variant>
      <vt:variant>
        <vt:lpwstr>_Toc170780806</vt:lpwstr>
      </vt:variant>
      <vt:variant>
        <vt:i4>1507377</vt:i4>
      </vt:variant>
      <vt:variant>
        <vt:i4>278</vt:i4>
      </vt:variant>
      <vt:variant>
        <vt:i4>0</vt:i4>
      </vt:variant>
      <vt:variant>
        <vt:i4>5</vt:i4>
      </vt:variant>
      <vt:variant>
        <vt:lpwstr/>
      </vt:variant>
      <vt:variant>
        <vt:lpwstr>_Toc170780805</vt:lpwstr>
      </vt:variant>
      <vt:variant>
        <vt:i4>1507377</vt:i4>
      </vt:variant>
      <vt:variant>
        <vt:i4>272</vt:i4>
      </vt:variant>
      <vt:variant>
        <vt:i4>0</vt:i4>
      </vt:variant>
      <vt:variant>
        <vt:i4>5</vt:i4>
      </vt:variant>
      <vt:variant>
        <vt:lpwstr/>
      </vt:variant>
      <vt:variant>
        <vt:lpwstr>_Toc170780804</vt:lpwstr>
      </vt:variant>
      <vt:variant>
        <vt:i4>1507377</vt:i4>
      </vt:variant>
      <vt:variant>
        <vt:i4>266</vt:i4>
      </vt:variant>
      <vt:variant>
        <vt:i4>0</vt:i4>
      </vt:variant>
      <vt:variant>
        <vt:i4>5</vt:i4>
      </vt:variant>
      <vt:variant>
        <vt:lpwstr/>
      </vt:variant>
      <vt:variant>
        <vt:lpwstr>_Toc170780803</vt:lpwstr>
      </vt:variant>
      <vt:variant>
        <vt:i4>1507377</vt:i4>
      </vt:variant>
      <vt:variant>
        <vt:i4>260</vt:i4>
      </vt:variant>
      <vt:variant>
        <vt:i4>0</vt:i4>
      </vt:variant>
      <vt:variant>
        <vt:i4>5</vt:i4>
      </vt:variant>
      <vt:variant>
        <vt:lpwstr/>
      </vt:variant>
      <vt:variant>
        <vt:lpwstr>_Toc170780802</vt:lpwstr>
      </vt:variant>
      <vt:variant>
        <vt:i4>1507377</vt:i4>
      </vt:variant>
      <vt:variant>
        <vt:i4>254</vt:i4>
      </vt:variant>
      <vt:variant>
        <vt:i4>0</vt:i4>
      </vt:variant>
      <vt:variant>
        <vt:i4>5</vt:i4>
      </vt:variant>
      <vt:variant>
        <vt:lpwstr/>
      </vt:variant>
      <vt:variant>
        <vt:lpwstr>_Toc170780801</vt:lpwstr>
      </vt:variant>
      <vt:variant>
        <vt:i4>1507377</vt:i4>
      </vt:variant>
      <vt:variant>
        <vt:i4>248</vt:i4>
      </vt:variant>
      <vt:variant>
        <vt:i4>0</vt:i4>
      </vt:variant>
      <vt:variant>
        <vt:i4>5</vt:i4>
      </vt:variant>
      <vt:variant>
        <vt:lpwstr/>
      </vt:variant>
      <vt:variant>
        <vt:lpwstr>_Toc170780800</vt:lpwstr>
      </vt:variant>
      <vt:variant>
        <vt:i4>1966142</vt:i4>
      </vt:variant>
      <vt:variant>
        <vt:i4>242</vt:i4>
      </vt:variant>
      <vt:variant>
        <vt:i4>0</vt:i4>
      </vt:variant>
      <vt:variant>
        <vt:i4>5</vt:i4>
      </vt:variant>
      <vt:variant>
        <vt:lpwstr/>
      </vt:variant>
      <vt:variant>
        <vt:lpwstr>_Toc170780799</vt:lpwstr>
      </vt:variant>
      <vt:variant>
        <vt:i4>1966142</vt:i4>
      </vt:variant>
      <vt:variant>
        <vt:i4>236</vt:i4>
      </vt:variant>
      <vt:variant>
        <vt:i4>0</vt:i4>
      </vt:variant>
      <vt:variant>
        <vt:i4>5</vt:i4>
      </vt:variant>
      <vt:variant>
        <vt:lpwstr/>
      </vt:variant>
      <vt:variant>
        <vt:lpwstr>_Toc170780798</vt:lpwstr>
      </vt:variant>
      <vt:variant>
        <vt:i4>1966142</vt:i4>
      </vt:variant>
      <vt:variant>
        <vt:i4>230</vt:i4>
      </vt:variant>
      <vt:variant>
        <vt:i4>0</vt:i4>
      </vt:variant>
      <vt:variant>
        <vt:i4>5</vt:i4>
      </vt:variant>
      <vt:variant>
        <vt:lpwstr/>
      </vt:variant>
      <vt:variant>
        <vt:lpwstr>_Toc170780797</vt:lpwstr>
      </vt:variant>
      <vt:variant>
        <vt:i4>1966142</vt:i4>
      </vt:variant>
      <vt:variant>
        <vt:i4>224</vt:i4>
      </vt:variant>
      <vt:variant>
        <vt:i4>0</vt:i4>
      </vt:variant>
      <vt:variant>
        <vt:i4>5</vt:i4>
      </vt:variant>
      <vt:variant>
        <vt:lpwstr/>
      </vt:variant>
      <vt:variant>
        <vt:lpwstr>_Toc170780796</vt:lpwstr>
      </vt:variant>
      <vt:variant>
        <vt:i4>1966142</vt:i4>
      </vt:variant>
      <vt:variant>
        <vt:i4>218</vt:i4>
      </vt:variant>
      <vt:variant>
        <vt:i4>0</vt:i4>
      </vt:variant>
      <vt:variant>
        <vt:i4>5</vt:i4>
      </vt:variant>
      <vt:variant>
        <vt:lpwstr/>
      </vt:variant>
      <vt:variant>
        <vt:lpwstr>_Toc170780795</vt:lpwstr>
      </vt:variant>
      <vt:variant>
        <vt:i4>1966142</vt:i4>
      </vt:variant>
      <vt:variant>
        <vt:i4>212</vt:i4>
      </vt:variant>
      <vt:variant>
        <vt:i4>0</vt:i4>
      </vt:variant>
      <vt:variant>
        <vt:i4>5</vt:i4>
      </vt:variant>
      <vt:variant>
        <vt:lpwstr/>
      </vt:variant>
      <vt:variant>
        <vt:lpwstr>_Toc170780794</vt:lpwstr>
      </vt:variant>
      <vt:variant>
        <vt:i4>1966142</vt:i4>
      </vt:variant>
      <vt:variant>
        <vt:i4>206</vt:i4>
      </vt:variant>
      <vt:variant>
        <vt:i4>0</vt:i4>
      </vt:variant>
      <vt:variant>
        <vt:i4>5</vt:i4>
      </vt:variant>
      <vt:variant>
        <vt:lpwstr/>
      </vt:variant>
      <vt:variant>
        <vt:lpwstr>_Toc170780793</vt:lpwstr>
      </vt:variant>
      <vt:variant>
        <vt:i4>1966142</vt:i4>
      </vt:variant>
      <vt:variant>
        <vt:i4>200</vt:i4>
      </vt:variant>
      <vt:variant>
        <vt:i4>0</vt:i4>
      </vt:variant>
      <vt:variant>
        <vt:i4>5</vt:i4>
      </vt:variant>
      <vt:variant>
        <vt:lpwstr/>
      </vt:variant>
      <vt:variant>
        <vt:lpwstr>_Toc170780792</vt:lpwstr>
      </vt:variant>
      <vt:variant>
        <vt:i4>1966142</vt:i4>
      </vt:variant>
      <vt:variant>
        <vt:i4>194</vt:i4>
      </vt:variant>
      <vt:variant>
        <vt:i4>0</vt:i4>
      </vt:variant>
      <vt:variant>
        <vt:i4>5</vt:i4>
      </vt:variant>
      <vt:variant>
        <vt:lpwstr/>
      </vt:variant>
      <vt:variant>
        <vt:lpwstr>_Toc170780791</vt:lpwstr>
      </vt:variant>
      <vt:variant>
        <vt:i4>1966142</vt:i4>
      </vt:variant>
      <vt:variant>
        <vt:i4>188</vt:i4>
      </vt:variant>
      <vt:variant>
        <vt:i4>0</vt:i4>
      </vt:variant>
      <vt:variant>
        <vt:i4>5</vt:i4>
      </vt:variant>
      <vt:variant>
        <vt:lpwstr/>
      </vt:variant>
      <vt:variant>
        <vt:lpwstr>_Toc170780790</vt:lpwstr>
      </vt:variant>
      <vt:variant>
        <vt:i4>2031678</vt:i4>
      </vt:variant>
      <vt:variant>
        <vt:i4>182</vt:i4>
      </vt:variant>
      <vt:variant>
        <vt:i4>0</vt:i4>
      </vt:variant>
      <vt:variant>
        <vt:i4>5</vt:i4>
      </vt:variant>
      <vt:variant>
        <vt:lpwstr/>
      </vt:variant>
      <vt:variant>
        <vt:lpwstr>_Toc170780789</vt:lpwstr>
      </vt:variant>
      <vt:variant>
        <vt:i4>2031678</vt:i4>
      </vt:variant>
      <vt:variant>
        <vt:i4>176</vt:i4>
      </vt:variant>
      <vt:variant>
        <vt:i4>0</vt:i4>
      </vt:variant>
      <vt:variant>
        <vt:i4>5</vt:i4>
      </vt:variant>
      <vt:variant>
        <vt:lpwstr/>
      </vt:variant>
      <vt:variant>
        <vt:lpwstr>_Toc170780788</vt:lpwstr>
      </vt:variant>
      <vt:variant>
        <vt:i4>2031678</vt:i4>
      </vt:variant>
      <vt:variant>
        <vt:i4>170</vt:i4>
      </vt:variant>
      <vt:variant>
        <vt:i4>0</vt:i4>
      </vt:variant>
      <vt:variant>
        <vt:i4>5</vt:i4>
      </vt:variant>
      <vt:variant>
        <vt:lpwstr/>
      </vt:variant>
      <vt:variant>
        <vt:lpwstr>_Toc170780787</vt:lpwstr>
      </vt:variant>
      <vt:variant>
        <vt:i4>2031678</vt:i4>
      </vt:variant>
      <vt:variant>
        <vt:i4>164</vt:i4>
      </vt:variant>
      <vt:variant>
        <vt:i4>0</vt:i4>
      </vt:variant>
      <vt:variant>
        <vt:i4>5</vt:i4>
      </vt:variant>
      <vt:variant>
        <vt:lpwstr/>
      </vt:variant>
      <vt:variant>
        <vt:lpwstr>_Toc170780786</vt:lpwstr>
      </vt:variant>
      <vt:variant>
        <vt:i4>2031678</vt:i4>
      </vt:variant>
      <vt:variant>
        <vt:i4>158</vt:i4>
      </vt:variant>
      <vt:variant>
        <vt:i4>0</vt:i4>
      </vt:variant>
      <vt:variant>
        <vt:i4>5</vt:i4>
      </vt:variant>
      <vt:variant>
        <vt:lpwstr/>
      </vt:variant>
      <vt:variant>
        <vt:lpwstr>_Toc170780785</vt:lpwstr>
      </vt:variant>
      <vt:variant>
        <vt:i4>2031678</vt:i4>
      </vt:variant>
      <vt:variant>
        <vt:i4>152</vt:i4>
      </vt:variant>
      <vt:variant>
        <vt:i4>0</vt:i4>
      </vt:variant>
      <vt:variant>
        <vt:i4>5</vt:i4>
      </vt:variant>
      <vt:variant>
        <vt:lpwstr/>
      </vt:variant>
      <vt:variant>
        <vt:lpwstr>_Toc170780784</vt:lpwstr>
      </vt:variant>
      <vt:variant>
        <vt:i4>2031678</vt:i4>
      </vt:variant>
      <vt:variant>
        <vt:i4>146</vt:i4>
      </vt:variant>
      <vt:variant>
        <vt:i4>0</vt:i4>
      </vt:variant>
      <vt:variant>
        <vt:i4>5</vt:i4>
      </vt:variant>
      <vt:variant>
        <vt:lpwstr/>
      </vt:variant>
      <vt:variant>
        <vt:lpwstr>_Toc170780783</vt:lpwstr>
      </vt:variant>
      <vt:variant>
        <vt:i4>2031678</vt:i4>
      </vt:variant>
      <vt:variant>
        <vt:i4>140</vt:i4>
      </vt:variant>
      <vt:variant>
        <vt:i4>0</vt:i4>
      </vt:variant>
      <vt:variant>
        <vt:i4>5</vt:i4>
      </vt:variant>
      <vt:variant>
        <vt:lpwstr/>
      </vt:variant>
      <vt:variant>
        <vt:lpwstr>_Toc170780782</vt:lpwstr>
      </vt:variant>
      <vt:variant>
        <vt:i4>2031678</vt:i4>
      </vt:variant>
      <vt:variant>
        <vt:i4>134</vt:i4>
      </vt:variant>
      <vt:variant>
        <vt:i4>0</vt:i4>
      </vt:variant>
      <vt:variant>
        <vt:i4>5</vt:i4>
      </vt:variant>
      <vt:variant>
        <vt:lpwstr/>
      </vt:variant>
      <vt:variant>
        <vt:lpwstr>_Toc170780781</vt:lpwstr>
      </vt:variant>
      <vt:variant>
        <vt:i4>2031678</vt:i4>
      </vt:variant>
      <vt:variant>
        <vt:i4>128</vt:i4>
      </vt:variant>
      <vt:variant>
        <vt:i4>0</vt:i4>
      </vt:variant>
      <vt:variant>
        <vt:i4>5</vt:i4>
      </vt:variant>
      <vt:variant>
        <vt:lpwstr/>
      </vt:variant>
      <vt:variant>
        <vt:lpwstr>_Toc170780780</vt:lpwstr>
      </vt:variant>
      <vt:variant>
        <vt:i4>1048638</vt:i4>
      </vt:variant>
      <vt:variant>
        <vt:i4>122</vt:i4>
      </vt:variant>
      <vt:variant>
        <vt:i4>0</vt:i4>
      </vt:variant>
      <vt:variant>
        <vt:i4>5</vt:i4>
      </vt:variant>
      <vt:variant>
        <vt:lpwstr/>
      </vt:variant>
      <vt:variant>
        <vt:lpwstr>_Toc170780779</vt:lpwstr>
      </vt:variant>
      <vt:variant>
        <vt:i4>1048638</vt:i4>
      </vt:variant>
      <vt:variant>
        <vt:i4>116</vt:i4>
      </vt:variant>
      <vt:variant>
        <vt:i4>0</vt:i4>
      </vt:variant>
      <vt:variant>
        <vt:i4>5</vt:i4>
      </vt:variant>
      <vt:variant>
        <vt:lpwstr/>
      </vt:variant>
      <vt:variant>
        <vt:lpwstr>_Toc170780778</vt:lpwstr>
      </vt:variant>
      <vt:variant>
        <vt:i4>1048638</vt:i4>
      </vt:variant>
      <vt:variant>
        <vt:i4>110</vt:i4>
      </vt:variant>
      <vt:variant>
        <vt:i4>0</vt:i4>
      </vt:variant>
      <vt:variant>
        <vt:i4>5</vt:i4>
      </vt:variant>
      <vt:variant>
        <vt:lpwstr/>
      </vt:variant>
      <vt:variant>
        <vt:lpwstr>_Toc170780777</vt:lpwstr>
      </vt:variant>
      <vt:variant>
        <vt:i4>1048638</vt:i4>
      </vt:variant>
      <vt:variant>
        <vt:i4>104</vt:i4>
      </vt:variant>
      <vt:variant>
        <vt:i4>0</vt:i4>
      </vt:variant>
      <vt:variant>
        <vt:i4>5</vt:i4>
      </vt:variant>
      <vt:variant>
        <vt:lpwstr/>
      </vt:variant>
      <vt:variant>
        <vt:lpwstr>_Toc170780776</vt:lpwstr>
      </vt:variant>
      <vt:variant>
        <vt:i4>1048638</vt:i4>
      </vt:variant>
      <vt:variant>
        <vt:i4>98</vt:i4>
      </vt:variant>
      <vt:variant>
        <vt:i4>0</vt:i4>
      </vt:variant>
      <vt:variant>
        <vt:i4>5</vt:i4>
      </vt:variant>
      <vt:variant>
        <vt:lpwstr/>
      </vt:variant>
      <vt:variant>
        <vt:lpwstr>_Toc170780775</vt:lpwstr>
      </vt:variant>
      <vt:variant>
        <vt:i4>1048638</vt:i4>
      </vt:variant>
      <vt:variant>
        <vt:i4>92</vt:i4>
      </vt:variant>
      <vt:variant>
        <vt:i4>0</vt:i4>
      </vt:variant>
      <vt:variant>
        <vt:i4>5</vt:i4>
      </vt:variant>
      <vt:variant>
        <vt:lpwstr/>
      </vt:variant>
      <vt:variant>
        <vt:lpwstr>_Toc170780774</vt:lpwstr>
      </vt:variant>
      <vt:variant>
        <vt:i4>1048638</vt:i4>
      </vt:variant>
      <vt:variant>
        <vt:i4>86</vt:i4>
      </vt:variant>
      <vt:variant>
        <vt:i4>0</vt:i4>
      </vt:variant>
      <vt:variant>
        <vt:i4>5</vt:i4>
      </vt:variant>
      <vt:variant>
        <vt:lpwstr/>
      </vt:variant>
      <vt:variant>
        <vt:lpwstr>_Toc170780773</vt:lpwstr>
      </vt:variant>
      <vt:variant>
        <vt:i4>1048638</vt:i4>
      </vt:variant>
      <vt:variant>
        <vt:i4>80</vt:i4>
      </vt:variant>
      <vt:variant>
        <vt:i4>0</vt:i4>
      </vt:variant>
      <vt:variant>
        <vt:i4>5</vt:i4>
      </vt:variant>
      <vt:variant>
        <vt:lpwstr/>
      </vt:variant>
      <vt:variant>
        <vt:lpwstr>_Toc170780772</vt:lpwstr>
      </vt:variant>
      <vt:variant>
        <vt:i4>1048638</vt:i4>
      </vt:variant>
      <vt:variant>
        <vt:i4>74</vt:i4>
      </vt:variant>
      <vt:variant>
        <vt:i4>0</vt:i4>
      </vt:variant>
      <vt:variant>
        <vt:i4>5</vt:i4>
      </vt:variant>
      <vt:variant>
        <vt:lpwstr/>
      </vt:variant>
      <vt:variant>
        <vt:lpwstr>_Toc170780771</vt:lpwstr>
      </vt:variant>
      <vt:variant>
        <vt:i4>1048638</vt:i4>
      </vt:variant>
      <vt:variant>
        <vt:i4>68</vt:i4>
      </vt:variant>
      <vt:variant>
        <vt:i4>0</vt:i4>
      </vt:variant>
      <vt:variant>
        <vt:i4>5</vt:i4>
      </vt:variant>
      <vt:variant>
        <vt:lpwstr/>
      </vt:variant>
      <vt:variant>
        <vt:lpwstr>_Toc170780770</vt:lpwstr>
      </vt:variant>
      <vt:variant>
        <vt:i4>1114174</vt:i4>
      </vt:variant>
      <vt:variant>
        <vt:i4>62</vt:i4>
      </vt:variant>
      <vt:variant>
        <vt:i4>0</vt:i4>
      </vt:variant>
      <vt:variant>
        <vt:i4>5</vt:i4>
      </vt:variant>
      <vt:variant>
        <vt:lpwstr/>
      </vt:variant>
      <vt:variant>
        <vt:lpwstr>_Toc170780769</vt:lpwstr>
      </vt:variant>
      <vt:variant>
        <vt:i4>1114174</vt:i4>
      </vt:variant>
      <vt:variant>
        <vt:i4>56</vt:i4>
      </vt:variant>
      <vt:variant>
        <vt:i4>0</vt:i4>
      </vt:variant>
      <vt:variant>
        <vt:i4>5</vt:i4>
      </vt:variant>
      <vt:variant>
        <vt:lpwstr/>
      </vt:variant>
      <vt:variant>
        <vt:lpwstr>_Toc170780768</vt:lpwstr>
      </vt:variant>
      <vt:variant>
        <vt:i4>1114174</vt:i4>
      </vt:variant>
      <vt:variant>
        <vt:i4>50</vt:i4>
      </vt:variant>
      <vt:variant>
        <vt:i4>0</vt:i4>
      </vt:variant>
      <vt:variant>
        <vt:i4>5</vt:i4>
      </vt:variant>
      <vt:variant>
        <vt:lpwstr/>
      </vt:variant>
      <vt:variant>
        <vt:lpwstr>_Toc170780767</vt:lpwstr>
      </vt:variant>
      <vt:variant>
        <vt:i4>1114174</vt:i4>
      </vt:variant>
      <vt:variant>
        <vt:i4>44</vt:i4>
      </vt:variant>
      <vt:variant>
        <vt:i4>0</vt:i4>
      </vt:variant>
      <vt:variant>
        <vt:i4>5</vt:i4>
      </vt:variant>
      <vt:variant>
        <vt:lpwstr/>
      </vt:variant>
      <vt:variant>
        <vt:lpwstr>_Toc170780766</vt:lpwstr>
      </vt:variant>
      <vt:variant>
        <vt:i4>1114174</vt:i4>
      </vt:variant>
      <vt:variant>
        <vt:i4>38</vt:i4>
      </vt:variant>
      <vt:variant>
        <vt:i4>0</vt:i4>
      </vt:variant>
      <vt:variant>
        <vt:i4>5</vt:i4>
      </vt:variant>
      <vt:variant>
        <vt:lpwstr/>
      </vt:variant>
      <vt:variant>
        <vt:lpwstr>_Toc170780765</vt:lpwstr>
      </vt:variant>
      <vt:variant>
        <vt:i4>1114174</vt:i4>
      </vt:variant>
      <vt:variant>
        <vt:i4>32</vt:i4>
      </vt:variant>
      <vt:variant>
        <vt:i4>0</vt:i4>
      </vt:variant>
      <vt:variant>
        <vt:i4>5</vt:i4>
      </vt:variant>
      <vt:variant>
        <vt:lpwstr/>
      </vt:variant>
      <vt:variant>
        <vt:lpwstr>_Toc170780764</vt:lpwstr>
      </vt:variant>
      <vt:variant>
        <vt:i4>1114174</vt:i4>
      </vt:variant>
      <vt:variant>
        <vt:i4>26</vt:i4>
      </vt:variant>
      <vt:variant>
        <vt:i4>0</vt:i4>
      </vt:variant>
      <vt:variant>
        <vt:i4>5</vt:i4>
      </vt:variant>
      <vt:variant>
        <vt:lpwstr/>
      </vt:variant>
      <vt:variant>
        <vt:lpwstr>_Toc170780763</vt:lpwstr>
      </vt:variant>
      <vt:variant>
        <vt:i4>1114174</vt:i4>
      </vt:variant>
      <vt:variant>
        <vt:i4>20</vt:i4>
      </vt:variant>
      <vt:variant>
        <vt:i4>0</vt:i4>
      </vt:variant>
      <vt:variant>
        <vt:i4>5</vt:i4>
      </vt:variant>
      <vt:variant>
        <vt:lpwstr/>
      </vt:variant>
      <vt:variant>
        <vt:lpwstr>_Toc170780762</vt:lpwstr>
      </vt:variant>
      <vt:variant>
        <vt:i4>1114174</vt:i4>
      </vt:variant>
      <vt:variant>
        <vt:i4>14</vt:i4>
      </vt:variant>
      <vt:variant>
        <vt:i4>0</vt:i4>
      </vt:variant>
      <vt:variant>
        <vt:i4>5</vt:i4>
      </vt:variant>
      <vt:variant>
        <vt:lpwstr/>
      </vt:variant>
      <vt:variant>
        <vt:lpwstr>_Toc170780761</vt:lpwstr>
      </vt:variant>
      <vt:variant>
        <vt:i4>1114174</vt:i4>
      </vt:variant>
      <vt:variant>
        <vt:i4>8</vt:i4>
      </vt:variant>
      <vt:variant>
        <vt:i4>0</vt:i4>
      </vt:variant>
      <vt:variant>
        <vt:i4>5</vt:i4>
      </vt:variant>
      <vt:variant>
        <vt:lpwstr/>
      </vt:variant>
      <vt:variant>
        <vt:lpwstr>_Toc170780760</vt:lpwstr>
      </vt:variant>
      <vt:variant>
        <vt:i4>1179710</vt:i4>
      </vt:variant>
      <vt:variant>
        <vt:i4>2</vt:i4>
      </vt:variant>
      <vt:variant>
        <vt:i4>0</vt:i4>
      </vt:variant>
      <vt:variant>
        <vt:i4>5</vt:i4>
      </vt:variant>
      <vt:variant>
        <vt:lpwstr/>
      </vt:variant>
      <vt:variant>
        <vt:lpwstr>_Toc170780759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Van Aswegen</dc:creator>
  <cp:keywords/>
  <dc:description/>
  <cp:lastModifiedBy>Dylan Van Aswegen</cp:lastModifiedBy>
  <cp:revision>926</cp:revision>
  <dcterms:created xsi:type="dcterms:W3CDTF">2024-07-15T18:51:00Z</dcterms:created>
  <dcterms:modified xsi:type="dcterms:W3CDTF">2024-07-17T16:21:00Z</dcterms:modified>
</cp:coreProperties>
</file>